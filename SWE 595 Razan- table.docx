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E40940" w14:textId="4A28D1CF" w:rsidR="001C373C" w:rsidRDefault="001C373C" w:rsidP="00A1426E">
      <w:pPr>
        <w:rPr>
          <w:rFonts w:ascii="Times New Roman" w:hAnsi="Times New Roman" w:cs="Times New Roman"/>
          <w:b/>
          <w:bCs/>
          <w:color w:val="000000"/>
          <w:sz w:val="28"/>
          <w:szCs w:val="27"/>
        </w:rPr>
      </w:pPr>
    </w:p>
    <w:p w14:paraId="72EF6D1F" w14:textId="6FA6B5AA" w:rsidR="00983BEC" w:rsidRPr="00806BC7" w:rsidRDefault="00983BEC" w:rsidP="00983BEC">
      <w:pPr>
        <w:jc w:val="center"/>
        <w:rPr>
          <w:rFonts w:ascii="Times New Roman" w:hAnsi="Times New Roman" w:cs="Times New Roman"/>
          <w:b/>
          <w:bCs/>
          <w:color w:val="000000"/>
          <w:sz w:val="28"/>
          <w:szCs w:val="27"/>
        </w:rPr>
      </w:pPr>
      <w:r w:rsidRPr="00806BC7">
        <w:rPr>
          <w:rFonts w:ascii="Times New Roman" w:hAnsi="Times New Roman" w:cs="Times New Roman"/>
          <w:b/>
          <w:bCs/>
          <w:color w:val="000000"/>
          <w:sz w:val="28"/>
          <w:szCs w:val="27"/>
        </w:rPr>
        <w:t xml:space="preserve">King Saud University </w:t>
      </w:r>
    </w:p>
    <w:p w14:paraId="663A20A4" w14:textId="7B60DA82" w:rsidR="00983BEC" w:rsidRPr="00806BC7" w:rsidRDefault="00983BEC" w:rsidP="00983BEC">
      <w:pPr>
        <w:jc w:val="center"/>
        <w:rPr>
          <w:rFonts w:ascii="Times New Roman" w:hAnsi="Times New Roman" w:cs="Times New Roman"/>
          <w:b/>
          <w:bCs/>
          <w:color w:val="000000"/>
          <w:sz w:val="28"/>
          <w:szCs w:val="27"/>
        </w:rPr>
      </w:pPr>
      <w:r w:rsidRPr="00806BC7">
        <w:rPr>
          <w:rFonts w:ascii="Times New Roman" w:hAnsi="Times New Roman" w:cs="Times New Roman"/>
          <w:b/>
          <w:bCs/>
          <w:color w:val="000000"/>
          <w:sz w:val="28"/>
          <w:szCs w:val="27"/>
        </w:rPr>
        <w:t>College of Computer and Information Sciences</w:t>
      </w:r>
    </w:p>
    <w:p w14:paraId="5F032073" w14:textId="44899A70" w:rsidR="00983BEC" w:rsidRPr="00806BC7" w:rsidRDefault="00983BEC" w:rsidP="00983BEC">
      <w:pPr>
        <w:jc w:val="center"/>
        <w:rPr>
          <w:rFonts w:ascii="Times New Roman" w:hAnsi="Times New Roman" w:cs="Times New Roman"/>
          <w:color w:val="000000"/>
          <w:sz w:val="28"/>
          <w:szCs w:val="27"/>
        </w:rPr>
      </w:pPr>
      <w:r w:rsidRPr="00806BC7">
        <w:rPr>
          <w:rFonts w:ascii="Times New Roman" w:hAnsi="Times New Roman" w:cs="Times New Roman"/>
          <w:b/>
          <w:bCs/>
          <w:color w:val="000000"/>
          <w:sz w:val="28"/>
          <w:szCs w:val="27"/>
        </w:rPr>
        <w:t>Software Engineering department</w:t>
      </w:r>
    </w:p>
    <w:p w14:paraId="1600B2B2" w14:textId="7C5121DF" w:rsidR="00983BEC" w:rsidRPr="00806BC7" w:rsidRDefault="00983BEC" w:rsidP="00983BEC">
      <w:pPr>
        <w:jc w:val="center"/>
        <w:rPr>
          <w:rFonts w:ascii="Times New Roman" w:hAnsi="Times New Roman" w:cs="Times New Roman"/>
          <w:color w:val="000000"/>
          <w:sz w:val="27"/>
          <w:szCs w:val="27"/>
        </w:rPr>
      </w:pPr>
    </w:p>
    <w:p w14:paraId="33D4251D" w14:textId="24A66283" w:rsidR="00983BEC" w:rsidRPr="00806BC7" w:rsidRDefault="00983BEC" w:rsidP="00983BEC">
      <w:pPr>
        <w:jc w:val="center"/>
        <w:rPr>
          <w:rFonts w:ascii="Times New Roman" w:hAnsi="Times New Roman" w:cs="Times New Roman"/>
          <w:color w:val="000000"/>
          <w:sz w:val="27"/>
          <w:szCs w:val="27"/>
        </w:rPr>
      </w:pPr>
    </w:p>
    <w:p w14:paraId="6CA0AA31" w14:textId="64CEA143" w:rsidR="00983BEC" w:rsidRPr="00806BC7" w:rsidRDefault="00983BEC" w:rsidP="00983BEC">
      <w:pPr>
        <w:jc w:val="center"/>
        <w:rPr>
          <w:rFonts w:ascii="Times New Roman" w:hAnsi="Times New Roman" w:cs="Times New Roman"/>
          <w:b/>
          <w:sz w:val="28"/>
          <w:szCs w:val="28"/>
        </w:rPr>
      </w:pPr>
    </w:p>
    <w:p w14:paraId="6AADFFC7" w14:textId="7AB73F33" w:rsidR="00983BEC" w:rsidRDefault="002A244C" w:rsidP="00983BEC">
      <w:pPr>
        <w:jc w:val="center"/>
        <w:rPr>
          <w:rFonts w:ascii="Times New Roman" w:hAnsi="Times New Roman" w:cs="Times New Roman"/>
          <w:b/>
          <w:sz w:val="32"/>
          <w:szCs w:val="40"/>
          <w:rtl/>
        </w:rPr>
      </w:pPr>
      <w:r>
        <w:rPr>
          <w:rFonts w:ascii="Times New Roman" w:hAnsi="Times New Roman" w:cs="Times New Roman"/>
          <w:b/>
          <w:sz w:val="32"/>
          <w:szCs w:val="40"/>
        </w:rPr>
        <w:t xml:space="preserve">UX-Estimator: A </w:t>
      </w:r>
      <w:r w:rsidR="001F5CE3">
        <w:rPr>
          <w:rFonts w:ascii="Times New Roman" w:hAnsi="Times New Roman" w:cs="Times New Roman"/>
          <w:b/>
          <w:sz w:val="32"/>
          <w:szCs w:val="40"/>
        </w:rPr>
        <w:t>Framework</w:t>
      </w:r>
      <w:r>
        <w:rPr>
          <w:rFonts w:ascii="Times New Roman" w:hAnsi="Times New Roman" w:cs="Times New Roman"/>
          <w:b/>
          <w:sz w:val="32"/>
          <w:szCs w:val="40"/>
        </w:rPr>
        <w:t xml:space="preserve"> </w:t>
      </w:r>
      <w:r w:rsidR="001F5CE3">
        <w:rPr>
          <w:rFonts w:ascii="Times New Roman" w:hAnsi="Times New Roman" w:cs="Times New Roman"/>
          <w:b/>
          <w:sz w:val="32"/>
          <w:szCs w:val="40"/>
        </w:rPr>
        <w:t xml:space="preserve">to Facilitate the </w:t>
      </w:r>
      <w:r w:rsidR="00B20D70">
        <w:rPr>
          <w:rFonts w:ascii="Times New Roman" w:hAnsi="Times New Roman" w:cs="Times New Roman"/>
          <w:b/>
          <w:sz w:val="32"/>
          <w:szCs w:val="40"/>
        </w:rPr>
        <w:t>I</w:t>
      </w:r>
      <w:r w:rsidR="001F5CE3">
        <w:rPr>
          <w:rFonts w:ascii="Times New Roman" w:hAnsi="Times New Roman" w:cs="Times New Roman"/>
          <w:b/>
          <w:sz w:val="32"/>
          <w:szCs w:val="40"/>
        </w:rPr>
        <w:t>ntegration of UX into Agile</w:t>
      </w:r>
    </w:p>
    <w:p w14:paraId="6300901F" w14:textId="77777777" w:rsidR="00A1426E" w:rsidRPr="00881761" w:rsidRDefault="00A1426E" w:rsidP="00983BEC">
      <w:pPr>
        <w:jc w:val="center"/>
        <w:rPr>
          <w:rFonts w:ascii="Times New Roman" w:hAnsi="Times New Roman" w:cs="Times New Roman"/>
          <w:b/>
          <w:sz w:val="32"/>
          <w:szCs w:val="40"/>
        </w:rPr>
      </w:pPr>
    </w:p>
    <w:p w14:paraId="303A5760" w14:textId="77777777" w:rsidR="00983BEC" w:rsidRPr="00881761" w:rsidRDefault="00983BEC" w:rsidP="00983BEC">
      <w:pPr>
        <w:jc w:val="center"/>
        <w:rPr>
          <w:rFonts w:ascii="Times New Roman" w:hAnsi="Times New Roman" w:cs="Times New Roman"/>
          <w:sz w:val="24"/>
          <w:szCs w:val="24"/>
        </w:rPr>
      </w:pPr>
      <w:r w:rsidRPr="00881761">
        <w:rPr>
          <w:rFonts w:ascii="Times New Roman" w:hAnsi="Times New Roman" w:cs="Times New Roman"/>
          <w:sz w:val="24"/>
          <w:szCs w:val="24"/>
        </w:rPr>
        <w:t>SWE 59</w:t>
      </w:r>
      <w:r>
        <w:rPr>
          <w:rFonts w:ascii="Times New Roman" w:hAnsi="Times New Roman" w:cs="Times New Roman"/>
          <w:sz w:val="24"/>
          <w:szCs w:val="24"/>
        </w:rPr>
        <w:t>5</w:t>
      </w:r>
    </w:p>
    <w:p w14:paraId="4936CECC" w14:textId="0B4432ED" w:rsidR="00983BEC" w:rsidRPr="00881761" w:rsidRDefault="00983BEC" w:rsidP="00983BEC">
      <w:pPr>
        <w:pStyle w:val="CCISAffilation"/>
        <w:rPr>
          <w:rFonts w:ascii="Times New Roman" w:hAnsi="Times New Roman" w:cs="Times New Roman"/>
        </w:rPr>
      </w:pPr>
      <w:proofErr w:type="spellStart"/>
      <w:r w:rsidRPr="00881761">
        <w:rPr>
          <w:rFonts w:ascii="Times New Roman" w:hAnsi="Times New Roman" w:cs="Times New Roman"/>
        </w:rPr>
        <w:t>Razan</w:t>
      </w:r>
      <w:proofErr w:type="spellEnd"/>
      <w:r w:rsidRPr="00881761">
        <w:rPr>
          <w:rFonts w:ascii="Times New Roman" w:hAnsi="Times New Roman" w:cs="Times New Roman"/>
        </w:rPr>
        <w:t xml:space="preserve"> Mohammed </w:t>
      </w:r>
      <w:proofErr w:type="spellStart"/>
      <w:r w:rsidRPr="00881761">
        <w:rPr>
          <w:rFonts w:ascii="Times New Roman" w:hAnsi="Times New Roman" w:cs="Times New Roman"/>
        </w:rPr>
        <w:t>Aldossari</w:t>
      </w:r>
      <w:proofErr w:type="spellEnd"/>
    </w:p>
    <w:p w14:paraId="56A8488B"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443203966</w:t>
      </w:r>
    </w:p>
    <w:p w14:paraId="10F3CD92"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443203966@student.ksu.edu.sa</w:t>
      </w:r>
    </w:p>
    <w:p w14:paraId="7422220B" w14:textId="36408B7C" w:rsidR="00983BEC" w:rsidRPr="00881761" w:rsidRDefault="00983BEC" w:rsidP="00983BEC">
      <w:pPr>
        <w:pStyle w:val="CCISTitleAppendix"/>
        <w:rPr>
          <w:rFonts w:ascii="Times New Roman" w:hAnsi="Times New Roman" w:cs="Times New Roman"/>
        </w:rPr>
      </w:pPr>
    </w:p>
    <w:p w14:paraId="5C80EF30" w14:textId="0EB4816C"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Advisor</w:t>
      </w:r>
    </w:p>
    <w:p w14:paraId="5964F38E" w14:textId="77777777" w:rsidR="00983BEC" w:rsidRPr="00881761" w:rsidRDefault="00983BEC" w:rsidP="00983BEC">
      <w:pPr>
        <w:jc w:val="center"/>
        <w:rPr>
          <w:rFonts w:ascii="Times New Roman" w:hAnsi="Times New Roman" w:cs="Times New Roman"/>
          <w:iCs/>
          <w:sz w:val="24"/>
          <w:szCs w:val="24"/>
        </w:rPr>
      </w:pPr>
      <w:r w:rsidRPr="00881761">
        <w:rPr>
          <w:rFonts w:ascii="Times New Roman" w:eastAsiaTheme="minorEastAsia" w:hAnsi="Times New Roman" w:cs="Times New Roman"/>
          <w:sz w:val="24"/>
          <w:szCs w:val="24"/>
        </w:rPr>
        <w:t xml:space="preserve">Dr. Manal M. </w:t>
      </w:r>
      <w:proofErr w:type="spellStart"/>
      <w:r w:rsidRPr="00881761">
        <w:rPr>
          <w:rFonts w:ascii="Times New Roman" w:eastAsiaTheme="minorEastAsia" w:hAnsi="Times New Roman" w:cs="Times New Roman"/>
          <w:sz w:val="24"/>
          <w:szCs w:val="24"/>
        </w:rPr>
        <w:t>Alhammad</w:t>
      </w:r>
      <w:proofErr w:type="spellEnd"/>
    </w:p>
    <w:p w14:paraId="0E37F692" w14:textId="77777777" w:rsidR="00983BEC" w:rsidRPr="00881761" w:rsidRDefault="00983BEC" w:rsidP="00983BEC">
      <w:pPr>
        <w:tabs>
          <w:tab w:val="left" w:pos="1080"/>
        </w:tabs>
        <w:jc w:val="center"/>
        <w:rPr>
          <w:rFonts w:ascii="Times New Roman" w:hAnsi="Times New Roman" w:cs="Times New Roman"/>
          <w:sz w:val="24"/>
          <w:szCs w:val="24"/>
        </w:rPr>
      </w:pPr>
    </w:p>
    <w:p w14:paraId="13FB0493" w14:textId="77777777" w:rsidR="00983BEC" w:rsidRPr="00881761" w:rsidRDefault="00983BEC" w:rsidP="00983BEC">
      <w:pPr>
        <w:jc w:val="center"/>
        <w:rPr>
          <w:rFonts w:ascii="Times New Roman" w:hAnsi="Times New Roman" w:cs="Times New Roman"/>
          <w:sz w:val="24"/>
          <w:szCs w:val="24"/>
        </w:rPr>
      </w:pPr>
    </w:p>
    <w:p w14:paraId="1FEB4476"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Master Project proposal for the degree of</w:t>
      </w:r>
      <w:r w:rsidRPr="00881761">
        <w:rPr>
          <w:rFonts w:ascii="Times New Roman" w:hAnsi="Times New Roman" w:cs="Times New Roman"/>
        </w:rPr>
        <w:br/>
        <w:t>MSc in Software Engineering</w:t>
      </w:r>
    </w:p>
    <w:p w14:paraId="1FAE1A2B"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College of Computer and Information Sciences</w:t>
      </w:r>
    </w:p>
    <w:p w14:paraId="752E990B" w14:textId="77777777" w:rsidR="00983BEC" w:rsidRPr="00881761" w:rsidRDefault="00983BEC" w:rsidP="00983BEC">
      <w:pPr>
        <w:pStyle w:val="CCISAffilation"/>
        <w:rPr>
          <w:rFonts w:ascii="Times New Roman" w:hAnsi="Times New Roman" w:cs="Times New Roman"/>
        </w:rPr>
      </w:pPr>
      <w:r w:rsidRPr="00881761">
        <w:rPr>
          <w:rFonts w:ascii="Times New Roman" w:hAnsi="Times New Roman" w:cs="Times New Roman"/>
        </w:rPr>
        <w:t>King Saud University</w:t>
      </w:r>
    </w:p>
    <w:p w14:paraId="17B22865" w14:textId="77777777" w:rsidR="00983BEC" w:rsidRPr="00881761" w:rsidRDefault="00983BEC" w:rsidP="00983BEC">
      <w:pPr>
        <w:pStyle w:val="CCISTitleAppendix"/>
        <w:rPr>
          <w:rFonts w:ascii="Times New Roman" w:hAnsi="Times New Roman" w:cs="Times New Roman"/>
        </w:rPr>
      </w:pPr>
    </w:p>
    <w:p w14:paraId="28C465A9" w14:textId="77777777" w:rsidR="00983BEC" w:rsidRPr="00881761" w:rsidRDefault="00983BEC" w:rsidP="00983BEC">
      <w:pPr>
        <w:pStyle w:val="CCISTitleAppendix"/>
        <w:rPr>
          <w:rFonts w:ascii="Times New Roman" w:hAnsi="Times New Roman" w:cs="Times New Roman"/>
        </w:rPr>
      </w:pPr>
    </w:p>
    <w:p w14:paraId="7E1E98B3" w14:textId="77777777" w:rsidR="00983BEC" w:rsidRPr="00881761" w:rsidRDefault="00983BEC" w:rsidP="00983BEC">
      <w:pPr>
        <w:pStyle w:val="CCISTitleAppendix"/>
        <w:rPr>
          <w:rFonts w:ascii="Times New Roman" w:hAnsi="Times New Roman" w:cs="Times New Roman"/>
        </w:rPr>
      </w:pPr>
    </w:p>
    <w:p w14:paraId="76D4FEB7" w14:textId="77777777" w:rsidR="00983BEC" w:rsidRPr="00881761" w:rsidRDefault="00983BEC" w:rsidP="00983BEC">
      <w:pPr>
        <w:pStyle w:val="CCISTitleAppendix"/>
        <w:rPr>
          <w:rFonts w:ascii="Times New Roman" w:hAnsi="Times New Roman" w:cs="Times New Roman"/>
        </w:rPr>
      </w:pPr>
    </w:p>
    <w:p w14:paraId="643C9DB3" w14:textId="6AFA0723" w:rsidR="00983BEC" w:rsidRPr="00881761" w:rsidRDefault="001C74E8" w:rsidP="00983BEC">
      <w:pPr>
        <w:pStyle w:val="CCISAffilation"/>
        <w:rPr>
          <w:rFonts w:ascii="Times New Roman" w:hAnsi="Times New Roman" w:cs="Times New Roman"/>
        </w:rPr>
      </w:pPr>
      <w:r>
        <w:rPr>
          <w:rFonts w:ascii="Times New Roman" w:hAnsi="Times New Roman" w:cs="Times New Roman"/>
        </w:rPr>
        <w:t>Third</w:t>
      </w:r>
      <w:r w:rsidR="00983BEC" w:rsidRPr="00881761">
        <w:rPr>
          <w:rFonts w:ascii="Times New Roman" w:hAnsi="Times New Roman" w:cs="Times New Roman"/>
        </w:rPr>
        <w:t xml:space="preserve"> Semester</w:t>
      </w:r>
    </w:p>
    <w:p w14:paraId="047AD989" w14:textId="77777777" w:rsidR="00983BEC" w:rsidRPr="00881761" w:rsidRDefault="00983BEC" w:rsidP="00983BEC">
      <w:pPr>
        <w:pStyle w:val="CCISAffilation"/>
        <w:rPr>
          <w:rFonts w:ascii="Times New Roman" w:hAnsi="Times New Roman" w:cs="Times New Roman"/>
          <w:highlight w:val="yellow"/>
        </w:rPr>
      </w:pPr>
      <w:r w:rsidRPr="00881761">
        <w:rPr>
          <w:rFonts w:ascii="Times New Roman" w:hAnsi="Times New Roman" w:cs="Times New Roman"/>
          <w:highlight w:val="yellow"/>
        </w:rPr>
        <w:t>[Date Hijri dd/mm/</w:t>
      </w:r>
      <w:proofErr w:type="spellStart"/>
      <w:r w:rsidRPr="00881761">
        <w:rPr>
          <w:rFonts w:ascii="Times New Roman" w:hAnsi="Times New Roman" w:cs="Times New Roman"/>
          <w:highlight w:val="yellow"/>
        </w:rPr>
        <w:t>yyyy</w:t>
      </w:r>
      <w:proofErr w:type="spellEnd"/>
      <w:r w:rsidRPr="00881761">
        <w:rPr>
          <w:rFonts w:ascii="Times New Roman" w:hAnsi="Times New Roman" w:cs="Times New Roman"/>
          <w:highlight w:val="yellow"/>
        </w:rPr>
        <w:t>]</w:t>
      </w:r>
    </w:p>
    <w:p w14:paraId="50DD064C" w14:textId="517B3449" w:rsidR="00CA6727" w:rsidRPr="001C373C" w:rsidRDefault="00983BEC" w:rsidP="001C373C">
      <w:pPr>
        <w:jc w:val="center"/>
        <w:rPr>
          <w:rFonts w:ascii="Times New Roman" w:hAnsi="Times New Roman" w:cs="Times New Roman"/>
          <w:sz w:val="24"/>
          <w:szCs w:val="24"/>
        </w:rPr>
      </w:pPr>
      <w:r w:rsidRPr="00881761">
        <w:rPr>
          <w:rFonts w:ascii="Times New Roman" w:hAnsi="Times New Roman" w:cs="Times New Roman"/>
          <w:highlight w:val="yellow"/>
        </w:rPr>
        <w:t xml:space="preserve">[Date </w:t>
      </w:r>
      <w:proofErr w:type="spellStart"/>
      <w:r w:rsidRPr="00881761">
        <w:rPr>
          <w:rFonts w:ascii="Times New Roman" w:hAnsi="Times New Roman" w:cs="Times New Roman"/>
          <w:highlight w:val="yellow"/>
        </w:rPr>
        <w:t>Gregoriandd</w:t>
      </w:r>
      <w:proofErr w:type="spellEnd"/>
      <w:r w:rsidRPr="00881761">
        <w:rPr>
          <w:rFonts w:ascii="Times New Roman" w:hAnsi="Times New Roman" w:cs="Times New Roman"/>
          <w:highlight w:val="yellow"/>
        </w:rPr>
        <w:t>/mm/</w:t>
      </w:r>
      <w:proofErr w:type="spellStart"/>
      <w:r w:rsidRPr="00881761">
        <w:rPr>
          <w:rFonts w:ascii="Times New Roman" w:hAnsi="Times New Roman" w:cs="Times New Roman"/>
          <w:highlight w:val="yellow"/>
        </w:rPr>
        <w:t>yyyy</w:t>
      </w:r>
      <w:proofErr w:type="spellEnd"/>
      <w:r w:rsidRPr="00881761">
        <w:rPr>
          <w:rFonts w:ascii="Times New Roman" w:hAnsi="Times New Roman" w:cs="Times New Roman"/>
          <w:highlight w:val="yellow"/>
        </w:rPr>
        <w:t>]</w:t>
      </w:r>
    </w:p>
    <w:p w14:paraId="04012223" w14:textId="7CF4A7F9" w:rsidR="00983BEC" w:rsidRPr="00806BC7" w:rsidRDefault="00983BEC" w:rsidP="00983BEC">
      <w:pPr>
        <w:pStyle w:val="CCISHeading"/>
        <w:spacing w:before="360"/>
        <w:jc w:val="center"/>
        <w:rPr>
          <w:rFonts w:ascii="Times New Roman" w:hAnsi="Times New Roman"/>
        </w:rPr>
      </w:pPr>
      <w:r w:rsidRPr="000A6729">
        <w:rPr>
          <w:rFonts w:ascii="Times New Roman" w:hAnsi="Times New Roman"/>
        </w:rPr>
        <w:lastRenderedPageBreak/>
        <w:t>ABSTRACT</w:t>
      </w:r>
      <w:r>
        <w:rPr>
          <w:rFonts w:ascii="Times New Roman" w:hAnsi="Times New Roman"/>
        </w:rPr>
        <w:t xml:space="preserve"> (300)</w:t>
      </w:r>
    </w:p>
    <w:p w14:paraId="6C3AD510" w14:textId="77777777" w:rsidR="003B7F0D" w:rsidRDefault="003B7F0D" w:rsidP="00C443F7">
      <w:pPr>
        <w:pStyle w:val="CCISHeading"/>
        <w:spacing w:line="276" w:lineRule="auto"/>
        <w:ind w:firstLine="284"/>
        <w:jc w:val="both"/>
        <w:rPr>
          <w:rFonts w:ascii="Times New Roman" w:eastAsiaTheme="minorEastAsia" w:hAnsi="Times New Roman"/>
          <w:b w:val="0"/>
          <w:i/>
          <w:iCs/>
          <w:caps w:val="0"/>
          <w:lang w:val="en-US"/>
        </w:rPr>
      </w:pPr>
      <w:r w:rsidRPr="003B7F0D">
        <w:rPr>
          <w:rFonts w:ascii="Times New Roman" w:eastAsiaTheme="minorEastAsia" w:hAnsi="Times New Roman"/>
          <w:b w:val="0"/>
          <w:i/>
          <w:iCs/>
          <w:caps w:val="0"/>
          <w:lang w:val="en-US"/>
        </w:rPr>
        <w:t xml:space="preserve">Context. </w:t>
      </w:r>
      <w:r w:rsidRPr="003B7F0D">
        <w:rPr>
          <w:rFonts w:ascii="Times New Roman" w:eastAsiaTheme="minorEastAsia" w:hAnsi="Times New Roman"/>
          <w:b w:val="0"/>
          <w:caps w:val="0"/>
          <w:lang w:val="en-US"/>
        </w:rPr>
        <w:t>Companies increasingly use Agile methods to develop digital products and services faster and more effectively. Today’s users demand products that are not only easy to use but also have a high User Experience (UX). Using Agile methods alone cannot necessarily guarantee a good user experience; UX activities need to be combined with agile methods to fulfil that purpose. However, there seems to be a lack of time for conducting UX activities when integrating Agile and UX. To create a product with a great user experience within a tight schedule, it is essential to assess the efforts involved in conducting UX experiments and choose the appropriate method to achieve valuable results.</w:t>
      </w:r>
    </w:p>
    <w:p w14:paraId="53B303E1" w14:textId="27832182" w:rsidR="003B7F0D" w:rsidRDefault="003B7F0D" w:rsidP="00C443F7">
      <w:pPr>
        <w:pStyle w:val="CCISHeading"/>
        <w:spacing w:line="276" w:lineRule="auto"/>
        <w:ind w:firstLine="284"/>
        <w:jc w:val="both"/>
        <w:rPr>
          <w:rFonts w:ascii="Times New Roman" w:eastAsiaTheme="minorEastAsia" w:hAnsi="Times New Roman"/>
          <w:b w:val="0"/>
          <w:caps w:val="0"/>
          <w:lang w:val="en-US"/>
        </w:rPr>
      </w:pPr>
      <w:r w:rsidRPr="003B7F0D">
        <w:rPr>
          <w:rFonts w:ascii="Times New Roman" w:eastAsiaTheme="minorEastAsia" w:hAnsi="Times New Roman"/>
          <w:b w:val="0"/>
          <w:i/>
          <w:iCs/>
          <w:caps w:val="0"/>
          <w:lang w:val="en-US"/>
        </w:rPr>
        <w:t>Objective.</w:t>
      </w:r>
      <w:r w:rsidRPr="003B7F0D">
        <w:rPr>
          <w:rFonts w:ascii="Times New Roman" w:eastAsiaTheme="minorEastAsia" w:hAnsi="Times New Roman"/>
          <w:b w:val="0"/>
          <w:caps w:val="0"/>
          <w:lang w:val="en-US"/>
        </w:rPr>
        <w:t xml:space="preserve"> The objective of this study is </w:t>
      </w:r>
      <w:r w:rsidRPr="00493153">
        <w:rPr>
          <w:rFonts w:ascii="Times New Roman" w:eastAsiaTheme="minorEastAsia" w:hAnsi="Times New Roman"/>
          <w:b w:val="0"/>
          <w:caps w:val="0"/>
          <w:lang w:val="en-US"/>
        </w:rPr>
        <w:t>to develop a tool called “</w:t>
      </w:r>
      <w:r w:rsidR="00B21901" w:rsidRPr="00493153">
        <w:rPr>
          <w:rFonts w:ascii="Times New Roman" w:eastAsiaTheme="minorEastAsia" w:hAnsi="Times New Roman"/>
          <w:b w:val="0"/>
          <w:caps w:val="0"/>
          <w:lang w:val="en-US"/>
        </w:rPr>
        <w:t>UX-Estimator</w:t>
      </w:r>
      <w:r w:rsidRPr="00493153">
        <w:rPr>
          <w:rFonts w:ascii="Times New Roman" w:eastAsiaTheme="minorEastAsia" w:hAnsi="Times New Roman"/>
          <w:b w:val="0"/>
          <w:caps w:val="0"/>
          <w:lang w:val="en-US"/>
        </w:rPr>
        <w:t>” to</w:t>
      </w:r>
      <w:r w:rsidRPr="003B7F0D">
        <w:rPr>
          <w:rFonts w:ascii="Times New Roman" w:eastAsiaTheme="minorEastAsia" w:hAnsi="Times New Roman"/>
          <w:b w:val="0"/>
          <w:caps w:val="0"/>
          <w:lang w:val="en-US"/>
        </w:rPr>
        <w:t xml:space="preserve"> assist agile teams in determining the worthiness of conducting UX experiments. With this tool, agile teams can 1) estimate the effort for conducting UX experiments, 2) select the most appropriate UX method for discovering and validating user stories.</w:t>
      </w:r>
    </w:p>
    <w:p w14:paraId="3588D12B" w14:textId="7F6744C7" w:rsidR="003B7F0D" w:rsidRPr="003B7F0D" w:rsidRDefault="003B7F0D" w:rsidP="00C443F7">
      <w:pPr>
        <w:pStyle w:val="CCISHeading"/>
        <w:spacing w:line="276" w:lineRule="auto"/>
        <w:ind w:firstLine="284"/>
        <w:jc w:val="both"/>
        <w:rPr>
          <w:rFonts w:ascii="Times New Roman" w:eastAsiaTheme="minorEastAsia" w:hAnsi="Times New Roman"/>
          <w:bCs w:val="0"/>
          <w:caps w:val="0"/>
          <w:lang w:val="en-US"/>
        </w:rPr>
      </w:pPr>
      <w:r w:rsidRPr="003B7F0D">
        <w:rPr>
          <w:rFonts w:ascii="Times New Roman" w:eastAsiaTheme="minorEastAsia" w:hAnsi="Times New Roman"/>
          <w:b w:val="0"/>
          <w:i/>
          <w:iCs/>
          <w:caps w:val="0"/>
          <w:lang w:val="en-US"/>
        </w:rPr>
        <w:t>Method.</w:t>
      </w:r>
      <w:r w:rsidRPr="003B7F0D">
        <w:rPr>
          <w:rFonts w:ascii="Times New Roman" w:eastAsiaTheme="minorEastAsia" w:hAnsi="Times New Roman"/>
          <w:b w:val="0"/>
          <w:caps w:val="0"/>
          <w:lang w:val="en-US"/>
        </w:rPr>
        <w:t xml:space="preserve"> </w:t>
      </w:r>
      <w:r w:rsidRPr="008A7304">
        <w:rPr>
          <w:rFonts w:ascii="Times New Roman" w:eastAsiaTheme="minorEastAsia" w:hAnsi="Times New Roman"/>
          <w:b w:val="0"/>
          <w:caps w:val="0"/>
          <w:lang w:val="en-US"/>
        </w:rPr>
        <w:t>We developed the “UX-Estimator” step by step</w:t>
      </w:r>
      <w:r w:rsidRPr="003B7F0D">
        <w:rPr>
          <w:rFonts w:ascii="Times New Roman" w:eastAsiaTheme="minorEastAsia" w:hAnsi="Times New Roman"/>
          <w:b w:val="0"/>
          <w:caps w:val="0"/>
          <w:lang w:val="en-US"/>
        </w:rPr>
        <w:t xml:space="preserve">, according to the Design Science Research Methodology. First, we conducted a Structured Literature Review (SLR) to determine the current state of the art regarding the integration of Agile and UX, specifically in estimating UX work. As a result of the SLR, there is potential to improve UX integration into agile by addressing one of the reported challenges in the literature, i.e., the difficulty of assisting the worthiness of conducting UX experiments. On this basis, we explored the factors influencing the effort required to conduct UX methods and understood how UX practitioners decide what UX methods to use for a given user story. </w:t>
      </w:r>
      <w:r w:rsidRPr="003B7F0D">
        <w:rPr>
          <w:rFonts w:ascii="Times New Roman" w:eastAsiaTheme="minorEastAsia" w:hAnsi="Times New Roman"/>
          <w:bCs w:val="0"/>
          <w:caps w:val="0"/>
          <w:lang w:val="en-US"/>
        </w:rPr>
        <w:t xml:space="preserve">Thus, we designed a framework that UX practitioners have validated (see section 1.1 for detail on </w:t>
      </w:r>
      <w:r w:rsidR="00B21901" w:rsidRPr="00B21901">
        <w:rPr>
          <w:rFonts w:ascii="Times New Roman" w:eastAsiaTheme="minorEastAsia" w:hAnsi="Times New Roman"/>
          <w:bCs w:val="0"/>
          <w:caps w:val="0"/>
          <w:lang w:val="en-US"/>
        </w:rPr>
        <w:t>UX-Estimator</w:t>
      </w:r>
      <w:r w:rsidRPr="003B7F0D">
        <w:rPr>
          <w:rFonts w:ascii="Times New Roman" w:eastAsiaTheme="minorEastAsia" w:hAnsi="Times New Roman"/>
          <w:bCs w:val="0"/>
          <w:caps w:val="0"/>
          <w:lang w:val="en-US"/>
        </w:rPr>
        <w:t xml:space="preserve">). The final step was to validate that </w:t>
      </w:r>
      <w:r w:rsidR="00B21901" w:rsidRPr="00B21901">
        <w:rPr>
          <w:rFonts w:ascii="Times New Roman" w:eastAsiaTheme="minorEastAsia" w:hAnsi="Times New Roman"/>
          <w:bCs w:val="0"/>
          <w:caps w:val="0"/>
          <w:lang w:val="en-US"/>
        </w:rPr>
        <w:t>UX-Estimator</w:t>
      </w:r>
      <w:r w:rsidRPr="003B7F0D">
        <w:rPr>
          <w:rFonts w:ascii="Times New Roman" w:eastAsiaTheme="minorEastAsia" w:hAnsi="Times New Roman"/>
          <w:bCs w:val="0"/>
          <w:caps w:val="0"/>
          <w:lang w:val="en-US"/>
        </w:rPr>
        <w:t>.</w:t>
      </w:r>
    </w:p>
    <w:p w14:paraId="11CAC4BA" w14:textId="1F6169AF" w:rsidR="00983BEC" w:rsidRPr="00AA5BA2" w:rsidRDefault="00983BEC" w:rsidP="00C443F7">
      <w:pPr>
        <w:pStyle w:val="CCISHeading"/>
        <w:spacing w:line="276" w:lineRule="auto"/>
        <w:ind w:firstLine="284"/>
        <w:jc w:val="both"/>
        <w:rPr>
          <w:rFonts w:ascii="Times New Roman" w:eastAsiaTheme="minorEastAsia" w:hAnsi="Times New Roman"/>
          <w:b w:val="0"/>
          <w:i/>
          <w:iCs/>
          <w:caps w:val="0"/>
          <w:highlight w:val="yellow"/>
          <w:lang w:val="en-US"/>
        </w:rPr>
      </w:pPr>
      <w:r w:rsidRPr="00AA5BA2">
        <w:rPr>
          <w:rFonts w:ascii="Times New Roman" w:eastAsiaTheme="minorEastAsia" w:hAnsi="Times New Roman"/>
          <w:b w:val="0"/>
          <w:i/>
          <w:iCs/>
          <w:caps w:val="0"/>
          <w:highlight w:val="yellow"/>
          <w:lang w:val="en-US"/>
        </w:rPr>
        <w:t>Results.</w:t>
      </w:r>
      <w:r w:rsidR="003A043F" w:rsidRPr="003A043F">
        <w:rPr>
          <w:rFonts w:ascii="Times New Roman" w:eastAsiaTheme="minorEastAsia" w:hAnsi="Times New Roman"/>
          <w:b w:val="0"/>
          <w:caps w:val="0"/>
          <w:lang w:val="en-US"/>
        </w:rPr>
        <w:t xml:space="preserve">………………………………………………………………………………………………………………………………………………………………………………………………………………………………………………………………………………………… ………………………………………………………………………………………………… ………………………………………………………………………………………………… </w:t>
      </w:r>
    </w:p>
    <w:p w14:paraId="3B2DE2A3" w14:textId="77201A37" w:rsidR="003A043F" w:rsidRPr="00AA5BA2" w:rsidRDefault="00983BEC" w:rsidP="00C443F7">
      <w:pPr>
        <w:pStyle w:val="CCISHeading"/>
        <w:spacing w:line="276" w:lineRule="auto"/>
        <w:ind w:firstLine="284"/>
        <w:jc w:val="both"/>
        <w:rPr>
          <w:rFonts w:ascii="Times New Roman" w:eastAsiaTheme="minorEastAsia" w:hAnsi="Times New Roman"/>
          <w:b w:val="0"/>
          <w:i/>
          <w:iCs/>
          <w:caps w:val="0"/>
          <w:highlight w:val="yellow"/>
          <w:lang w:val="en-US"/>
        </w:rPr>
      </w:pPr>
      <w:r w:rsidRPr="00AA5BA2">
        <w:rPr>
          <w:rFonts w:ascii="Times New Roman" w:eastAsiaTheme="minorEastAsia" w:hAnsi="Times New Roman"/>
          <w:b w:val="0"/>
          <w:i/>
          <w:iCs/>
          <w:caps w:val="0"/>
          <w:highlight w:val="yellow"/>
          <w:lang w:val="en-US"/>
        </w:rPr>
        <w:t>Conclusion.</w:t>
      </w:r>
      <w:r w:rsidR="003A043F" w:rsidRPr="003A043F">
        <w:rPr>
          <w:rFonts w:ascii="Times New Roman" w:eastAsiaTheme="minorEastAsia" w:hAnsi="Times New Roman"/>
          <w:b w:val="0"/>
          <w:caps w:val="0"/>
          <w:lang w:val="en-US"/>
        </w:rPr>
        <w:t xml:space="preserve">…………………………………………………………………………………………………………………………………………………………………………………………………………………………………………………………………………………… ………………………………………………………………………………………………… ………………………………………………………………………………………………… </w:t>
      </w:r>
    </w:p>
    <w:p w14:paraId="6840699A" w14:textId="6A5C543D" w:rsidR="00983BEC" w:rsidRPr="006D0D27" w:rsidRDefault="00983BEC" w:rsidP="003A043F">
      <w:pPr>
        <w:pStyle w:val="CCISHeading"/>
        <w:spacing w:line="276" w:lineRule="auto"/>
        <w:ind w:firstLine="567"/>
        <w:jc w:val="both"/>
        <w:rPr>
          <w:rFonts w:ascii="Times New Roman" w:hAnsi="Times New Roman"/>
          <w:lang w:val="en-US"/>
        </w:rPr>
      </w:pPr>
      <w:r w:rsidRPr="00806BC7">
        <w:rPr>
          <w:rFonts w:ascii="Times New Roman" w:hAnsi="Times New Roman"/>
        </w:rPr>
        <w:t>Keywords</w:t>
      </w:r>
    </w:p>
    <w:p w14:paraId="0A72122A" w14:textId="7EA4A49D" w:rsidR="00983BEC" w:rsidRPr="00806BC7" w:rsidRDefault="00983BEC" w:rsidP="003A043F">
      <w:pPr>
        <w:pStyle w:val="CCISNormal"/>
        <w:rPr>
          <w:rFonts w:ascii="Times New Roman" w:hAnsi="Times New Roman" w:cs="Times New Roman"/>
        </w:rPr>
      </w:pPr>
      <w:r w:rsidRPr="00881761">
        <w:rPr>
          <w:rFonts w:ascii="Times New Roman" w:hAnsi="Times New Roman" w:cs="Times New Roman"/>
        </w:rPr>
        <w:t>User Experience, Agile, Agile Software Development, Agile UX Integration, Practitioners</w:t>
      </w:r>
      <w:r w:rsidRPr="00806BC7">
        <w:rPr>
          <w:rFonts w:ascii="Times New Roman" w:hAnsi="Times New Roman" w:cs="Times New Roman"/>
        </w:rPr>
        <w:t xml:space="preserve">. </w:t>
      </w:r>
      <w:r w:rsidRPr="00806BC7">
        <w:rPr>
          <w:rFonts w:ascii="Times New Roman" w:hAnsi="Times New Roman" w:cs="Times New Roman"/>
        </w:rPr>
        <w:br w:type="page"/>
      </w:r>
    </w:p>
    <w:p w14:paraId="552F8D61" w14:textId="77777777" w:rsidR="00983BEC" w:rsidRPr="00806BC7" w:rsidRDefault="00983BEC" w:rsidP="00983BEC">
      <w:pPr>
        <w:spacing w:line="480" w:lineRule="auto"/>
        <w:jc w:val="center"/>
        <w:rPr>
          <w:rFonts w:ascii="Times New Roman" w:hAnsi="Times New Roman" w:cs="Times New Roman"/>
          <w:b/>
          <w:sz w:val="28"/>
          <w:szCs w:val="28"/>
        </w:rPr>
      </w:pPr>
      <w:r w:rsidRPr="00806BC7">
        <w:rPr>
          <w:rFonts w:ascii="Times New Roman" w:hAnsi="Times New Roman" w:cs="Times New Roman"/>
          <w:b/>
          <w:sz w:val="28"/>
          <w:szCs w:val="28"/>
        </w:rPr>
        <w:lastRenderedPageBreak/>
        <w:t>ACKNOWLEDGEMENTS (optional)</w:t>
      </w:r>
    </w:p>
    <w:p w14:paraId="1C4F9DF4" w14:textId="77777777" w:rsidR="00983BEC" w:rsidRPr="00806BC7" w:rsidRDefault="00983BEC" w:rsidP="00983BEC">
      <w:pPr>
        <w:spacing w:line="480" w:lineRule="auto"/>
        <w:rPr>
          <w:rFonts w:ascii="Times New Roman" w:hAnsi="Times New Roman" w:cs="Times New Roman"/>
          <w:iCs/>
          <w:sz w:val="24"/>
          <w:szCs w:val="24"/>
        </w:rPr>
      </w:pPr>
      <w:r w:rsidRPr="00806BC7">
        <w:rPr>
          <w:rFonts w:ascii="Times New Roman" w:hAnsi="Times New Roman" w:cs="Times New Roman"/>
          <w:iCs/>
          <w:sz w:val="24"/>
          <w:szCs w:val="24"/>
          <w:highlight w:val="yellow"/>
        </w:rPr>
        <w:t>(Sample Wording)</w:t>
      </w:r>
    </w:p>
    <w:p w14:paraId="356B59B5" w14:textId="77777777" w:rsidR="00983BEC" w:rsidRDefault="00983BEC" w:rsidP="00983BEC">
      <w:pPr>
        <w:spacing w:line="480" w:lineRule="auto"/>
        <w:rPr>
          <w:rFonts w:ascii="Times New Roman" w:hAnsi="Times New Roman" w:cs="Times New Roman"/>
          <w:iCs/>
          <w:sz w:val="24"/>
          <w:szCs w:val="24"/>
        </w:rPr>
      </w:pPr>
      <w:r w:rsidRPr="00806BC7">
        <w:rPr>
          <w:rFonts w:ascii="Times New Roman" w:hAnsi="Times New Roman" w:cs="Times New Roman"/>
          <w:iCs/>
          <w:sz w:val="24"/>
          <w:szCs w:val="24"/>
        </w:rPr>
        <w:t xml:space="preserve"> I would like to thank my committee chair, Dr. Smith, and my committee members, Dr. Jones, Dr. Morton, Dr. Anderson, and Professor Benner, for their guidance and support throughout the course of this research.</w:t>
      </w:r>
    </w:p>
    <w:p w14:paraId="725D33D7" w14:textId="77777777" w:rsidR="00983BEC" w:rsidRPr="00806BC7" w:rsidRDefault="00983BEC" w:rsidP="00983BEC">
      <w:pPr>
        <w:spacing w:line="480" w:lineRule="auto"/>
        <w:rPr>
          <w:rFonts w:ascii="Times New Roman" w:hAnsi="Times New Roman" w:cs="Times New Roman"/>
          <w:iCs/>
          <w:sz w:val="24"/>
          <w:szCs w:val="24"/>
        </w:rPr>
      </w:pPr>
    </w:p>
    <w:p w14:paraId="7C9ABD0E" w14:textId="77777777" w:rsidR="00983BEC" w:rsidRPr="00806BC7" w:rsidRDefault="00983BEC" w:rsidP="00983BEC">
      <w:pPr>
        <w:spacing w:line="480" w:lineRule="auto"/>
        <w:rPr>
          <w:rFonts w:ascii="Times New Roman" w:hAnsi="Times New Roman" w:cs="Times New Roman"/>
          <w:sz w:val="24"/>
          <w:szCs w:val="24"/>
        </w:rPr>
      </w:pPr>
    </w:p>
    <w:p w14:paraId="5753CF53" w14:textId="77777777" w:rsidR="00983BEC" w:rsidRPr="00806BC7" w:rsidRDefault="00983BEC" w:rsidP="00983BEC">
      <w:pPr>
        <w:spacing w:line="480" w:lineRule="auto"/>
        <w:rPr>
          <w:rFonts w:ascii="Times New Roman" w:hAnsi="Times New Roman" w:cs="Times New Roman"/>
          <w:sz w:val="24"/>
          <w:szCs w:val="24"/>
        </w:rPr>
      </w:pPr>
    </w:p>
    <w:p w14:paraId="45458C20" w14:textId="77777777" w:rsidR="00983BEC" w:rsidRPr="00806BC7" w:rsidRDefault="00983BEC" w:rsidP="00983BEC">
      <w:pPr>
        <w:spacing w:line="480" w:lineRule="auto"/>
        <w:rPr>
          <w:rFonts w:ascii="Times New Roman" w:hAnsi="Times New Roman" w:cs="Times New Roman"/>
          <w:sz w:val="24"/>
          <w:szCs w:val="24"/>
        </w:rPr>
      </w:pPr>
    </w:p>
    <w:p w14:paraId="181D93D3" w14:textId="77777777" w:rsidR="00983BEC" w:rsidRPr="00806BC7" w:rsidRDefault="00983BEC" w:rsidP="00983BEC">
      <w:pPr>
        <w:spacing w:line="480" w:lineRule="auto"/>
        <w:rPr>
          <w:rFonts w:ascii="Times New Roman" w:hAnsi="Times New Roman" w:cs="Times New Roman"/>
          <w:sz w:val="24"/>
          <w:szCs w:val="24"/>
        </w:rPr>
      </w:pPr>
    </w:p>
    <w:p w14:paraId="41BCC438" w14:textId="77777777" w:rsidR="00983BEC" w:rsidRPr="00806BC7" w:rsidRDefault="00983BEC" w:rsidP="00983BEC">
      <w:pPr>
        <w:spacing w:line="480" w:lineRule="auto"/>
        <w:rPr>
          <w:rFonts w:ascii="Times New Roman" w:hAnsi="Times New Roman" w:cs="Times New Roman"/>
          <w:sz w:val="24"/>
          <w:szCs w:val="24"/>
        </w:rPr>
      </w:pPr>
    </w:p>
    <w:p w14:paraId="01C06586" w14:textId="77777777" w:rsidR="00983BEC" w:rsidRPr="00806BC7" w:rsidRDefault="00983BEC" w:rsidP="00983BEC">
      <w:pPr>
        <w:spacing w:line="480" w:lineRule="auto"/>
        <w:rPr>
          <w:rFonts w:ascii="Times New Roman" w:hAnsi="Times New Roman" w:cs="Times New Roman"/>
          <w:sz w:val="24"/>
          <w:szCs w:val="24"/>
        </w:rPr>
      </w:pPr>
    </w:p>
    <w:p w14:paraId="4D037C9A" w14:textId="77777777" w:rsidR="00983BEC" w:rsidRPr="00806BC7" w:rsidRDefault="00983BEC" w:rsidP="00983BEC">
      <w:pPr>
        <w:spacing w:line="480" w:lineRule="auto"/>
        <w:rPr>
          <w:rFonts w:ascii="Times New Roman" w:hAnsi="Times New Roman" w:cs="Times New Roman"/>
          <w:sz w:val="24"/>
          <w:szCs w:val="24"/>
        </w:rPr>
      </w:pPr>
    </w:p>
    <w:p w14:paraId="19CFFF42" w14:textId="77777777" w:rsidR="00983BEC" w:rsidRPr="00806BC7" w:rsidRDefault="00983BEC" w:rsidP="00983BEC">
      <w:pPr>
        <w:spacing w:line="480" w:lineRule="auto"/>
        <w:rPr>
          <w:rFonts w:ascii="Times New Roman" w:hAnsi="Times New Roman" w:cs="Times New Roman"/>
          <w:sz w:val="24"/>
          <w:szCs w:val="24"/>
        </w:rPr>
      </w:pPr>
    </w:p>
    <w:p w14:paraId="5B805341" w14:textId="77777777" w:rsidR="00983BEC" w:rsidRPr="00806BC7" w:rsidRDefault="00983BEC" w:rsidP="00983BEC">
      <w:pPr>
        <w:spacing w:line="480" w:lineRule="auto"/>
        <w:rPr>
          <w:rFonts w:ascii="Times New Roman" w:hAnsi="Times New Roman" w:cs="Times New Roman"/>
          <w:sz w:val="24"/>
          <w:szCs w:val="24"/>
        </w:rPr>
      </w:pPr>
    </w:p>
    <w:p w14:paraId="6506BB01" w14:textId="77777777" w:rsidR="00983BEC" w:rsidRPr="00806BC7" w:rsidRDefault="00983BEC" w:rsidP="00983BEC">
      <w:pPr>
        <w:spacing w:line="480" w:lineRule="auto"/>
        <w:rPr>
          <w:rFonts w:ascii="Times New Roman" w:hAnsi="Times New Roman" w:cs="Times New Roman"/>
          <w:sz w:val="24"/>
          <w:szCs w:val="24"/>
        </w:rPr>
      </w:pPr>
    </w:p>
    <w:p w14:paraId="4E40FFC3" w14:textId="77777777" w:rsidR="00983BEC" w:rsidRDefault="00983BEC" w:rsidP="00983BEC">
      <w:pPr>
        <w:spacing w:line="480" w:lineRule="auto"/>
        <w:rPr>
          <w:rFonts w:ascii="Times New Roman" w:hAnsi="Times New Roman" w:cs="Times New Roman"/>
          <w:sz w:val="24"/>
          <w:szCs w:val="24"/>
        </w:rPr>
      </w:pPr>
    </w:p>
    <w:p w14:paraId="4F9E402F" w14:textId="2C55822B" w:rsidR="00983BEC" w:rsidRPr="00983BEC" w:rsidRDefault="00983BEC" w:rsidP="00983BEC">
      <w:pPr>
        <w:spacing w:after="0" w:line="240" w:lineRule="auto"/>
        <w:rPr>
          <w:rFonts w:ascii="Times New Roman" w:eastAsiaTheme="minorEastAsia" w:hAnsi="Times New Roman"/>
          <w:sz w:val="24"/>
          <w:szCs w:val="24"/>
        </w:rPr>
      </w:pPr>
      <w:r>
        <w:rPr>
          <w:rFonts w:ascii="Times New Roman" w:eastAsiaTheme="minorEastAsia" w:hAnsi="Times New Roman"/>
          <w:b/>
          <w:bCs/>
          <w:sz w:val="24"/>
          <w:szCs w:val="24"/>
        </w:rPr>
        <w:br w:type="page"/>
      </w:r>
    </w:p>
    <w:sdt>
      <w:sdtPr>
        <w:rPr>
          <w:rFonts w:ascii="Times New Roman" w:eastAsiaTheme="minorEastAsia" w:hAnsi="Times New Roman" w:cs="Arial"/>
          <w:b w:val="0"/>
          <w:bCs w:val="0"/>
          <w:color w:val="auto"/>
          <w:sz w:val="24"/>
          <w:szCs w:val="24"/>
          <w:lang w:eastAsia="en-US"/>
        </w:rPr>
        <w:id w:val="-508763222"/>
        <w:docPartObj>
          <w:docPartGallery w:val="Table of Contents"/>
          <w:docPartUnique/>
        </w:docPartObj>
      </w:sdtPr>
      <w:sdtEndPr>
        <w:rPr>
          <w:rFonts w:eastAsia="Calibri"/>
          <w:noProof/>
          <w:sz w:val="22"/>
          <w:szCs w:val="22"/>
        </w:rPr>
      </w:sdtEndPr>
      <w:sdtContent>
        <w:sdt>
          <w:sdtPr>
            <w:rPr>
              <w:rFonts w:ascii="Calibri" w:eastAsia="Calibri" w:hAnsi="Calibri" w:cs="Arial"/>
              <w:b w:val="0"/>
              <w:bCs w:val="0"/>
              <w:color w:val="auto"/>
              <w:sz w:val="22"/>
              <w:szCs w:val="22"/>
              <w:lang w:eastAsia="en-US"/>
            </w:rPr>
            <w:id w:val="-1046518383"/>
            <w:docPartObj>
              <w:docPartGallery w:val="Table of Contents"/>
              <w:docPartUnique/>
            </w:docPartObj>
          </w:sdtPr>
          <w:sdtEndPr>
            <w:rPr>
              <w:noProof/>
            </w:rPr>
          </w:sdtEndPr>
          <w:sdtContent>
            <w:p w14:paraId="2E2302B2" w14:textId="6D1060DC" w:rsidR="00983BEC" w:rsidRDefault="00983BEC" w:rsidP="00983BEC">
              <w:pPr>
                <w:pStyle w:val="TOCHeading"/>
              </w:pPr>
              <w:r>
                <w:t>Table of Contents</w:t>
              </w:r>
            </w:p>
            <w:p w14:paraId="2CA2C574" w14:textId="7FD18422" w:rsidR="00CD4A10" w:rsidRDefault="00983BEC">
              <w:pPr>
                <w:pStyle w:val="TOC1"/>
                <w:rPr>
                  <w:rFonts w:eastAsiaTheme="minorEastAsia" w:cstheme="minorBidi"/>
                  <w:b w:val="0"/>
                  <w:bCs w:val="0"/>
                  <w:i w:val="0"/>
                  <w:iCs w:val="0"/>
                  <w:noProof/>
                  <w:szCs w:val="24"/>
                  <w:lang w:val="en-SA"/>
                </w:rPr>
              </w:pPr>
              <w:r>
                <w:fldChar w:fldCharType="begin"/>
              </w:r>
              <w:r>
                <w:instrText xml:space="preserve"> TOC \o "1-3" \h \z \u </w:instrText>
              </w:r>
              <w:r>
                <w:fldChar w:fldCharType="separate"/>
              </w:r>
              <w:hyperlink w:anchor="_Toc126421089" w:history="1">
                <w:r w:rsidR="00CD4A10" w:rsidRPr="00092AFA">
                  <w:rPr>
                    <w:rStyle w:val="Hyperlink"/>
                    <w:rFonts w:ascii="Times New Roman" w:eastAsiaTheme="majorEastAsia" w:hAnsi="Times New Roman" w:cs="Times New Roman"/>
                    <w:noProof/>
                  </w:rPr>
                  <w:t>Chapter 1</w:t>
                </w:r>
                <w:r w:rsidR="00CD4A10">
                  <w:rPr>
                    <w:noProof/>
                    <w:webHidden/>
                  </w:rPr>
                  <w:tab/>
                </w:r>
                <w:r w:rsidR="00CD4A10">
                  <w:rPr>
                    <w:noProof/>
                    <w:webHidden/>
                  </w:rPr>
                  <w:fldChar w:fldCharType="begin"/>
                </w:r>
                <w:r w:rsidR="00CD4A10">
                  <w:rPr>
                    <w:noProof/>
                    <w:webHidden/>
                  </w:rPr>
                  <w:instrText xml:space="preserve"> PAGEREF _Toc126421089 \h </w:instrText>
                </w:r>
                <w:r w:rsidR="00CD4A10">
                  <w:rPr>
                    <w:noProof/>
                    <w:webHidden/>
                  </w:rPr>
                </w:r>
                <w:r w:rsidR="00CD4A10">
                  <w:rPr>
                    <w:noProof/>
                    <w:webHidden/>
                  </w:rPr>
                  <w:fldChar w:fldCharType="separate"/>
                </w:r>
                <w:r w:rsidR="00CD4A10">
                  <w:rPr>
                    <w:noProof/>
                    <w:webHidden/>
                  </w:rPr>
                  <w:t>9</w:t>
                </w:r>
                <w:r w:rsidR="00CD4A10">
                  <w:rPr>
                    <w:noProof/>
                    <w:webHidden/>
                  </w:rPr>
                  <w:fldChar w:fldCharType="end"/>
                </w:r>
              </w:hyperlink>
            </w:p>
            <w:p w14:paraId="7B7DCF60" w14:textId="77C8A793" w:rsidR="00CD4A10" w:rsidRDefault="00000000">
              <w:pPr>
                <w:pStyle w:val="TOC1"/>
                <w:rPr>
                  <w:rFonts w:eastAsiaTheme="minorEastAsia" w:cstheme="minorBidi"/>
                  <w:b w:val="0"/>
                  <w:bCs w:val="0"/>
                  <w:i w:val="0"/>
                  <w:iCs w:val="0"/>
                  <w:noProof/>
                  <w:szCs w:val="24"/>
                  <w:lang w:val="en-SA"/>
                </w:rPr>
              </w:pPr>
              <w:hyperlink w:anchor="_Toc126421090" w:history="1">
                <w:r w:rsidR="00CD4A10" w:rsidRPr="00092AFA">
                  <w:rPr>
                    <w:rStyle w:val="Hyperlink"/>
                    <w:rFonts w:ascii="Times New Roman" w:eastAsiaTheme="majorEastAsia" w:hAnsi="Times New Roman" w:cs="Times New Roman"/>
                    <w:noProof/>
                  </w:rPr>
                  <w:t>Introduction</w:t>
                </w:r>
                <w:r w:rsidR="00CD4A10">
                  <w:rPr>
                    <w:noProof/>
                    <w:webHidden/>
                  </w:rPr>
                  <w:tab/>
                </w:r>
                <w:r w:rsidR="00CD4A10">
                  <w:rPr>
                    <w:noProof/>
                    <w:webHidden/>
                  </w:rPr>
                  <w:fldChar w:fldCharType="begin"/>
                </w:r>
                <w:r w:rsidR="00CD4A10">
                  <w:rPr>
                    <w:noProof/>
                    <w:webHidden/>
                  </w:rPr>
                  <w:instrText xml:space="preserve"> PAGEREF _Toc126421090 \h </w:instrText>
                </w:r>
                <w:r w:rsidR="00CD4A10">
                  <w:rPr>
                    <w:noProof/>
                    <w:webHidden/>
                  </w:rPr>
                </w:r>
                <w:r w:rsidR="00CD4A10">
                  <w:rPr>
                    <w:noProof/>
                    <w:webHidden/>
                  </w:rPr>
                  <w:fldChar w:fldCharType="separate"/>
                </w:r>
                <w:r w:rsidR="00CD4A10">
                  <w:rPr>
                    <w:noProof/>
                    <w:webHidden/>
                  </w:rPr>
                  <w:t>9</w:t>
                </w:r>
                <w:r w:rsidR="00CD4A10">
                  <w:rPr>
                    <w:noProof/>
                    <w:webHidden/>
                  </w:rPr>
                  <w:fldChar w:fldCharType="end"/>
                </w:r>
              </w:hyperlink>
            </w:p>
            <w:p w14:paraId="248986B8" w14:textId="4646B11F"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1" w:history="1">
                <w:r w:rsidR="00CD4A10" w:rsidRPr="00092AFA">
                  <w:rPr>
                    <w:rStyle w:val="Hyperlink"/>
                    <w:rFonts w:ascii="Times New Roman" w:hAnsi="Times New Roman" w:cs="Times New Roman"/>
                    <w:noProof/>
                  </w:rPr>
                  <w:t>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Problem Definition</w:t>
                </w:r>
                <w:r w:rsidR="00CD4A10">
                  <w:rPr>
                    <w:noProof/>
                    <w:webHidden/>
                  </w:rPr>
                  <w:tab/>
                </w:r>
                <w:r w:rsidR="00CD4A10">
                  <w:rPr>
                    <w:noProof/>
                    <w:webHidden/>
                  </w:rPr>
                  <w:fldChar w:fldCharType="begin"/>
                </w:r>
                <w:r w:rsidR="00CD4A10">
                  <w:rPr>
                    <w:noProof/>
                    <w:webHidden/>
                  </w:rPr>
                  <w:instrText xml:space="preserve"> PAGEREF _Toc126421091 \h </w:instrText>
                </w:r>
                <w:r w:rsidR="00CD4A10">
                  <w:rPr>
                    <w:noProof/>
                    <w:webHidden/>
                  </w:rPr>
                </w:r>
                <w:r w:rsidR="00CD4A10">
                  <w:rPr>
                    <w:noProof/>
                    <w:webHidden/>
                  </w:rPr>
                  <w:fldChar w:fldCharType="separate"/>
                </w:r>
                <w:r w:rsidR="00CD4A10">
                  <w:rPr>
                    <w:noProof/>
                    <w:webHidden/>
                  </w:rPr>
                  <w:t>10</w:t>
                </w:r>
                <w:r w:rsidR="00CD4A10">
                  <w:rPr>
                    <w:noProof/>
                    <w:webHidden/>
                  </w:rPr>
                  <w:fldChar w:fldCharType="end"/>
                </w:r>
              </w:hyperlink>
            </w:p>
            <w:p w14:paraId="4B020999" w14:textId="02274E79"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2" w:history="1">
                <w:r w:rsidR="00CD4A10" w:rsidRPr="00092AFA">
                  <w:rPr>
                    <w:rStyle w:val="Hyperlink"/>
                    <w:rFonts w:ascii="Times New Roman" w:hAnsi="Times New Roman" w:cs="Times New Roman"/>
                    <w:noProof/>
                  </w:rPr>
                  <w:t>1.2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Objectives and Research Questions</w:t>
                </w:r>
                <w:r w:rsidR="00CD4A10">
                  <w:rPr>
                    <w:noProof/>
                    <w:webHidden/>
                  </w:rPr>
                  <w:tab/>
                </w:r>
                <w:r w:rsidR="00CD4A10">
                  <w:rPr>
                    <w:noProof/>
                    <w:webHidden/>
                  </w:rPr>
                  <w:fldChar w:fldCharType="begin"/>
                </w:r>
                <w:r w:rsidR="00CD4A10">
                  <w:rPr>
                    <w:noProof/>
                    <w:webHidden/>
                  </w:rPr>
                  <w:instrText xml:space="preserve"> PAGEREF _Toc126421092 \h </w:instrText>
                </w:r>
                <w:r w:rsidR="00CD4A10">
                  <w:rPr>
                    <w:noProof/>
                    <w:webHidden/>
                  </w:rPr>
                </w:r>
                <w:r w:rsidR="00CD4A10">
                  <w:rPr>
                    <w:noProof/>
                    <w:webHidden/>
                  </w:rPr>
                  <w:fldChar w:fldCharType="separate"/>
                </w:r>
                <w:r w:rsidR="00CD4A10">
                  <w:rPr>
                    <w:noProof/>
                    <w:webHidden/>
                  </w:rPr>
                  <w:t>13</w:t>
                </w:r>
                <w:r w:rsidR="00CD4A10">
                  <w:rPr>
                    <w:noProof/>
                    <w:webHidden/>
                  </w:rPr>
                  <w:fldChar w:fldCharType="end"/>
                </w:r>
              </w:hyperlink>
            </w:p>
            <w:p w14:paraId="28371ABC" w14:textId="7EE019CD"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3" w:history="1">
                <w:r w:rsidR="00CD4A10" w:rsidRPr="00092AFA">
                  <w:rPr>
                    <w:rStyle w:val="Hyperlink"/>
                    <w:rFonts w:ascii="Times New Roman" w:hAnsi="Times New Roman" w:cs="Times New Roman"/>
                    <w:noProof/>
                  </w:rPr>
                  <w:t>1.3</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Relevance to the Department</w:t>
                </w:r>
                <w:r w:rsidR="00CD4A10">
                  <w:rPr>
                    <w:noProof/>
                    <w:webHidden/>
                  </w:rPr>
                  <w:tab/>
                </w:r>
                <w:r w:rsidR="00CD4A10">
                  <w:rPr>
                    <w:noProof/>
                    <w:webHidden/>
                  </w:rPr>
                  <w:fldChar w:fldCharType="begin"/>
                </w:r>
                <w:r w:rsidR="00CD4A10">
                  <w:rPr>
                    <w:noProof/>
                    <w:webHidden/>
                  </w:rPr>
                  <w:instrText xml:space="preserve"> PAGEREF _Toc126421093 \h </w:instrText>
                </w:r>
                <w:r w:rsidR="00CD4A10">
                  <w:rPr>
                    <w:noProof/>
                    <w:webHidden/>
                  </w:rPr>
                </w:r>
                <w:r w:rsidR="00CD4A10">
                  <w:rPr>
                    <w:noProof/>
                    <w:webHidden/>
                  </w:rPr>
                  <w:fldChar w:fldCharType="separate"/>
                </w:r>
                <w:r w:rsidR="00CD4A10">
                  <w:rPr>
                    <w:noProof/>
                    <w:webHidden/>
                  </w:rPr>
                  <w:t>13</w:t>
                </w:r>
                <w:r w:rsidR="00CD4A10">
                  <w:rPr>
                    <w:noProof/>
                    <w:webHidden/>
                  </w:rPr>
                  <w:fldChar w:fldCharType="end"/>
                </w:r>
              </w:hyperlink>
            </w:p>
            <w:p w14:paraId="65096434" w14:textId="1E7BE885" w:rsidR="00CD4A10" w:rsidRDefault="00000000">
              <w:pPr>
                <w:pStyle w:val="TOC1"/>
                <w:rPr>
                  <w:rFonts w:eastAsiaTheme="minorEastAsia" w:cstheme="minorBidi"/>
                  <w:b w:val="0"/>
                  <w:bCs w:val="0"/>
                  <w:i w:val="0"/>
                  <w:iCs w:val="0"/>
                  <w:noProof/>
                  <w:szCs w:val="24"/>
                  <w:lang w:val="en-SA"/>
                </w:rPr>
              </w:pPr>
              <w:hyperlink w:anchor="_Toc126421094" w:history="1">
                <w:r w:rsidR="00CD4A10" w:rsidRPr="00092AFA">
                  <w:rPr>
                    <w:rStyle w:val="Hyperlink"/>
                    <w:rFonts w:ascii="Times New Roman" w:eastAsiaTheme="majorEastAsia" w:hAnsi="Times New Roman" w:cs="Times New Roman"/>
                    <w:noProof/>
                  </w:rPr>
                  <w:t>Chapter 2</w:t>
                </w:r>
                <w:r w:rsidR="00CD4A10">
                  <w:rPr>
                    <w:noProof/>
                    <w:webHidden/>
                  </w:rPr>
                  <w:tab/>
                </w:r>
                <w:r w:rsidR="00CD4A10">
                  <w:rPr>
                    <w:noProof/>
                    <w:webHidden/>
                  </w:rPr>
                  <w:fldChar w:fldCharType="begin"/>
                </w:r>
                <w:r w:rsidR="00CD4A10">
                  <w:rPr>
                    <w:noProof/>
                    <w:webHidden/>
                  </w:rPr>
                  <w:instrText xml:space="preserve"> PAGEREF _Toc126421094 \h </w:instrText>
                </w:r>
                <w:r w:rsidR="00CD4A10">
                  <w:rPr>
                    <w:noProof/>
                    <w:webHidden/>
                  </w:rPr>
                </w:r>
                <w:r w:rsidR="00CD4A10">
                  <w:rPr>
                    <w:noProof/>
                    <w:webHidden/>
                  </w:rPr>
                  <w:fldChar w:fldCharType="separate"/>
                </w:r>
                <w:r w:rsidR="00CD4A10">
                  <w:rPr>
                    <w:noProof/>
                    <w:webHidden/>
                  </w:rPr>
                  <w:t>14</w:t>
                </w:r>
                <w:r w:rsidR="00CD4A10">
                  <w:rPr>
                    <w:noProof/>
                    <w:webHidden/>
                  </w:rPr>
                  <w:fldChar w:fldCharType="end"/>
                </w:r>
              </w:hyperlink>
            </w:p>
            <w:p w14:paraId="34560ACA" w14:textId="02464C74" w:rsidR="00CD4A10" w:rsidRDefault="00000000">
              <w:pPr>
                <w:pStyle w:val="TOC1"/>
                <w:rPr>
                  <w:rFonts w:eastAsiaTheme="minorEastAsia" w:cstheme="minorBidi"/>
                  <w:b w:val="0"/>
                  <w:bCs w:val="0"/>
                  <w:i w:val="0"/>
                  <w:iCs w:val="0"/>
                  <w:noProof/>
                  <w:szCs w:val="24"/>
                  <w:lang w:val="en-SA"/>
                </w:rPr>
              </w:pPr>
              <w:hyperlink w:anchor="_Toc126421095" w:history="1">
                <w:r w:rsidR="00CD4A10" w:rsidRPr="00092AFA">
                  <w:rPr>
                    <w:rStyle w:val="Hyperlink"/>
                    <w:rFonts w:ascii="Times New Roman" w:eastAsiaTheme="majorEastAsia" w:hAnsi="Times New Roman" w:cs="Times New Roman"/>
                    <w:noProof/>
                  </w:rPr>
                  <w:t>Background, Related Work and Plan</w:t>
                </w:r>
                <w:r w:rsidR="00CD4A10">
                  <w:rPr>
                    <w:noProof/>
                    <w:webHidden/>
                  </w:rPr>
                  <w:tab/>
                </w:r>
                <w:r w:rsidR="00CD4A10">
                  <w:rPr>
                    <w:noProof/>
                    <w:webHidden/>
                  </w:rPr>
                  <w:fldChar w:fldCharType="begin"/>
                </w:r>
                <w:r w:rsidR="00CD4A10">
                  <w:rPr>
                    <w:noProof/>
                    <w:webHidden/>
                  </w:rPr>
                  <w:instrText xml:space="preserve"> PAGEREF _Toc126421095 \h </w:instrText>
                </w:r>
                <w:r w:rsidR="00CD4A10">
                  <w:rPr>
                    <w:noProof/>
                    <w:webHidden/>
                  </w:rPr>
                </w:r>
                <w:r w:rsidR="00CD4A10">
                  <w:rPr>
                    <w:noProof/>
                    <w:webHidden/>
                  </w:rPr>
                  <w:fldChar w:fldCharType="separate"/>
                </w:r>
                <w:r w:rsidR="00CD4A10">
                  <w:rPr>
                    <w:noProof/>
                    <w:webHidden/>
                  </w:rPr>
                  <w:t>14</w:t>
                </w:r>
                <w:r w:rsidR="00CD4A10">
                  <w:rPr>
                    <w:noProof/>
                    <w:webHidden/>
                  </w:rPr>
                  <w:fldChar w:fldCharType="end"/>
                </w:r>
              </w:hyperlink>
            </w:p>
            <w:p w14:paraId="63E8B070" w14:textId="225612BE"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6" w:history="1">
                <w:r w:rsidR="00CD4A10" w:rsidRPr="00092AFA">
                  <w:rPr>
                    <w:rStyle w:val="Hyperlink"/>
                    <w:rFonts w:ascii="Times New Roman" w:hAnsi="Times New Roman" w:cs="Times New Roman"/>
                    <w:noProof/>
                  </w:rPr>
                  <w:t>2.1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Background</w:t>
                </w:r>
                <w:r w:rsidR="00CD4A10">
                  <w:rPr>
                    <w:noProof/>
                    <w:webHidden/>
                  </w:rPr>
                  <w:tab/>
                </w:r>
                <w:r w:rsidR="00CD4A10">
                  <w:rPr>
                    <w:noProof/>
                    <w:webHidden/>
                  </w:rPr>
                  <w:fldChar w:fldCharType="begin"/>
                </w:r>
                <w:r w:rsidR="00CD4A10">
                  <w:rPr>
                    <w:noProof/>
                    <w:webHidden/>
                  </w:rPr>
                  <w:instrText xml:space="preserve"> PAGEREF _Toc126421096 \h </w:instrText>
                </w:r>
                <w:r w:rsidR="00CD4A10">
                  <w:rPr>
                    <w:noProof/>
                    <w:webHidden/>
                  </w:rPr>
                </w:r>
                <w:r w:rsidR="00CD4A10">
                  <w:rPr>
                    <w:noProof/>
                    <w:webHidden/>
                  </w:rPr>
                  <w:fldChar w:fldCharType="separate"/>
                </w:r>
                <w:r w:rsidR="00CD4A10">
                  <w:rPr>
                    <w:noProof/>
                    <w:webHidden/>
                  </w:rPr>
                  <w:t>14</w:t>
                </w:r>
                <w:r w:rsidR="00CD4A10">
                  <w:rPr>
                    <w:noProof/>
                    <w:webHidden/>
                  </w:rPr>
                  <w:fldChar w:fldCharType="end"/>
                </w:r>
              </w:hyperlink>
            </w:p>
            <w:p w14:paraId="70C59658" w14:textId="1B7760A2"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7" w:history="1">
                <w:r w:rsidR="00CD4A10" w:rsidRPr="00092AFA">
                  <w:rPr>
                    <w:rStyle w:val="Hyperlink"/>
                    <w:rFonts w:ascii="Times New Roman" w:hAnsi="Times New Roman" w:cs="Times New Roman"/>
                    <w:noProof/>
                  </w:rPr>
                  <w:t>2.1.1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Agile Software Development</w:t>
                </w:r>
                <w:r w:rsidR="00CD4A10">
                  <w:rPr>
                    <w:noProof/>
                    <w:webHidden/>
                  </w:rPr>
                  <w:tab/>
                </w:r>
                <w:r w:rsidR="00CD4A10">
                  <w:rPr>
                    <w:noProof/>
                    <w:webHidden/>
                  </w:rPr>
                  <w:fldChar w:fldCharType="begin"/>
                </w:r>
                <w:r w:rsidR="00CD4A10">
                  <w:rPr>
                    <w:noProof/>
                    <w:webHidden/>
                  </w:rPr>
                  <w:instrText xml:space="preserve"> PAGEREF _Toc126421097 \h </w:instrText>
                </w:r>
                <w:r w:rsidR="00CD4A10">
                  <w:rPr>
                    <w:noProof/>
                    <w:webHidden/>
                  </w:rPr>
                </w:r>
                <w:r w:rsidR="00CD4A10">
                  <w:rPr>
                    <w:noProof/>
                    <w:webHidden/>
                  </w:rPr>
                  <w:fldChar w:fldCharType="separate"/>
                </w:r>
                <w:r w:rsidR="00CD4A10">
                  <w:rPr>
                    <w:noProof/>
                    <w:webHidden/>
                  </w:rPr>
                  <w:t>14</w:t>
                </w:r>
                <w:r w:rsidR="00CD4A10">
                  <w:rPr>
                    <w:noProof/>
                    <w:webHidden/>
                  </w:rPr>
                  <w:fldChar w:fldCharType="end"/>
                </w:r>
              </w:hyperlink>
            </w:p>
            <w:p w14:paraId="6725B01E" w14:textId="7446460B"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8" w:history="1">
                <w:r w:rsidR="00CD4A10" w:rsidRPr="00092AFA">
                  <w:rPr>
                    <w:rStyle w:val="Hyperlink"/>
                    <w:rFonts w:ascii="Times New Roman" w:hAnsi="Times New Roman" w:cs="Times New Roman"/>
                    <w:noProof/>
                  </w:rPr>
                  <w:t>2.1.2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User Experience</w:t>
                </w:r>
                <w:r w:rsidR="00CD4A10">
                  <w:rPr>
                    <w:noProof/>
                    <w:webHidden/>
                  </w:rPr>
                  <w:tab/>
                </w:r>
                <w:r w:rsidR="00CD4A10">
                  <w:rPr>
                    <w:noProof/>
                    <w:webHidden/>
                  </w:rPr>
                  <w:fldChar w:fldCharType="begin"/>
                </w:r>
                <w:r w:rsidR="00CD4A10">
                  <w:rPr>
                    <w:noProof/>
                    <w:webHidden/>
                  </w:rPr>
                  <w:instrText xml:space="preserve"> PAGEREF _Toc126421098 \h </w:instrText>
                </w:r>
                <w:r w:rsidR="00CD4A10">
                  <w:rPr>
                    <w:noProof/>
                    <w:webHidden/>
                  </w:rPr>
                </w:r>
                <w:r w:rsidR="00CD4A10">
                  <w:rPr>
                    <w:noProof/>
                    <w:webHidden/>
                  </w:rPr>
                  <w:fldChar w:fldCharType="separate"/>
                </w:r>
                <w:r w:rsidR="00CD4A10">
                  <w:rPr>
                    <w:noProof/>
                    <w:webHidden/>
                  </w:rPr>
                  <w:t>14</w:t>
                </w:r>
                <w:r w:rsidR="00CD4A10">
                  <w:rPr>
                    <w:noProof/>
                    <w:webHidden/>
                  </w:rPr>
                  <w:fldChar w:fldCharType="end"/>
                </w:r>
              </w:hyperlink>
            </w:p>
            <w:p w14:paraId="2BE25C5F" w14:textId="293020BF"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099" w:history="1">
                <w:r w:rsidR="00CD4A10" w:rsidRPr="00092AFA">
                  <w:rPr>
                    <w:rStyle w:val="Hyperlink"/>
                    <w:rFonts w:ascii="Times New Roman" w:hAnsi="Times New Roman" w:cs="Times New Roman"/>
                    <w:noProof/>
                  </w:rPr>
                  <w:t>2.2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Related Work</w:t>
                </w:r>
                <w:r w:rsidR="00CD4A10">
                  <w:rPr>
                    <w:noProof/>
                    <w:webHidden/>
                  </w:rPr>
                  <w:tab/>
                </w:r>
                <w:r w:rsidR="00CD4A10">
                  <w:rPr>
                    <w:noProof/>
                    <w:webHidden/>
                  </w:rPr>
                  <w:fldChar w:fldCharType="begin"/>
                </w:r>
                <w:r w:rsidR="00CD4A10">
                  <w:rPr>
                    <w:noProof/>
                    <w:webHidden/>
                  </w:rPr>
                  <w:instrText xml:space="preserve"> PAGEREF _Toc126421099 \h </w:instrText>
                </w:r>
                <w:r w:rsidR="00CD4A10">
                  <w:rPr>
                    <w:noProof/>
                    <w:webHidden/>
                  </w:rPr>
                </w:r>
                <w:r w:rsidR="00CD4A10">
                  <w:rPr>
                    <w:noProof/>
                    <w:webHidden/>
                  </w:rPr>
                  <w:fldChar w:fldCharType="separate"/>
                </w:r>
                <w:r w:rsidR="00CD4A10">
                  <w:rPr>
                    <w:noProof/>
                    <w:webHidden/>
                  </w:rPr>
                  <w:t>15</w:t>
                </w:r>
                <w:r w:rsidR="00CD4A10">
                  <w:rPr>
                    <w:noProof/>
                    <w:webHidden/>
                  </w:rPr>
                  <w:fldChar w:fldCharType="end"/>
                </w:r>
              </w:hyperlink>
            </w:p>
            <w:p w14:paraId="25FE6A73" w14:textId="56FC9D36"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0" w:history="1">
                <w:r w:rsidR="00CD4A10" w:rsidRPr="00092AFA">
                  <w:rPr>
                    <w:rStyle w:val="Hyperlink"/>
                    <w:rFonts w:ascii="Times New Roman" w:hAnsi="Times New Roman" w:cs="Times New Roman"/>
                    <w:noProof/>
                  </w:rPr>
                  <w:t>2.2.1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Integration of Agile and UX</w:t>
                </w:r>
                <w:r w:rsidR="00CD4A10">
                  <w:rPr>
                    <w:noProof/>
                    <w:webHidden/>
                  </w:rPr>
                  <w:tab/>
                </w:r>
                <w:r w:rsidR="00CD4A10">
                  <w:rPr>
                    <w:noProof/>
                    <w:webHidden/>
                  </w:rPr>
                  <w:fldChar w:fldCharType="begin"/>
                </w:r>
                <w:r w:rsidR="00CD4A10">
                  <w:rPr>
                    <w:noProof/>
                    <w:webHidden/>
                  </w:rPr>
                  <w:instrText xml:space="preserve"> PAGEREF _Toc126421100 \h </w:instrText>
                </w:r>
                <w:r w:rsidR="00CD4A10">
                  <w:rPr>
                    <w:noProof/>
                    <w:webHidden/>
                  </w:rPr>
                </w:r>
                <w:r w:rsidR="00CD4A10">
                  <w:rPr>
                    <w:noProof/>
                    <w:webHidden/>
                  </w:rPr>
                  <w:fldChar w:fldCharType="separate"/>
                </w:r>
                <w:r w:rsidR="00CD4A10">
                  <w:rPr>
                    <w:noProof/>
                    <w:webHidden/>
                  </w:rPr>
                  <w:t>15</w:t>
                </w:r>
                <w:r w:rsidR="00CD4A10">
                  <w:rPr>
                    <w:noProof/>
                    <w:webHidden/>
                  </w:rPr>
                  <w:fldChar w:fldCharType="end"/>
                </w:r>
              </w:hyperlink>
            </w:p>
            <w:p w14:paraId="2C4691A0" w14:textId="657FC5C1"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1" w:history="1">
                <w:r w:rsidR="00CD4A10" w:rsidRPr="00092AFA">
                  <w:rPr>
                    <w:rStyle w:val="Hyperlink"/>
                    <w:rFonts w:ascii="Times New Roman" w:hAnsi="Times New Roman" w:cs="Times New Roman"/>
                    <w:noProof/>
                  </w:rPr>
                  <w:t>2.2.2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UX Methods in Agile</w:t>
                </w:r>
                <w:r w:rsidR="00CD4A10">
                  <w:rPr>
                    <w:noProof/>
                    <w:webHidden/>
                  </w:rPr>
                  <w:tab/>
                </w:r>
                <w:r w:rsidR="00CD4A10">
                  <w:rPr>
                    <w:noProof/>
                    <w:webHidden/>
                  </w:rPr>
                  <w:fldChar w:fldCharType="begin"/>
                </w:r>
                <w:r w:rsidR="00CD4A10">
                  <w:rPr>
                    <w:noProof/>
                    <w:webHidden/>
                  </w:rPr>
                  <w:instrText xml:space="preserve"> PAGEREF _Toc126421101 \h </w:instrText>
                </w:r>
                <w:r w:rsidR="00CD4A10">
                  <w:rPr>
                    <w:noProof/>
                    <w:webHidden/>
                  </w:rPr>
                </w:r>
                <w:r w:rsidR="00CD4A10">
                  <w:rPr>
                    <w:noProof/>
                    <w:webHidden/>
                  </w:rPr>
                  <w:fldChar w:fldCharType="separate"/>
                </w:r>
                <w:r w:rsidR="00CD4A10">
                  <w:rPr>
                    <w:noProof/>
                    <w:webHidden/>
                  </w:rPr>
                  <w:t>17</w:t>
                </w:r>
                <w:r w:rsidR="00CD4A10">
                  <w:rPr>
                    <w:noProof/>
                    <w:webHidden/>
                  </w:rPr>
                  <w:fldChar w:fldCharType="end"/>
                </w:r>
              </w:hyperlink>
            </w:p>
            <w:p w14:paraId="2A4D646B" w14:textId="7488A76B"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2" w:history="1">
                <w:r w:rsidR="00CD4A10" w:rsidRPr="00092AFA">
                  <w:rPr>
                    <w:rStyle w:val="Hyperlink"/>
                    <w:rFonts w:ascii="Times New Roman" w:hAnsi="Times New Roman" w:cs="Times New Roman"/>
                    <w:noProof/>
                  </w:rPr>
                  <w:t>2.2.3</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Estimating UX work</w:t>
                </w:r>
                <w:r w:rsidR="00CD4A10">
                  <w:rPr>
                    <w:noProof/>
                    <w:webHidden/>
                  </w:rPr>
                  <w:tab/>
                </w:r>
                <w:r w:rsidR="00CD4A10">
                  <w:rPr>
                    <w:noProof/>
                    <w:webHidden/>
                  </w:rPr>
                  <w:fldChar w:fldCharType="begin"/>
                </w:r>
                <w:r w:rsidR="00CD4A10">
                  <w:rPr>
                    <w:noProof/>
                    <w:webHidden/>
                  </w:rPr>
                  <w:instrText xml:space="preserve"> PAGEREF _Toc126421102 \h </w:instrText>
                </w:r>
                <w:r w:rsidR="00CD4A10">
                  <w:rPr>
                    <w:noProof/>
                    <w:webHidden/>
                  </w:rPr>
                </w:r>
                <w:r w:rsidR="00CD4A10">
                  <w:rPr>
                    <w:noProof/>
                    <w:webHidden/>
                  </w:rPr>
                  <w:fldChar w:fldCharType="separate"/>
                </w:r>
                <w:r w:rsidR="00CD4A10">
                  <w:rPr>
                    <w:noProof/>
                    <w:webHidden/>
                  </w:rPr>
                  <w:t>17</w:t>
                </w:r>
                <w:r w:rsidR="00CD4A10">
                  <w:rPr>
                    <w:noProof/>
                    <w:webHidden/>
                  </w:rPr>
                  <w:fldChar w:fldCharType="end"/>
                </w:r>
              </w:hyperlink>
            </w:p>
            <w:p w14:paraId="761226AC" w14:textId="3E176D35"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3" w:history="1">
                <w:r w:rsidR="00CD4A10" w:rsidRPr="00092AFA">
                  <w:rPr>
                    <w:rStyle w:val="Hyperlink"/>
                    <w:rFonts w:ascii="Times New Roman" w:hAnsi="Times New Roman" w:cs="Times New Roman"/>
                    <w:noProof/>
                  </w:rPr>
                  <w:t>2.3</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Plan</w:t>
                </w:r>
                <w:r w:rsidR="00CD4A10">
                  <w:rPr>
                    <w:noProof/>
                    <w:webHidden/>
                  </w:rPr>
                  <w:tab/>
                </w:r>
                <w:r w:rsidR="00CD4A10">
                  <w:rPr>
                    <w:noProof/>
                    <w:webHidden/>
                  </w:rPr>
                  <w:fldChar w:fldCharType="begin"/>
                </w:r>
                <w:r w:rsidR="00CD4A10">
                  <w:rPr>
                    <w:noProof/>
                    <w:webHidden/>
                  </w:rPr>
                  <w:instrText xml:space="preserve"> PAGEREF _Toc126421103 \h </w:instrText>
                </w:r>
                <w:r w:rsidR="00CD4A10">
                  <w:rPr>
                    <w:noProof/>
                    <w:webHidden/>
                  </w:rPr>
                </w:r>
                <w:r w:rsidR="00CD4A10">
                  <w:rPr>
                    <w:noProof/>
                    <w:webHidden/>
                  </w:rPr>
                  <w:fldChar w:fldCharType="separate"/>
                </w:r>
                <w:r w:rsidR="00CD4A10">
                  <w:rPr>
                    <w:noProof/>
                    <w:webHidden/>
                  </w:rPr>
                  <w:t>22</w:t>
                </w:r>
                <w:r w:rsidR="00CD4A10">
                  <w:rPr>
                    <w:noProof/>
                    <w:webHidden/>
                  </w:rPr>
                  <w:fldChar w:fldCharType="end"/>
                </w:r>
              </w:hyperlink>
            </w:p>
            <w:p w14:paraId="31629177" w14:textId="73DED010"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4" w:history="1">
                <w:r w:rsidR="00CD4A10" w:rsidRPr="00092AFA">
                  <w:rPr>
                    <w:rStyle w:val="Hyperlink"/>
                    <w:rFonts w:ascii="Times New Roman" w:hAnsi="Times New Roman" w:cs="Times New Roman"/>
                    <w:noProof/>
                  </w:rPr>
                  <w:t>2.3.1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Methodology</w:t>
                </w:r>
                <w:r w:rsidR="00CD4A10">
                  <w:rPr>
                    <w:noProof/>
                    <w:webHidden/>
                  </w:rPr>
                  <w:tab/>
                </w:r>
                <w:r w:rsidR="00CD4A10">
                  <w:rPr>
                    <w:noProof/>
                    <w:webHidden/>
                  </w:rPr>
                  <w:fldChar w:fldCharType="begin"/>
                </w:r>
                <w:r w:rsidR="00CD4A10">
                  <w:rPr>
                    <w:noProof/>
                    <w:webHidden/>
                  </w:rPr>
                  <w:instrText xml:space="preserve"> PAGEREF _Toc126421104 \h </w:instrText>
                </w:r>
                <w:r w:rsidR="00CD4A10">
                  <w:rPr>
                    <w:noProof/>
                    <w:webHidden/>
                  </w:rPr>
                </w:r>
                <w:r w:rsidR="00CD4A10">
                  <w:rPr>
                    <w:noProof/>
                    <w:webHidden/>
                  </w:rPr>
                  <w:fldChar w:fldCharType="separate"/>
                </w:r>
                <w:r w:rsidR="00CD4A10">
                  <w:rPr>
                    <w:noProof/>
                    <w:webHidden/>
                  </w:rPr>
                  <w:t>22</w:t>
                </w:r>
                <w:r w:rsidR="00CD4A10">
                  <w:rPr>
                    <w:noProof/>
                    <w:webHidden/>
                  </w:rPr>
                  <w:fldChar w:fldCharType="end"/>
                </w:r>
              </w:hyperlink>
            </w:p>
            <w:p w14:paraId="2D735B2C" w14:textId="5CE74A6A"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5" w:history="1">
                <w:r w:rsidR="00CD4A10" w:rsidRPr="00092AFA">
                  <w:rPr>
                    <w:rStyle w:val="Hyperlink"/>
                    <w:rFonts w:ascii="Times New Roman" w:hAnsi="Times New Roman" w:cs="Times New Roman"/>
                    <w:noProof/>
                  </w:rPr>
                  <w:t>2.3.2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Timeline</w:t>
                </w:r>
                <w:r w:rsidR="00CD4A10">
                  <w:rPr>
                    <w:noProof/>
                    <w:webHidden/>
                  </w:rPr>
                  <w:tab/>
                </w:r>
                <w:r w:rsidR="00CD4A10">
                  <w:rPr>
                    <w:noProof/>
                    <w:webHidden/>
                  </w:rPr>
                  <w:fldChar w:fldCharType="begin"/>
                </w:r>
                <w:r w:rsidR="00CD4A10">
                  <w:rPr>
                    <w:noProof/>
                    <w:webHidden/>
                  </w:rPr>
                  <w:instrText xml:space="preserve"> PAGEREF _Toc126421105 \h </w:instrText>
                </w:r>
                <w:r w:rsidR="00CD4A10">
                  <w:rPr>
                    <w:noProof/>
                    <w:webHidden/>
                  </w:rPr>
                </w:r>
                <w:r w:rsidR="00CD4A10">
                  <w:rPr>
                    <w:noProof/>
                    <w:webHidden/>
                  </w:rPr>
                  <w:fldChar w:fldCharType="separate"/>
                </w:r>
                <w:r w:rsidR="00CD4A10">
                  <w:rPr>
                    <w:noProof/>
                    <w:webHidden/>
                  </w:rPr>
                  <w:t>24</w:t>
                </w:r>
                <w:r w:rsidR="00CD4A10">
                  <w:rPr>
                    <w:noProof/>
                    <w:webHidden/>
                  </w:rPr>
                  <w:fldChar w:fldCharType="end"/>
                </w:r>
              </w:hyperlink>
            </w:p>
            <w:p w14:paraId="3D7D71C3" w14:textId="64A37C1A" w:rsidR="00CD4A10" w:rsidRDefault="00000000">
              <w:pPr>
                <w:pStyle w:val="TOC1"/>
                <w:rPr>
                  <w:rFonts w:eastAsiaTheme="minorEastAsia" w:cstheme="minorBidi"/>
                  <w:b w:val="0"/>
                  <w:bCs w:val="0"/>
                  <w:i w:val="0"/>
                  <w:iCs w:val="0"/>
                  <w:noProof/>
                  <w:szCs w:val="24"/>
                  <w:lang w:val="en-SA"/>
                </w:rPr>
              </w:pPr>
              <w:hyperlink w:anchor="_Toc126421106" w:history="1">
                <w:r w:rsidR="00CD4A10" w:rsidRPr="00092AFA">
                  <w:rPr>
                    <w:rStyle w:val="Hyperlink"/>
                    <w:rFonts w:ascii="Times New Roman" w:eastAsiaTheme="majorEastAsia" w:hAnsi="Times New Roman" w:cs="Times New Roman"/>
                    <w:noProof/>
                  </w:rPr>
                  <w:t>Chapter 3</w:t>
                </w:r>
                <w:r w:rsidR="00CD4A10">
                  <w:rPr>
                    <w:noProof/>
                    <w:webHidden/>
                  </w:rPr>
                  <w:tab/>
                </w:r>
                <w:r w:rsidR="00CD4A10">
                  <w:rPr>
                    <w:noProof/>
                    <w:webHidden/>
                  </w:rPr>
                  <w:fldChar w:fldCharType="begin"/>
                </w:r>
                <w:r w:rsidR="00CD4A10">
                  <w:rPr>
                    <w:noProof/>
                    <w:webHidden/>
                  </w:rPr>
                  <w:instrText xml:space="preserve"> PAGEREF _Toc126421106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10822A52" w14:textId="1E93A8F4" w:rsidR="00CD4A10" w:rsidRDefault="00000000">
              <w:pPr>
                <w:pStyle w:val="TOC1"/>
                <w:rPr>
                  <w:rFonts w:eastAsiaTheme="minorEastAsia" w:cstheme="minorBidi"/>
                  <w:b w:val="0"/>
                  <w:bCs w:val="0"/>
                  <w:i w:val="0"/>
                  <w:iCs w:val="0"/>
                  <w:noProof/>
                  <w:szCs w:val="24"/>
                  <w:lang w:val="en-SA"/>
                </w:rPr>
              </w:pPr>
              <w:hyperlink w:anchor="_Toc126421107" w:history="1">
                <w:r w:rsidR="00CD4A10" w:rsidRPr="00092AFA">
                  <w:rPr>
                    <w:rStyle w:val="Hyperlink"/>
                    <w:rFonts w:ascii="Times New Roman" w:eastAsiaTheme="majorEastAsia" w:hAnsi="Times New Roman" w:cs="Times New Roman"/>
                    <w:noProof/>
                  </w:rPr>
                  <w:t>Problem Investigation</w:t>
                </w:r>
                <w:r w:rsidR="00CD4A10">
                  <w:rPr>
                    <w:noProof/>
                    <w:webHidden/>
                  </w:rPr>
                  <w:tab/>
                </w:r>
                <w:r w:rsidR="00CD4A10">
                  <w:rPr>
                    <w:noProof/>
                    <w:webHidden/>
                  </w:rPr>
                  <w:fldChar w:fldCharType="begin"/>
                </w:r>
                <w:r w:rsidR="00CD4A10">
                  <w:rPr>
                    <w:noProof/>
                    <w:webHidden/>
                  </w:rPr>
                  <w:instrText xml:space="preserve"> PAGEREF _Toc126421107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6C9E5584" w14:textId="35FE7E92"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8" w:history="1">
                <w:r w:rsidR="00CD4A10" w:rsidRPr="00092AFA">
                  <w:rPr>
                    <w:rStyle w:val="Hyperlink"/>
                    <w:rFonts w:ascii="Times New Roman" w:hAnsi="Times New Roman" w:cs="Times New Roman"/>
                    <w:noProof/>
                  </w:rPr>
                  <w:t>3.1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_Toc126421108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11439EF8" w14:textId="2E17E630"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09" w:history="1">
                <w:r w:rsidR="00CD4A10" w:rsidRPr="00092AFA">
                  <w:rPr>
                    <w:rStyle w:val="Hyperlink"/>
                    <w:rFonts w:ascii="Times New Roman" w:hAnsi="Times New Roman" w:cs="Times New Roman"/>
                    <w:noProof/>
                  </w:rPr>
                  <w:t>3.1.1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_Toc126421109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6A3646DD" w14:textId="59F235DA"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0" w:history="1">
                <w:r w:rsidR="00CD4A10" w:rsidRPr="00092AFA">
                  <w:rPr>
                    <w:rStyle w:val="Hyperlink"/>
                    <w:rFonts w:ascii="Times New Roman" w:hAnsi="Times New Roman" w:cs="Times New Roman"/>
                    <w:noProof/>
                  </w:rPr>
                  <w:t>3.2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_Toc126421110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3F498405" w14:textId="3C75D415"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1" w:history="1">
                <w:r w:rsidR="00CD4A10" w:rsidRPr="00092AFA">
                  <w:rPr>
                    <w:rStyle w:val="Hyperlink"/>
                    <w:rFonts w:ascii="Times New Roman" w:hAnsi="Times New Roman" w:cs="Times New Roman"/>
                    <w:noProof/>
                  </w:rPr>
                  <w:t>3.3</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_Toc126421111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025A97B3" w14:textId="229E5AAA"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2" w:history="1">
                <w:r w:rsidR="00CD4A10" w:rsidRPr="00092AFA">
                  <w:rPr>
                    <w:rStyle w:val="Hyperlink"/>
                    <w:rFonts w:ascii="Times New Roman" w:hAnsi="Times New Roman" w:cs="Times New Roman"/>
                    <w:noProof/>
                  </w:rPr>
                  <w:t>3.4</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_Toc126421112 \h </w:instrText>
                </w:r>
                <w:r w:rsidR="00CD4A10">
                  <w:rPr>
                    <w:noProof/>
                    <w:webHidden/>
                  </w:rPr>
                </w:r>
                <w:r w:rsidR="00CD4A10">
                  <w:rPr>
                    <w:noProof/>
                    <w:webHidden/>
                  </w:rPr>
                  <w:fldChar w:fldCharType="separate"/>
                </w:r>
                <w:r w:rsidR="00CD4A10">
                  <w:rPr>
                    <w:noProof/>
                    <w:webHidden/>
                  </w:rPr>
                  <w:t>25</w:t>
                </w:r>
                <w:r w:rsidR="00CD4A10">
                  <w:rPr>
                    <w:noProof/>
                    <w:webHidden/>
                  </w:rPr>
                  <w:fldChar w:fldCharType="end"/>
                </w:r>
              </w:hyperlink>
            </w:p>
            <w:p w14:paraId="687A665F" w14:textId="31949C9E" w:rsidR="00CD4A10" w:rsidRDefault="00000000">
              <w:pPr>
                <w:pStyle w:val="TOC1"/>
                <w:rPr>
                  <w:rFonts w:eastAsiaTheme="minorEastAsia" w:cstheme="minorBidi"/>
                  <w:b w:val="0"/>
                  <w:bCs w:val="0"/>
                  <w:i w:val="0"/>
                  <w:iCs w:val="0"/>
                  <w:noProof/>
                  <w:szCs w:val="24"/>
                  <w:lang w:val="en-SA"/>
                </w:rPr>
              </w:pPr>
              <w:hyperlink w:anchor="_Toc126421113" w:history="1">
                <w:r w:rsidR="00CD4A10" w:rsidRPr="00092AFA">
                  <w:rPr>
                    <w:rStyle w:val="Hyperlink"/>
                    <w:rFonts w:ascii="Times New Roman" w:eastAsiaTheme="majorEastAsia" w:hAnsi="Times New Roman" w:cs="Times New Roman"/>
                    <w:noProof/>
                  </w:rPr>
                  <w:t>Chapter 4</w:t>
                </w:r>
                <w:r w:rsidR="00CD4A10">
                  <w:rPr>
                    <w:noProof/>
                    <w:webHidden/>
                  </w:rPr>
                  <w:tab/>
                </w:r>
                <w:r w:rsidR="00CD4A10">
                  <w:rPr>
                    <w:noProof/>
                    <w:webHidden/>
                  </w:rPr>
                  <w:fldChar w:fldCharType="begin"/>
                </w:r>
                <w:r w:rsidR="00CD4A10">
                  <w:rPr>
                    <w:noProof/>
                    <w:webHidden/>
                  </w:rPr>
                  <w:instrText xml:space="preserve"> PAGEREF _Toc126421113 \h </w:instrText>
                </w:r>
                <w:r w:rsidR="00CD4A10">
                  <w:rPr>
                    <w:noProof/>
                    <w:webHidden/>
                  </w:rPr>
                </w:r>
                <w:r w:rsidR="00CD4A10">
                  <w:rPr>
                    <w:noProof/>
                    <w:webHidden/>
                  </w:rPr>
                  <w:fldChar w:fldCharType="separate"/>
                </w:r>
                <w:r w:rsidR="00CD4A10">
                  <w:rPr>
                    <w:noProof/>
                    <w:webHidden/>
                  </w:rPr>
                  <w:t>26</w:t>
                </w:r>
                <w:r w:rsidR="00CD4A10">
                  <w:rPr>
                    <w:noProof/>
                    <w:webHidden/>
                  </w:rPr>
                  <w:fldChar w:fldCharType="end"/>
                </w:r>
              </w:hyperlink>
            </w:p>
            <w:p w14:paraId="3AB63B22" w14:textId="536697D5" w:rsidR="00CD4A10" w:rsidRDefault="00000000">
              <w:pPr>
                <w:pStyle w:val="TOC1"/>
                <w:rPr>
                  <w:rFonts w:eastAsiaTheme="minorEastAsia" w:cstheme="minorBidi"/>
                  <w:b w:val="0"/>
                  <w:bCs w:val="0"/>
                  <w:i w:val="0"/>
                  <w:iCs w:val="0"/>
                  <w:noProof/>
                  <w:szCs w:val="24"/>
                  <w:lang w:val="en-SA"/>
                </w:rPr>
              </w:pPr>
              <w:hyperlink w:anchor="_Toc126421114" w:history="1">
                <w:r w:rsidR="00CD4A10" w:rsidRPr="00092AFA">
                  <w:rPr>
                    <w:rStyle w:val="Hyperlink"/>
                    <w:rFonts w:ascii="Times New Roman" w:eastAsiaTheme="majorEastAsia" w:hAnsi="Times New Roman" w:cs="Times New Roman"/>
                    <w:noProof/>
                  </w:rPr>
                  <w:t>Treatment Design</w:t>
                </w:r>
                <w:r w:rsidR="00CD4A10">
                  <w:rPr>
                    <w:noProof/>
                    <w:webHidden/>
                  </w:rPr>
                  <w:tab/>
                </w:r>
                <w:r w:rsidR="00CD4A10">
                  <w:rPr>
                    <w:noProof/>
                    <w:webHidden/>
                  </w:rPr>
                  <w:fldChar w:fldCharType="begin"/>
                </w:r>
                <w:r w:rsidR="00CD4A10">
                  <w:rPr>
                    <w:noProof/>
                    <w:webHidden/>
                  </w:rPr>
                  <w:instrText xml:space="preserve"> PAGEREF _Toc126421114 \h </w:instrText>
                </w:r>
                <w:r w:rsidR="00CD4A10">
                  <w:rPr>
                    <w:noProof/>
                    <w:webHidden/>
                  </w:rPr>
                </w:r>
                <w:r w:rsidR="00CD4A10">
                  <w:rPr>
                    <w:noProof/>
                    <w:webHidden/>
                  </w:rPr>
                  <w:fldChar w:fldCharType="separate"/>
                </w:r>
                <w:r w:rsidR="00CD4A10">
                  <w:rPr>
                    <w:noProof/>
                    <w:webHidden/>
                  </w:rPr>
                  <w:t>26</w:t>
                </w:r>
                <w:r w:rsidR="00CD4A10">
                  <w:rPr>
                    <w:noProof/>
                    <w:webHidden/>
                  </w:rPr>
                  <w:fldChar w:fldCharType="end"/>
                </w:r>
              </w:hyperlink>
            </w:p>
            <w:p w14:paraId="7C07520D" w14:textId="7CCC9731"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5" w:history="1">
                <w:r w:rsidR="00CD4A10" w:rsidRPr="00092AFA">
                  <w:rPr>
                    <w:rStyle w:val="Hyperlink"/>
                    <w:rFonts w:ascii="Times New Roman" w:hAnsi="Times New Roman" w:cs="Times New Roman"/>
                    <w:noProof/>
                  </w:rPr>
                  <w:t>4.1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Building UX-Estimator framework</w:t>
                </w:r>
                <w:r w:rsidR="00CD4A10">
                  <w:rPr>
                    <w:noProof/>
                    <w:webHidden/>
                  </w:rPr>
                  <w:tab/>
                </w:r>
                <w:r w:rsidR="00CD4A10">
                  <w:rPr>
                    <w:noProof/>
                    <w:webHidden/>
                  </w:rPr>
                  <w:fldChar w:fldCharType="begin"/>
                </w:r>
                <w:r w:rsidR="00CD4A10">
                  <w:rPr>
                    <w:noProof/>
                    <w:webHidden/>
                  </w:rPr>
                  <w:instrText xml:space="preserve"> PAGEREF _Toc126421115 \h </w:instrText>
                </w:r>
                <w:r w:rsidR="00CD4A10">
                  <w:rPr>
                    <w:noProof/>
                    <w:webHidden/>
                  </w:rPr>
                </w:r>
                <w:r w:rsidR="00CD4A10">
                  <w:rPr>
                    <w:noProof/>
                    <w:webHidden/>
                  </w:rPr>
                  <w:fldChar w:fldCharType="separate"/>
                </w:r>
                <w:r w:rsidR="00CD4A10">
                  <w:rPr>
                    <w:noProof/>
                    <w:webHidden/>
                  </w:rPr>
                  <w:t>26</w:t>
                </w:r>
                <w:r w:rsidR="00CD4A10">
                  <w:rPr>
                    <w:noProof/>
                    <w:webHidden/>
                  </w:rPr>
                  <w:fldChar w:fldCharType="end"/>
                </w:r>
              </w:hyperlink>
            </w:p>
            <w:p w14:paraId="3FE3C099" w14:textId="1C85E811"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6" w:history="1">
                <w:r w:rsidR="00CD4A10" w:rsidRPr="00092AFA">
                  <w:rPr>
                    <w:rStyle w:val="Hyperlink"/>
                    <w:rFonts w:ascii="Times New Roman" w:hAnsi="Times New Roman" w:cs="Times New Roman"/>
                    <w:noProof/>
                  </w:rPr>
                  <w:t>4.1.1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_Toc126421116 \h </w:instrText>
                </w:r>
                <w:r w:rsidR="00CD4A10">
                  <w:rPr>
                    <w:noProof/>
                    <w:webHidden/>
                  </w:rPr>
                </w:r>
                <w:r w:rsidR="00CD4A10">
                  <w:rPr>
                    <w:noProof/>
                    <w:webHidden/>
                  </w:rPr>
                  <w:fldChar w:fldCharType="separate"/>
                </w:r>
                <w:r w:rsidR="00CD4A10">
                  <w:rPr>
                    <w:noProof/>
                    <w:webHidden/>
                  </w:rPr>
                  <w:t>35</w:t>
                </w:r>
                <w:r w:rsidR="00CD4A10">
                  <w:rPr>
                    <w:noProof/>
                    <w:webHidden/>
                  </w:rPr>
                  <w:fldChar w:fldCharType="end"/>
                </w:r>
              </w:hyperlink>
            </w:p>
            <w:p w14:paraId="1F607B6F" w14:textId="68ED3259"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7" w:history="1">
                <w:r w:rsidR="00CD4A10" w:rsidRPr="00092AFA">
                  <w:rPr>
                    <w:rStyle w:val="Hyperlink"/>
                    <w:rFonts w:ascii="Times New Roman" w:hAnsi="Times New Roman" w:cs="Times New Roman"/>
                    <w:noProof/>
                  </w:rPr>
                  <w:t>4.2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Building UX-Estimator tool</w:t>
                </w:r>
                <w:r w:rsidR="00CD4A10">
                  <w:rPr>
                    <w:noProof/>
                    <w:webHidden/>
                  </w:rPr>
                  <w:tab/>
                </w:r>
                <w:r w:rsidR="00CD4A10">
                  <w:rPr>
                    <w:noProof/>
                    <w:webHidden/>
                  </w:rPr>
                  <w:fldChar w:fldCharType="begin"/>
                </w:r>
                <w:r w:rsidR="00CD4A10">
                  <w:rPr>
                    <w:noProof/>
                    <w:webHidden/>
                  </w:rPr>
                  <w:instrText xml:space="preserve"> PAGEREF _Toc126421117 \h </w:instrText>
                </w:r>
                <w:r w:rsidR="00CD4A10">
                  <w:rPr>
                    <w:noProof/>
                    <w:webHidden/>
                  </w:rPr>
                </w:r>
                <w:r w:rsidR="00CD4A10">
                  <w:rPr>
                    <w:noProof/>
                    <w:webHidden/>
                  </w:rPr>
                  <w:fldChar w:fldCharType="separate"/>
                </w:r>
                <w:r w:rsidR="00CD4A10">
                  <w:rPr>
                    <w:noProof/>
                    <w:webHidden/>
                  </w:rPr>
                  <w:t>37</w:t>
                </w:r>
                <w:r w:rsidR="00CD4A10">
                  <w:rPr>
                    <w:noProof/>
                    <w:webHidden/>
                  </w:rPr>
                  <w:fldChar w:fldCharType="end"/>
                </w:r>
              </w:hyperlink>
            </w:p>
            <w:p w14:paraId="536C2099" w14:textId="17876230"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8" w:history="1">
                <w:r w:rsidR="00CD4A10" w:rsidRPr="00092AFA">
                  <w:rPr>
                    <w:rStyle w:val="Hyperlink"/>
                    <w:rFonts w:ascii="Times New Roman" w:hAnsi="Times New Roman" w:cs="Times New Roman"/>
                    <w:noProof/>
                  </w:rPr>
                  <w:t>4.2.1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Product Backlog</w:t>
                </w:r>
                <w:r w:rsidR="00CD4A10">
                  <w:rPr>
                    <w:noProof/>
                    <w:webHidden/>
                  </w:rPr>
                  <w:tab/>
                </w:r>
                <w:r w:rsidR="00CD4A10">
                  <w:rPr>
                    <w:noProof/>
                    <w:webHidden/>
                  </w:rPr>
                  <w:fldChar w:fldCharType="begin"/>
                </w:r>
                <w:r w:rsidR="00CD4A10">
                  <w:rPr>
                    <w:noProof/>
                    <w:webHidden/>
                  </w:rPr>
                  <w:instrText xml:space="preserve"> PAGEREF _Toc126421118 \h </w:instrText>
                </w:r>
                <w:r w:rsidR="00CD4A10">
                  <w:rPr>
                    <w:noProof/>
                    <w:webHidden/>
                  </w:rPr>
                </w:r>
                <w:r w:rsidR="00CD4A10">
                  <w:rPr>
                    <w:noProof/>
                    <w:webHidden/>
                  </w:rPr>
                  <w:fldChar w:fldCharType="separate"/>
                </w:r>
                <w:r w:rsidR="00CD4A10">
                  <w:rPr>
                    <w:noProof/>
                    <w:webHidden/>
                  </w:rPr>
                  <w:t>37</w:t>
                </w:r>
                <w:r w:rsidR="00CD4A10">
                  <w:rPr>
                    <w:noProof/>
                    <w:webHidden/>
                  </w:rPr>
                  <w:fldChar w:fldCharType="end"/>
                </w:r>
              </w:hyperlink>
            </w:p>
            <w:p w14:paraId="762B6E29" w14:textId="1B20EEC0"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19" w:history="1">
                <w:r w:rsidR="00CD4A10" w:rsidRPr="00092AFA">
                  <w:rPr>
                    <w:rStyle w:val="Hyperlink"/>
                    <w:rFonts w:ascii="Times New Roman" w:hAnsi="Times New Roman" w:cs="Times New Roman"/>
                    <w:noProof/>
                  </w:rPr>
                  <w:t>4.2.2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Implementation</w:t>
                </w:r>
                <w:r w:rsidR="00CD4A10">
                  <w:rPr>
                    <w:noProof/>
                    <w:webHidden/>
                  </w:rPr>
                  <w:tab/>
                </w:r>
                <w:r w:rsidR="00CD4A10">
                  <w:rPr>
                    <w:noProof/>
                    <w:webHidden/>
                  </w:rPr>
                  <w:fldChar w:fldCharType="begin"/>
                </w:r>
                <w:r w:rsidR="00CD4A10">
                  <w:rPr>
                    <w:noProof/>
                    <w:webHidden/>
                  </w:rPr>
                  <w:instrText xml:space="preserve"> PAGEREF _Toc126421119 \h </w:instrText>
                </w:r>
                <w:r w:rsidR="00CD4A10">
                  <w:rPr>
                    <w:noProof/>
                    <w:webHidden/>
                  </w:rPr>
                </w:r>
                <w:r w:rsidR="00CD4A10">
                  <w:rPr>
                    <w:noProof/>
                    <w:webHidden/>
                  </w:rPr>
                  <w:fldChar w:fldCharType="separate"/>
                </w:r>
                <w:r w:rsidR="00CD4A10">
                  <w:rPr>
                    <w:noProof/>
                    <w:webHidden/>
                  </w:rPr>
                  <w:t>38</w:t>
                </w:r>
                <w:r w:rsidR="00CD4A10">
                  <w:rPr>
                    <w:noProof/>
                    <w:webHidden/>
                  </w:rPr>
                  <w:fldChar w:fldCharType="end"/>
                </w:r>
              </w:hyperlink>
            </w:p>
            <w:p w14:paraId="7B2E2043" w14:textId="204004DB" w:rsidR="00CD4A10" w:rsidRDefault="00000000">
              <w:pPr>
                <w:pStyle w:val="TOC2"/>
                <w:tabs>
                  <w:tab w:val="left" w:pos="1200"/>
                  <w:tab w:val="right" w:leader="dot" w:pos="9089"/>
                </w:tabs>
                <w:rPr>
                  <w:rFonts w:eastAsiaTheme="minorEastAsia" w:cstheme="minorBidi"/>
                  <w:b w:val="0"/>
                  <w:bCs w:val="0"/>
                  <w:noProof/>
                  <w:sz w:val="24"/>
                  <w:szCs w:val="24"/>
                  <w:lang w:val="en-SA"/>
                </w:rPr>
              </w:pPr>
              <w:hyperlink w:anchor="_Toc126421120" w:history="1">
                <w:r w:rsidR="00CD4A10" w:rsidRPr="00092AFA">
                  <w:rPr>
                    <w:rStyle w:val="Hyperlink"/>
                    <w:rFonts w:ascii="Times New Roman" w:hAnsi="Times New Roman" w:cs="Times New Roman"/>
                    <w:noProof/>
                  </w:rPr>
                  <w:t>4.2.2.1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Hardware Description</w:t>
                </w:r>
                <w:r w:rsidR="00CD4A10">
                  <w:rPr>
                    <w:noProof/>
                    <w:webHidden/>
                  </w:rPr>
                  <w:tab/>
                </w:r>
                <w:r w:rsidR="00CD4A10">
                  <w:rPr>
                    <w:noProof/>
                    <w:webHidden/>
                  </w:rPr>
                  <w:fldChar w:fldCharType="begin"/>
                </w:r>
                <w:r w:rsidR="00CD4A10">
                  <w:rPr>
                    <w:noProof/>
                    <w:webHidden/>
                  </w:rPr>
                  <w:instrText xml:space="preserve"> PAGEREF _Toc126421120 \h </w:instrText>
                </w:r>
                <w:r w:rsidR="00CD4A10">
                  <w:rPr>
                    <w:noProof/>
                    <w:webHidden/>
                  </w:rPr>
                </w:r>
                <w:r w:rsidR="00CD4A10">
                  <w:rPr>
                    <w:noProof/>
                    <w:webHidden/>
                  </w:rPr>
                  <w:fldChar w:fldCharType="separate"/>
                </w:r>
                <w:r w:rsidR="00CD4A10">
                  <w:rPr>
                    <w:noProof/>
                    <w:webHidden/>
                  </w:rPr>
                  <w:t>39</w:t>
                </w:r>
                <w:r w:rsidR="00CD4A10">
                  <w:rPr>
                    <w:noProof/>
                    <w:webHidden/>
                  </w:rPr>
                  <w:fldChar w:fldCharType="end"/>
                </w:r>
              </w:hyperlink>
            </w:p>
            <w:p w14:paraId="3398B6D5" w14:textId="1CC2B417" w:rsidR="00CD4A10" w:rsidRDefault="00000000">
              <w:pPr>
                <w:pStyle w:val="TOC2"/>
                <w:tabs>
                  <w:tab w:val="left" w:pos="1200"/>
                  <w:tab w:val="right" w:leader="dot" w:pos="9089"/>
                </w:tabs>
                <w:rPr>
                  <w:rFonts w:eastAsiaTheme="minorEastAsia" w:cstheme="minorBidi"/>
                  <w:b w:val="0"/>
                  <w:bCs w:val="0"/>
                  <w:noProof/>
                  <w:sz w:val="24"/>
                  <w:szCs w:val="24"/>
                  <w:lang w:val="en-SA"/>
                </w:rPr>
              </w:pPr>
              <w:hyperlink w:anchor="_Toc126421121" w:history="1">
                <w:r w:rsidR="00CD4A10" w:rsidRPr="00092AFA">
                  <w:rPr>
                    <w:rStyle w:val="Hyperlink"/>
                    <w:rFonts w:ascii="Times New Roman" w:hAnsi="Times New Roman" w:cs="Times New Roman"/>
                    <w:noProof/>
                  </w:rPr>
                  <w:t>4.2.2.2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Development Environment</w:t>
                </w:r>
                <w:r w:rsidR="00CD4A10">
                  <w:rPr>
                    <w:noProof/>
                    <w:webHidden/>
                  </w:rPr>
                  <w:tab/>
                </w:r>
                <w:r w:rsidR="00CD4A10">
                  <w:rPr>
                    <w:noProof/>
                    <w:webHidden/>
                  </w:rPr>
                  <w:fldChar w:fldCharType="begin"/>
                </w:r>
                <w:r w:rsidR="00CD4A10">
                  <w:rPr>
                    <w:noProof/>
                    <w:webHidden/>
                  </w:rPr>
                  <w:instrText xml:space="preserve"> PAGEREF _Toc126421121 \h </w:instrText>
                </w:r>
                <w:r w:rsidR="00CD4A10">
                  <w:rPr>
                    <w:noProof/>
                    <w:webHidden/>
                  </w:rPr>
                </w:r>
                <w:r w:rsidR="00CD4A10">
                  <w:rPr>
                    <w:noProof/>
                    <w:webHidden/>
                  </w:rPr>
                  <w:fldChar w:fldCharType="separate"/>
                </w:r>
                <w:r w:rsidR="00CD4A10">
                  <w:rPr>
                    <w:noProof/>
                    <w:webHidden/>
                  </w:rPr>
                  <w:t>39</w:t>
                </w:r>
                <w:r w:rsidR="00CD4A10">
                  <w:rPr>
                    <w:noProof/>
                    <w:webHidden/>
                  </w:rPr>
                  <w:fldChar w:fldCharType="end"/>
                </w:r>
              </w:hyperlink>
            </w:p>
            <w:p w14:paraId="04AAD30A" w14:textId="68BD03C5" w:rsidR="00CD4A10" w:rsidRDefault="00000000">
              <w:pPr>
                <w:pStyle w:val="TOC2"/>
                <w:tabs>
                  <w:tab w:val="left" w:pos="1200"/>
                  <w:tab w:val="right" w:leader="dot" w:pos="9089"/>
                </w:tabs>
                <w:rPr>
                  <w:rFonts w:eastAsiaTheme="minorEastAsia" w:cstheme="minorBidi"/>
                  <w:b w:val="0"/>
                  <w:bCs w:val="0"/>
                  <w:noProof/>
                  <w:sz w:val="24"/>
                  <w:szCs w:val="24"/>
                  <w:lang w:val="en-SA"/>
                </w:rPr>
              </w:pPr>
              <w:hyperlink w:anchor="_Toc126421122" w:history="1">
                <w:r w:rsidR="00CD4A10" w:rsidRPr="00092AFA">
                  <w:rPr>
                    <w:rStyle w:val="Hyperlink"/>
                    <w:rFonts w:ascii="Times New Roman" w:hAnsi="Times New Roman" w:cs="Times New Roman"/>
                    <w:noProof/>
                  </w:rPr>
                  <w:t>4.2.2.3</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Development Process</w:t>
                </w:r>
                <w:r w:rsidR="00CD4A10">
                  <w:rPr>
                    <w:noProof/>
                    <w:webHidden/>
                  </w:rPr>
                  <w:tab/>
                </w:r>
                <w:r w:rsidR="00CD4A10">
                  <w:rPr>
                    <w:noProof/>
                    <w:webHidden/>
                  </w:rPr>
                  <w:fldChar w:fldCharType="begin"/>
                </w:r>
                <w:r w:rsidR="00CD4A10">
                  <w:rPr>
                    <w:noProof/>
                    <w:webHidden/>
                  </w:rPr>
                  <w:instrText xml:space="preserve"> PAGEREF _Toc126421122 \h </w:instrText>
                </w:r>
                <w:r w:rsidR="00CD4A10">
                  <w:rPr>
                    <w:noProof/>
                    <w:webHidden/>
                  </w:rPr>
                </w:r>
                <w:r w:rsidR="00CD4A10">
                  <w:rPr>
                    <w:noProof/>
                    <w:webHidden/>
                  </w:rPr>
                  <w:fldChar w:fldCharType="separate"/>
                </w:r>
                <w:r w:rsidR="00CD4A10">
                  <w:rPr>
                    <w:noProof/>
                    <w:webHidden/>
                  </w:rPr>
                  <w:t>40</w:t>
                </w:r>
                <w:r w:rsidR="00CD4A10">
                  <w:rPr>
                    <w:noProof/>
                    <w:webHidden/>
                  </w:rPr>
                  <w:fldChar w:fldCharType="end"/>
                </w:r>
              </w:hyperlink>
            </w:p>
            <w:p w14:paraId="286EC8F4" w14:textId="6D928DA8" w:rsidR="00CD4A10" w:rsidRDefault="00000000">
              <w:pPr>
                <w:pStyle w:val="TOC1"/>
                <w:rPr>
                  <w:rFonts w:eastAsiaTheme="minorEastAsia" w:cstheme="minorBidi"/>
                  <w:b w:val="0"/>
                  <w:bCs w:val="0"/>
                  <w:i w:val="0"/>
                  <w:iCs w:val="0"/>
                  <w:noProof/>
                  <w:szCs w:val="24"/>
                  <w:lang w:val="en-SA"/>
                </w:rPr>
              </w:pPr>
              <w:hyperlink w:anchor="_Toc126421123" w:history="1">
                <w:r w:rsidR="00CD4A10" w:rsidRPr="00092AFA">
                  <w:rPr>
                    <w:rStyle w:val="Hyperlink"/>
                    <w:rFonts w:ascii="Times New Roman" w:eastAsiaTheme="majorEastAsia" w:hAnsi="Times New Roman" w:cs="Times New Roman"/>
                    <w:noProof/>
                  </w:rPr>
                  <w:t>Chapter 5</w:t>
                </w:r>
                <w:r w:rsidR="00CD4A10">
                  <w:rPr>
                    <w:noProof/>
                    <w:webHidden/>
                  </w:rPr>
                  <w:tab/>
                </w:r>
                <w:r w:rsidR="00CD4A10">
                  <w:rPr>
                    <w:noProof/>
                    <w:webHidden/>
                  </w:rPr>
                  <w:fldChar w:fldCharType="begin"/>
                </w:r>
                <w:r w:rsidR="00CD4A10">
                  <w:rPr>
                    <w:noProof/>
                    <w:webHidden/>
                  </w:rPr>
                  <w:instrText xml:space="preserve"> PAGEREF _Toc126421123 \h </w:instrText>
                </w:r>
                <w:r w:rsidR="00CD4A10">
                  <w:rPr>
                    <w:noProof/>
                    <w:webHidden/>
                  </w:rPr>
                </w:r>
                <w:r w:rsidR="00CD4A10">
                  <w:rPr>
                    <w:noProof/>
                    <w:webHidden/>
                  </w:rPr>
                  <w:fldChar w:fldCharType="separate"/>
                </w:r>
                <w:r w:rsidR="00CD4A10">
                  <w:rPr>
                    <w:noProof/>
                    <w:webHidden/>
                  </w:rPr>
                  <w:t>49</w:t>
                </w:r>
                <w:r w:rsidR="00CD4A10">
                  <w:rPr>
                    <w:noProof/>
                    <w:webHidden/>
                  </w:rPr>
                  <w:fldChar w:fldCharType="end"/>
                </w:r>
              </w:hyperlink>
            </w:p>
            <w:p w14:paraId="3D1FF376" w14:textId="348F7E90" w:rsidR="00CD4A10" w:rsidRDefault="00000000">
              <w:pPr>
                <w:pStyle w:val="TOC1"/>
                <w:rPr>
                  <w:rFonts w:eastAsiaTheme="minorEastAsia" w:cstheme="minorBidi"/>
                  <w:b w:val="0"/>
                  <w:bCs w:val="0"/>
                  <w:i w:val="0"/>
                  <w:iCs w:val="0"/>
                  <w:noProof/>
                  <w:szCs w:val="24"/>
                  <w:lang w:val="en-SA"/>
                </w:rPr>
              </w:pPr>
              <w:hyperlink w:anchor="_Toc126421124" w:history="1">
                <w:r w:rsidR="00CD4A10" w:rsidRPr="00092AFA">
                  <w:rPr>
                    <w:rStyle w:val="Hyperlink"/>
                    <w:rFonts w:ascii="Times New Roman" w:eastAsiaTheme="majorEastAsia" w:hAnsi="Times New Roman" w:cs="Times New Roman"/>
                    <w:noProof/>
                  </w:rPr>
                  <w:t>Treatment Validation</w:t>
                </w:r>
                <w:r w:rsidR="00CD4A10">
                  <w:rPr>
                    <w:noProof/>
                    <w:webHidden/>
                  </w:rPr>
                  <w:tab/>
                </w:r>
                <w:r w:rsidR="00CD4A10">
                  <w:rPr>
                    <w:noProof/>
                    <w:webHidden/>
                  </w:rPr>
                  <w:fldChar w:fldCharType="begin"/>
                </w:r>
                <w:r w:rsidR="00CD4A10">
                  <w:rPr>
                    <w:noProof/>
                    <w:webHidden/>
                  </w:rPr>
                  <w:instrText xml:space="preserve"> PAGEREF _Toc126421124 \h </w:instrText>
                </w:r>
                <w:r w:rsidR="00CD4A10">
                  <w:rPr>
                    <w:noProof/>
                    <w:webHidden/>
                  </w:rPr>
                </w:r>
                <w:r w:rsidR="00CD4A10">
                  <w:rPr>
                    <w:noProof/>
                    <w:webHidden/>
                  </w:rPr>
                  <w:fldChar w:fldCharType="separate"/>
                </w:r>
                <w:r w:rsidR="00CD4A10">
                  <w:rPr>
                    <w:noProof/>
                    <w:webHidden/>
                  </w:rPr>
                  <w:t>49</w:t>
                </w:r>
                <w:r w:rsidR="00CD4A10">
                  <w:rPr>
                    <w:noProof/>
                    <w:webHidden/>
                  </w:rPr>
                  <w:fldChar w:fldCharType="end"/>
                </w:r>
              </w:hyperlink>
            </w:p>
            <w:p w14:paraId="0DCBBFE6" w14:textId="37C51056"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25" w:history="1">
                <w:r w:rsidR="00CD4A10" w:rsidRPr="00092AFA">
                  <w:rPr>
                    <w:rStyle w:val="Hyperlink"/>
                    <w:rFonts w:ascii="Times New Roman" w:hAnsi="Times New Roman" w:cs="Times New Roman"/>
                    <w:noProof/>
                  </w:rPr>
                  <w:t>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_Toc126421125 \h </w:instrText>
                </w:r>
                <w:r w:rsidR="00CD4A10">
                  <w:rPr>
                    <w:noProof/>
                    <w:webHidden/>
                  </w:rPr>
                </w:r>
                <w:r w:rsidR="00CD4A10">
                  <w:rPr>
                    <w:noProof/>
                    <w:webHidden/>
                  </w:rPr>
                  <w:fldChar w:fldCharType="separate"/>
                </w:r>
                <w:r w:rsidR="00CD4A10">
                  <w:rPr>
                    <w:noProof/>
                    <w:webHidden/>
                  </w:rPr>
                  <w:t>49</w:t>
                </w:r>
                <w:r w:rsidR="00CD4A10">
                  <w:rPr>
                    <w:noProof/>
                    <w:webHidden/>
                  </w:rPr>
                  <w:fldChar w:fldCharType="end"/>
                </w:r>
              </w:hyperlink>
            </w:p>
            <w:p w14:paraId="5C8D9FB6" w14:textId="45125B88"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26" w:history="1">
                <w:r w:rsidR="00CD4A10" w:rsidRPr="00092AFA">
                  <w:rPr>
                    <w:rStyle w:val="Hyperlink"/>
                    <w:rFonts w:ascii="Times New Roman" w:hAnsi="Times New Roman" w:cs="Times New Roman"/>
                    <w:noProof/>
                  </w:rPr>
                  <w:t>1.1.1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_Toc126421126 \h </w:instrText>
                </w:r>
                <w:r w:rsidR="00CD4A10">
                  <w:rPr>
                    <w:noProof/>
                    <w:webHidden/>
                  </w:rPr>
                </w:r>
                <w:r w:rsidR="00CD4A10">
                  <w:rPr>
                    <w:noProof/>
                    <w:webHidden/>
                  </w:rPr>
                  <w:fldChar w:fldCharType="separate"/>
                </w:r>
                <w:r w:rsidR="00CD4A10">
                  <w:rPr>
                    <w:noProof/>
                    <w:webHidden/>
                  </w:rPr>
                  <w:t>49</w:t>
                </w:r>
                <w:r w:rsidR="00CD4A10">
                  <w:rPr>
                    <w:noProof/>
                    <w:webHidden/>
                  </w:rPr>
                  <w:fldChar w:fldCharType="end"/>
                </w:r>
              </w:hyperlink>
            </w:p>
            <w:p w14:paraId="4034FC0F" w14:textId="4669AF4C"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27" w:history="1">
                <w:r w:rsidR="00CD4A10" w:rsidRPr="00092AFA">
                  <w:rPr>
                    <w:rStyle w:val="Hyperlink"/>
                    <w:rFonts w:ascii="Times New Roman" w:hAnsi="Times New Roman" w:cs="Times New Roman"/>
                    <w:noProof/>
                  </w:rPr>
                  <w:t>1.2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_Toc126421127 \h </w:instrText>
                </w:r>
                <w:r w:rsidR="00CD4A10">
                  <w:rPr>
                    <w:noProof/>
                    <w:webHidden/>
                  </w:rPr>
                </w:r>
                <w:r w:rsidR="00CD4A10">
                  <w:rPr>
                    <w:noProof/>
                    <w:webHidden/>
                  </w:rPr>
                  <w:fldChar w:fldCharType="separate"/>
                </w:r>
                <w:r w:rsidR="00CD4A10">
                  <w:rPr>
                    <w:noProof/>
                    <w:webHidden/>
                  </w:rPr>
                  <w:t>49</w:t>
                </w:r>
                <w:r w:rsidR="00CD4A10">
                  <w:rPr>
                    <w:noProof/>
                    <w:webHidden/>
                  </w:rPr>
                  <w:fldChar w:fldCharType="end"/>
                </w:r>
              </w:hyperlink>
            </w:p>
            <w:p w14:paraId="4BB6975A" w14:textId="11A35BD8" w:rsidR="00CD4A10" w:rsidRDefault="00000000">
              <w:pPr>
                <w:pStyle w:val="TOC1"/>
                <w:rPr>
                  <w:rFonts w:eastAsiaTheme="minorEastAsia" w:cstheme="minorBidi"/>
                  <w:b w:val="0"/>
                  <w:bCs w:val="0"/>
                  <w:i w:val="0"/>
                  <w:iCs w:val="0"/>
                  <w:noProof/>
                  <w:szCs w:val="24"/>
                  <w:lang w:val="en-SA"/>
                </w:rPr>
              </w:pPr>
              <w:hyperlink w:anchor="_Toc126421128" w:history="1">
                <w:r w:rsidR="00CD4A10" w:rsidRPr="00092AFA">
                  <w:rPr>
                    <w:rStyle w:val="Hyperlink"/>
                    <w:rFonts w:ascii="Times New Roman" w:eastAsiaTheme="majorEastAsia" w:hAnsi="Times New Roman" w:cs="Times New Roman"/>
                    <w:noProof/>
                  </w:rPr>
                  <w:t>Chapter 6</w:t>
                </w:r>
                <w:r w:rsidR="00CD4A10">
                  <w:rPr>
                    <w:noProof/>
                    <w:webHidden/>
                  </w:rPr>
                  <w:tab/>
                </w:r>
                <w:r w:rsidR="00CD4A10">
                  <w:rPr>
                    <w:noProof/>
                    <w:webHidden/>
                  </w:rPr>
                  <w:fldChar w:fldCharType="begin"/>
                </w:r>
                <w:r w:rsidR="00CD4A10">
                  <w:rPr>
                    <w:noProof/>
                    <w:webHidden/>
                  </w:rPr>
                  <w:instrText xml:space="preserve"> PAGEREF _Toc126421128 \h </w:instrText>
                </w:r>
                <w:r w:rsidR="00CD4A10">
                  <w:rPr>
                    <w:noProof/>
                    <w:webHidden/>
                  </w:rPr>
                </w:r>
                <w:r w:rsidR="00CD4A10">
                  <w:rPr>
                    <w:noProof/>
                    <w:webHidden/>
                  </w:rPr>
                  <w:fldChar w:fldCharType="separate"/>
                </w:r>
                <w:r w:rsidR="00CD4A10">
                  <w:rPr>
                    <w:noProof/>
                    <w:webHidden/>
                  </w:rPr>
                  <w:t>50</w:t>
                </w:r>
                <w:r w:rsidR="00CD4A10">
                  <w:rPr>
                    <w:noProof/>
                    <w:webHidden/>
                  </w:rPr>
                  <w:fldChar w:fldCharType="end"/>
                </w:r>
              </w:hyperlink>
            </w:p>
            <w:p w14:paraId="36D9319C" w14:textId="39CC2C31" w:rsidR="00CD4A10" w:rsidRDefault="00000000">
              <w:pPr>
                <w:pStyle w:val="TOC1"/>
                <w:rPr>
                  <w:rFonts w:eastAsiaTheme="minorEastAsia" w:cstheme="minorBidi"/>
                  <w:b w:val="0"/>
                  <w:bCs w:val="0"/>
                  <w:i w:val="0"/>
                  <w:iCs w:val="0"/>
                  <w:noProof/>
                  <w:szCs w:val="24"/>
                  <w:lang w:val="en-SA"/>
                </w:rPr>
              </w:pPr>
              <w:hyperlink w:anchor="_Toc126421129" w:history="1">
                <w:r w:rsidR="00CD4A10" w:rsidRPr="00092AFA">
                  <w:rPr>
                    <w:rStyle w:val="Hyperlink"/>
                    <w:rFonts w:ascii="Times New Roman" w:eastAsiaTheme="majorEastAsia" w:hAnsi="Times New Roman" w:cs="Times New Roman"/>
                    <w:noProof/>
                  </w:rPr>
                  <w:t>Conclusions and Future Work</w:t>
                </w:r>
                <w:r w:rsidR="00CD4A10">
                  <w:rPr>
                    <w:noProof/>
                    <w:webHidden/>
                  </w:rPr>
                  <w:tab/>
                </w:r>
                <w:r w:rsidR="00CD4A10">
                  <w:rPr>
                    <w:noProof/>
                    <w:webHidden/>
                  </w:rPr>
                  <w:fldChar w:fldCharType="begin"/>
                </w:r>
                <w:r w:rsidR="00CD4A10">
                  <w:rPr>
                    <w:noProof/>
                    <w:webHidden/>
                  </w:rPr>
                  <w:instrText xml:space="preserve"> PAGEREF _Toc126421129 \h </w:instrText>
                </w:r>
                <w:r w:rsidR="00CD4A10">
                  <w:rPr>
                    <w:noProof/>
                    <w:webHidden/>
                  </w:rPr>
                </w:r>
                <w:r w:rsidR="00CD4A10">
                  <w:rPr>
                    <w:noProof/>
                    <w:webHidden/>
                  </w:rPr>
                  <w:fldChar w:fldCharType="separate"/>
                </w:r>
                <w:r w:rsidR="00CD4A10">
                  <w:rPr>
                    <w:noProof/>
                    <w:webHidden/>
                  </w:rPr>
                  <w:t>50</w:t>
                </w:r>
                <w:r w:rsidR="00CD4A10">
                  <w:rPr>
                    <w:noProof/>
                    <w:webHidden/>
                  </w:rPr>
                  <w:fldChar w:fldCharType="end"/>
                </w:r>
              </w:hyperlink>
            </w:p>
            <w:p w14:paraId="45510650" w14:textId="69290E70"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30" w:history="1">
                <w:r w:rsidR="00CD4A10" w:rsidRPr="00092AFA">
                  <w:rPr>
                    <w:rStyle w:val="Hyperlink"/>
                    <w:rFonts w:ascii="Times New Roman" w:hAnsi="Times New Roman" w:cs="Times New Roman"/>
                    <w:noProof/>
                  </w:rPr>
                  <w:t>2.1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_Toc126421130 \h </w:instrText>
                </w:r>
                <w:r w:rsidR="00CD4A10">
                  <w:rPr>
                    <w:noProof/>
                    <w:webHidden/>
                  </w:rPr>
                </w:r>
                <w:r w:rsidR="00CD4A10">
                  <w:rPr>
                    <w:noProof/>
                    <w:webHidden/>
                  </w:rPr>
                  <w:fldChar w:fldCharType="separate"/>
                </w:r>
                <w:r w:rsidR="00CD4A10">
                  <w:rPr>
                    <w:noProof/>
                    <w:webHidden/>
                  </w:rPr>
                  <w:t>50</w:t>
                </w:r>
                <w:r w:rsidR="00CD4A10">
                  <w:rPr>
                    <w:noProof/>
                    <w:webHidden/>
                  </w:rPr>
                  <w:fldChar w:fldCharType="end"/>
                </w:r>
              </w:hyperlink>
            </w:p>
            <w:p w14:paraId="506C0055" w14:textId="7B894734"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31" w:history="1">
                <w:r w:rsidR="00CD4A10" w:rsidRPr="00092AFA">
                  <w:rPr>
                    <w:rStyle w:val="Hyperlink"/>
                    <w:rFonts w:ascii="Times New Roman" w:hAnsi="Times New Roman" w:cs="Times New Roman"/>
                    <w:noProof/>
                  </w:rPr>
                  <w:t>2.1.1</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_Toc126421131 \h </w:instrText>
                </w:r>
                <w:r w:rsidR="00CD4A10">
                  <w:rPr>
                    <w:noProof/>
                    <w:webHidden/>
                  </w:rPr>
                </w:r>
                <w:r w:rsidR="00CD4A10">
                  <w:rPr>
                    <w:noProof/>
                    <w:webHidden/>
                  </w:rPr>
                  <w:fldChar w:fldCharType="separate"/>
                </w:r>
                <w:r w:rsidR="00CD4A10">
                  <w:rPr>
                    <w:noProof/>
                    <w:webHidden/>
                  </w:rPr>
                  <w:t>50</w:t>
                </w:r>
                <w:r w:rsidR="00CD4A10">
                  <w:rPr>
                    <w:noProof/>
                    <w:webHidden/>
                  </w:rPr>
                  <w:fldChar w:fldCharType="end"/>
                </w:r>
              </w:hyperlink>
            </w:p>
            <w:p w14:paraId="5A558B7A" w14:textId="53CD332C" w:rsidR="00CD4A10" w:rsidRDefault="00000000">
              <w:pPr>
                <w:pStyle w:val="TOC2"/>
                <w:tabs>
                  <w:tab w:val="left" w:pos="960"/>
                  <w:tab w:val="right" w:leader="dot" w:pos="9089"/>
                </w:tabs>
                <w:rPr>
                  <w:rFonts w:eastAsiaTheme="minorEastAsia" w:cstheme="minorBidi"/>
                  <w:b w:val="0"/>
                  <w:bCs w:val="0"/>
                  <w:noProof/>
                  <w:sz w:val="24"/>
                  <w:szCs w:val="24"/>
                  <w:lang w:val="en-SA"/>
                </w:rPr>
              </w:pPr>
              <w:hyperlink w:anchor="_Toc126421132" w:history="1">
                <w:r w:rsidR="00CD4A10" w:rsidRPr="00092AFA">
                  <w:rPr>
                    <w:rStyle w:val="Hyperlink"/>
                    <w:rFonts w:ascii="Times New Roman" w:hAnsi="Times New Roman" w:cs="Times New Roman"/>
                    <w:noProof/>
                  </w:rPr>
                  <w:t>2.2</w:t>
                </w:r>
                <w:r w:rsidR="00CD4A10">
                  <w:rPr>
                    <w:rFonts w:eastAsiaTheme="minorEastAsia" w:cstheme="minorBidi"/>
                    <w:b w:val="0"/>
                    <w:bCs w:val="0"/>
                    <w:noProof/>
                    <w:sz w:val="24"/>
                    <w:szCs w:val="24"/>
                    <w:lang w:val="en-SA"/>
                  </w:rPr>
                  <w:tab/>
                </w:r>
                <w:r w:rsidR="00CD4A10" w:rsidRPr="00092AFA">
                  <w:rPr>
                    <w:rStyle w:val="Hyperlink"/>
                    <w:rFonts w:ascii="Times New Roman" w:hAnsi="Times New Roman" w:cs="Times New Roman"/>
                    <w:noProof/>
                  </w:rPr>
                  <w:t>………………..</w:t>
                </w:r>
                <w:r w:rsidR="00CD4A10">
                  <w:rPr>
                    <w:noProof/>
                    <w:webHidden/>
                  </w:rPr>
                  <w:tab/>
                </w:r>
                <w:r w:rsidR="00CD4A10">
                  <w:rPr>
                    <w:noProof/>
                    <w:webHidden/>
                  </w:rPr>
                  <w:fldChar w:fldCharType="begin"/>
                </w:r>
                <w:r w:rsidR="00CD4A10">
                  <w:rPr>
                    <w:noProof/>
                    <w:webHidden/>
                  </w:rPr>
                  <w:instrText xml:space="preserve"> PAGEREF _Toc126421132 \h </w:instrText>
                </w:r>
                <w:r w:rsidR="00CD4A10">
                  <w:rPr>
                    <w:noProof/>
                    <w:webHidden/>
                  </w:rPr>
                </w:r>
                <w:r w:rsidR="00CD4A10">
                  <w:rPr>
                    <w:noProof/>
                    <w:webHidden/>
                  </w:rPr>
                  <w:fldChar w:fldCharType="separate"/>
                </w:r>
                <w:r w:rsidR="00CD4A10">
                  <w:rPr>
                    <w:noProof/>
                    <w:webHidden/>
                  </w:rPr>
                  <w:t>50</w:t>
                </w:r>
                <w:r w:rsidR="00CD4A10">
                  <w:rPr>
                    <w:noProof/>
                    <w:webHidden/>
                  </w:rPr>
                  <w:fldChar w:fldCharType="end"/>
                </w:r>
              </w:hyperlink>
            </w:p>
            <w:p w14:paraId="1ED4B5EB" w14:textId="2D51387D" w:rsidR="00CD4A10" w:rsidRDefault="00000000">
              <w:pPr>
                <w:pStyle w:val="TOC1"/>
                <w:rPr>
                  <w:rFonts w:eastAsiaTheme="minorEastAsia" w:cstheme="minorBidi"/>
                  <w:b w:val="0"/>
                  <w:bCs w:val="0"/>
                  <w:i w:val="0"/>
                  <w:iCs w:val="0"/>
                  <w:noProof/>
                  <w:szCs w:val="24"/>
                  <w:lang w:val="en-SA"/>
                </w:rPr>
              </w:pPr>
              <w:hyperlink w:anchor="_Toc126421133" w:history="1">
                <w:r w:rsidR="00CD4A10" w:rsidRPr="00092AFA">
                  <w:rPr>
                    <w:rStyle w:val="Hyperlink"/>
                    <w:rFonts w:ascii="Times New Roman" w:eastAsiaTheme="majorEastAsia" w:hAnsi="Times New Roman" w:cs="Times New Roman"/>
                    <w:noProof/>
                  </w:rPr>
                  <w:t>References</w:t>
                </w:r>
                <w:r w:rsidR="00CD4A10">
                  <w:rPr>
                    <w:noProof/>
                    <w:webHidden/>
                  </w:rPr>
                  <w:tab/>
                </w:r>
                <w:r w:rsidR="00CD4A10">
                  <w:rPr>
                    <w:noProof/>
                    <w:webHidden/>
                  </w:rPr>
                  <w:fldChar w:fldCharType="begin"/>
                </w:r>
                <w:r w:rsidR="00CD4A10">
                  <w:rPr>
                    <w:noProof/>
                    <w:webHidden/>
                  </w:rPr>
                  <w:instrText xml:space="preserve"> PAGEREF _Toc126421133 \h </w:instrText>
                </w:r>
                <w:r w:rsidR="00CD4A10">
                  <w:rPr>
                    <w:noProof/>
                    <w:webHidden/>
                  </w:rPr>
                </w:r>
                <w:r w:rsidR="00CD4A10">
                  <w:rPr>
                    <w:noProof/>
                    <w:webHidden/>
                  </w:rPr>
                  <w:fldChar w:fldCharType="separate"/>
                </w:r>
                <w:r w:rsidR="00CD4A10">
                  <w:rPr>
                    <w:noProof/>
                    <w:webHidden/>
                  </w:rPr>
                  <w:t>51</w:t>
                </w:r>
                <w:r w:rsidR="00CD4A10">
                  <w:rPr>
                    <w:noProof/>
                    <w:webHidden/>
                  </w:rPr>
                  <w:fldChar w:fldCharType="end"/>
                </w:r>
              </w:hyperlink>
            </w:p>
            <w:p w14:paraId="6153AFBE" w14:textId="6A99062E" w:rsidR="00CD4A10" w:rsidRDefault="00000000">
              <w:pPr>
                <w:pStyle w:val="TOC1"/>
                <w:rPr>
                  <w:rFonts w:eastAsiaTheme="minorEastAsia" w:cstheme="minorBidi"/>
                  <w:b w:val="0"/>
                  <w:bCs w:val="0"/>
                  <w:i w:val="0"/>
                  <w:iCs w:val="0"/>
                  <w:noProof/>
                  <w:szCs w:val="24"/>
                  <w:lang w:val="en-SA"/>
                </w:rPr>
              </w:pPr>
              <w:hyperlink w:anchor="_Toc126421134" w:history="1">
                <w:r w:rsidR="00CD4A10" w:rsidRPr="00092AFA">
                  <w:rPr>
                    <w:rStyle w:val="Hyperlink"/>
                    <w:rFonts w:ascii="Times New Roman" w:eastAsiaTheme="majorEastAsia" w:hAnsi="Times New Roman" w:cs="Times New Roman"/>
                    <w:noProof/>
                  </w:rPr>
                  <w:t>Appendices</w:t>
                </w:r>
                <w:r w:rsidR="00CD4A10">
                  <w:rPr>
                    <w:noProof/>
                    <w:webHidden/>
                  </w:rPr>
                  <w:tab/>
                </w:r>
                <w:r w:rsidR="00CD4A10">
                  <w:rPr>
                    <w:noProof/>
                    <w:webHidden/>
                  </w:rPr>
                  <w:fldChar w:fldCharType="begin"/>
                </w:r>
                <w:r w:rsidR="00CD4A10">
                  <w:rPr>
                    <w:noProof/>
                    <w:webHidden/>
                  </w:rPr>
                  <w:instrText xml:space="preserve"> PAGEREF _Toc126421134 \h </w:instrText>
                </w:r>
                <w:r w:rsidR="00CD4A10">
                  <w:rPr>
                    <w:noProof/>
                    <w:webHidden/>
                  </w:rPr>
                </w:r>
                <w:r w:rsidR="00CD4A10">
                  <w:rPr>
                    <w:noProof/>
                    <w:webHidden/>
                  </w:rPr>
                  <w:fldChar w:fldCharType="separate"/>
                </w:r>
                <w:r w:rsidR="00CD4A10">
                  <w:rPr>
                    <w:noProof/>
                    <w:webHidden/>
                  </w:rPr>
                  <w:t>56</w:t>
                </w:r>
                <w:r w:rsidR="00CD4A10">
                  <w:rPr>
                    <w:noProof/>
                    <w:webHidden/>
                  </w:rPr>
                  <w:fldChar w:fldCharType="end"/>
                </w:r>
              </w:hyperlink>
            </w:p>
            <w:p w14:paraId="6289EEC7" w14:textId="48A8F7C1" w:rsidR="00CD4A10" w:rsidRDefault="00000000">
              <w:pPr>
                <w:pStyle w:val="TOC2"/>
                <w:tabs>
                  <w:tab w:val="right" w:leader="dot" w:pos="9089"/>
                </w:tabs>
                <w:rPr>
                  <w:rFonts w:eastAsiaTheme="minorEastAsia" w:cstheme="minorBidi"/>
                  <w:b w:val="0"/>
                  <w:bCs w:val="0"/>
                  <w:noProof/>
                  <w:sz w:val="24"/>
                  <w:szCs w:val="24"/>
                  <w:lang w:val="en-SA"/>
                </w:rPr>
              </w:pPr>
              <w:hyperlink w:anchor="_Toc126421135" w:history="1">
                <w:r w:rsidR="00CD4A10" w:rsidRPr="00092AFA">
                  <w:rPr>
                    <w:rStyle w:val="Hyperlink"/>
                    <w:rFonts w:ascii="Times New Roman" w:hAnsi="Times New Roman" w:cs="Times New Roman"/>
                    <w:noProof/>
                  </w:rPr>
                  <w:t>Appendix A - Interview Participants</w:t>
                </w:r>
                <w:r w:rsidR="00CD4A10">
                  <w:rPr>
                    <w:noProof/>
                    <w:webHidden/>
                  </w:rPr>
                  <w:tab/>
                </w:r>
                <w:r w:rsidR="00CD4A10">
                  <w:rPr>
                    <w:noProof/>
                    <w:webHidden/>
                  </w:rPr>
                  <w:fldChar w:fldCharType="begin"/>
                </w:r>
                <w:r w:rsidR="00CD4A10">
                  <w:rPr>
                    <w:noProof/>
                    <w:webHidden/>
                  </w:rPr>
                  <w:instrText xml:space="preserve"> PAGEREF _Toc126421135 \h </w:instrText>
                </w:r>
                <w:r w:rsidR="00CD4A10">
                  <w:rPr>
                    <w:noProof/>
                    <w:webHidden/>
                  </w:rPr>
                </w:r>
                <w:r w:rsidR="00CD4A10">
                  <w:rPr>
                    <w:noProof/>
                    <w:webHidden/>
                  </w:rPr>
                  <w:fldChar w:fldCharType="separate"/>
                </w:r>
                <w:r w:rsidR="00CD4A10">
                  <w:rPr>
                    <w:noProof/>
                    <w:webHidden/>
                  </w:rPr>
                  <w:t>56</w:t>
                </w:r>
                <w:r w:rsidR="00CD4A10">
                  <w:rPr>
                    <w:noProof/>
                    <w:webHidden/>
                  </w:rPr>
                  <w:fldChar w:fldCharType="end"/>
                </w:r>
              </w:hyperlink>
            </w:p>
            <w:p w14:paraId="329B7CA7" w14:textId="609A3191" w:rsidR="00983BEC" w:rsidRDefault="00983BEC" w:rsidP="00983BEC">
              <w:pPr>
                <w:tabs>
                  <w:tab w:val="left" w:pos="923"/>
                </w:tabs>
                <w:rPr>
                  <w:rFonts w:ascii="Times New Roman" w:hAnsi="Times New Roman"/>
                  <w:noProof/>
                </w:rPr>
              </w:pPr>
              <w:r>
                <w:rPr>
                  <w:b/>
                  <w:bCs/>
                  <w:noProof/>
                </w:rPr>
                <w:fldChar w:fldCharType="end"/>
              </w:r>
            </w:p>
          </w:sdtContent>
        </w:sdt>
      </w:sdtContent>
    </w:sdt>
    <w:p w14:paraId="228C5D02" w14:textId="1209DF3F" w:rsidR="00983BEC" w:rsidRDefault="00983BEC" w:rsidP="00983BEC">
      <w:pPr>
        <w:spacing w:line="480" w:lineRule="auto"/>
      </w:pPr>
      <w:r>
        <w:rPr>
          <w:rFonts w:ascii="Times New Roman" w:hAnsi="Times New Roman" w:cs="Times New Roman"/>
          <w:b/>
          <w:sz w:val="28"/>
          <w:szCs w:val="28"/>
        </w:rPr>
        <w:br w:type="page"/>
      </w:r>
    </w:p>
    <w:p w14:paraId="676F7533" w14:textId="77777777" w:rsidR="00983BEC" w:rsidRPr="00EB3285" w:rsidRDefault="00983BEC" w:rsidP="00983BEC">
      <w:pPr>
        <w:jc w:val="center"/>
        <w:rPr>
          <w:rFonts w:ascii="Times New Roman" w:hAnsi="Times New Roman"/>
          <w:noProof/>
        </w:rPr>
      </w:pPr>
      <w:r w:rsidRPr="00806BC7">
        <w:rPr>
          <w:rFonts w:ascii="Times New Roman" w:hAnsi="Times New Roman" w:cs="Times New Roman"/>
          <w:b/>
          <w:sz w:val="28"/>
          <w:szCs w:val="28"/>
        </w:rPr>
        <w:lastRenderedPageBreak/>
        <w:t>LIST OF ABBREVIATIONS</w:t>
      </w:r>
    </w:p>
    <w:p w14:paraId="39F00D9A" w14:textId="77777777" w:rsidR="00983BEC" w:rsidRDefault="00983BEC" w:rsidP="00983BEC">
      <w:pPr>
        <w:autoSpaceDE w:val="0"/>
        <w:autoSpaceDN w:val="0"/>
        <w:adjustRightInd w:val="0"/>
        <w:spacing w:after="0" w:line="240" w:lineRule="auto"/>
        <w:jc w:val="both"/>
        <w:rPr>
          <w:rFonts w:ascii="Times New Roman" w:hAnsi="Times New Roman" w:cs="Times New Roman"/>
          <w:sz w:val="24"/>
          <w:szCs w:val="24"/>
        </w:rPr>
      </w:pPr>
      <w:r w:rsidRPr="00DC38B2">
        <w:rPr>
          <w:rFonts w:ascii="Times New Roman" w:hAnsi="Times New Roman" w:cs="Times New Roman"/>
          <w:sz w:val="24"/>
          <w:szCs w:val="24"/>
        </w:rPr>
        <w:t xml:space="preserve">UCD </w:t>
      </w:r>
      <w:r w:rsidRPr="00DC38B2">
        <w:rPr>
          <w:rFonts w:ascii="Times New Roman" w:hAnsi="Times New Roman" w:cs="Times New Roman"/>
          <w:sz w:val="24"/>
          <w:szCs w:val="24"/>
        </w:rPr>
        <w:tab/>
      </w:r>
      <w:r w:rsidRPr="00DC38B2">
        <w:rPr>
          <w:rFonts w:ascii="Times New Roman" w:hAnsi="Times New Roman" w:cs="Times New Roman"/>
          <w:sz w:val="24"/>
          <w:szCs w:val="24"/>
        </w:rPr>
        <w:tab/>
      </w:r>
      <w:r w:rsidRPr="00DC38B2">
        <w:rPr>
          <w:rFonts w:ascii="Times New Roman" w:hAnsi="Times New Roman" w:cs="Times New Roman"/>
          <w:sz w:val="24"/>
          <w:szCs w:val="24"/>
        </w:rPr>
        <w:tab/>
        <w:t>User-Centered Design</w:t>
      </w:r>
    </w:p>
    <w:p w14:paraId="4946B240" w14:textId="77777777" w:rsidR="00983BEC" w:rsidRPr="00DC38B2" w:rsidRDefault="00983BEC" w:rsidP="00983BEC">
      <w:pPr>
        <w:autoSpaceDE w:val="0"/>
        <w:autoSpaceDN w:val="0"/>
        <w:adjustRightInd w:val="0"/>
        <w:spacing w:after="0" w:line="240" w:lineRule="auto"/>
        <w:jc w:val="both"/>
        <w:rPr>
          <w:rFonts w:ascii="Times New Roman" w:hAnsi="Times New Roman" w:cs="Times New Roman"/>
          <w:sz w:val="24"/>
          <w:szCs w:val="24"/>
        </w:rPr>
      </w:pPr>
      <w:r w:rsidRPr="00DC38B2">
        <w:rPr>
          <w:rFonts w:ascii="Times New Roman" w:hAnsi="Times New Roman" w:cs="Times New Roman"/>
          <w:sz w:val="24"/>
          <w:szCs w:val="24"/>
        </w:rPr>
        <w:t xml:space="preserve">UX </w:t>
      </w:r>
      <w:r w:rsidRPr="00DC38B2">
        <w:rPr>
          <w:rFonts w:ascii="Times New Roman" w:hAnsi="Times New Roman" w:cs="Times New Roman"/>
          <w:sz w:val="24"/>
          <w:szCs w:val="24"/>
        </w:rPr>
        <w:tab/>
      </w:r>
      <w:r w:rsidRPr="00DC38B2">
        <w:rPr>
          <w:rFonts w:ascii="Times New Roman" w:hAnsi="Times New Roman" w:cs="Times New Roman"/>
          <w:sz w:val="24"/>
          <w:szCs w:val="24"/>
        </w:rPr>
        <w:tab/>
      </w:r>
      <w:r w:rsidRPr="00DC38B2">
        <w:rPr>
          <w:rFonts w:ascii="Times New Roman" w:hAnsi="Times New Roman" w:cs="Times New Roman"/>
          <w:sz w:val="24"/>
          <w:szCs w:val="24"/>
        </w:rPr>
        <w:tab/>
        <w:t>User Experience</w:t>
      </w:r>
    </w:p>
    <w:p w14:paraId="38310AE8" w14:textId="77777777" w:rsidR="00983BEC" w:rsidRPr="00DC38B2" w:rsidRDefault="00983BEC" w:rsidP="00983BEC">
      <w:pPr>
        <w:autoSpaceDE w:val="0"/>
        <w:autoSpaceDN w:val="0"/>
        <w:adjustRightInd w:val="0"/>
        <w:spacing w:after="0" w:line="240" w:lineRule="auto"/>
        <w:jc w:val="both"/>
        <w:rPr>
          <w:rFonts w:ascii="Times New Roman" w:hAnsi="Times New Roman" w:cs="Times New Roman"/>
          <w:sz w:val="24"/>
          <w:szCs w:val="24"/>
        </w:rPr>
      </w:pPr>
    </w:p>
    <w:p w14:paraId="4C7C2EF6" w14:textId="77777777" w:rsidR="00983BEC" w:rsidRPr="00806BC7" w:rsidRDefault="00983BEC" w:rsidP="00983BEC">
      <w:pPr>
        <w:autoSpaceDE w:val="0"/>
        <w:autoSpaceDN w:val="0"/>
        <w:adjustRightInd w:val="0"/>
        <w:spacing w:after="0" w:line="240" w:lineRule="auto"/>
        <w:rPr>
          <w:rFonts w:ascii="Times New Roman" w:hAnsi="Times New Roman" w:cs="Times New Roman"/>
          <w:i/>
          <w:iCs/>
          <w:sz w:val="24"/>
          <w:szCs w:val="24"/>
        </w:rPr>
      </w:pPr>
    </w:p>
    <w:p w14:paraId="5322748C" w14:textId="77777777" w:rsidR="00983BEC" w:rsidRPr="00806BC7" w:rsidRDefault="00983BEC" w:rsidP="00983BEC">
      <w:pPr>
        <w:autoSpaceDE w:val="0"/>
        <w:autoSpaceDN w:val="0"/>
        <w:adjustRightInd w:val="0"/>
        <w:spacing w:after="0" w:line="240" w:lineRule="auto"/>
        <w:rPr>
          <w:rFonts w:ascii="Times New Roman" w:hAnsi="Times New Roman" w:cs="Times New Roman"/>
          <w:i/>
          <w:iCs/>
          <w:sz w:val="24"/>
          <w:szCs w:val="24"/>
        </w:rPr>
      </w:pPr>
    </w:p>
    <w:p w14:paraId="6BDE0F40" w14:textId="77777777" w:rsidR="00983BEC" w:rsidRPr="00806BC7" w:rsidRDefault="00983BEC" w:rsidP="00983BEC">
      <w:pPr>
        <w:spacing w:line="480" w:lineRule="auto"/>
        <w:rPr>
          <w:rFonts w:ascii="Times New Roman" w:hAnsi="Times New Roman" w:cs="Times New Roman"/>
          <w:sz w:val="24"/>
          <w:szCs w:val="24"/>
        </w:rPr>
      </w:pPr>
    </w:p>
    <w:p w14:paraId="40FBF5C6" w14:textId="77777777" w:rsidR="00983BEC" w:rsidRPr="00806BC7" w:rsidRDefault="00983BEC" w:rsidP="00983BEC">
      <w:pPr>
        <w:spacing w:line="480" w:lineRule="auto"/>
        <w:rPr>
          <w:rFonts w:ascii="Times New Roman" w:hAnsi="Times New Roman" w:cs="Times New Roman"/>
          <w:sz w:val="24"/>
          <w:szCs w:val="24"/>
        </w:rPr>
      </w:pPr>
    </w:p>
    <w:p w14:paraId="1D107995" w14:textId="77777777" w:rsidR="00983BEC" w:rsidRPr="00806BC7" w:rsidRDefault="00983BEC" w:rsidP="00983BEC">
      <w:pPr>
        <w:spacing w:line="480" w:lineRule="auto"/>
        <w:rPr>
          <w:rFonts w:ascii="Times New Roman" w:hAnsi="Times New Roman" w:cs="Times New Roman"/>
          <w:sz w:val="24"/>
          <w:szCs w:val="24"/>
        </w:rPr>
      </w:pPr>
    </w:p>
    <w:p w14:paraId="1C151C01" w14:textId="77777777" w:rsidR="00983BEC" w:rsidRPr="00806BC7" w:rsidRDefault="00983BEC" w:rsidP="00983BEC">
      <w:pPr>
        <w:spacing w:after="0" w:line="240" w:lineRule="auto"/>
        <w:rPr>
          <w:rFonts w:ascii="Times New Roman" w:hAnsi="Times New Roman" w:cs="Times New Roman"/>
          <w:sz w:val="24"/>
          <w:szCs w:val="24"/>
        </w:rPr>
      </w:pPr>
    </w:p>
    <w:p w14:paraId="70E001CA" w14:textId="77777777" w:rsidR="00983BEC" w:rsidRPr="00806BC7" w:rsidRDefault="00983BEC" w:rsidP="00983BEC">
      <w:pPr>
        <w:spacing w:line="480" w:lineRule="auto"/>
        <w:rPr>
          <w:rFonts w:ascii="Times New Roman" w:hAnsi="Times New Roman" w:cs="Times New Roman"/>
          <w:sz w:val="24"/>
          <w:szCs w:val="24"/>
        </w:rPr>
      </w:pPr>
    </w:p>
    <w:p w14:paraId="5CB1A1C2" w14:textId="77777777" w:rsidR="00983BEC" w:rsidRPr="00806BC7" w:rsidRDefault="00983BEC" w:rsidP="00983BEC">
      <w:pPr>
        <w:spacing w:line="480" w:lineRule="auto"/>
        <w:rPr>
          <w:rFonts w:ascii="Times New Roman" w:hAnsi="Times New Roman" w:cs="Times New Roman"/>
          <w:sz w:val="24"/>
          <w:szCs w:val="24"/>
        </w:rPr>
      </w:pPr>
    </w:p>
    <w:p w14:paraId="25978797" w14:textId="77777777" w:rsidR="00983BEC" w:rsidRPr="00806BC7" w:rsidRDefault="00983BEC" w:rsidP="00983BEC">
      <w:pPr>
        <w:spacing w:line="480" w:lineRule="auto"/>
        <w:rPr>
          <w:rFonts w:ascii="Times New Roman" w:hAnsi="Times New Roman" w:cs="Times New Roman"/>
          <w:sz w:val="24"/>
          <w:szCs w:val="24"/>
        </w:rPr>
      </w:pPr>
    </w:p>
    <w:p w14:paraId="413965DA" w14:textId="77777777" w:rsidR="00983BEC" w:rsidRPr="00806BC7" w:rsidRDefault="00983BEC" w:rsidP="00983BEC">
      <w:pPr>
        <w:spacing w:line="480" w:lineRule="auto"/>
        <w:rPr>
          <w:rFonts w:ascii="Times New Roman" w:hAnsi="Times New Roman" w:cs="Times New Roman"/>
          <w:sz w:val="24"/>
          <w:szCs w:val="24"/>
        </w:rPr>
      </w:pPr>
    </w:p>
    <w:p w14:paraId="5205264C" w14:textId="77777777" w:rsidR="00983BEC" w:rsidRPr="00806BC7" w:rsidRDefault="00983BEC" w:rsidP="00983BEC">
      <w:pPr>
        <w:spacing w:line="480" w:lineRule="auto"/>
        <w:rPr>
          <w:rFonts w:ascii="Times New Roman" w:hAnsi="Times New Roman" w:cs="Times New Roman"/>
          <w:sz w:val="24"/>
          <w:szCs w:val="24"/>
        </w:rPr>
      </w:pPr>
    </w:p>
    <w:p w14:paraId="2A9B241A" w14:textId="77777777" w:rsidR="00983BEC" w:rsidRPr="00806BC7" w:rsidRDefault="00983BEC" w:rsidP="00983BEC">
      <w:pPr>
        <w:spacing w:line="480" w:lineRule="auto"/>
        <w:rPr>
          <w:rFonts w:ascii="Times New Roman" w:hAnsi="Times New Roman" w:cs="Times New Roman"/>
          <w:sz w:val="24"/>
          <w:szCs w:val="24"/>
        </w:rPr>
      </w:pPr>
    </w:p>
    <w:p w14:paraId="1CC4C1E7" w14:textId="77777777" w:rsidR="00983BEC" w:rsidRPr="00806BC7" w:rsidRDefault="00983BEC" w:rsidP="00983BEC">
      <w:pPr>
        <w:spacing w:line="480" w:lineRule="auto"/>
        <w:rPr>
          <w:rFonts w:ascii="Times New Roman" w:hAnsi="Times New Roman" w:cs="Times New Roman"/>
          <w:sz w:val="24"/>
          <w:szCs w:val="24"/>
        </w:rPr>
      </w:pPr>
    </w:p>
    <w:p w14:paraId="434F8732" w14:textId="77777777" w:rsidR="00983BEC" w:rsidRPr="00806BC7" w:rsidRDefault="00983BEC" w:rsidP="00983BEC">
      <w:pPr>
        <w:spacing w:line="480" w:lineRule="auto"/>
        <w:rPr>
          <w:rFonts w:ascii="Times New Roman" w:hAnsi="Times New Roman" w:cs="Times New Roman"/>
          <w:sz w:val="24"/>
          <w:szCs w:val="24"/>
        </w:rPr>
      </w:pPr>
    </w:p>
    <w:p w14:paraId="5D025F8E" w14:textId="77777777" w:rsidR="00983BEC" w:rsidRPr="00806BC7" w:rsidRDefault="00983BEC" w:rsidP="00983BEC">
      <w:pPr>
        <w:spacing w:line="480" w:lineRule="auto"/>
        <w:rPr>
          <w:rFonts w:ascii="Times New Roman" w:hAnsi="Times New Roman" w:cs="Times New Roman"/>
          <w:sz w:val="24"/>
          <w:szCs w:val="24"/>
        </w:rPr>
      </w:pPr>
    </w:p>
    <w:p w14:paraId="3F18B4FC" w14:textId="77777777" w:rsidR="00983BEC" w:rsidRDefault="00983BEC" w:rsidP="00983BEC">
      <w:pPr>
        <w:spacing w:line="480" w:lineRule="auto"/>
        <w:rPr>
          <w:rFonts w:ascii="Times New Roman" w:hAnsi="Times New Roman" w:cs="Times New Roman"/>
          <w:sz w:val="24"/>
          <w:szCs w:val="24"/>
        </w:rPr>
      </w:pPr>
    </w:p>
    <w:p w14:paraId="31E3FEB1" w14:textId="77777777" w:rsidR="00983BEC" w:rsidRPr="00806BC7" w:rsidRDefault="00983BEC" w:rsidP="00983BEC">
      <w:pPr>
        <w:spacing w:line="480" w:lineRule="auto"/>
        <w:rPr>
          <w:rFonts w:ascii="Times New Roman" w:hAnsi="Times New Roman" w:cs="Times New Roman"/>
          <w:sz w:val="24"/>
          <w:szCs w:val="24"/>
        </w:rPr>
      </w:pPr>
    </w:p>
    <w:p w14:paraId="12AE894C" w14:textId="77777777" w:rsidR="00983BEC" w:rsidRPr="00806BC7" w:rsidRDefault="00983BEC" w:rsidP="00983BEC">
      <w:pPr>
        <w:autoSpaceDE w:val="0"/>
        <w:autoSpaceDN w:val="0"/>
        <w:adjustRightInd w:val="0"/>
        <w:spacing w:after="0" w:line="240" w:lineRule="auto"/>
        <w:jc w:val="center"/>
        <w:rPr>
          <w:rFonts w:ascii="Times New Roman" w:hAnsi="Times New Roman" w:cs="Times New Roman"/>
          <w:b/>
          <w:sz w:val="28"/>
          <w:szCs w:val="28"/>
        </w:rPr>
      </w:pPr>
      <w:r w:rsidRPr="00806BC7">
        <w:rPr>
          <w:rFonts w:ascii="Times New Roman" w:hAnsi="Times New Roman" w:cs="Times New Roman"/>
          <w:b/>
          <w:sz w:val="28"/>
          <w:szCs w:val="28"/>
        </w:rPr>
        <w:lastRenderedPageBreak/>
        <w:t>LIST OF FIGURES</w:t>
      </w:r>
    </w:p>
    <w:p w14:paraId="4CD5D68A" w14:textId="77777777" w:rsidR="00983BEC" w:rsidRPr="00806BC7" w:rsidRDefault="00983BEC" w:rsidP="00983BEC">
      <w:pPr>
        <w:autoSpaceDE w:val="0"/>
        <w:autoSpaceDN w:val="0"/>
        <w:adjustRightInd w:val="0"/>
        <w:spacing w:after="0" w:line="240" w:lineRule="auto"/>
        <w:jc w:val="center"/>
        <w:rPr>
          <w:rFonts w:ascii="Times New Roman" w:hAnsi="Times New Roman" w:cs="Times New Roman"/>
          <w:sz w:val="24"/>
          <w:szCs w:val="24"/>
        </w:rPr>
      </w:pPr>
    </w:p>
    <w:p w14:paraId="5E924B11" w14:textId="3888EBA3" w:rsidR="00816131" w:rsidRDefault="00983BEC">
      <w:pPr>
        <w:pStyle w:val="TableofFigures"/>
        <w:tabs>
          <w:tab w:val="right" w:leader="dot" w:pos="9089"/>
        </w:tabs>
        <w:rPr>
          <w:rFonts w:asciiTheme="minorHAnsi" w:eastAsiaTheme="minorEastAsia" w:hAnsiTheme="minorHAnsi" w:cstheme="minorBidi"/>
          <w:noProof/>
          <w:sz w:val="24"/>
          <w:szCs w:val="24"/>
          <w:lang w:val="en-SA"/>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25418772" w:history="1">
        <w:r w:rsidR="00816131" w:rsidRPr="001D7F5F">
          <w:rPr>
            <w:rStyle w:val="Hyperlink"/>
            <w:rFonts w:ascii="Times New Roman" w:hAnsi="Times New Roman" w:cs="Times New Roman"/>
            <w:bCs/>
            <w:noProof/>
          </w:rPr>
          <w:t>Figure 1. A fishbone diagram illustrating the difficulty to assist the worthiness of conducting UX experiments.</w:t>
        </w:r>
        <w:r w:rsidR="00816131">
          <w:rPr>
            <w:noProof/>
            <w:webHidden/>
          </w:rPr>
          <w:tab/>
        </w:r>
        <w:r w:rsidR="00816131">
          <w:rPr>
            <w:noProof/>
            <w:webHidden/>
          </w:rPr>
          <w:fldChar w:fldCharType="begin"/>
        </w:r>
        <w:r w:rsidR="00816131">
          <w:rPr>
            <w:noProof/>
            <w:webHidden/>
          </w:rPr>
          <w:instrText xml:space="preserve"> PAGEREF _Toc125418772 \h </w:instrText>
        </w:r>
        <w:r w:rsidR="00816131">
          <w:rPr>
            <w:noProof/>
            <w:webHidden/>
          </w:rPr>
        </w:r>
        <w:r w:rsidR="00816131">
          <w:rPr>
            <w:noProof/>
            <w:webHidden/>
          </w:rPr>
          <w:fldChar w:fldCharType="separate"/>
        </w:r>
        <w:r w:rsidR="00816131">
          <w:rPr>
            <w:noProof/>
            <w:webHidden/>
          </w:rPr>
          <w:t>11</w:t>
        </w:r>
        <w:r w:rsidR="00816131">
          <w:rPr>
            <w:noProof/>
            <w:webHidden/>
          </w:rPr>
          <w:fldChar w:fldCharType="end"/>
        </w:r>
      </w:hyperlink>
    </w:p>
    <w:p w14:paraId="2D56BBB8" w14:textId="5775BADE" w:rsidR="00816131" w:rsidRDefault="00000000">
      <w:pPr>
        <w:pStyle w:val="TableofFigures"/>
        <w:tabs>
          <w:tab w:val="right" w:leader="dot" w:pos="9089"/>
        </w:tabs>
        <w:rPr>
          <w:rFonts w:asciiTheme="minorHAnsi" w:eastAsiaTheme="minorEastAsia" w:hAnsiTheme="minorHAnsi" w:cstheme="minorBidi"/>
          <w:noProof/>
          <w:sz w:val="24"/>
          <w:szCs w:val="24"/>
          <w:lang w:val="en-SA"/>
        </w:rPr>
      </w:pPr>
      <w:hyperlink r:id="rId8" w:anchor="_Toc125418773" w:history="1">
        <w:r w:rsidR="00816131" w:rsidRPr="001D7F5F">
          <w:rPr>
            <w:rStyle w:val="Hyperlink"/>
            <w:rFonts w:ascii="Times New Roman" w:hAnsi="Times New Roman" w:cs="Times New Roman"/>
            <w:noProof/>
          </w:rPr>
          <w:t>Figure 2. The Design Cycle by Wieringa [42]</w:t>
        </w:r>
        <w:r w:rsidR="00816131">
          <w:rPr>
            <w:noProof/>
            <w:webHidden/>
          </w:rPr>
          <w:tab/>
        </w:r>
        <w:r w:rsidR="00816131">
          <w:rPr>
            <w:noProof/>
            <w:webHidden/>
          </w:rPr>
          <w:fldChar w:fldCharType="begin"/>
        </w:r>
        <w:r w:rsidR="00816131">
          <w:rPr>
            <w:noProof/>
            <w:webHidden/>
          </w:rPr>
          <w:instrText xml:space="preserve"> PAGEREF _Toc125418773 \h </w:instrText>
        </w:r>
        <w:r w:rsidR="00816131">
          <w:rPr>
            <w:noProof/>
            <w:webHidden/>
          </w:rPr>
        </w:r>
        <w:r w:rsidR="00816131">
          <w:rPr>
            <w:noProof/>
            <w:webHidden/>
          </w:rPr>
          <w:fldChar w:fldCharType="separate"/>
        </w:r>
        <w:r w:rsidR="00816131">
          <w:rPr>
            <w:noProof/>
            <w:webHidden/>
          </w:rPr>
          <w:t>21</w:t>
        </w:r>
        <w:r w:rsidR="00816131">
          <w:rPr>
            <w:noProof/>
            <w:webHidden/>
          </w:rPr>
          <w:fldChar w:fldCharType="end"/>
        </w:r>
      </w:hyperlink>
    </w:p>
    <w:p w14:paraId="736C54F0" w14:textId="6395474A" w:rsidR="00816131" w:rsidRDefault="00000000">
      <w:pPr>
        <w:pStyle w:val="TableofFigures"/>
        <w:tabs>
          <w:tab w:val="right" w:leader="dot" w:pos="9089"/>
        </w:tabs>
        <w:rPr>
          <w:rFonts w:asciiTheme="minorHAnsi" w:eastAsiaTheme="minorEastAsia" w:hAnsiTheme="minorHAnsi" w:cstheme="minorBidi"/>
          <w:noProof/>
          <w:sz w:val="24"/>
          <w:szCs w:val="24"/>
          <w:lang w:val="en-SA"/>
        </w:rPr>
      </w:pPr>
      <w:hyperlink r:id="rId9" w:anchor="_Toc125418774" w:history="1">
        <w:r w:rsidR="00816131" w:rsidRPr="001D7F5F">
          <w:rPr>
            <w:rStyle w:val="Hyperlink"/>
            <w:rFonts w:ascii="Times New Roman" w:hAnsi="Times New Roman" w:cs="Times New Roman"/>
            <w:noProof/>
          </w:rPr>
          <w:t>Figure 3.Project Timeline</w:t>
        </w:r>
        <w:r w:rsidR="00816131">
          <w:rPr>
            <w:noProof/>
            <w:webHidden/>
          </w:rPr>
          <w:tab/>
        </w:r>
        <w:r w:rsidR="00816131">
          <w:rPr>
            <w:noProof/>
            <w:webHidden/>
          </w:rPr>
          <w:fldChar w:fldCharType="begin"/>
        </w:r>
        <w:r w:rsidR="00816131">
          <w:rPr>
            <w:noProof/>
            <w:webHidden/>
          </w:rPr>
          <w:instrText xml:space="preserve"> PAGEREF _Toc125418774 \h </w:instrText>
        </w:r>
        <w:r w:rsidR="00816131">
          <w:rPr>
            <w:noProof/>
            <w:webHidden/>
          </w:rPr>
        </w:r>
        <w:r w:rsidR="00816131">
          <w:rPr>
            <w:noProof/>
            <w:webHidden/>
          </w:rPr>
          <w:fldChar w:fldCharType="separate"/>
        </w:r>
        <w:r w:rsidR="00816131">
          <w:rPr>
            <w:noProof/>
            <w:webHidden/>
          </w:rPr>
          <w:t>23</w:t>
        </w:r>
        <w:r w:rsidR="00816131">
          <w:rPr>
            <w:noProof/>
            <w:webHidden/>
          </w:rPr>
          <w:fldChar w:fldCharType="end"/>
        </w:r>
      </w:hyperlink>
    </w:p>
    <w:p w14:paraId="1E0365E3" w14:textId="0148405C" w:rsidR="00816131" w:rsidRDefault="00000000">
      <w:pPr>
        <w:pStyle w:val="TableofFigures"/>
        <w:tabs>
          <w:tab w:val="right" w:leader="dot" w:pos="9089"/>
        </w:tabs>
        <w:rPr>
          <w:rFonts w:asciiTheme="minorHAnsi" w:eastAsiaTheme="minorEastAsia" w:hAnsiTheme="minorHAnsi" w:cstheme="minorBidi"/>
          <w:noProof/>
          <w:sz w:val="24"/>
          <w:szCs w:val="24"/>
          <w:lang w:val="en-SA"/>
        </w:rPr>
      </w:pPr>
      <w:hyperlink w:anchor="_Toc125418775" w:history="1">
        <w:r w:rsidR="00816131" w:rsidRPr="001D7F5F">
          <w:rPr>
            <w:rStyle w:val="Hyperlink"/>
            <w:rFonts w:asciiTheme="majorBidi" w:hAnsiTheme="majorBidi" w:cstheme="majorBidi"/>
            <w:noProof/>
          </w:rPr>
          <w:t>Figure 4.Factors that influence the amount of effort required for UX experiments</w:t>
        </w:r>
        <w:r w:rsidR="00816131">
          <w:rPr>
            <w:noProof/>
            <w:webHidden/>
          </w:rPr>
          <w:tab/>
        </w:r>
        <w:r w:rsidR="00816131">
          <w:rPr>
            <w:noProof/>
            <w:webHidden/>
          </w:rPr>
          <w:fldChar w:fldCharType="begin"/>
        </w:r>
        <w:r w:rsidR="00816131">
          <w:rPr>
            <w:noProof/>
            <w:webHidden/>
          </w:rPr>
          <w:instrText xml:space="preserve"> PAGEREF _Toc125418775 \h </w:instrText>
        </w:r>
        <w:r w:rsidR="00816131">
          <w:rPr>
            <w:noProof/>
            <w:webHidden/>
          </w:rPr>
        </w:r>
        <w:r w:rsidR="00816131">
          <w:rPr>
            <w:noProof/>
            <w:webHidden/>
          </w:rPr>
          <w:fldChar w:fldCharType="separate"/>
        </w:r>
        <w:r w:rsidR="00816131">
          <w:rPr>
            <w:noProof/>
            <w:webHidden/>
          </w:rPr>
          <w:t>26</w:t>
        </w:r>
        <w:r w:rsidR="00816131">
          <w:rPr>
            <w:noProof/>
            <w:webHidden/>
          </w:rPr>
          <w:fldChar w:fldCharType="end"/>
        </w:r>
      </w:hyperlink>
    </w:p>
    <w:p w14:paraId="0368821F" w14:textId="56160D3D" w:rsidR="00816131" w:rsidRDefault="00000000">
      <w:pPr>
        <w:pStyle w:val="TableofFigures"/>
        <w:tabs>
          <w:tab w:val="right" w:leader="dot" w:pos="9089"/>
        </w:tabs>
        <w:rPr>
          <w:rFonts w:asciiTheme="minorHAnsi" w:eastAsiaTheme="minorEastAsia" w:hAnsiTheme="minorHAnsi" w:cstheme="minorBidi"/>
          <w:noProof/>
          <w:sz w:val="24"/>
          <w:szCs w:val="24"/>
          <w:lang w:val="en-SA"/>
        </w:rPr>
      </w:pPr>
      <w:hyperlink r:id="rId10" w:anchor="_Toc125418776" w:history="1">
        <w:r w:rsidR="00816131" w:rsidRPr="001D7F5F">
          <w:rPr>
            <w:rStyle w:val="Hyperlink"/>
            <w:rFonts w:asciiTheme="majorBidi" w:hAnsiTheme="majorBidi" w:cstheme="majorBidi"/>
            <w:noProof/>
          </w:rPr>
          <w:t>Figure 5. Summary of Interview Findings</w:t>
        </w:r>
        <w:r w:rsidR="00816131">
          <w:rPr>
            <w:noProof/>
            <w:webHidden/>
          </w:rPr>
          <w:tab/>
        </w:r>
        <w:r w:rsidR="00816131">
          <w:rPr>
            <w:noProof/>
            <w:webHidden/>
          </w:rPr>
          <w:fldChar w:fldCharType="begin"/>
        </w:r>
        <w:r w:rsidR="00816131">
          <w:rPr>
            <w:noProof/>
            <w:webHidden/>
          </w:rPr>
          <w:instrText xml:space="preserve"> PAGEREF _Toc125418776 \h </w:instrText>
        </w:r>
        <w:r w:rsidR="00816131">
          <w:rPr>
            <w:noProof/>
            <w:webHidden/>
          </w:rPr>
        </w:r>
        <w:r w:rsidR="00816131">
          <w:rPr>
            <w:noProof/>
            <w:webHidden/>
          </w:rPr>
          <w:fldChar w:fldCharType="separate"/>
        </w:r>
        <w:r w:rsidR="00816131">
          <w:rPr>
            <w:noProof/>
            <w:webHidden/>
          </w:rPr>
          <w:t>31</w:t>
        </w:r>
        <w:r w:rsidR="00816131">
          <w:rPr>
            <w:noProof/>
            <w:webHidden/>
          </w:rPr>
          <w:fldChar w:fldCharType="end"/>
        </w:r>
      </w:hyperlink>
    </w:p>
    <w:p w14:paraId="5B548BC5" w14:textId="77B085D3" w:rsidR="00816131" w:rsidRDefault="00000000">
      <w:pPr>
        <w:pStyle w:val="TableofFigures"/>
        <w:tabs>
          <w:tab w:val="right" w:leader="dot" w:pos="9089"/>
        </w:tabs>
        <w:rPr>
          <w:rFonts w:asciiTheme="minorHAnsi" w:eastAsiaTheme="minorEastAsia" w:hAnsiTheme="minorHAnsi" w:cstheme="minorBidi"/>
          <w:noProof/>
          <w:sz w:val="24"/>
          <w:szCs w:val="24"/>
          <w:lang w:val="en-SA"/>
        </w:rPr>
      </w:pPr>
      <w:hyperlink r:id="rId11" w:anchor="_Toc125418777" w:history="1">
        <w:r w:rsidR="00816131" w:rsidRPr="001D7F5F">
          <w:rPr>
            <w:rStyle w:val="Hyperlink"/>
            <w:rFonts w:ascii="Times New Roman" w:hAnsi="Times New Roman" w:cs="Times New Roman"/>
            <w:noProof/>
          </w:rPr>
          <w:t>Figure 6. Summary of RQ results</w:t>
        </w:r>
        <w:r w:rsidR="00816131">
          <w:rPr>
            <w:noProof/>
            <w:webHidden/>
          </w:rPr>
          <w:tab/>
        </w:r>
        <w:r w:rsidR="00816131">
          <w:rPr>
            <w:noProof/>
            <w:webHidden/>
          </w:rPr>
          <w:fldChar w:fldCharType="begin"/>
        </w:r>
        <w:r w:rsidR="00816131">
          <w:rPr>
            <w:noProof/>
            <w:webHidden/>
          </w:rPr>
          <w:instrText xml:space="preserve"> PAGEREF _Toc125418777 \h </w:instrText>
        </w:r>
        <w:r w:rsidR="00816131">
          <w:rPr>
            <w:noProof/>
            <w:webHidden/>
          </w:rPr>
        </w:r>
        <w:r w:rsidR="00816131">
          <w:rPr>
            <w:noProof/>
            <w:webHidden/>
          </w:rPr>
          <w:fldChar w:fldCharType="separate"/>
        </w:r>
        <w:r w:rsidR="00816131">
          <w:rPr>
            <w:noProof/>
            <w:webHidden/>
          </w:rPr>
          <w:t>34</w:t>
        </w:r>
        <w:r w:rsidR="00816131">
          <w:rPr>
            <w:noProof/>
            <w:webHidden/>
          </w:rPr>
          <w:fldChar w:fldCharType="end"/>
        </w:r>
      </w:hyperlink>
    </w:p>
    <w:p w14:paraId="5582DA5C" w14:textId="4C686C8D" w:rsidR="00816131" w:rsidRDefault="00000000">
      <w:pPr>
        <w:pStyle w:val="TableofFigures"/>
        <w:tabs>
          <w:tab w:val="right" w:leader="dot" w:pos="9089"/>
        </w:tabs>
        <w:rPr>
          <w:rFonts w:asciiTheme="minorHAnsi" w:eastAsiaTheme="minorEastAsia" w:hAnsiTheme="minorHAnsi" w:cstheme="minorBidi"/>
          <w:noProof/>
          <w:sz w:val="24"/>
          <w:szCs w:val="24"/>
          <w:lang w:val="en-SA"/>
        </w:rPr>
      </w:pPr>
      <w:hyperlink r:id="rId12" w:anchor="_Toc125418778" w:history="1">
        <w:r w:rsidR="00816131" w:rsidRPr="001D7F5F">
          <w:rPr>
            <w:rStyle w:val="Hyperlink"/>
            <w:rFonts w:ascii="Times New Roman" w:hAnsi="Times New Roman" w:cs="Times New Roman"/>
            <w:noProof/>
          </w:rPr>
          <w:t>Figure 8.Example user story</w:t>
        </w:r>
        <w:r w:rsidR="00816131">
          <w:rPr>
            <w:noProof/>
            <w:webHidden/>
          </w:rPr>
          <w:tab/>
        </w:r>
        <w:r w:rsidR="00816131">
          <w:rPr>
            <w:noProof/>
            <w:webHidden/>
          </w:rPr>
          <w:fldChar w:fldCharType="begin"/>
        </w:r>
        <w:r w:rsidR="00816131">
          <w:rPr>
            <w:noProof/>
            <w:webHidden/>
          </w:rPr>
          <w:instrText xml:space="preserve"> PAGEREF _Toc125418778 \h </w:instrText>
        </w:r>
        <w:r w:rsidR="00816131">
          <w:rPr>
            <w:noProof/>
            <w:webHidden/>
          </w:rPr>
        </w:r>
        <w:r w:rsidR="00816131">
          <w:rPr>
            <w:noProof/>
            <w:webHidden/>
          </w:rPr>
          <w:fldChar w:fldCharType="separate"/>
        </w:r>
        <w:r w:rsidR="00816131">
          <w:rPr>
            <w:noProof/>
            <w:webHidden/>
          </w:rPr>
          <w:t>36</w:t>
        </w:r>
        <w:r w:rsidR="00816131">
          <w:rPr>
            <w:noProof/>
            <w:webHidden/>
          </w:rPr>
          <w:fldChar w:fldCharType="end"/>
        </w:r>
      </w:hyperlink>
    </w:p>
    <w:p w14:paraId="4C5D864B" w14:textId="17FFD471" w:rsidR="00983BEC" w:rsidRPr="00806BC7" w:rsidRDefault="00983BEC" w:rsidP="00983BEC">
      <w:pPr>
        <w:tabs>
          <w:tab w:val="left" w:pos="5534"/>
        </w:tabs>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3AF5DAF7"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04DE08E8"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55085138"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B20C03D"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727BB767"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0F37E30E"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6E0E54A5"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6D21F80"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60F3829"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00EA3B64"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4F50B2C" w14:textId="77777777" w:rsidR="00983BEC" w:rsidRPr="00806BC7" w:rsidRDefault="00983BEC" w:rsidP="00983BEC">
      <w:pPr>
        <w:tabs>
          <w:tab w:val="left" w:pos="5534"/>
        </w:tabs>
        <w:spacing w:line="480" w:lineRule="auto"/>
        <w:rPr>
          <w:rFonts w:ascii="Times New Roman" w:hAnsi="Times New Roman" w:cs="Times New Roman"/>
          <w:sz w:val="24"/>
          <w:szCs w:val="24"/>
        </w:rPr>
      </w:pPr>
    </w:p>
    <w:p w14:paraId="37BA7865" w14:textId="77777777" w:rsidR="00983BEC" w:rsidRPr="00806BC7" w:rsidRDefault="00983BEC" w:rsidP="00983BEC">
      <w:pPr>
        <w:spacing w:after="0" w:line="240" w:lineRule="auto"/>
        <w:rPr>
          <w:rFonts w:ascii="Times New Roman" w:hAnsi="Times New Roman" w:cs="Times New Roman"/>
          <w:b/>
          <w:sz w:val="28"/>
          <w:szCs w:val="28"/>
        </w:rPr>
      </w:pPr>
      <w:r w:rsidRPr="00806BC7">
        <w:rPr>
          <w:rFonts w:ascii="Times New Roman" w:hAnsi="Times New Roman" w:cs="Times New Roman"/>
          <w:b/>
          <w:sz w:val="28"/>
          <w:szCs w:val="28"/>
        </w:rPr>
        <w:br w:type="page"/>
      </w:r>
    </w:p>
    <w:p w14:paraId="07A97EC4" w14:textId="77777777" w:rsidR="00983BEC" w:rsidRDefault="00983BEC" w:rsidP="00983BEC">
      <w:pPr>
        <w:spacing w:line="480" w:lineRule="auto"/>
        <w:jc w:val="center"/>
        <w:rPr>
          <w:rFonts w:ascii="Times New Roman" w:hAnsi="Times New Roman" w:cs="Times New Roman"/>
          <w:b/>
          <w:sz w:val="28"/>
          <w:szCs w:val="28"/>
        </w:rPr>
      </w:pPr>
      <w:r w:rsidRPr="00806BC7">
        <w:rPr>
          <w:rFonts w:ascii="Times New Roman" w:hAnsi="Times New Roman" w:cs="Times New Roman"/>
          <w:b/>
          <w:sz w:val="28"/>
          <w:szCs w:val="28"/>
        </w:rPr>
        <w:lastRenderedPageBreak/>
        <w:t>LIST OF TABLES</w:t>
      </w:r>
    </w:p>
    <w:p w14:paraId="2F2306E1" w14:textId="411BA817" w:rsidR="00601E93" w:rsidRDefault="00983BEC">
      <w:pPr>
        <w:pStyle w:val="TableofFigures"/>
        <w:tabs>
          <w:tab w:val="right" w:leader="dot" w:pos="9089"/>
        </w:tabs>
        <w:rPr>
          <w:rFonts w:asciiTheme="minorHAnsi" w:eastAsiaTheme="minorEastAsia" w:hAnsiTheme="minorHAnsi" w:cstheme="minorBidi"/>
          <w:noProof/>
          <w:sz w:val="24"/>
          <w:szCs w:val="24"/>
          <w:lang w:val="en-SA"/>
        </w:rPr>
      </w:pPr>
      <w:r w:rsidRPr="001E029C">
        <w:rPr>
          <w:rFonts w:ascii="Times New Roman" w:hAnsi="Times New Roman" w:cs="Times New Roman"/>
          <w:b/>
          <w:sz w:val="28"/>
          <w:szCs w:val="28"/>
        </w:rPr>
        <w:fldChar w:fldCharType="begin"/>
      </w:r>
      <w:r w:rsidRPr="001E029C">
        <w:rPr>
          <w:rFonts w:ascii="Times New Roman" w:hAnsi="Times New Roman" w:cs="Times New Roman"/>
          <w:b/>
          <w:sz w:val="28"/>
          <w:szCs w:val="28"/>
        </w:rPr>
        <w:instrText xml:space="preserve"> TOC \h \z \c "Table" </w:instrText>
      </w:r>
      <w:r w:rsidRPr="001E029C">
        <w:rPr>
          <w:rFonts w:ascii="Times New Roman" w:hAnsi="Times New Roman" w:cs="Times New Roman"/>
          <w:b/>
          <w:sz w:val="28"/>
          <w:szCs w:val="28"/>
        </w:rPr>
        <w:fldChar w:fldCharType="separate"/>
      </w:r>
      <w:hyperlink w:anchor="_Toc125389726" w:history="1">
        <w:r w:rsidR="00601E93" w:rsidRPr="00BA7F41">
          <w:rPr>
            <w:rStyle w:val="Hyperlink"/>
            <w:rFonts w:ascii="Times New Roman" w:hAnsi="Times New Roman" w:cs="Times New Roman"/>
            <w:bCs/>
            <w:noProof/>
          </w:rPr>
          <w:t>Table 1.</w:t>
        </w:r>
        <w:r w:rsidR="00601E93" w:rsidRPr="00BA7F41">
          <w:rPr>
            <w:rStyle w:val="Hyperlink"/>
            <w:noProof/>
          </w:rPr>
          <w:t xml:space="preserve"> </w:t>
        </w:r>
        <w:r w:rsidR="00601E93" w:rsidRPr="00BA7F41">
          <w:rPr>
            <w:rStyle w:val="Hyperlink"/>
            <w:rFonts w:ascii="Times New Roman" w:hAnsi="Times New Roman" w:cs="Times New Roman"/>
            <w:bCs/>
            <w:noProof/>
          </w:rPr>
          <w:t>Summary of the related work</w:t>
        </w:r>
        <w:r w:rsidR="00601E93">
          <w:rPr>
            <w:noProof/>
            <w:webHidden/>
          </w:rPr>
          <w:tab/>
        </w:r>
        <w:r w:rsidR="00601E93">
          <w:rPr>
            <w:noProof/>
            <w:webHidden/>
          </w:rPr>
          <w:fldChar w:fldCharType="begin"/>
        </w:r>
        <w:r w:rsidR="00601E93">
          <w:rPr>
            <w:noProof/>
            <w:webHidden/>
          </w:rPr>
          <w:instrText xml:space="preserve"> PAGEREF _Toc125389726 \h </w:instrText>
        </w:r>
        <w:r w:rsidR="00601E93">
          <w:rPr>
            <w:noProof/>
            <w:webHidden/>
          </w:rPr>
        </w:r>
        <w:r w:rsidR="00601E93">
          <w:rPr>
            <w:noProof/>
            <w:webHidden/>
          </w:rPr>
          <w:fldChar w:fldCharType="separate"/>
        </w:r>
        <w:r w:rsidR="00601E93">
          <w:rPr>
            <w:noProof/>
            <w:webHidden/>
          </w:rPr>
          <w:t>20</w:t>
        </w:r>
        <w:r w:rsidR="00601E93">
          <w:rPr>
            <w:noProof/>
            <w:webHidden/>
          </w:rPr>
          <w:fldChar w:fldCharType="end"/>
        </w:r>
      </w:hyperlink>
    </w:p>
    <w:p w14:paraId="6DCBB77C" w14:textId="43C87183" w:rsidR="00601E93" w:rsidRDefault="00000000">
      <w:pPr>
        <w:pStyle w:val="TableofFigures"/>
        <w:tabs>
          <w:tab w:val="right" w:leader="dot" w:pos="9089"/>
        </w:tabs>
        <w:rPr>
          <w:rFonts w:asciiTheme="minorHAnsi" w:eastAsiaTheme="minorEastAsia" w:hAnsiTheme="minorHAnsi" w:cstheme="minorBidi"/>
          <w:noProof/>
          <w:sz w:val="24"/>
          <w:szCs w:val="24"/>
          <w:lang w:val="en-SA"/>
        </w:rPr>
      </w:pPr>
      <w:hyperlink w:anchor="_Toc125389727" w:history="1">
        <w:r w:rsidR="00601E93" w:rsidRPr="00BA7F41">
          <w:rPr>
            <w:rStyle w:val="Hyperlink"/>
            <w:rFonts w:ascii="Times" w:hAnsi="Times"/>
            <w:noProof/>
          </w:rPr>
          <w:t>Table 2. UX-Estimator mapping table</w:t>
        </w:r>
        <w:r w:rsidR="00601E93">
          <w:rPr>
            <w:noProof/>
            <w:webHidden/>
          </w:rPr>
          <w:tab/>
        </w:r>
        <w:r w:rsidR="00601E93">
          <w:rPr>
            <w:noProof/>
            <w:webHidden/>
          </w:rPr>
          <w:fldChar w:fldCharType="begin"/>
        </w:r>
        <w:r w:rsidR="00601E93">
          <w:rPr>
            <w:noProof/>
            <w:webHidden/>
          </w:rPr>
          <w:instrText xml:space="preserve"> PAGEREF _Toc125389727 \h </w:instrText>
        </w:r>
        <w:r w:rsidR="00601E93">
          <w:rPr>
            <w:noProof/>
            <w:webHidden/>
          </w:rPr>
        </w:r>
        <w:r w:rsidR="00601E93">
          <w:rPr>
            <w:noProof/>
            <w:webHidden/>
          </w:rPr>
          <w:fldChar w:fldCharType="separate"/>
        </w:r>
        <w:r w:rsidR="00601E93">
          <w:rPr>
            <w:noProof/>
            <w:webHidden/>
          </w:rPr>
          <w:t>35</w:t>
        </w:r>
        <w:r w:rsidR="00601E93">
          <w:rPr>
            <w:noProof/>
            <w:webHidden/>
          </w:rPr>
          <w:fldChar w:fldCharType="end"/>
        </w:r>
      </w:hyperlink>
    </w:p>
    <w:p w14:paraId="7DD8E825" w14:textId="3B4AF068" w:rsidR="00983BEC" w:rsidRDefault="00983BEC" w:rsidP="00983BEC">
      <w:pPr>
        <w:spacing w:line="480" w:lineRule="auto"/>
      </w:pPr>
      <w:r w:rsidRPr="001E029C">
        <w:rPr>
          <w:rFonts w:ascii="Times New Roman" w:hAnsi="Times New Roman" w:cs="Times New Roman"/>
          <w:b/>
          <w:sz w:val="28"/>
          <w:szCs w:val="28"/>
        </w:rPr>
        <w:fldChar w:fldCharType="end"/>
      </w:r>
      <w:r>
        <w:rPr>
          <w:rFonts w:ascii="Times New Roman" w:hAnsi="Times New Roman" w:cs="Times New Roman"/>
        </w:rPr>
        <w:br w:type="page"/>
      </w:r>
    </w:p>
    <w:p w14:paraId="054ECC28" w14:textId="77777777" w:rsidR="00983BEC" w:rsidRPr="000F6733" w:rsidRDefault="00983BEC" w:rsidP="00983BEC">
      <w:pPr>
        <w:pStyle w:val="Heading1"/>
        <w:spacing w:line="480" w:lineRule="auto"/>
        <w:rPr>
          <w:rFonts w:ascii="Times New Roman" w:eastAsiaTheme="majorEastAsia" w:hAnsi="Times New Roman" w:cs="Times New Roman"/>
          <w:sz w:val="32"/>
          <w:szCs w:val="32"/>
        </w:rPr>
      </w:pPr>
      <w:bookmarkStart w:id="0" w:name="_Toc117344024"/>
      <w:bookmarkStart w:id="1" w:name="_Toc126421089"/>
      <w:bookmarkEnd w:id="0"/>
      <w:bookmarkEnd w:id="1"/>
    </w:p>
    <w:p w14:paraId="06CB4489" w14:textId="77777777" w:rsidR="004043DC" w:rsidRDefault="004043DC" w:rsidP="004043DC">
      <w:pPr>
        <w:pStyle w:val="Heading1"/>
        <w:numPr>
          <w:ilvl w:val="0"/>
          <w:numId w:val="0"/>
        </w:numPr>
        <w:spacing w:line="480" w:lineRule="auto"/>
        <w:rPr>
          <w:rFonts w:ascii="Times New Roman" w:eastAsiaTheme="majorEastAsia" w:hAnsi="Times New Roman" w:cs="Times New Roman"/>
          <w:b/>
          <w:sz w:val="32"/>
          <w:szCs w:val="32"/>
        </w:rPr>
      </w:pPr>
      <w:bookmarkStart w:id="2" w:name="_Toc117339517"/>
      <w:bookmarkStart w:id="3" w:name="_Toc117339618"/>
      <w:bookmarkStart w:id="4" w:name="_Toc117344025"/>
      <w:bookmarkStart w:id="5" w:name="_Toc125226977"/>
      <w:bookmarkStart w:id="6" w:name="_Toc126421090"/>
      <w:commentRangeStart w:id="7"/>
      <w:r w:rsidRPr="00843844">
        <w:rPr>
          <w:rFonts w:ascii="Times New Roman" w:eastAsiaTheme="majorEastAsia" w:hAnsi="Times New Roman" w:cs="Times New Roman"/>
          <w:b/>
          <w:sz w:val="32"/>
          <w:szCs w:val="32"/>
        </w:rPr>
        <w:t>Introduction</w:t>
      </w:r>
      <w:bookmarkEnd w:id="2"/>
      <w:bookmarkEnd w:id="3"/>
      <w:bookmarkEnd w:id="4"/>
      <w:bookmarkEnd w:id="5"/>
      <w:commentRangeEnd w:id="7"/>
      <w:r>
        <w:rPr>
          <w:rStyle w:val="CommentReference"/>
          <w:rFonts w:ascii="Calibri" w:eastAsia="Calibri" w:hAnsi="Calibri"/>
        </w:rPr>
        <w:commentReference w:id="7"/>
      </w:r>
      <w:bookmarkEnd w:id="6"/>
    </w:p>
    <w:p w14:paraId="3F10FDEE" w14:textId="740F8785" w:rsidR="004043DC" w:rsidRDefault="004043DC" w:rsidP="004043DC">
      <w:pPr>
        <w:ind w:firstLine="284"/>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sz w:val="24"/>
          <w:szCs w:val="24"/>
        </w:rPr>
        <w:t xml:space="preserve">Agile </w:t>
      </w:r>
      <w:r w:rsidRPr="0019679C">
        <w:rPr>
          <w:rFonts w:ascii="Times New Roman" w:eastAsiaTheme="minorEastAsia" w:hAnsi="Times New Roman" w:cs="Times New Roman"/>
          <w:bCs/>
          <w:sz w:val="24"/>
          <w:szCs w:val="24"/>
        </w:rPr>
        <w:t>and User Experience (UX) integration</w:t>
      </w:r>
      <w:r w:rsidRPr="00881761">
        <w:rPr>
          <w:rFonts w:ascii="Times New Roman" w:eastAsiaTheme="minorEastAsia" w:hAnsi="Times New Roman" w:cs="Times New Roman"/>
          <w:bCs/>
          <w:sz w:val="24"/>
          <w:szCs w:val="24"/>
        </w:rPr>
        <w:t xml:space="preserve"> has received significant attention in the last </w:t>
      </w:r>
      <w:r w:rsidRPr="00697F75">
        <w:rPr>
          <w:rFonts w:ascii="Times New Roman" w:eastAsiaTheme="minorEastAsia" w:hAnsi="Times New Roman" w:cs="Times New Roman"/>
          <w:bCs/>
          <w:sz w:val="24"/>
          <w:szCs w:val="24"/>
        </w:rPr>
        <w:t>15 years</w:t>
      </w:r>
      <w:r w:rsidRPr="00881761">
        <w:rPr>
          <w:rFonts w:ascii="Times New Roman" w:eastAsiaTheme="minorEastAsia" w:hAnsi="Times New Roman" w:cs="Times New Roman"/>
          <w:bCs/>
          <w:sz w:val="24"/>
          <w:szCs w:val="24"/>
        </w:rPr>
        <w:t xml:space="preserve"> due to their economic success and business value</w:t>
      </w:r>
      <w:r>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M2ZkNDA4MTEtMjhjMi00ODA3LWEyZDgtNWQ4YTM2MGZmOWMx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"/>
          <w:id w:val="-222292172"/>
          <w:placeholder>
            <w:docPart w:val="973A48865E3DCF4EA5A519A499CAA98B"/>
          </w:placeholder>
        </w:sdtPr>
        <w:sdtContent>
          <w:r w:rsidR="00DC1735" w:rsidRPr="00D9131C">
            <w:rPr>
              <w:rFonts w:ascii="Times New Roman" w:eastAsiaTheme="minorEastAsia" w:hAnsi="Times New Roman" w:cs="Times New Roman"/>
              <w:bCs/>
              <w:color w:val="000000"/>
              <w:sz w:val="24"/>
              <w:szCs w:val="24"/>
            </w:rPr>
            <w:t>[1]</w:t>
          </w:r>
        </w:sdtContent>
      </w:sdt>
      <w:r w:rsidRPr="00881761">
        <w:rPr>
          <w:rFonts w:ascii="Times New Roman" w:eastAsiaTheme="minorEastAsia" w:hAnsi="Times New Roman" w:cs="Times New Roman"/>
          <w:bCs/>
          <w:sz w:val="24"/>
          <w:szCs w:val="24"/>
        </w:rPr>
        <w:t>. Integrating both approaches, however, poses several challenges as there is inherent tension between the two areas. For example, Agile and UX share the same goal of developing software that meets the needs of users despite being from a different discipline that brings a different perspective on software development. Agile development focuses on delivering small sets of working software features in short iterations while UX focuses on user needs, interaction, and goals prior to development.</w:t>
      </w:r>
    </w:p>
    <w:p w14:paraId="61800296" w14:textId="0FB0CC3D" w:rsidR="00A006C8" w:rsidRPr="00877C2A" w:rsidRDefault="00325FDF" w:rsidP="00FC2653">
      <w:pPr>
        <w:ind w:firstLine="284"/>
        <w:jc w:val="both"/>
        <w:rPr>
          <w:rFonts w:ascii="Times New Roman" w:eastAsiaTheme="minorEastAsia" w:hAnsi="Times New Roman" w:cs="Times New Roman"/>
          <w:bCs/>
          <w:i/>
          <w:iCs/>
          <w:sz w:val="24"/>
          <w:szCs w:val="24"/>
        </w:rPr>
      </w:pPr>
      <w:r w:rsidRPr="00877C2A">
        <w:rPr>
          <w:rFonts w:ascii="Times New Roman" w:eastAsiaTheme="minorEastAsia" w:hAnsi="Times New Roman" w:cs="Times New Roman"/>
          <w:bCs/>
          <w:i/>
          <w:iCs/>
          <w:sz w:val="24"/>
          <w:szCs w:val="24"/>
        </w:rPr>
        <w:t>[</w:t>
      </w:r>
      <w:r w:rsidR="00AF6F22" w:rsidRPr="00877C2A">
        <w:rPr>
          <w:rFonts w:ascii="Times New Roman" w:eastAsiaTheme="minorEastAsia" w:hAnsi="Times New Roman" w:cs="Times New Roman"/>
          <w:bCs/>
          <w:i/>
          <w:iCs/>
          <w:sz w:val="24"/>
          <w:szCs w:val="24"/>
        </w:rPr>
        <w:t xml:space="preserve">Here </w:t>
      </w:r>
      <w:r w:rsidR="0055235F">
        <w:rPr>
          <w:rFonts w:ascii="Times New Roman" w:eastAsiaTheme="minorEastAsia" w:hAnsi="Times New Roman" w:cs="Times New Roman"/>
          <w:bCs/>
          <w:i/>
          <w:iCs/>
          <w:sz w:val="24"/>
          <w:szCs w:val="24"/>
        </w:rPr>
        <w:t>we’re</w:t>
      </w:r>
      <w:r w:rsidR="00AF6F22" w:rsidRPr="00877C2A">
        <w:rPr>
          <w:rFonts w:ascii="Times New Roman" w:eastAsiaTheme="minorEastAsia" w:hAnsi="Times New Roman" w:cs="Times New Roman"/>
          <w:bCs/>
          <w:i/>
          <w:iCs/>
          <w:sz w:val="24"/>
          <w:szCs w:val="24"/>
        </w:rPr>
        <w:t xml:space="preserve"> talking about the step before the integration, this step is about how to decide whether to integrate UX into agile or not, and what are the factors that influence that decision.</w:t>
      </w:r>
      <w:r w:rsidRPr="00877C2A">
        <w:rPr>
          <w:rFonts w:ascii="Times New Roman" w:eastAsiaTheme="minorEastAsia" w:hAnsi="Times New Roman" w:cs="Times New Roman"/>
          <w:bCs/>
          <w:i/>
          <w:iCs/>
          <w:sz w:val="24"/>
          <w:szCs w:val="24"/>
        </w:rPr>
        <w:t>]</w:t>
      </w:r>
    </w:p>
    <w:p w14:paraId="4CDE562F" w14:textId="79E01CE7" w:rsidR="00A006C8" w:rsidRDefault="004043DC" w:rsidP="00FC2653">
      <w:pPr>
        <w:ind w:firstLine="284"/>
        <w:jc w:val="both"/>
        <w:rPr>
          <w:ins w:id="8" w:author="رزان الدوسري ID 443203966" w:date="2023-01-24T14:39:00Z"/>
          <w:rFonts w:ascii="Times New Roman" w:eastAsiaTheme="minorEastAsia" w:hAnsi="Times New Roman" w:cs="Times New Roman"/>
          <w:bCs/>
          <w:sz w:val="24"/>
          <w:szCs w:val="24"/>
        </w:rPr>
      </w:pPr>
      <w:r w:rsidRPr="00964A12">
        <w:rPr>
          <w:rFonts w:ascii="Times New Roman" w:eastAsiaTheme="minorEastAsia" w:hAnsi="Times New Roman" w:cs="Times New Roman"/>
          <w:bCs/>
          <w:sz w:val="24"/>
          <w:szCs w:val="24"/>
        </w:rPr>
        <w:t xml:space="preserve">There is no doubt that integrating UX </w:t>
      </w:r>
      <w:r>
        <w:rPr>
          <w:rFonts w:ascii="Times New Roman" w:eastAsiaTheme="minorEastAsia" w:hAnsi="Times New Roman" w:cs="Times New Roman"/>
          <w:bCs/>
          <w:sz w:val="24"/>
          <w:szCs w:val="24"/>
        </w:rPr>
        <w:t xml:space="preserve">into </w:t>
      </w:r>
      <w:r w:rsidRPr="00964A12">
        <w:rPr>
          <w:rFonts w:ascii="Times New Roman" w:eastAsiaTheme="minorEastAsia" w:hAnsi="Times New Roman" w:cs="Times New Roman"/>
          <w:bCs/>
          <w:sz w:val="24"/>
          <w:szCs w:val="24"/>
        </w:rPr>
        <w:t xml:space="preserve">Agile </w:t>
      </w:r>
      <w:r>
        <w:rPr>
          <w:rFonts w:ascii="Times New Roman" w:eastAsiaTheme="minorEastAsia" w:hAnsi="Times New Roman" w:cs="Times New Roman"/>
          <w:bCs/>
          <w:sz w:val="24"/>
          <w:szCs w:val="24"/>
        </w:rPr>
        <w:t>has</w:t>
      </w:r>
      <w:ins w:id="9" w:author="رزان الدوسري ID 443203966" w:date="2023-01-24T14:13:00Z">
        <w:r w:rsidR="00161886">
          <w:rPr>
            <w:rFonts w:ascii="Times New Roman" w:eastAsiaTheme="minorEastAsia" w:hAnsi="Times New Roman" w:cs="Times New Roman"/>
            <w:bCs/>
            <w:sz w:val="24"/>
            <w:szCs w:val="24"/>
          </w:rPr>
          <w:t xml:space="preserve"> various</w:t>
        </w:r>
      </w:ins>
      <w:r w:rsidRPr="00964A12">
        <w:rPr>
          <w:rFonts w:ascii="Times New Roman" w:eastAsiaTheme="minorEastAsia" w:hAnsi="Times New Roman" w:cs="Times New Roman"/>
          <w:bCs/>
          <w:sz w:val="24"/>
          <w:szCs w:val="24"/>
        </w:rPr>
        <w:t xml:space="preserve"> </w:t>
      </w:r>
      <w:commentRangeStart w:id="10"/>
      <w:r w:rsidRPr="00964A12">
        <w:rPr>
          <w:rFonts w:ascii="Times New Roman" w:eastAsiaTheme="minorEastAsia" w:hAnsi="Times New Roman" w:cs="Times New Roman"/>
          <w:bCs/>
          <w:sz w:val="24"/>
          <w:szCs w:val="24"/>
        </w:rPr>
        <w:t>benefits</w:t>
      </w:r>
      <w:commentRangeEnd w:id="10"/>
      <w:r w:rsidR="00530731">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"/>
          <w:id w:val="-10384962"/>
          <w:placeholder>
            <w:docPart w:val="DefaultPlaceholder_-1854013440"/>
          </w:placeholder>
        </w:sdtPr>
        <w:sdtContent>
          <w:r w:rsidR="00DC1735" w:rsidRPr="00DC1735">
            <w:rPr>
              <w:rFonts w:ascii="Times New Roman" w:eastAsiaTheme="minorEastAsia" w:hAnsi="Times New Roman" w:cs="Times New Roman"/>
              <w:bCs/>
              <w:color w:val="000000"/>
              <w:sz w:val="24"/>
              <w:szCs w:val="24"/>
            </w:rPr>
            <w:t>[2]</w:t>
          </w:r>
        </w:sdtContent>
      </w:sdt>
      <w:r>
        <w:rPr>
          <w:rStyle w:val="CommentReference"/>
        </w:rPr>
        <w:commentReference w:id="10"/>
      </w:r>
      <w:r>
        <w:rPr>
          <w:rFonts w:ascii="Times New Roman" w:eastAsiaTheme="minorEastAsia" w:hAnsi="Times New Roman" w:cs="Times New Roman"/>
          <w:bCs/>
          <w:sz w:val="24"/>
          <w:szCs w:val="24"/>
        </w:rPr>
        <w:t>.</w:t>
      </w:r>
      <w:r w:rsidRPr="00964A12">
        <w:rPr>
          <w:rFonts w:ascii="Times New Roman" w:eastAsiaTheme="minorEastAsia" w:hAnsi="Times New Roman" w:cs="Times New Roman"/>
          <w:bCs/>
          <w:sz w:val="24"/>
          <w:szCs w:val="24"/>
        </w:rPr>
        <w:t xml:space="preserve"> </w:t>
      </w:r>
      <w:del w:id="11" w:author="رزان الدوسري ID 443203966" w:date="2023-01-24T12:47:00Z">
        <w:r w:rsidDel="00EF4613">
          <w:rPr>
            <w:rFonts w:ascii="Times New Roman" w:eastAsiaTheme="minorEastAsia" w:hAnsi="Times New Roman" w:cs="Times New Roman"/>
            <w:bCs/>
            <w:sz w:val="24"/>
            <w:szCs w:val="24"/>
          </w:rPr>
          <w:delText>H</w:delText>
        </w:r>
        <w:r w:rsidRPr="00964A12" w:rsidDel="00EF4613">
          <w:rPr>
            <w:rFonts w:ascii="Times New Roman" w:eastAsiaTheme="minorEastAsia" w:hAnsi="Times New Roman" w:cs="Times New Roman"/>
            <w:bCs/>
            <w:sz w:val="24"/>
            <w:szCs w:val="24"/>
          </w:rPr>
          <w:delText>owever</w:delText>
        </w:r>
      </w:del>
      <w:ins w:id="12" w:author="رزان الدوسري ID 443203966" w:date="2023-01-24T14:08:00Z">
        <w:r w:rsidR="00350286" w:rsidRPr="00350286">
          <w:rPr>
            <w:rFonts w:ascii="Times New Roman" w:eastAsiaTheme="minorEastAsia" w:hAnsi="Times New Roman" w:cs="Times New Roman"/>
            <w:bCs/>
            <w:sz w:val="24"/>
            <w:szCs w:val="24"/>
          </w:rPr>
          <w:t>However, determining whether it is suitable for a given context requires identifying factors that could encourage or hinder the success of the integration. UX work gains the most motivation through delivering value to the business and the user as well as by producing successful products. Yet, UX work may be hindered by lack of economic and human resources, especially in early development stages or with limited resources</w:t>
        </w:r>
        <w:r w:rsidR="00350286">
          <w:rPr>
            <w:rFonts w:ascii="Times New Roman" w:eastAsiaTheme="minorEastAsia" w:hAnsi="Times New Roman" w:cs="Times New Roman"/>
            <w:bCs/>
            <w:sz w:val="24"/>
            <w:szCs w:val="24"/>
          </w:rPr>
          <w:t xml:space="preserve"> </w:t>
        </w:r>
      </w:ins>
      <w:del w:id="13" w:author="رزان الدوسري ID 443203966" w:date="2023-01-24T14:08:00Z">
        <w:r w:rsidRPr="00964A12" w:rsidDel="00350286">
          <w:rPr>
            <w:rFonts w:ascii="Times New Roman" w:eastAsiaTheme="minorEastAsia" w:hAnsi="Times New Roman" w:cs="Times New Roman"/>
            <w:bCs/>
            <w:sz w:val="24"/>
            <w:szCs w:val="24"/>
          </w:rPr>
          <w:delText xml:space="preserve"> </w:delText>
        </w:r>
        <w:commentRangeStart w:id="14"/>
        <w:r w:rsidRPr="00964A12" w:rsidDel="00350286">
          <w:rPr>
            <w:rFonts w:ascii="Times New Roman" w:eastAsiaTheme="minorEastAsia" w:hAnsi="Times New Roman" w:cs="Times New Roman"/>
            <w:bCs/>
            <w:sz w:val="24"/>
            <w:szCs w:val="24"/>
          </w:rPr>
          <w:delText>determining whether</w:delText>
        </w:r>
      </w:del>
      <w:del w:id="15" w:author="رزان الدوسري ID 443203966" w:date="2023-01-24T13:38:00Z">
        <w:r w:rsidRPr="00964A12" w:rsidDel="00F55727">
          <w:rPr>
            <w:rFonts w:ascii="Times New Roman" w:eastAsiaTheme="minorEastAsia" w:hAnsi="Times New Roman" w:cs="Times New Roman"/>
            <w:bCs/>
            <w:sz w:val="24"/>
            <w:szCs w:val="24"/>
          </w:rPr>
          <w:delText xml:space="preserve"> or not</w:delText>
        </w:r>
      </w:del>
      <w:del w:id="16" w:author="رزان الدوسري ID 443203966" w:date="2023-01-24T14:08:00Z">
        <w:r w:rsidRPr="00964A12" w:rsidDel="00350286">
          <w:rPr>
            <w:rFonts w:ascii="Times New Roman" w:eastAsiaTheme="minorEastAsia" w:hAnsi="Times New Roman" w:cs="Times New Roman"/>
            <w:bCs/>
            <w:sz w:val="24"/>
            <w:szCs w:val="24"/>
          </w:rPr>
          <w:delText xml:space="preserve"> it </w:delText>
        </w:r>
      </w:del>
      <w:del w:id="17" w:author="رزان الدوسري ID 443203966" w:date="2023-01-24T13:38:00Z">
        <w:r w:rsidRPr="00964A12" w:rsidDel="007D47E7">
          <w:rPr>
            <w:rFonts w:ascii="Times New Roman" w:eastAsiaTheme="minorEastAsia" w:hAnsi="Times New Roman" w:cs="Times New Roman"/>
            <w:bCs/>
            <w:sz w:val="24"/>
            <w:szCs w:val="24"/>
          </w:rPr>
          <w:delText>will be beneficial</w:delText>
        </w:r>
        <w:r w:rsidRPr="00964A12" w:rsidDel="00725A6B">
          <w:rPr>
            <w:rFonts w:ascii="Times New Roman" w:eastAsiaTheme="minorEastAsia" w:hAnsi="Times New Roman" w:cs="Times New Roman"/>
            <w:bCs/>
            <w:sz w:val="24"/>
            <w:szCs w:val="24"/>
          </w:rPr>
          <w:delText xml:space="preserve"> in </w:delText>
        </w:r>
        <w:r w:rsidDel="00725A6B">
          <w:rPr>
            <w:rFonts w:ascii="Times New Roman" w:eastAsiaTheme="minorEastAsia" w:hAnsi="Times New Roman" w:cs="Times New Roman"/>
            <w:bCs/>
            <w:sz w:val="24"/>
            <w:szCs w:val="24"/>
          </w:rPr>
          <w:delText>such</w:delText>
        </w:r>
      </w:del>
      <w:del w:id="18" w:author="رزان الدوسري ID 443203966" w:date="2023-01-24T14:08:00Z">
        <w:r w:rsidRPr="00964A12" w:rsidDel="00350286">
          <w:rPr>
            <w:rFonts w:ascii="Times New Roman" w:eastAsiaTheme="minorEastAsia" w:hAnsi="Times New Roman" w:cs="Times New Roman"/>
            <w:bCs/>
            <w:sz w:val="24"/>
            <w:szCs w:val="24"/>
          </w:rPr>
          <w:delText xml:space="preserve"> context </w:delText>
        </w:r>
      </w:del>
      <w:del w:id="19" w:author="رزان الدوسري ID 443203966" w:date="2023-01-24T13:39:00Z">
        <w:r w:rsidRPr="00964A12" w:rsidDel="00F55727">
          <w:rPr>
            <w:rFonts w:ascii="Times New Roman" w:eastAsiaTheme="minorEastAsia" w:hAnsi="Times New Roman" w:cs="Times New Roman"/>
            <w:bCs/>
            <w:sz w:val="24"/>
            <w:szCs w:val="24"/>
          </w:rPr>
          <w:delText xml:space="preserve">can be determined by </w:delText>
        </w:r>
      </w:del>
      <w:del w:id="20" w:author="رزان الدوسري ID 443203966" w:date="2023-01-24T14:08:00Z">
        <w:r w:rsidRPr="00964A12" w:rsidDel="00350286">
          <w:rPr>
            <w:rFonts w:ascii="Times New Roman" w:eastAsiaTheme="minorEastAsia" w:hAnsi="Times New Roman" w:cs="Times New Roman"/>
            <w:bCs/>
            <w:sz w:val="24"/>
            <w:szCs w:val="24"/>
          </w:rPr>
          <w:delText xml:space="preserve">identifying factors that </w:delText>
        </w:r>
      </w:del>
      <w:del w:id="21" w:author="رزان الدوسري ID 443203966" w:date="2023-01-24T13:49:00Z">
        <w:r w:rsidRPr="00964A12" w:rsidDel="00311237">
          <w:rPr>
            <w:rFonts w:ascii="Times New Roman" w:eastAsiaTheme="minorEastAsia" w:hAnsi="Times New Roman" w:cs="Times New Roman"/>
            <w:bCs/>
            <w:sz w:val="24"/>
            <w:szCs w:val="24"/>
          </w:rPr>
          <w:delText>facilitate UX and those that present challenges</w:delText>
        </w:r>
        <w:commentRangeEnd w:id="14"/>
        <w:r w:rsidDel="00311237">
          <w:rPr>
            <w:rStyle w:val="CommentReference"/>
          </w:rPr>
          <w:commentReference w:id="14"/>
        </w:r>
      </w:del>
      <w:del w:id="22" w:author="رزان الدوسري ID 443203966" w:date="2023-01-24T14:08:00Z">
        <w:r w:rsidRPr="00964A12" w:rsidDel="00350286">
          <w:rPr>
            <w:rFonts w:ascii="Times New Roman" w:eastAsiaTheme="minorEastAsia" w:hAnsi="Times New Roman" w:cs="Times New Roman"/>
            <w:bCs/>
            <w:sz w:val="24"/>
            <w:szCs w:val="24"/>
          </w:rPr>
          <w:delText>.</w:delText>
        </w:r>
      </w:del>
      <w:del w:id="23" w:author="رزان الدوسري ID 443203966" w:date="2023-01-24T13:55:00Z">
        <w:r w:rsidDel="00254CF8">
          <w:rPr>
            <w:rFonts w:ascii="Times New Roman" w:eastAsiaTheme="minorEastAsia" w:hAnsi="Times New Roman" w:cs="Times New Roman"/>
            <w:bCs/>
            <w:sz w:val="24"/>
            <w:szCs w:val="24"/>
          </w:rPr>
          <w:delText xml:space="preserve"> </w:delText>
        </w:r>
      </w:del>
      <w:commentRangeStart w:id="24"/>
      <w:del w:id="25" w:author="رزان الدوسري ID 443203966" w:date="2023-01-24T13:51:00Z">
        <w:r w:rsidRPr="002E69C4" w:rsidDel="007103E8">
          <w:rPr>
            <w:rFonts w:ascii="Times New Roman" w:eastAsiaTheme="minorEastAsia" w:hAnsi="Times New Roman" w:cs="Times New Roman"/>
            <w:bCs/>
            <w:sz w:val="24"/>
            <w:szCs w:val="24"/>
          </w:rPr>
          <w:delText xml:space="preserve">The integration of UX into Agile is promoted when businesses and users gain value, as well as when successful products are </w:delText>
        </w:r>
        <w:r w:rsidRPr="002F51C6" w:rsidDel="007103E8">
          <w:rPr>
            <w:rFonts w:ascii="Times New Roman" w:eastAsiaTheme="minorEastAsia" w:hAnsi="Times New Roman" w:cs="Times New Roman"/>
            <w:bCs/>
            <w:sz w:val="24"/>
            <w:szCs w:val="24"/>
          </w:rPr>
          <w:delText>produced</w:delText>
        </w:r>
        <w:commentRangeEnd w:id="24"/>
        <w:r w:rsidDel="007103E8">
          <w:rPr>
            <w:rStyle w:val="CommentReference"/>
          </w:rPr>
          <w:commentReference w:id="24"/>
        </w:r>
        <w:r w:rsidRPr="002F51C6" w:rsidDel="007103E8">
          <w:rPr>
            <w:rFonts w:ascii="Times New Roman" w:eastAsiaTheme="minorEastAsia" w:hAnsi="Times New Roman" w:cs="Times New Roman"/>
            <w:bCs/>
            <w:sz w:val="24"/>
            <w:szCs w:val="24"/>
          </w:rPr>
          <w:delText>. Lack of economic and human resources is a hindrance to UX work, particularly in early-stage</w:delText>
        </w:r>
        <w:r w:rsidR="00302F58" w:rsidDel="007103E8">
          <w:rPr>
            <w:rFonts w:ascii="Times New Roman" w:eastAsiaTheme="minorEastAsia" w:hAnsi="Times New Roman" w:cs="Times New Roman"/>
            <w:bCs/>
            <w:sz w:val="24"/>
            <w:szCs w:val="24"/>
          </w:rPr>
          <w:delText xml:space="preserve"> </w:delText>
        </w:r>
      </w:del>
      <w:sdt>
        <w:sdtPr>
          <w:rPr>
            <w:rFonts w:ascii="Times New Roman" w:eastAsiaTheme="minorEastAsia" w:hAnsi="Times New Roman" w:cs="Times New Roman"/>
            <w:bCs/>
            <w:color w:val="000000"/>
            <w:sz w:val="24"/>
            <w:szCs w:val="24"/>
          </w:rPr>
          <w:tag w:val="MENDELEY_CITATION_v3_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"/>
          <w:id w:val="-2118820527"/>
          <w:placeholder>
            <w:docPart w:val="DefaultPlaceholder_-1854013440"/>
          </w:placeholder>
        </w:sdtPr>
        <w:sdtContent>
          <w:ins w:id="26" w:author="رزان الدوسري ID 443203966" w:date="2023-01-25T12:39:00Z">
            <w:r w:rsidR="00DC1735" w:rsidRPr="00DC1735">
              <w:rPr>
                <w:rFonts w:ascii="Times New Roman" w:eastAsiaTheme="minorEastAsia" w:hAnsi="Times New Roman" w:cs="Times New Roman"/>
                <w:bCs/>
                <w:color w:val="000000"/>
                <w:sz w:val="24"/>
                <w:szCs w:val="24"/>
              </w:rPr>
              <w:t>[3]</w:t>
            </w:r>
          </w:ins>
        </w:sdtContent>
      </w:sdt>
      <w:r w:rsidRPr="002F51C6">
        <w:rPr>
          <w:rFonts w:ascii="Times New Roman" w:eastAsiaTheme="minorEastAsia" w:hAnsi="Times New Roman" w:cs="Times New Roman"/>
          <w:bCs/>
          <w:sz w:val="24"/>
          <w:szCs w:val="24"/>
        </w:rPr>
        <w:t>.</w:t>
      </w:r>
    </w:p>
    <w:p w14:paraId="7D5609BA" w14:textId="189BC07E" w:rsidR="006B0A35" w:rsidRPr="0055235F" w:rsidRDefault="006B0A35" w:rsidP="00FC2653">
      <w:pPr>
        <w:ind w:firstLine="284"/>
        <w:jc w:val="both"/>
        <w:rPr>
          <w:ins w:id="27" w:author="رزان الدوسري ID 443203966" w:date="2023-01-24T14:33:00Z"/>
          <w:rFonts w:ascii="Times New Roman" w:eastAsiaTheme="minorEastAsia" w:hAnsi="Times New Roman" w:cs="Times New Roman"/>
          <w:bCs/>
          <w:i/>
          <w:iCs/>
          <w:sz w:val="24"/>
          <w:szCs w:val="24"/>
          <w:rPrChange w:id="28" w:author="رزان الدوسري ID 443203966" w:date="2023-01-24T14:45:00Z">
            <w:rPr>
              <w:ins w:id="29" w:author="رزان الدوسري ID 443203966" w:date="2023-01-24T14:33:00Z"/>
              <w:rFonts w:ascii="Times New Roman" w:eastAsiaTheme="minorEastAsia" w:hAnsi="Times New Roman" w:cs="Times New Roman"/>
              <w:bCs/>
              <w:sz w:val="24"/>
              <w:szCs w:val="24"/>
            </w:rPr>
          </w:rPrChange>
        </w:rPr>
      </w:pPr>
      <w:ins w:id="30" w:author="رزان الدوسري ID 443203966" w:date="2023-01-24T14:39:00Z">
        <w:r w:rsidRPr="0055235F">
          <w:rPr>
            <w:rFonts w:ascii="Times New Roman" w:eastAsiaTheme="minorEastAsia" w:hAnsi="Times New Roman" w:cs="Times New Roman"/>
            <w:bCs/>
            <w:i/>
            <w:iCs/>
            <w:sz w:val="24"/>
            <w:szCs w:val="24"/>
            <w:rPrChange w:id="31" w:author="رزان الدوسري ID 443203966" w:date="2023-01-24T14:45:00Z">
              <w:rPr>
                <w:rFonts w:ascii="Times New Roman" w:eastAsiaTheme="minorEastAsia" w:hAnsi="Times New Roman" w:cs="Times New Roman"/>
                <w:bCs/>
                <w:sz w:val="24"/>
                <w:szCs w:val="24"/>
              </w:rPr>
            </w:rPrChange>
          </w:rPr>
          <w:t>[</w:t>
        </w:r>
      </w:ins>
      <w:ins w:id="32" w:author="رزان الدوسري ID 443203966" w:date="2023-01-24T14:41:00Z">
        <w:r w:rsidR="00D90285" w:rsidRPr="0055235F">
          <w:rPr>
            <w:rFonts w:ascii="Times New Roman" w:eastAsiaTheme="minorEastAsia" w:hAnsi="Times New Roman" w:cs="Times New Roman"/>
            <w:bCs/>
            <w:i/>
            <w:iCs/>
            <w:sz w:val="24"/>
            <w:szCs w:val="24"/>
            <w:rPrChange w:id="33" w:author="رزان الدوسري ID 443203966" w:date="2023-01-24T14:45:00Z">
              <w:rPr>
                <w:rFonts w:ascii="Times New Roman" w:eastAsiaTheme="minorEastAsia" w:hAnsi="Times New Roman" w:cs="Times New Roman"/>
                <w:bCs/>
                <w:sz w:val="24"/>
                <w:szCs w:val="24"/>
              </w:rPr>
            </w:rPrChange>
          </w:rPr>
          <w:t>H</w:t>
        </w:r>
      </w:ins>
      <w:ins w:id="34" w:author="رزان الدوسري ID 443203966" w:date="2023-01-24T14:40:00Z">
        <w:r w:rsidR="000A4313" w:rsidRPr="0055235F">
          <w:rPr>
            <w:rFonts w:ascii="Times New Roman" w:eastAsiaTheme="minorEastAsia" w:hAnsi="Times New Roman" w:cs="Times New Roman"/>
            <w:bCs/>
            <w:i/>
            <w:iCs/>
            <w:sz w:val="24"/>
            <w:szCs w:val="24"/>
            <w:rPrChange w:id="35" w:author="رزان الدوسري ID 443203966" w:date="2023-01-24T14:45:00Z">
              <w:rPr>
                <w:rFonts w:ascii="Times New Roman" w:eastAsiaTheme="minorEastAsia" w:hAnsi="Times New Roman" w:cs="Times New Roman"/>
                <w:bCs/>
                <w:sz w:val="24"/>
                <w:szCs w:val="24"/>
              </w:rPr>
            </w:rPrChange>
          </w:rPr>
          <w:t>ere we decided to integrate</w:t>
        </w:r>
        <w:r w:rsidR="0005398E" w:rsidRPr="0055235F">
          <w:rPr>
            <w:rFonts w:ascii="Times New Roman" w:eastAsiaTheme="minorEastAsia" w:hAnsi="Times New Roman" w:cs="Times New Roman"/>
            <w:bCs/>
            <w:i/>
            <w:iCs/>
            <w:sz w:val="24"/>
            <w:szCs w:val="24"/>
            <w:rPrChange w:id="36" w:author="رزان الدوسري ID 443203966" w:date="2023-01-24T14:45:00Z">
              <w:rPr>
                <w:rFonts w:ascii="Times New Roman" w:eastAsiaTheme="minorEastAsia" w:hAnsi="Times New Roman" w:cs="Times New Roman"/>
                <w:bCs/>
                <w:sz w:val="24"/>
                <w:szCs w:val="24"/>
              </w:rPr>
            </w:rPrChange>
          </w:rPr>
          <w:t xml:space="preserve"> UX into Agile</w:t>
        </w:r>
      </w:ins>
      <w:ins w:id="37" w:author="رزان الدوسري ID 443203966" w:date="2023-01-24T14:43:00Z">
        <w:r w:rsidR="008C5954" w:rsidRPr="0055235F">
          <w:rPr>
            <w:rFonts w:ascii="Times New Roman" w:eastAsiaTheme="minorEastAsia" w:hAnsi="Times New Roman" w:cs="Times New Roman"/>
            <w:bCs/>
            <w:i/>
            <w:iCs/>
            <w:sz w:val="24"/>
            <w:szCs w:val="24"/>
            <w:rPrChange w:id="38" w:author="رزان الدوسري ID 443203966" w:date="2023-01-24T14:45:00Z">
              <w:rPr>
                <w:rFonts w:ascii="Times New Roman" w:eastAsiaTheme="minorEastAsia" w:hAnsi="Times New Roman" w:cs="Times New Roman"/>
                <w:bCs/>
                <w:sz w:val="24"/>
                <w:szCs w:val="24"/>
              </w:rPr>
            </w:rPrChange>
          </w:rPr>
          <w:t xml:space="preserve">. </w:t>
        </w:r>
      </w:ins>
      <w:ins w:id="39" w:author="رزان الدوسري ID 443203966" w:date="2023-01-24T14:41:00Z">
        <w:r w:rsidR="008C5954" w:rsidRPr="0055235F">
          <w:rPr>
            <w:rFonts w:ascii="Times New Roman" w:eastAsiaTheme="minorEastAsia" w:hAnsi="Times New Roman" w:cs="Times New Roman"/>
            <w:bCs/>
            <w:i/>
            <w:iCs/>
            <w:sz w:val="24"/>
            <w:szCs w:val="24"/>
            <w:rPrChange w:id="40" w:author="رزان الدوسري ID 443203966" w:date="2023-01-24T14:45:00Z">
              <w:rPr>
                <w:rFonts w:ascii="Times New Roman" w:eastAsiaTheme="minorEastAsia" w:hAnsi="Times New Roman" w:cs="Times New Roman"/>
                <w:bCs/>
                <w:sz w:val="24"/>
                <w:szCs w:val="24"/>
              </w:rPr>
            </w:rPrChange>
          </w:rPr>
          <w:t>T</w:t>
        </w:r>
        <w:r w:rsidR="00916C34" w:rsidRPr="0055235F">
          <w:rPr>
            <w:rFonts w:ascii="Times New Roman" w:eastAsiaTheme="minorEastAsia" w:hAnsi="Times New Roman" w:cs="Times New Roman"/>
            <w:bCs/>
            <w:i/>
            <w:iCs/>
            <w:sz w:val="24"/>
            <w:szCs w:val="24"/>
            <w:rPrChange w:id="41" w:author="رزان الدوسري ID 443203966" w:date="2023-01-24T14:45:00Z">
              <w:rPr>
                <w:rFonts w:ascii="Times New Roman" w:eastAsiaTheme="minorEastAsia" w:hAnsi="Times New Roman" w:cs="Times New Roman"/>
                <w:bCs/>
                <w:sz w:val="24"/>
                <w:szCs w:val="24"/>
              </w:rPr>
            </w:rPrChange>
          </w:rPr>
          <w:t xml:space="preserve">here are some </w:t>
        </w:r>
      </w:ins>
      <w:ins w:id="42" w:author="رزان الدوسري ID 443203966" w:date="2023-01-24T14:43:00Z">
        <w:r w:rsidR="007D11EE" w:rsidRPr="0055235F">
          <w:rPr>
            <w:rFonts w:ascii="Times New Roman" w:eastAsiaTheme="minorEastAsia" w:hAnsi="Times New Roman" w:cs="Times New Roman"/>
            <w:bCs/>
            <w:i/>
            <w:iCs/>
            <w:sz w:val="24"/>
            <w:szCs w:val="24"/>
            <w:rPrChange w:id="43" w:author="رزان الدوسري ID 443203966" w:date="2023-01-24T14:45:00Z">
              <w:rPr>
                <w:rFonts w:ascii="Times New Roman" w:eastAsiaTheme="minorEastAsia" w:hAnsi="Times New Roman" w:cs="Times New Roman"/>
                <w:bCs/>
                <w:sz w:val="24"/>
                <w:szCs w:val="24"/>
              </w:rPr>
            </w:rPrChange>
          </w:rPr>
          <w:t>challenges,</w:t>
        </w:r>
      </w:ins>
      <w:ins w:id="44" w:author="رزان الدوسري ID 443203966" w:date="2023-01-24T14:42:00Z">
        <w:r w:rsidR="00D90285" w:rsidRPr="0055235F">
          <w:rPr>
            <w:rFonts w:ascii="Times New Roman" w:eastAsiaTheme="minorEastAsia" w:hAnsi="Times New Roman" w:cs="Times New Roman"/>
            <w:bCs/>
            <w:i/>
            <w:iCs/>
            <w:sz w:val="24"/>
            <w:szCs w:val="24"/>
            <w:rPrChange w:id="45" w:author="رزان الدوسري ID 443203966" w:date="2023-01-24T14:45:00Z">
              <w:rPr>
                <w:rFonts w:ascii="Times New Roman" w:eastAsiaTheme="minorEastAsia" w:hAnsi="Times New Roman" w:cs="Times New Roman"/>
                <w:bCs/>
                <w:sz w:val="24"/>
                <w:szCs w:val="24"/>
              </w:rPr>
            </w:rPrChange>
          </w:rPr>
          <w:t xml:space="preserve"> and we focus on solving one</w:t>
        </w:r>
        <w:r w:rsidR="002B7EEC" w:rsidRPr="0055235F">
          <w:rPr>
            <w:rFonts w:ascii="Times New Roman" w:eastAsiaTheme="minorEastAsia" w:hAnsi="Times New Roman" w:cs="Times New Roman"/>
            <w:bCs/>
            <w:i/>
            <w:iCs/>
            <w:sz w:val="24"/>
            <w:szCs w:val="24"/>
            <w:rPrChange w:id="46" w:author="رزان الدوسري ID 443203966" w:date="2023-01-24T14:45:00Z">
              <w:rPr>
                <w:rFonts w:ascii="Times New Roman" w:eastAsiaTheme="minorEastAsia" w:hAnsi="Times New Roman" w:cs="Times New Roman"/>
                <w:bCs/>
                <w:sz w:val="24"/>
                <w:szCs w:val="24"/>
              </w:rPr>
            </w:rPrChange>
          </w:rPr>
          <w:t xml:space="preserve">/two of these challenges </w:t>
        </w:r>
      </w:ins>
      <w:ins w:id="47" w:author="رزان الدوسري ID 443203966" w:date="2023-01-24T14:43:00Z">
        <w:r w:rsidR="008C5954" w:rsidRPr="0055235F">
          <w:rPr>
            <w:rFonts w:ascii="Times New Roman" w:eastAsiaTheme="minorEastAsia" w:hAnsi="Times New Roman" w:cs="Times New Roman"/>
            <w:bCs/>
            <w:i/>
            <w:iCs/>
            <w:sz w:val="24"/>
            <w:szCs w:val="24"/>
            <w:rPrChange w:id="48" w:author="رزان الدوسري ID 443203966" w:date="2023-01-24T14:45:00Z">
              <w:rPr>
                <w:rFonts w:ascii="Times New Roman" w:eastAsiaTheme="minorEastAsia" w:hAnsi="Times New Roman" w:cs="Times New Roman"/>
                <w:bCs/>
                <w:sz w:val="24"/>
                <w:szCs w:val="24"/>
              </w:rPr>
            </w:rPrChange>
          </w:rPr>
          <w:t xml:space="preserve">and </w:t>
        </w:r>
        <w:r w:rsidR="007D11EE" w:rsidRPr="0055235F">
          <w:rPr>
            <w:rFonts w:ascii="Times New Roman" w:eastAsiaTheme="minorEastAsia" w:hAnsi="Times New Roman" w:cs="Times New Roman"/>
            <w:bCs/>
            <w:i/>
            <w:iCs/>
            <w:sz w:val="24"/>
            <w:szCs w:val="24"/>
            <w:rPrChange w:id="49" w:author="رزان الدوسري ID 443203966" w:date="2023-01-24T14:45:00Z">
              <w:rPr>
                <w:rFonts w:ascii="Times New Roman" w:eastAsiaTheme="minorEastAsia" w:hAnsi="Times New Roman" w:cs="Times New Roman"/>
                <w:bCs/>
                <w:sz w:val="24"/>
                <w:szCs w:val="24"/>
              </w:rPr>
            </w:rPrChange>
          </w:rPr>
          <w:t>gave examples of other solutions]</w:t>
        </w:r>
      </w:ins>
    </w:p>
    <w:p w14:paraId="09EA7C37" w14:textId="4C5A0161" w:rsidR="004043DC" w:rsidRDefault="00467D65" w:rsidP="00FC2653">
      <w:pPr>
        <w:ind w:firstLine="284"/>
        <w:jc w:val="both"/>
        <w:rPr>
          <w:ins w:id="50" w:author="رزان الدوسري ID 443203966" w:date="2023-01-24T14:44:00Z"/>
          <w:rFonts w:ascii="Times New Roman" w:eastAsiaTheme="minorEastAsia" w:hAnsi="Times New Roman" w:cs="Times New Roman"/>
          <w:bCs/>
          <w:sz w:val="24"/>
          <w:szCs w:val="24"/>
        </w:rPr>
      </w:pPr>
      <w:ins w:id="51" w:author="رزان الدوسري ID 443203966" w:date="2023-01-24T14:08:00Z">
        <w:r>
          <w:rPr>
            <w:rFonts w:ascii="Times New Roman" w:eastAsiaTheme="minorEastAsia" w:hAnsi="Times New Roman" w:cs="Times New Roman"/>
            <w:bCs/>
            <w:sz w:val="24"/>
            <w:szCs w:val="24"/>
          </w:rPr>
          <w:t xml:space="preserve"> </w:t>
        </w:r>
        <w:r w:rsidRPr="00467D65">
          <w:rPr>
            <w:rFonts w:ascii="Times New Roman" w:eastAsiaTheme="minorEastAsia" w:hAnsi="Times New Roman" w:cs="Times New Roman"/>
            <w:bCs/>
            <w:sz w:val="24"/>
            <w:szCs w:val="24"/>
          </w:rPr>
          <w:t xml:space="preserve">This study comes as a step further to facilitate this integration. It is still likely to face some challenges, and this study attempts to address one of them. </w:t>
        </w:r>
      </w:ins>
      <w:ins w:id="52" w:author="رزان الدوسري ID 443203966" w:date="2023-01-24T14:30:00Z">
        <w:r w:rsidR="005C6A95" w:rsidRPr="005C6A95">
          <w:rPr>
            <w:rFonts w:ascii="Times New Roman" w:eastAsiaTheme="minorEastAsia" w:hAnsi="Times New Roman" w:cs="Times New Roman"/>
            <w:bCs/>
            <w:sz w:val="24"/>
            <w:szCs w:val="24"/>
          </w:rPr>
          <w:t xml:space="preserve">Clearly, we cannot address all of the challenges with a single solution; </w:t>
        </w:r>
      </w:ins>
      <w:ins w:id="53" w:author="رزان الدوسري ID 443203966" w:date="2023-01-24T14:01:00Z">
        <w:r w:rsidR="00A53C22" w:rsidRPr="00A53C22">
          <w:rPr>
            <w:rFonts w:ascii="Times New Roman" w:eastAsiaTheme="minorEastAsia" w:hAnsi="Times New Roman" w:cs="Times New Roman"/>
            <w:bCs/>
            <w:sz w:val="24"/>
            <w:szCs w:val="24"/>
          </w:rPr>
          <w:t xml:space="preserve">therefore, this is a partial solution of the challenges. </w:t>
        </w:r>
      </w:ins>
      <w:ins w:id="54" w:author="رزان الدوسري ID 443203966" w:date="2023-01-24T14:17:00Z">
        <w:r w:rsidR="003812A4">
          <w:rPr>
            <w:rFonts w:ascii="Times New Roman" w:eastAsiaTheme="minorEastAsia" w:hAnsi="Times New Roman" w:cs="Times New Roman"/>
            <w:bCs/>
            <w:sz w:val="24"/>
            <w:szCs w:val="24"/>
          </w:rPr>
          <w:t>M</w:t>
        </w:r>
      </w:ins>
      <w:ins w:id="55" w:author="رزان الدوسري ID 443203966" w:date="2023-01-24T14:18:00Z">
        <w:r w:rsidR="003812A4">
          <w:rPr>
            <w:rFonts w:ascii="Times New Roman" w:eastAsiaTheme="minorEastAsia" w:hAnsi="Times New Roman" w:cs="Times New Roman"/>
            <w:bCs/>
            <w:sz w:val="24"/>
            <w:szCs w:val="24"/>
          </w:rPr>
          <w:t>oreover</w:t>
        </w:r>
        <w:r w:rsidR="00011427">
          <w:rPr>
            <w:rFonts w:ascii="Times New Roman" w:eastAsiaTheme="minorEastAsia" w:hAnsi="Times New Roman" w:cs="Times New Roman"/>
            <w:bCs/>
            <w:sz w:val="24"/>
            <w:szCs w:val="24"/>
          </w:rPr>
          <w:t>,</w:t>
        </w:r>
      </w:ins>
      <w:ins w:id="56" w:author="رزان الدوسري ID 443203966" w:date="2023-01-24T14:31:00Z">
        <w:r w:rsidR="00FC2653">
          <w:rPr>
            <w:rFonts w:ascii="Times New Roman" w:eastAsiaTheme="minorEastAsia" w:hAnsi="Times New Roman" w:cs="Times New Roman"/>
            <w:bCs/>
            <w:sz w:val="24"/>
            <w:szCs w:val="24"/>
          </w:rPr>
          <w:t xml:space="preserve"> </w:t>
        </w:r>
      </w:ins>
      <w:del w:id="57" w:author="رزان الدوسري ID 443203966" w:date="2023-01-24T14:17:00Z">
        <w:r w:rsidR="004043DC" w:rsidRPr="00B02DFD" w:rsidDel="003812A4">
          <w:rPr>
            <w:rFonts w:ascii="Times New Roman" w:eastAsiaTheme="minorEastAsia" w:hAnsi="Times New Roman" w:cs="Times New Roman"/>
            <w:bCs/>
            <w:sz w:val="24"/>
            <w:szCs w:val="24"/>
          </w:rPr>
          <w:delText xml:space="preserve">Although integrating these two processes is important, it presents several challenges as well. </w:delText>
        </w:r>
      </w:del>
      <w:del w:id="58" w:author="رزان الدوسري ID 443203966" w:date="2023-01-24T14:19:00Z">
        <w:r w:rsidR="004043DC" w:rsidRPr="00BD5E89" w:rsidDel="00B76C58">
          <w:rPr>
            <w:rFonts w:ascii="Times New Roman" w:eastAsiaTheme="minorEastAsia" w:hAnsi="Times New Roman" w:cs="Times New Roman"/>
            <w:bCs/>
            <w:sz w:val="24"/>
            <w:szCs w:val="24"/>
          </w:rPr>
          <w:delText>These</w:delText>
        </w:r>
      </w:del>
      <w:ins w:id="59" w:author="رزان الدوسري ID 443203966" w:date="2023-01-24T14:19:00Z">
        <w:r w:rsidR="00B76C58">
          <w:rPr>
            <w:rFonts w:ascii="Times New Roman" w:eastAsiaTheme="minorEastAsia" w:hAnsi="Times New Roman" w:cs="Times New Roman"/>
            <w:bCs/>
            <w:sz w:val="24"/>
            <w:szCs w:val="24"/>
          </w:rPr>
          <w:t>some</w:t>
        </w:r>
      </w:ins>
      <w:r w:rsidR="004043DC" w:rsidRPr="00BD5E89">
        <w:rPr>
          <w:rFonts w:ascii="Times New Roman" w:eastAsiaTheme="minorEastAsia" w:hAnsi="Times New Roman" w:cs="Times New Roman"/>
          <w:bCs/>
          <w:sz w:val="24"/>
          <w:szCs w:val="24"/>
        </w:rPr>
        <w:t xml:space="preserve"> challenges were discussed in the literature, where some studies have proposed gamification frameworks to motivate and engage agile teams in conducting UX activities collaboratively and developing a user-centered </w:t>
      </w:r>
      <w:commentRangeStart w:id="60"/>
      <w:r w:rsidR="004043DC" w:rsidRPr="00B02DFD">
        <w:rPr>
          <w:rFonts w:ascii="Times New Roman" w:eastAsiaTheme="minorEastAsia" w:hAnsi="Times New Roman" w:cs="Times New Roman"/>
          <w:bCs/>
          <w:sz w:val="24"/>
          <w:szCs w:val="24"/>
        </w:rPr>
        <w:t>mindset</w:t>
      </w:r>
      <w:commentRangeEnd w:id="60"/>
      <w:r w:rsidR="004043DC">
        <w:rPr>
          <w:rStyle w:val="CommentReference"/>
        </w:rPr>
        <w:commentReference w:id="60"/>
      </w:r>
      <w:ins w:id="61" w:author="رزان الدوسري ID 443203966" w:date="2023-01-24T12:47:00Z">
        <w:r w:rsidR="00EF4613">
          <w:rPr>
            <w:rFonts w:ascii="Times New Roman" w:eastAsiaTheme="minorEastAsia" w:hAnsi="Times New Roman" w:cs="Times New Roman"/>
            <w:bCs/>
            <w:sz w:val="24"/>
            <w:szCs w:val="24"/>
          </w:rPr>
          <w:t xml:space="preserve"> </w:t>
        </w:r>
      </w:ins>
      <w:customXmlInsRangeStart w:id="62" w:author="رزان الدوسري ID 443203966" w:date="2023-01-24T12:47:00Z"/>
      <w:sdt>
        <w:sdtPr>
          <w:rPr>
            <w:rFonts w:ascii="Times New Roman" w:hAnsi="Times New Roman" w:cs="Times New Roman"/>
            <w:color w:val="000000"/>
            <w:sz w:val="24"/>
            <w:szCs w:val="24"/>
          </w:rPr>
          <w:tag w:val="MENDELEY_CITATION_v3_eyJjaXRhdGlvbklEIjoiTUVOREVMRVlfQ0lUQVRJT05fYTJlOTcxNGUtYzliYS00NDM0LWE3ZGUtODQwOThjMWFiZmI5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
          <w:id w:val="850761246"/>
          <w:placeholder>
            <w:docPart w:val="C0F2FDFE1157894FB0008FCF0436C9A2"/>
          </w:placeholder>
        </w:sdtPr>
        <w:sdtContent>
          <w:customXmlInsRangeEnd w:id="62"/>
          <w:ins w:id="63" w:author="رزان الدوسري ID 443203966" w:date="2023-01-25T12:39:00Z">
            <w:r w:rsidR="00DC1735" w:rsidRPr="00DC1735">
              <w:rPr>
                <w:rFonts w:ascii="Times New Roman" w:hAnsi="Times New Roman" w:cs="Times New Roman"/>
                <w:color w:val="000000"/>
                <w:sz w:val="24"/>
                <w:szCs w:val="24"/>
              </w:rPr>
              <w:t>[4]</w:t>
            </w:r>
          </w:ins>
          <w:customXmlInsRangeStart w:id="64" w:author="رزان الدوسري ID 443203966" w:date="2023-01-24T12:47:00Z"/>
        </w:sdtContent>
      </w:sdt>
      <w:customXmlInsRangeEnd w:id="64"/>
      <w:r w:rsidR="004043DC" w:rsidRPr="00B02DFD">
        <w:rPr>
          <w:rFonts w:ascii="Times New Roman" w:eastAsiaTheme="minorEastAsia" w:hAnsi="Times New Roman" w:cs="Times New Roman"/>
          <w:bCs/>
          <w:sz w:val="24"/>
          <w:szCs w:val="24"/>
        </w:rPr>
        <w:t xml:space="preserve">. </w:t>
      </w:r>
      <w:del w:id="65" w:author="رزان الدوسري ID 443203966" w:date="2023-01-24T14:11:00Z">
        <w:r w:rsidR="002A13DB" w:rsidDel="001B3DA5">
          <w:rPr>
            <w:rFonts w:ascii="Times New Roman" w:eastAsiaTheme="minorEastAsia" w:hAnsi="Times New Roman" w:cs="Times New Roman"/>
            <w:bCs/>
            <w:sz w:val="24"/>
            <w:szCs w:val="24"/>
          </w:rPr>
          <w:delText>A</w:delText>
        </w:r>
        <w:r w:rsidR="002A13DB" w:rsidRPr="00B02DFD" w:rsidDel="001B3DA5">
          <w:rPr>
            <w:rFonts w:ascii="Times New Roman" w:eastAsiaTheme="minorEastAsia" w:hAnsi="Times New Roman" w:cs="Times New Roman"/>
            <w:bCs/>
            <w:sz w:val="24"/>
            <w:szCs w:val="24"/>
          </w:rPr>
          <w:delText>nother study</w:delText>
        </w:r>
        <w:r w:rsidR="004043DC" w:rsidRPr="00B02DFD" w:rsidDel="001B3DA5">
          <w:delText xml:space="preserve"> </w:delText>
        </w:r>
        <w:r w:rsidR="004043DC" w:rsidRPr="00BD5E89" w:rsidDel="001B3DA5">
          <w:rPr>
            <w:rFonts w:ascii="Times New Roman" w:eastAsiaTheme="minorEastAsia" w:hAnsi="Times New Roman" w:cs="Times New Roman"/>
            <w:bCs/>
            <w:sz w:val="24"/>
            <w:szCs w:val="24"/>
          </w:rPr>
          <w:delText>proposed</w:delText>
        </w:r>
      </w:del>
      <w:ins w:id="66" w:author="رزان الدوسري ID 443203966" w:date="2023-01-24T14:11:00Z">
        <w:r w:rsidR="001B3DA5">
          <w:rPr>
            <w:rFonts w:ascii="Times New Roman" w:eastAsiaTheme="minorEastAsia" w:hAnsi="Times New Roman" w:cs="Times New Roman"/>
            <w:bCs/>
            <w:sz w:val="24"/>
            <w:szCs w:val="24"/>
          </w:rPr>
          <w:t>Other solution</w:t>
        </w:r>
        <w:r w:rsidR="003F5ECD">
          <w:rPr>
            <w:rFonts w:ascii="Times New Roman" w:eastAsiaTheme="minorEastAsia" w:hAnsi="Times New Roman" w:cs="Times New Roman"/>
            <w:bCs/>
            <w:sz w:val="24"/>
            <w:szCs w:val="24"/>
          </w:rPr>
          <w:t>s include</w:t>
        </w:r>
      </w:ins>
      <w:r w:rsidR="004043DC" w:rsidRPr="00BD5E89">
        <w:rPr>
          <w:rFonts w:ascii="Times New Roman" w:eastAsiaTheme="minorEastAsia" w:hAnsi="Times New Roman" w:cs="Times New Roman"/>
          <w:bCs/>
          <w:sz w:val="24"/>
          <w:szCs w:val="24"/>
        </w:rPr>
        <w:t xml:space="preserve"> </w:t>
      </w:r>
      <w:r w:rsidR="004043DC">
        <w:rPr>
          <w:rFonts w:ascii="Times New Roman" w:eastAsiaTheme="minorEastAsia" w:hAnsi="Times New Roman" w:cs="Times New Roman"/>
          <w:bCs/>
          <w:sz w:val="24"/>
          <w:szCs w:val="24"/>
        </w:rPr>
        <w:t xml:space="preserve">using </w:t>
      </w:r>
      <w:r w:rsidR="004043DC" w:rsidRPr="00BD5E89">
        <w:rPr>
          <w:rFonts w:ascii="Times New Roman" w:eastAsiaTheme="minorEastAsia" w:hAnsi="Times New Roman" w:cs="Times New Roman"/>
          <w:bCs/>
          <w:sz w:val="24"/>
          <w:szCs w:val="24"/>
        </w:rPr>
        <w:t>user stories</w:t>
      </w:r>
      <w:r w:rsidR="004043DC">
        <w:rPr>
          <w:rFonts w:ascii="Times New Roman" w:eastAsiaTheme="minorEastAsia" w:hAnsi="Times New Roman" w:cs="Times New Roman"/>
          <w:bCs/>
          <w:sz w:val="24"/>
          <w:szCs w:val="24"/>
        </w:rPr>
        <w:t xml:space="preserve"> </w:t>
      </w:r>
      <w:r w:rsidR="004043DC" w:rsidRPr="00B02DFD">
        <w:rPr>
          <w:rFonts w:ascii="Times New Roman" w:eastAsiaTheme="minorEastAsia" w:hAnsi="Times New Roman" w:cs="Times New Roman"/>
          <w:bCs/>
          <w:sz w:val="24"/>
          <w:szCs w:val="24"/>
        </w:rPr>
        <w:t>to integrate UX work into agile without sacrificing agility</w:t>
      </w:r>
      <w:r w:rsidR="003F5ECD" w:rsidRPr="003F5ECD">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jg0MmI5MWYtOGM1NC00MTdmLTk1MTYtZmIxMWRlYTE4MWRj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
          <w:id w:val="1396552279"/>
          <w:placeholder>
            <w:docPart w:val="7292595817FEDE42B640FBD8013862AC"/>
          </w:placeholder>
        </w:sdtPr>
        <w:sdtContent>
          <w:r w:rsidR="00DC1735" w:rsidRPr="00DC1735">
            <w:rPr>
              <w:rFonts w:ascii="Times New Roman" w:hAnsi="Times New Roman" w:cs="Times New Roman"/>
              <w:color w:val="000000"/>
              <w:sz w:val="24"/>
              <w:szCs w:val="24"/>
            </w:rPr>
            <w:t>[5]</w:t>
          </w:r>
        </w:sdtContent>
      </w:sdt>
      <w:r w:rsidR="004043DC">
        <w:rPr>
          <w:rFonts w:ascii="Times New Roman" w:eastAsiaTheme="minorEastAsia" w:hAnsi="Times New Roman" w:cs="Times New Roman"/>
          <w:bCs/>
          <w:sz w:val="24"/>
          <w:szCs w:val="24"/>
        </w:rPr>
        <w:t xml:space="preserve">. </w:t>
      </w:r>
      <w:commentRangeStart w:id="67"/>
      <w:del w:id="68" w:author="رزان الدوسري ID 443203966" w:date="2023-01-24T12:48:00Z">
        <w:r w:rsidR="004043DC" w:rsidRPr="00BD5E89" w:rsidDel="008C6F04">
          <w:rPr>
            <w:rFonts w:ascii="Times New Roman" w:eastAsiaTheme="minorEastAsia" w:hAnsi="Times New Roman" w:cs="Times New Roman"/>
            <w:bCs/>
            <w:sz w:val="24"/>
            <w:szCs w:val="24"/>
          </w:rPr>
          <w:delText xml:space="preserve">A task-oriented integration </w:delText>
        </w:r>
        <w:r w:rsidR="004043DC" w:rsidRPr="00B02DFD" w:rsidDel="008C6F04">
          <w:rPr>
            <w:rFonts w:ascii="Times New Roman" w:eastAsiaTheme="minorEastAsia" w:hAnsi="Times New Roman" w:cs="Times New Roman"/>
            <w:bCs/>
            <w:sz w:val="24"/>
            <w:szCs w:val="24"/>
          </w:rPr>
          <w:delText xml:space="preserve">was suggested to clarify </w:delText>
        </w:r>
        <w:r w:rsidR="004043DC" w:rsidRPr="00BD5E89" w:rsidDel="008C6F04">
          <w:rPr>
            <w:rFonts w:ascii="Times New Roman" w:eastAsiaTheme="minorEastAsia" w:hAnsi="Times New Roman" w:cs="Times New Roman"/>
            <w:bCs/>
            <w:sz w:val="24"/>
            <w:szCs w:val="24"/>
          </w:rPr>
          <w:delText>which UX-related tasks can be assigned to developers and which require a UX expert.</w:delText>
        </w:r>
        <w:commentRangeEnd w:id="67"/>
        <w:r w:rsidR="004043DC" w:rsidDel="008C6F04">
          <w:rPr>
            <w:rStyle w:val="CommentReference"/>
          </w:rPr>
          <w:commentReference w:id="67"/>
        </w:r>
      </w:del>
    </w:p>
    <w:p w14:paraId="17A9A6B2" w14:textId="48F80BE1" w:rsidR="007D11EE" w:rsidRPr="00877C2A" w:rsidRDefault="007D11EE" w:rsidP="00FC2653">
      <w:pPr>
        <w:ind w:firstLine="284"/>
        <w:jc w:val="both"/>
        <w:rPr>
          <w:rFonts w:ascii="Times New Roman" w:eastAsiaTheme="minorEastAsia" w:hAnsi="Times New Roman" w:cs="Times New Roman"/>
          <w:bCs/>
          <w:i/>
          <w:iCs/>
          <w:sz w:val="24"/>
          <w:szCs w:val="24"/>
        </w:rPr>
      </w:pPr>
      <w:ins w:id="69" w:author="رزان الدوسري ID 443203966" w:date="2023-01-24T14:44:00Z">
        <w:r w:rsidRPr="00877C2A">
          <w:rPr>
            <w:rFonts w:ascii="Times New Roman" w:eastAsiaTheme="minorEastAsia" w:hAnsi="Times New Roman" w:cs="Times New Roman"/>
            <w:bCs/>
            <w:i/>
            <w:iCs/>
            <w:sz w:val="24"/>
            <w:szCs w:val="24"/>
          </w:rPr>
          <w:t>[</w:t>
        </w:r>
      </w:ins>
      <w:ins w:id="70" w:author="رزان الدوسري ID 443203966" w:date="2023-01-24T14:45:00Z">
        <w:r w:rsidRPr="00877C2A">
          <w:rPr>
            <w:rFonts w:ascii="Times New Roman" w:eastAsiaTheme="minorEastAsia" w:hAnsi="Times New Roman" w:cs="Times New Roman"/>
            <w:bCs/>
            <w:i/>
            <w:iCs/>
            <w:sz w:val="24"/>
            <w:szCs w:val="24"/>
          </w:rPr>
          <w:t xml:space="preserve">Here </w:t>
        </w:r>
      </w:ins>
      <w:ins w:id="71" w:author="رزان الدوسري ID 443203966" w:date="2023-01-24T14:46:00Z">
        <w:r w:rsidR="0055235F">
          <w:rPr>
            <w:rFonts w:ascii="Times New Roman" w:eastAsiaTheme="minorEastAsia" w:hAnsi="Times New Roman" w:cs="Times New Roman"/>
            <w:bCs/>
            <w:i/>
            <w:iCs/>
            <w:sz w:val="24"/>
            <w:szCs w:val="24"/>
          </w:rPr>
          <w:t>we’re</w:t>
        </w:r>
        <w:r w:rsidR="0055235F" w:rsidRPr="000A715C">
          <w:rPr>
            <w:rFonts w:ascii="Times New Roman" w:eastAsiaTheme="minorEastAsia" w:hAnsi="Times New Roman" w:cs="Times New Roman"/>
            <w:bCs/>
            <w:i/>
            <w:iCs/>
            <w:sz w:val="24"/>
            <w:szCs w:val="24"/>
          </w:rPr>
          <w:t xml:space="preserve"> talking </w:t>
        </w:r>
      </w:ins>
      <w:ins w:id="72" w:author="رزان الدوسري ID 443203966" w:date="2023-01-24T14:45:00Z">
        <w:r w:rsidRPr="00877C2A">
          <w:rPr>
            <w:rFonts w:ascii="Times New Roman" w:eastAsiaTheme="minorEastAsia" w:hAnsi="Times New Roman" w:cs="Times New Roman"/>
            <w:bCs/>
            <w:i/>
            <w:iCs/>
            <w:sz w:val="24"/>
            <w:szCs w:val="24"/>
          </w:rPr>
          <w:t>about the challenges that w</w:t>
        </w:r>
        <w:r w:rsidR="0055235F" w:rsidRPr="00877C2A">
          <w:rPr>
            <w:rFonts w:ascii="Times New Roman" w:eastAsiaTheme="minorEastAsia" w:hAnsi="Times New Roman" w:cs="Times New Roman"/>
            <w:bCs/>
            <w:i/>
            <w:iCs/>
            <w:sz w:val="24"/>
            <w:szCs w:val="24"/>
          </w:rPr>
          <w:t xml:space="preserve">e’re </w:t>
        </w:r>
      </w:ins>
      <w:ins w:id="73" w:author="رزان الدوسري ID 443203966" w:date="2023-01-24T14:46:00Z">
        <w:r w:rsidR="0055235F">
          <w:rPr>
            <w:rFonts w:ascii="Times New Roman" w:eastAsiaTheme="minorEastAsia" w:hAnsi="Times New Roman" w:cs="Times New Roman"/>
            <w:bCs/>
            <w:i/>
            <w:iCs/>
            <w:sz w:val="24"/>
            <w:szCs w:val="24"/>
          </w:rPr>
          <w:t xml:space="preserve">currently </w:t>
        </w:r>
      </w:ins>
      <w:ins w:id="74" w:author="رزان الدوسري ID 443203966" w:date="2023-01-24T14:45:00Z">
        <w:r w:rsidR="0055235F" w:rsidRPr="00877C2A">
          <w:rPr>
            <w:rFonts w:ascii="Times New Roman" w:eastAsiaTheme="minorEastAsia" w:hAnsi="Times New Roman" w:cs="Times New Roman"/>
            <w:bCs/>
            <w:i/>
            <w:iCs/>
            <w:sz w:val="24"/>
            <w:szCs w:val="24"/>
          </w:rPr>
          <w:t>addressing</w:t>
        </w:r>
      </w:ins>
      <w:ins w:id="75" w:author="رزان الدوسري ID 443203966" w:date="2023-01-24T14:44:00Z">
        <w:r w:rsidRPr="00877C2A">
          <w:rPr>
            <w:rFonts w:ascii="Times New Roman" w:eastAsiaTheme="minorEastAsia" w:hAnsi="Times New Roman" w:cs="Times New Roman"/>
            <w:bCs/>
            <w:i/>
            <w:iCs/>
            <w:sz w:val="24"/>
            <w:szCs w:val="24"/>
          </w:rPr>
          <w:t>]</w:t>
        </w:r>
      </w:ins>
    </w:p>
    <w:p w14:paraId="03ABFAEA" w14:textId="0F81A930" w:rsidR="004043DC" w:rsidRDefault="004043DC" w:rsidP="004043DC">
      <w:pPr>
        <w:ind w:firstLine="284"/>
        <w:jc w:val="both"/>
        <w:rPr>
          <w:rFonts w:ascii="Times New Roman" w:eastAsiaTheme="minorEastAsia" w:hAnsi="Times New Roman" w:cs="Times New Roman"/>
          <w:bCs/>
          <w:sz w:val="24"/>
          <w:szCs w:val="24"/>
        </w:rPr>
      </w:pPr>
      <w:commentRangeStart w:id="76"/>
      <w:commentRangeStart w:id="77"/>
      <w:commentRangeStart w:id="78"/>
      <w:r w:rsidRPr="00CD1577">
        <w:rPr>
          <w:rFonts w:ascii="Times New Roman" w:eastAsiaTheme="minorEastAsia" w:hAnsi="Times New Roman" w:cs="Times New Roman"/>
          <w:bCs/>
          <w:sz w:val="24"/>
          <w:szCs w:val="24"/>
        </w:rPr>
        <w:t>One common challenge in Agile and UX integration is lack of time for UX wor</w:t>
      </w:r>
      <w:r>
        <w:rPr>
          <w:rFonts w:ascii="Times New Roman" w:eastAsiaTheme="minorEastAsia" w:hAnsi="Times New Roman" w:cs="Times New Roman"/>
          <w:bCs/>
          <w:sz w:val="24"/>
          <w:szCs w:val="24"/>
        </w:rPr>
        <w:t>k</w:t>
      </w:r>
      <w:r w:rsidRPr="00CD1577">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WUzOTk5ZDEtZmM3NS00ZDc0LWExMGQtNGFhYmZjNDZmYjM3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"/>
          <w:id w:val="1993216525"/>
          <w:placeholder>
            <w:docPart w:val="60A5DE7A5DF6CE47A1202C61B5641506"/>
          </w:placeholder>
        </w:sdtPr>
        <w:sdtContent>
          <w:ins w:id="79" w:author="رزان الدوسري ID 443203966" w:date="2023-01-25T12:39:00Z">
            <w:r w:rsidR="00DC1735" w:rsidRPr="00DC1735">
              <w:rPr>
                <w:rFonts w:ascii="Times New Roman" w:eastAsiaTheme="minorEastAsia" w:hAnsi="Times New Roman" w:cs="Times New Roman"/>
                <w:bCs/>
                <w:color w:val="000000"/>
                <w:sz w:val="24"/>
                <w:szCs w:val="24"/>
              </w:rPr>
              <w:t>[6]</w:t>
            </w:r>
          </w:ins>
        </w:sdtContent>
      </w:sdt>
      <w:r w:rsidRPr="00CD1577">
        <w:rPr>
          <w:rFonts w:ascii="Times New Roman" w:eastAsiaTheme="minorEastAsia" w:hAnsi="Times New Roman" w:cs="Times New Roman"/>
          <w:bCs/>
          <w:sz w:val="24"/>
          <w:szCs w:val="24"/>
        </w:rPr>
        <w:t xml:space="preserve">. Executing UX techniques can minimize development changes, thereby resulting in a significant time and cost savings </w:t>
      </w:r>
      <w:sdt>
        <w:sdtPr>
          <w:rPr>
            <w:rFonts w:ascii="Times New Roman" w:eastAsiaTheme="minorEastAsia" w:hAnsi="Times New Roman" w:cs="Times New Roman"/>
            <w:bCs/>
            <w:color w:val="000000"/>
            <w:sz w:val="24"/>
            <w:szCs w:val="24"/>
          </w:rPr>
          <w:tag w:val="MENDELEY_CITATION_v3_eyJjaXRhdGlvbklEIjoiTUVOREVMRVlfQ0lUQVRJT05fZDgxMDFlYjMtZmUxMy00MjE4LWExMzEtYmRjM2Q1NGNjYTk2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
          <w:id w:val="-652210601"/>
          <w:placeholder>
            <w:docPart w:val="E68F8F09A03DB54FBEA2EA7F856BF614"/>
          </w:placeholder>
        </w:sdtPr>
        <w:sdtContent>
          <w:r w:rsidR="00DC1735" w:rsidRPr="00DC1735">
            <w:rPr>
              <w:rFonts w:ascii="Times New Roman" w:eastAsiaTheme="minorEastAsia" w:hAnsi="Times New Roman" w:cs="Times New Roman"/>
              <w:bCs/>
              <w:color w:val="000000"/>
              <w:sz w:val="24"/>
              <w:szCs w:val="24"/>
            </w:rPr>
            <w:t>[7]</w:t>
          </w:r>
        </w:sdtContent>
      </w:sdt>
      <w:r w:rsidRPr="00CD1577">
        <w:rPr>
          <w:rFonts w:ascii="Times New Roman" w:eastAsiaTheme="minorEastAsia" w:hAnsi="Times New Roman" w:cs="Times New Roman"/>
          <w:bCs/>
          <w:sz w:val="24"/>
          <w:szCs w:val="24"/>
        </w:rPr>
        <w:t>. Developing a product with a great user experience within a tight schedule, requires assessing the effort associated with conducting UX experiments and deciding the best UX technique to perform to achieve useful results.</w:t>
      </w:r>
      <w:commentRangeEnd w:id="76"/>
      <w:r>
        <w:rPr>
          <w:rStyle w:val="CommentReference"/>
        </w:rPr>
        <w:commentReference w:id="76"/>
      </w:r>
      <w:commentRangeEnd w:id="77"/>
      <w:r>
        <w:rPr>
          <w:rStyle w:val="CommentReference"/>
        </w:rPr>
        <w:commentReference w:id="77"/>
      </w:r>
      <w:commentRangeEnd w:id="78"/>
      <w:r>
        <w:rPr>
          <w:rStyle w:val="CommentReference"/>
        </w:rPr>
        <w:commentReference w:id="78"/>
      </w:r>
    </w:p>
    <w:p w14:paraId="15F95C80" w14:textId="77777777" w:rsidR="00877C2A" w:rsidRDefault="004043DC" w:rsidP="008C6FC6">
      <w:pPr>
        <w:ind w:firstLine="284"/>
        <w:jc w:val="both"/>
        <w:rPr>
          <w:ins w:id="80" w:author="رزان الدوسري ID 443203966" w:date="2023-01-24T22:13:00Z"/>
          <w:rFonts w:ascii="Times New Roman" w:eastAsiaTheme="minorEastAsia" w:hAnsi="Times New Roman" w:cs="Times New Roman"/>
          <w:bCs/>
          <w:sz w:val="24"/>
          <w:szCs w:val="24"/>
        </w:rPr>
      </w:pPr>
      <w:commentRangeStart w:id="81"/>
      <w:r>
        <w:rPr>
          <w:rFonts w:ascii="Times New Roman" w:eastAsiaTheme="minorEastAsia" w:hAnsi="Times New Roman" w:cs="Times New Roman"/>
          <w:bCs/>
          <w:sz w:val="24"/>
          <w:szCs w:val="24"/>
        </w:rPr>
        <w:lastRenderedPageBreak/>
        <w:t>The a</w:t>
      </w:r>
      <w:commentRangeEnd w:id="81"/>
      <w:r>
        <w:rPr>
          <w:rStyle w:val="CommentReference"/>
        </w:rPr>
        <w:commentReference w:id="81"/>
      </w:r>
      <w:r>
        <w:rPr>
          <w:rFonts w:ascii="Times New Roman" w:eastAsiaTheme="minorEastAsia" w:hAnsi="Times New Roman" w:cs="Times New Roman"/>
          <w:bCs/>
          <w:sz w:val="24"/>
          <w:szCs w:val="24"/>
        </w:rPr>
        <w:t>im of this study is</w:t>
      </w:r>
      <w:r w:rsidRPr="00066ADB">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to facilitate the integration of UX into Agile </w:t>
      </w:r>
      <w:ins w:id="82" w:author="رزان الدوسري ID 443203966" w:date="2023-01-24T15:45:00Z">
        <w:r w:rsidR="00F656D1">
          <w:rPr>
            <w:rFonts w:ascii="Times New Roman" w:eastAsiaTheme="minorEastAsia" w:hAnsi="Times New Roman" w:cs="Times New Roman"/>
            <w:bCs/>
            <w:sz w:val="24"/>
            <w:szCs w:val="24"/>
          </w:rPr>
          <w:t>by</w:t>
        </w:r>
      </w:ins>
      <w:ins w:id="83" w:author="رزان الدوسري ID 443203966" w:date="2023-01-24T15:46:00Z">
        <w:r w:rsidR="00F656D1">
          <w:rPr>
            <w:rFonts w:ascii="Times New Roman" w:eastAsiaTheme="minorEastAsia" w:hAnsi="Times New Roman" w:cs="Times New Roman"/>
            <w:bCs/>
            <w:sz w:val="24"/>
            <w:szCs w:val="24"/>
          </w:rPr>
          <w:t xml:space="preserve"> a</w:t>
        </w:r>
        <w:r w:rsidR="00F656D1" w:rsidRPr="00F656D1">
          <w:rPr>
            <w:rFonts w:ascii="Times New Roman" w:eastAsiaTheme="minorEastAsia" w:hAnsi="Times New Roman" w:cs="Times New Roman"/>
            <w:bCs/>
            <w:sz w:val="24"/>
            <w:szCs w:val="24"/>
          </w:rPr>
          <w:t xml:space="preserve">ddressing one of its </w:t>
        </w:r>
        <w:r w:rsidR="00F656D1">
          <w:rPr>
            <w:rFonts w:ascii="Times New Roman" w:eastAsiaTheme="minorEastAsia" w:hAnsi="Times New Roman" w:cs="Times New Roman"/>
            <w:bCs/>
            <w:sz w:val="24"/>
            <w:szCs w:val="24"/>
          </w:rPr>
          <w:t xml:space="preserve">main </w:t>
        </w:r>
        <w:r w:rsidR="00F656D1" w:rsidRPr="00F656D1">
          <w:rPr>
            <w:rFonts w:ascii="Times New Roman" w:eastAsiaTheme="minorEastAsia" w:hAnsi="Times New Roman" w:cs="Times New Roman"/>
            <w:bCs/>
            <w:sz w:val="24"/>
            <w:szCs w:val="24"/>
          </w:rPr>
          <w:t>challenges</w:t>
        </w:r>
        <w:r w:rsidR="00F656D1">
          <w:rPr>
            <w:rFonts w:ascii="Times New Roman" w:eastAsiaTheme="minorEastAsia" w:hAnsi="Times New Roman" w:cs="Times New Roman"/>
            <w:bCs/>
            <w:sz w:val="24"/>
            <w:szCs w:val="24"/>
          </w:rPr>
          <w:t xml:space="preserve"> </w:t>
        </w:r>
        <w:r w:rsidR="00614626">
          <w:rPr>
            <w:rFonts w:ascii="Times New Roman" w:eastAsiaTheme="minorEastAsia" w:hAnsi="Times New Roman" w:cs="Times New Roman"/>
            <w:bCs/>
            <w:sz w:val="24"/>
            <w:szCs w:val="24"/>
          </w:rPr>
          <w:t>–</w:t>
        </w:r>
        <w:r w:rsidR="00F656D1">
          <w:rPr>
            <w:rFonts w:ascii="Times New Roman" w:eastAsiaTheme="minorEastAsia" w:hAnsi="Times New Roman" w:cs="Times New Roman"/>
            <w:bCs/>
            <w:sz w:val="24"/>
            <w:szCs w:val="24"/>
          </w:rPr>
          <w:t xml:space="preserve"> </w:t>
        </w:r>
        <w:r w:rsidR="00614626">
          <w:rPr>
            <w:rFonts w:ascii="Times New Roman" w:eastAsiaTheme="minorEastAsia" w:hAnsi="Times New Roman" w:cs="Times New Roman"/>
            <w:bCs/>
            <w:sz w:val="24"/>
            <w:szCs w:val="24"/>
          </w:rPr>
          <w:t>Lack of time</w:t>
        </w:r>
      </w:ins>
      <w:ins w:id="84" w:author="رزان الدوسري ID 443203966" w:date="2023-01-24T15:48:00Z">
        <w:r w:rsidR="002C241A">
          <w:t xml:space="preserve"> </w:t>
        </w:r>
      </w:ins>
      <w:ins w:id="85" w:author="رزان الدوسري ID 443203966" w:date="2023-01-24T15:46:00Z">
        <w:r w:rsidR="00614626" w:rsidRPr="00614626">
          <w:rPr>
            <w:rFonts w:ascii="Times New Roman" w:eastAsiaTheme="minorEastAsia" w:hAnsi="Times New Roman" w:cs="Times New Roman"/>
            <w:bCs/>
            <w:sz w:val="24"/>
            <w:szCs w:val="24"/>
          </w:rPr>
          <w:t>to carry out UX work</w:t>
        </w:r>
      </w:ins>
      <w:ins w:id="86" w:author="رزان الدوسري ID 443203966" w:date="2023-01-24T15:47:00Z">
        <w:r w:rsidR="00ED4363">
          <w:rPr>
            <w:rFonts w:ascii="Times New Roman" w:eastAsiaTheme="minorEastAsia" w:hAnsi="Times New Roman" w:cs="Times New Roman"/>
            <w:bCs/>
            <w:sz w:val="24"/>
            <w:szCs w:val="24"/>
          </w:rPr>
          <w:t>.</w:t>
        </w:r>
        <w:r w:rsidR="009E125D">
          <w:rPr>
            <w:rFonts w:ascii="Times New Roman" w:eastAsiaTheme="minorEastAsia" w:hAnsi="Times New Roman" w:cs="Times New Roman"/>
            <w:bCs/>
            <w:sz w:val="24"/>
            <w:szCs w:val="24"/>
          </w:rPr>
          <w:t xml:space="preserve"> </w:t>
        </w:r>
      </w:ins>
      <w:ins w:id="87" w:author="رزان الدوسري ID 443203966" w:date="2023-01-24T22:00:00Z">
        <w:r w:rsidR="00395EDB">
          <w:rPr>
            <w:rFonts w:ascii="Times New Roman" w:eastAsiaTheme="minorEastAsia" w:hAnsi="Times New Roman" w:cs="Times New Roman"/>
            <w:bCs/>
            <w:sz w:val="24"/>
            <w:szCs w:val="24"/>
          </w:rPr>
          <w:t>As the timeframe in Agile can be quite limited</w:t>
        </w:r>
      </w:ins>
      <w:ins w:id="88" w:author="رزان الدوسري ID 443203966" w:date="2023-01-24T15:48:00Z">
        <w:r w:rsidR="002C241A" w:rsidRPr="002C241A">
          <w:rPr>
            <w:rFonts w:ascii="Times New Roman" w:eastAsiaTheme="minorEastAsia" w:hAnsi="Times New Roman" w:cs="Times New Roman"/>
            <w:bCs/>
            <w:sz w:val="24"/>
            <w:szCs w:val="24"/>
          </w:rPr>
          <w:t>, it is difficult to conduct activities such as user research or design planning</w:t>
        </w:r>
      </w:ins>
      <w:ins w:id="89" w:author="رزان الدوسري ID 443203966" w:date="2023-01-24T15:52:00Z">
        <w:r w:rsidR="00FB50F0">
          <w:rPr>
            <w:rFonts w:ascii="Times New Roman" w:eastAsiaTheme="minorEastAsia" w:hAnsi="Times New Roman" w:cs="Times New Roman"/>
            <w:bCs/>
            <w:sz w:val="24"/>
            <w:szCs w:val="24"/>
          </w:rPr>
          <w:t>,</w:t>
        </w:r>
        <w:r w:rsidR="00FB50F0" w:rsidRPr="00FB50F0">
          <w:t xml:space="preserve"> </w:t>
        </w:r>
        <w:r w:rsidR="00FB50F0" w:rsidRPr="00FB50F0">
          <w:rPr>
            <w:rFonts w:ascii="Times New Roman" w:eastAsiaTheme="minorEastAsia" w:hAnsi="Times New Roman" w:cs="Times New Roman"/>
            <w:bCs/>
            <w:sz w:val="24"/>
            <w:szCs w:val="24"/>
          </w:rPr>
          <w:t>where they require a lot of time</w:t>
        </w:r>
      </w:ins>
      <w:ins w:id="90" w:author="رزان الدوسري ID 443203966" w:date="2023-01-24T15:51:00Z">
        <w:r w:rsidR="00560811">
          <w:rPr>
            <w:rFonts w:ascii="Times New Roman" w:eastAsiaTheme="minorEastAsia" w:hAnsi="Times New Roman" w:cs="Times New Roman"/>
            <w:bCs/>
            <w:sz w:val="24"/>
            <w:szCs w:val="24"/>
          </w:rPr>
          <w:t>.</w:t>
        </w:r>
      </w:ins>
      <w:ins w:id="91" w:author="رزان الدوسري ID 443203966" w:date="2023-01-24T15:53:00Z">
        <w:r w:rsidR="004121B3" w:rsidRPr="004121B3">
          <w:t xml:space="preserve"> </w:t>
        </w:r>
      </w:ins>
      <w:ins w:id="92" w:author="رزان الدوسري ID 443203966" w:date="2023-01-24T16:06:00Z">
        <w:r w:rsidR="00E67EA7">
          <w:rPr>
            <w:rFonts w:ascii="Times New Roman" w:eastAsiaTheme="minorEastAsia" w:hAnsi="Times New Roman" w:cs="Times New Roman"/>
            <w:bCs/>
            <w:sz w:val="24"/>
            <w:szCs w:val="24"/>
          </w:rPr>
          <w:t>Add</w:t>
        </w:r>
        <w:r w:rsidR="00574B63">
          <w:rPr>
            <w:rFonts w:ascii="Times New Roman" w:eastAsiaTheme="minorEastAsia" w:hAnsi="Times New Roman" w:cs="Times New Roman"/>
            <w:bCs/>
            <w:sz w:val="24"/>
            <w:szCs w:val="24"/>
          </w:rPr>
          <w:t>itionally</w:t>
        </w:r>
      </w:ins>
      <w:ins w:id="93" w:author="رزان الدوسري ID 443203966" w:date="2023-01-24T15:53:00Z">
        <w:r w:rsidR="004121B3" w:rsidRPr="004121B3">
          <w:rPr>
            <w:rFonts w:ascii="Times New Roman" w:eastAsiaTheme="minorEastAsia" w:hAnsi="Times New Roman" w:cs="Times New Roman"/>
            <w:bCs/>
            <w:sz w:val="24"/>
            <w:szCs w:val="24"/>
          </w:rPr>
          <w:t xml:space="preserve">, agile teams may lack experience with UX, making learning how to use these methods difficult within the limited </w:t>
        </w:r>
      </w:ins>
      <w:ins w:id="94" w:author="رزان الدوسري ID 443203966" w:date="2023-01-24T15:59:00Z">
        <w:r w:rsidR="00CF285A" w:rsidRPr="002C241A">
          <w:rPr>
            <w:rFonts w:ascii="Times New Roman" w:eastAsiaTheme="minorEastAsia" w:hAnsi="Times New Roman" w:cs="Times New Roman"/>
            <w:bCs/>
            <w:sz w:val="24"/>
            <w:szCs w:val="24"/>
          </w:rPr>
          <w:t>time</w:t>
        </w:r>
        <w:r w:rsidR="00CF285A">
          <w:rPr>
            <w:rFonts w:ascii="Times New Roman" w:eastAsiaTheme="minorEastAsia" w:hAnsi="Times New Roman" w:cs="Times New Roman"/>
            <w:bCs/>
            <w:sz w:val="24"/>
            <w:szCs w:val="24"/>
          </w:rPr>
          <w:t>frame</w:t>
        </w:r>
      </w:ins>
      <w:ins w:id="95" w:author="رزان الدوسري ID 443203966" w:date="2023-01-24T15:53:00Z">
        <w:r w:rsidR="004121B3" w:rsidRPr="004121B3">
          <w:rPr>
            <w:rFonts w:ascii="Times New Roman" w:eastAsiaTheme="minorEastAsia" w:hAnsi="Times New Roman" w:cs="Times New Roman"/>
            <w:bCs/>
            <w:sz w:val="24"/>
            <w:szCs w:val="24"/>
          </w:rPr>
          <w:t>.</w:t>
        </w:r>
      </w:ins>
      <w:ins w:id="96" w:author="رزان الدوسري ID 443203966" w:date="2023-01-24T16:01:00Z">
        <w:r w:rsidR="00086048">
          <w:rPr>
            <w:rFonts w:ascii="Times New Roman" w:eastAsiaTheme="minorEastAsia" w:hAnsi="Times New Roman" w:cs="Times New Roman"/>
            <w:bCs/>
            <w:sz w:val="24"/>
            <w:szCs w:val="24"/>
          </w:rPr>
          <w:t xml:space="preserve"> </w:t>
        </w:r>
      </w:ins>
    </w:p>
    <w:p w14:paraId="7D260843" w14:textId="5E79E00E" w:rsidR="005D4D4A" w:rsidRDefault="008C35C2" w:rsidP="00877C2A">
      <w:pPr>
        <w:ind w:firstLine="284"/>
        <w:jc w:val="both"/>
        <w:rPr>
          <w:ins w:id="97" w:author="رزان الدوسري ID 443203966" w:date="2023-01-24T15:45:00Z"/>
          <w:rFonts w:ascii="Times New Roman" w:eastAsiaTheme="minorEastAsia" w:hAnsi="Times New Roman" w:cs="Times New Roman"/>
          <w:bCs/>
          <w:sz w:val="24"/>
          <w:szCs w:val="24"/>
        </w:rPr>
      </w:pPr>
      <w:ins w:id="98" w:author="رزان الدوسري ID 443203966" w:date="2023-01-24T22:08:00Z">
        <w:r w:rsidRPr="008C35C2">
          <w:rPr>
            <w:rFonts w:ascii="Times New Roman" w:eastAsiaTheme="minorEastAsia" w:hAnsi="Times New Roman" w:cs="Times New Roman"/>
            <w:bCs/>
            <w:sz w:val="24"/>
            <w:szCs w:val="24"/>
          </w:rPr>
          <w:t>To potentially solve these problems, an aid in the form of a tool is needed</w:t>
        </w:r>
      </w:ins>
      <w:ins w:id="99" w:author="رزان الدوسري ID 443203966" w:date="2023-01-24T22:11:00Z">
        <w:r w:rsidR="00A47B35">
          <w:rPr>
            <w:rFonts w:ascii="Times New Roman" w:eastAsiaTheme="minorEastAsia" w:hAnsi="Times New Roman" w:cs="Times New Roman"/>
            <w:bCs/>
            <w:sz w:val="24"/>
            <w:szCs w:val="24"/>
          </w:rPr>
          <w:t xml:space="preserve"> to</w:t>
        </w:r>
      </w:ins>
      <w:ins w:id="100" w:author="رزان الدوسري ID 443203966" w:date="2023-01-24T21:52:00Z">
        <w:r w:rsidR="00001C90">
          <w:rPr>
            <w:rFonts w:ascii="Times New Roman" w:eastAsiaTheme="minorEastAsia" w:hAnsi="Times New Roman" w:cs="Times New Roman"/>
            <w:bCs/>
            <w:sz w:val="24"/>
            <w:szCs w:val="24"/>
          </w:rPr>
          <w:t xml:space="preserve"> help </w:t>
        </w:r>
      </w:ins>
      <w:ins w:id="101" w:author="رزان الدوسري ID 443203966" w:date="2023-01-24T21:53:00Z">
        <w:r w:rsidR="006F7102">
          <w:rPr>
            <w:rFonts w:ascii="Times New Roman" w:eastAsiaTheme="minorEastAsia" w:hAnsi="Times New Roman" w:cs="Times New Roman"/>
            <w:bCs/>
            <w:sz w:val="24"/>
            <w:szCs w:val="24"/>
          </w:rPr>
          <w:t xml:space="preserve">in </w:t>
        </w:r>
        <w:r w:rsidR="006F7102" w:rsidRPr="00881761">
          <w:rPr>
            <w:rFonts w:ascii="Times New Roman" w:eastAsiaTheme="minorEastAsia" w:hAnsi="Times New Roman" w:cs="Times New Roman"/>
            <w:bCs/>
            <w:sz w:val="24"/>
            <w:szCs w:val="24"/>
          </w:rPr>
          <w:t>optimizing the effort required for conducting UX methods for specific user stories and identifying the most appropriate UX method to discover and validate these user stories.</w:t>
        </w:r>
      </w:ins>
      <w:ins w:id="102" w:author="رزان الدوسري ID 443203966" w:date="2023-01-24T21:56:00Z">
        <w:r w:rsidR="00950844" w:rsidRPr="00950844">
          <w:rPr>
            <w:rFonts w:ascii="Times New Roman" w:eastAsiaTheme="minorEastAsia" w:hAnsi="Times New Roman" w:cs="Times New Roman"/>
            <w:bCs/>
            <w:sz w:val="24"/>
            <w:szCs w:val="24"/>
          </w:rPr>
          <w:t xml:space="preserve"> </w:t>
        </w:r>
        <w:r w:rsidR="00950844" w:rsidRPr="007F7ACE">
          <w:rPr>
            <w:rFonts w:ascii="Times New Roman" w:eastAsiaTheme="minorEastAsia" w:hAnsi="Times New Roman" w:cs="Times New Roman"/>
            <w:bCs/>
            <w:sz w:val="24"/>
            <w:szCs w:val="24"/>
          </w:rPr>
          <w:t xml:space="preserve">Without assistive tools, UX work might be neglected or dismissed since its benefits are not directly visible or tangible </w:t>
        </w:r>
        <w:r w:rsidR="00950844">
          <w:rPr>
            <w:rFonts w:ascii="Times New Roman" w:eastAsiaTheme="minorEastAsia" w:hAnsi="Times New Roman" w:cs="Times New Roman"/>
            <w:bCs/>
            <w:sz w:val="24"/>
            <w:szCs w:val="24"/>
          </w:rPr>
          <w:t>unlike</w:t>
        </w:r>
        <w:r w:rsidR="00950844" w:rsidRPr="007F7ACE">
          <w:rPr>
            <w:rFonts w:ascii="Times New Roman" w:eastAsiaTheme="minorEastAsia" w:hAnsi="Times New Roman" w:cs="Times New Roman"/>
            <w:bCs/>
            <w:sz w:val="24"/>
            <w:szCs w:val="24"/>
          </w:rPr>
          <w:t xml:space="preserve"> agile practices</w:t>
        </w:r>
        <w:r w:rsidR="00950844">
          <w:rPr>
            <w:rFonts w:ascii="Times New Roman" w:eastAsiaTheme="minorEastAsia" w:hAnsi="Times New Roman" w:cs="Times New Roman"/>
            <w:bCs/>
            <w:sz w:val="24"/>
            <w:szCs w:val="24"/>
          </w:rPr>
          <w:t xml:space="preserve">, where </w:t>
        </w:r>
        <w:r w:rsidR="00950844" w:rsidRPr="007F7ACE">
          <w:rPr>
            <w:rFonts w:ascii="Times New Roman" w:eastAsiaTheme="minorEastAsia" w:hAnsi="Times New Roman" w:cs="Times New Roman"/>
            <w:bCs/>
            <w:sz w:val="24"/>
            <w:szCs w:val="24"/>
          </w:rPr>
          <w:t>increment</w:t>
        </w:r>
        <w:r w:rsidR="00950844">
          <w:rPr>
            <w:rFonts w:ascii="Times New Roman" w:eastAsiaTheme="minorEastAsia" w:hAnsi="Times New Roman" w:cs="Times New Roman"/>
            <w:bCs/>
            <w:sz w:val="24"/>
            <w:szCs w:val="24"/>
          </w:rPr>
          <w:t>s are</w:t>
        </w:r>
        <w:r w:rsidR="00950844" w:rsidRPr="007F7ACE">
          <w:rPr>
            <w:rFonts w:ascii="Times New Roman" w:eastAsiaTheme="minorEastAsia" w:hAnsi="Times New Roman" w:cs="Times New Roman"/>
            <w:bCs/>
            <w:sz w:val="24"/>
            <w:szCs w:val="24"/>
          </w:rPr>
          <w:t xml:space="preserve"> released at the end of </w:t>
        </w:r>
        <w:r w:rsidR="00950844">
          <w:rPr>
            <w:rFonts w:ascii="Times New Roman" w:eastAsiaTheme="minorEastAsia" w:hAnsi="Times New Roman" w:cs="Times New Roman"/>
            <w:bCs/>
            <w:sz w:val="24"/>
            <w:szCs w:val="24"/>
          </w:rPr>
          <w:t>each</w:t>
        </w:r>
        <w:r w:rsidR="00950844" w:rsidRPr="007F7ACE">
          <w:rPr>
            <w:rFonts w:ascii="Times New Roman" w:eastAsiaTheme="minorEastAsia" w:hAnsi="Times New Roman" w:cs="Times New Roman"/>
            <w:bCs/>
            <w:sz w:val="24"/>
            <w:szCs w:val="24"/>
          </w:rPr>
          <w:t xml:space="preserve"> sprint.</w:t>
        </w:r>
      </w:ins>
      <w:ins w:id="103" w:author="رزان الدوسري ID 443203966" w:date="2023-01-24T21:49:00Z">
        <w:r w:rsidR="00F643EE">
          <w:rPr>
            <w:rFonts w:ascii="Times New Roman" w:eastAsiaTheme="minorEastAsia" w:hAnsi="Times New Roman" w:cs="Times New Roman"/>
            <w:bCs/>
            <w:sz w:val="24"/>
            <w:szCs w:val="24"/>
          </w:rPr>
          <w:t xml:space="preserve"> </w:t>
        </w:r>
      </w:ins>
      <w:ins w:id="104" w:author="رزان الدوسري ID 443203966" w:date="2023-01-24T16:07:00Z">
        <w:r w:rsidR="00574B63">
          <w:rPr>
            <w:rFonts w:ascii="Times New Roman" w:eastAsiaTheme="minorEastAsia" w:hAnsi="Times New Roman" w:cs="Times New Roman"/>
            <w:bCs/>
            <w:sz w:val="24"/>
            <w:szCs w:val="24"/>
          </w:rPr>
          <w:t xml:space="preserve">To </w:t>
        </w:r>
      </w:ins>
      <w:ins w:id="105" w:author="رزان الدوسري ID 443203966" w:date="2023-01-24T22:13:00Z">
        <w:r w:rsidR="008C5C80">
          <w:rPr>
            <w:rFonts w:ascii="Times New Roman" w:eastAsiaTheme="minorEastAsia" w:hAnsi="Times New Roman" w:cs="Times New Roman"/>
            <w:bCs/>
            <w:sz w:val="24"/>
            <w:szCs w:val="24"/>
          </w:rPr>
          <w:t>achieve</w:t>
        </w:r>
      </w:ins>
      <w:ins w:id="106" w:author="رزان الدوسري ID 443203966" w:date="2023-01-24T16:07:00Z">
        <w:r w:rsidR="00574B63">
          <w:rPr>
            <w:rFonts w:ascii="Times New Roman" w:eastAsiaTheme="minorEastAsia" w:hAnsi="Times New Roman" w:cs="Times New Roman"/>
            <w:bCs/>
            <w:sz w:val="24"/>
            <w:szCs w:val="24"/>
          </w:rPr>
          <w:t xml:space="preserve"> this aim</w:t>
        </w:r>
        <w:r w:rsidR="00153D9A">
          <w:rPr>
            <w:rFonts w:ascii="Times New Roman" w:eastAsiaTheme="minorEastAsia" w:hAnsi="Times New Roman" w:cs="Times New Roman"/>
            <w:bCs/>
            <w:sz w:val="24"/>
            <w:szCs w:val="24"/>
          </w:rPr>
          <w:t>, a</w:t>
        </w:r>
      </w:ins>
      <w:ins w:id="107" w:author="رزان الدوسري ID 443203966" w:date="2023-01-24T16:10:00Z">
        <w:r w:rsidR="00B80B2F">
          <w:rPr>
            <w:rFonts w:ascii="Times New Roman" w:eastAsiaTheme="minorEastAsia" w:hAnsi="Times New Roman" w:cs="Times New Roman"/>
            <w:bCs/>
            <w:sz w:val="24"/>
            <w:szCs w:val="24"/>
          </w:rPr>
          <w:t>n assis</w:t>
        </w:r>
        <w:r w:rsidR="002118DD">
          <w:rPr>
            <w:rFonts w:ascii="Times New Roman" w:eastAsiaTheme="minorEastAsia" w:hAnsi="Times New Roman" w:cs="Times New Roman"/>
            <w:bCs/>
            <w:sz w:val="24"/>
            <w:szCs w:val="24"/>
          </w:rPr>
          <w:t>tive</w:t>
        </w:r>
      </w:ins>
      <w:ins w:id="108" w:author="رزان الدوسري ID 443203966" w:date="2023-01-24T16:07:00Z">
        <w:r w:rsidR="00153D9A">
          <w:rPr>
            <w:rFonts w:ascii="Times New Roman" w:eastAsiaTheme="minorEastAsia" w:hAnsi="Times New Roman" w:cs="Times New Roman"/>
            <w:bCs/>
            <w:sz w:val="24"/>
            <w:szCs w:val="24"/>
          </w:rPr>
          <w:t xml:space="preserve"> </w:t>
        </w:r>
      </w:ins>
      <w:ins w:id="109" w:author="رزان الدوسري ID 443203966" w:date="2023-01-24T16:19:00Z">
        <w:r w:rsidR="00D5107D" w:rsidRPr="00D5107D">
          <w:rPr>
            <w:rFonts w:ascii="Times New Roman" w:eastAsiaTheme="minorEastAsia" w:hAnsi="Times New Roman" w:cs="Times New Roman"/>
            <w:bCs/>
            <w:sz w:val="24"/>
            <w:szCs w:val="24"/>
          </w:rPr>
          <w:t xml:space="preserve">tool </w:t>
        </w:r>
        <w:commentRangeStart w:id="110"/>
        <w:commentRangeEnd w:id="110"/>
        <w:r w:rsidR="00D5107D" w:rsidRPr="000A715C">
          <w:rPr>
            <w:rStyle w:val="CommentReference"/>
            <w:rFonts w:ascii="Times New Roman" w:hAnsi="Times New Roman" w:cs="Times New Roman"/>
            <w:sz w:val="24"/>
            <w:szCs w:val="24"/>
          </w:rPr>
          <w:commentReference w:id="110"/>
        </w:r>
      </w:ins>
      <w:ins w:id="111" w:author="رزان الدوسري ID 443203966" w:date="2023-01-24T16:07:00Z">
        <w:r w:rsidR="00153D9A">
          <w:rPr>
            <w:rFonts w:ascii="Times New Roman" w:eastAsiaTheme="minorEastAsia" w:hAnsi="Times New Roman" w:cs="Times New Roman"/>
            <w:bCs/>
            <w:sz w:val="24"/>
            <w:szCs w:val="24"/>
          </w:rPr>
          <w:t>will be created</w:t>
        </w:r>
        <w:r w:rsidR="006C1A74">
          <w:rPr>
            <w:rFonts w:ascii="Times New Roman" w:eastAsiaTheme="minorEastAsia" w:hAnsi="Times New Roman" w:cs="Times New Roman"/>
            <w:bCs/>
            <w:sz w:val="24"/>
            <w:szCs w:val="24"/>
          </w:rPr>
          <w:t xml:space="preserve"> </w:t>
        </w:r>
      </w:ins>
      <w:ins w:id="112" w:author="رزان الدوسري ID 443203966" w:date="2023-01-24T16:11:00Z">
        <w:r w:rsidR="002118DD">
          <w:rPr>
            <w:rFonts w:ascii="Times New Roman" w:eastAsiaTheme="minorEastAsia" w:hAnsi="Times New Roman" w:cs="Times New Roman"/>
            <w:bCs/>
            <w:sz w:val="24"/>
            <w:szCs w:val="24"/>
          </w:rPr>
          <w:t xml:space="preserve">to help </w:t>
        </w:r>
      </w:ins>
      <w:ins w:id="113" w:author="رزان الدوسري ID 443203966" w:date="2023-01-24T16:02:00Z">
        <w:r w:rsidR="002A727A" w:rsidRPr="002A727A">
          <w:rPr>
            <w:rFonts w:ascii="Times New Roman" w:eastAsiaTheme="minorEastAsia" w:hAnsi="Times New Roman" w:cs="Times New Roman"/>
            <w:bCs/>
            <w:sz w:val="24"/>
            <w:szCs w:val="24"/>
          </w:rPr>
          <w:t>agile teams 1) to estimate the effort for conducting UX experiments and 2) to select the most appropriate UX method to discover and validate user stories</w:t>
        </w:r>
        <w:r w:rsidR="002A727A">
          <w:rPr>
            <w:rFonts w:ascii="Times New Roman" w:eastAsiaTheme="minorEastAsia" w:hAnsi="Times New Roman" w:cs="Times New Roman"/>
            <w:bCs/>
            <w:sz w:val="24"/>
            <w:szCs w:val="24"/>
          </w:rPr>
          <w:t>.</w:t>
        </w:r>
      </w:ins>
      <w:ins w:id="114" w:author="رزان الدوسري ID 443203966" w:date="2023-01-24T16:08:00Z">
        <w:r w:rsidR="007F7ACE" w:rsidRPr="007F7ACE">
          <w:t xml:space="preserve"> </w:t>
        </w:r>
      </w:ins>
    </w:p>
    <w:p w14:paraId="77C58792" w14:textId="4136BF45" w:rsidR="004043DC" w:rsidRDefault="004043DC" w:rsidP="004043DC">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In this phase, the study assumes that the team decided to integrate UX into their agile process. </w:t>
      </w:r>
      <w:commentRangeStart w:id="115"/>
      <w:r w:rsidRPr="005838E0">
        <w:rPr>
          <w:rFonts w:ascii="Times New Roman" w:eastAsiaTheme="minorEastAsia" w:hAnsi="Times New Roman" w:cs="Times New Roman"/>
          <w:bCs/>
          <w:sz w:val="24"/>
          <w:szCs w:val="24"/>
        </w:rPr>
        <w:t xml:space="preserve">As a result of this study, agile teams will be able to prioritize which features are worth the </w:t>
      </w:r>
      <w:r w:rsidRPr="000B4763">
        <w:rPr>
          <w:rFonts w:ascii="Times New Roman" w:eastAsiaTheme="minorEastAsia" w:hAnsi="Times New Roman" w:cs="Times New Roman"/>
          <w:bCs/>
          <w:sz w:val="24"/>
          <w:szCs w:val="24"/>
        </w:rPr>
        <w:t xml:space="preserve">time and attention of the team </w:t>
      </w:r>
      <w:r w:rsidRPr="007B22F6">
        <w:rPr>
          <w:rFonts w:ascii="Times New Roman" w:eastAsiaTheme="minorEastAsia" w:hAnsi="Times New Roman" w:cs="Times New Roman"/>
          <w:bCs/>
          <w:sz w:val="24"/>
          <w:szCs w:val="24"/>
        </w:rPr>
        <w:t>to achieve UX experiment</w:t>
      </w:r>
      <w:r>
        <w:rPr>
          <w:rFonts w:ascii="Times New Roman" w:eastAsiaTheme="minorEastAsia" w:hAnsi="Times New Roman" w:cs="Times New Roman"/>
          <w:bCs/>
          <w:sz w:val="24"/>
          <w:szCs w:val="24"/>
        </w:rPr>
        <w:t>.</w:t>
      </w:r>
      <w:r w:rsidRPr="007B22F6" w:rsidDel="007B22F6">
        <w:rPr>
          <w:rFonts w:ascii="Times New Roman" w:eastAsiaTheme="minorEastAsia" w:hAnsi="Times New Roman" w:cs="Times New Roman"/>
          <w:bCs/>
          <w:sz w:val="24"/>
          <w:szCs w:val="24"/>
        </w:rPr>
        <w:t xml:space="preserve"> </w:t>
      </w:r>
      <w:r w:rsidRPr="000B4763">
        <w:rPr>
          <w:rFonts w:ascii="Times New Roman" w:eastAsiaTheme="minorEastAsia" w:hAnsi="Times New Roman" w:cs="Times New Roman"/>
          <w:bCs/>
          <w:sz w:val="24"/>
          <w:szCs w:val="24"/>
        </w:rPr>
        <w:t>In</w:t>
      </w:r>
      <w:r w:rsidRPr="005838E0">
        <w:rPr>
          <w:rFonts w:ascii="Times New Roman" w:eastAsiaTheme="minorEastAsia" w:hAnsi="Times New Roman" w:cs="Times New Roman"/>
          <w:bCs/>
          <w:sz w:val="24"/>
          <w:szCs w:val="24"/>
        </w:rPr>
        <w:t xml:space="preserve"> addition, they will be able to determine which UX techniques to be used to achieve the desired outcome. </w:t>
      </w:r>
      <w:r>
        <w:rPr>
          <w:rFonts w:ascii="Times New Roman" w:hAnsi="Times New Roman" w:cs="Times New Roman"/>
          <w:sz w:val="24"/>
          <w:szCs w:val="24"/>
        </w:rPr>
        <w:t>T</w:t>
      </w:r>
      <w:r w:rsidRPr="00881761">
        <w:rPr>
          <w:rFonts w:ascii="Times New Roman" w:hAnsi="Times New Roman" w:cs="Times New Roman"/>
          <w:sz w:val="24"/>
          <w:szCs w:val="24"/>
        </w:rPr>
        <w:t xml:space="preserve">hereby improving the quality of results produced by </w:t>
      </w:r>
      <w:r>
        <w:rPr>
          <w:rFonts w:ascii="Times New Roman" w:hAnsi="Times New Roman" w:cs="Times New Roman"/>
          <w:sz w:val="24"/>
          <w:szCs w:val="24"/>
        </w:rPr>
        <w:t xml:space="preserve">agile teams </w:t>
      </w:r>
      <w:r w:rsidRPr="00881761">
        <w:rPr>
          <w:rFonts w:ascii="Times New Roman" w:hAnsi="Times New Roman" w:cs="Times New Roman"/>
          <w:sz w:val="24"/>
          <w:szCs w:val="24"/>
        </w:rPr>
        <w:t xml:space="preserve">and save a significant amount of </w:t>
      </w:r>
      <w:r w:rsidRPr="001F5CE3">
        <w:rPr>
          <w:rFonts w:ascii="Times New Roman" w:hAnsi="Times New Roman" w:cs="Times New Roman"/>
          <w:sz w:val="24"/>
          <w:szCs w:val="24"/>
        </w:rPr>
        <w:t>time and effort</w:t>
      </w:r>
      <w:r w:rsidRPr="001F5CE3">
        <w:rPr>
          <w:rFonts w:ascii="Times New Roman" w:eastAsiaTheme="minorEastAsia" w:hAnsi="Times New Roman" w:cs="Times New Roman" w:hint="cs"/>
          <w:sz w:val="24"/>
          <w:szCs w:val="24"/>
          <w:rtl/>
        </w:rPr>
        <w:t>.</w:t>
      </w:r>
      <w:commentRangeEnd w:id="115"/>
      <w:r>
        <w:rPr>
          <w:rStyle w:val="CommentReference"/>
        </w:rPr>
        <w:commentReference w:id="115"/>
      </w:r>
    </w:p>
    <w:p w14:paraId="6FEEDE74" w14:textId="77777777" w:rsidR="004043DC" w:rsidRDefault="004043DC" w:rsidP="004043DC">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This report explains the phases of developing the proposed solution in detail. </w:t>
      </w:r>
      <w:r w:rsidRPr="00AF4265">
        <w:rPr>
          <w:rFonts w:ascii="Times New Roman" w:eastAsiaTheme="minorEastAsia" w:hAnsi="Times New Roman" w:cs="Times New Roman"/>
          <w:bCs/>
          <w:sz w:val="24"/>
          <w:szCs w:val="24"/>
        </w:rPr>
        <w:t xml:space="preserve">The rest of this report is organized as follows: the remaining portion of this chapter presents the definition of the problem and the goal of this </w:t>
      </w:r>
      <w:r>
        <w:rPr>
          <w:rFonts w:ascii="Times New Roman" w:eastAsiaTheme="minorEastAsia" w:hAnsi="Times New Roman" w:cs="Times New Roman"/>
          <w:bCs/>
          <w:sz w:val="24"/>
          <w:szCs w:val="24"/>
        </w:rPr>
        <w:t>study</w:t>
      </w:r>
      <w:r w:rsidRPr="00AF4265">
        <w:rPr>
          <w:rFonts w:ascii="Times New Roman" w:eastAsiaTheme="minorEastAsia" w:hAnsi="Times New Roman" w:cs="Times New Roman"/>
          <w:bCs/>
          <w:sz w:val="24"/>
          <w:szCs w:val="24"/>
        </w:rPr>
        <w:t xml:space="preserve">. Chapter 2 gives the background information on </w:t>
      </w:r>
      <w:r>
        <w:rPr>
          <w:rFonts w:ascii="Times New Roman" w:eastAsiaTheme="minorEastAsia" w:hAnsi="Times New Roman" w:cs="Times New Roman"/>
          <w:bCs/>
          <w:sz w:val="24"/>
          <w:szCs w:val="24"/>
        </w:rPr>
        <w:t xml:space="preserve">Agile, UX. </w:t>
      </w:r>
      <w:r w:rsidRPr="00BC2C69">
        <w:rPr>
          <w:rFonts w:ascii="Times New Roman" w:eastAsiaTheme="minorEastAsia" w:hAnsi="Times New Roman" w:cs="Times New Roman"/>
          <w:bCs/>
          <w:sz w:val="24"/>
          <w:szCs w:val="24"/>
        </w:rPr>
        <w:t xml:space="preserve">It also presents a literature review of some related work in </w:t>
      </w:r>
      <w:r>
        <w:rPr>
          <w:rFonts w:ascii="Times New Roman" w:eastAsiaTheme="minorEastAsia" w:hAnsi="Times New Roman" w:cs="Times New Roman"/>
          <w:bCs/>
          <w:sz w:val="24"/>
          <w:szCs w:val="24"/>
        </w:rPr>
        <w:t>the integration of these two processes</w:t>
      </w:r>
      <w:r w:rsidRPr="00AF4265">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w:t>
      </w:r>
      <w:r w:rsidRPr="001F5CE3">
        <w:rPr>
          <w:rFonts w:ascii="Times New Roman" w:eastAsiaTheme="minorEastAsia" w:hAnsi="Times New Roman" w:cs="Times New Roman"/>
          <w:bCs/>
          <w:sz w:val="24"/>
          <w:szCs w:val="24"/>
          <w:highlight w:val="yellow"/>
        </w:rPr>
        <w:t>Chapter 3 provides an overview of the proposed framework and the development approach. Chapter 4 illustrates the implementation details and the results. Finally, Chapter 5 concludes this study with a summary of the study’s contribution, limitations, and potential future work directions.</w:t>
      </w:r>
    </w:p>
    <w:p w14:paraId="39D8F011" w14:textId="6608CE79" w:rsidR="004043DC" w:rsidRPr="00D15FD9" w:rsidRDefault="006B2666" w:rsidP="004043DC">
      <w:pPr>
        <w:ind w:firstLine="576"/>
        <w:jc w:val="both"/>
        <w:rPr>
          <w:rFonts w:ascii="Times New Roman" w:eastAsiaTheme="minorEastAsia" w:hAnsi="Times New Roman" w:cs="Times New Roman"/>
          <w:bCs/>
          <w:sz w:val="24"/>
          <w:szCs w:val="24"/>
        </w:rPr>
      </w:pPr>
      <w:ins w:id="116" w:author="رزان الدوسري ID 443203966" w:date="2023-01-26T13:04:00Z">
        <w:r w:rsidRPr="00BC76AD">
          <w:rPr>
            <w:rFonts w:ascii="Times New Roman" w:hAnsi="Times New Roman" w:cs="Times New Roman"/>
            <w:sz w:val="24"/>
            <w:szCs w:val="24"/>
          </w:rPr>
          <w:t xml:space="preserve">Research by Curcio et al. </w:t>
        </w:r>
      </w:ins>
      <w:customXmlInsRangeStart w:id="117" w:author="رزان الدوسري ID 443203966" w:date="2023-01-26T13:04:00Z"/>
      <w:sdt>
        <w:sdtPr>
          <w:rPr>
            <w:rFonts w:ascii="Times New Roman" w:hAnsi="Times New Roman" w:cs="Times New Roman"/>
            <w:color w:val="000000"/>
            <w:sz w:val="24"/>
            <w:szCs w:val="24"/>
          </w:rPr>
          <w:tag w:val="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1112396562"/>
          <w:placeholder>
            <w:docPart w:val="FB55B6F6D30982499377794C2DF5A9C6"/>
          </w:placeholder>
        </w:sdtPr>
        <w:sdtContent>
          <w:customXmlInsRangeEnd w:id="117"/>
          <w:ins w:id="118" w:author="رزان الدوسري ID 443203966" w:date="2023-01-26T13:04:00Z">
            <w:r w:rsidRPr="00DC1735">
              <w:rPr>
                <w:rFonts w:ascii="Times New Roman" w:hAnsi="Times New Roman" w:cs="Times New Roman"/>
                <w:color w:val="000000"/>
                <w:sz w:val="24"/>
                <w:szCs w:val="24"/>
              </w:rPr>
              <w:t>[6]</w:t>
            </w:r>
          </w:ins>
          <w:customXmlInsRangeStart w:id="119" w:author="رزان الدوسري ID 443203966" w:date="2023-01-26T13:04:00Z"/>
        </w:sdtContent>
      </w:sdt>
      <w:customXmlInsRangeEnd w:id="119"/>
      <w:ins w:id="120" w:author="رزان الدوسري ID 443203966" w:date="2023-01-26T13:04:00Z">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demonstrated that integrating UX into agile development poses several challenges, including the lack of time for upfront design and testing with real</w:t>
        </w:r>
        <w:r>
          <w:rPr>
            <w:rFonts w:ascii="Times New Roman" w:hAnsi="Times New Roman" w:cs="Times New Roman"/>
            <w:sz w:val="24"/>
            <w:szCs w:val="24"/>
          </w:rPr>
          <w:t xml:space="preserve"> </w:t>
        </w:r>
        <w:r w:rsidRPr="00BC76AD">
          <w:rPr>
            <w:rFonts w:ascii="Times New Roman" w:hAnsi="Times New Roman" w:cs="Times New Roman"/>
            <w:sz w:val="24"/>
            <w:szCs w:val="24"/>
          </w:rPr>
          <w:t>users, the power struggle between UX designers and developers, the lack of a vision for the entire UX project, the difficulty of prioritizing activities</w:t>
        </w:r>
        <w:r>
          <w:rPr>
            <w:rFonts w:ascii="Times New Roman" w:hAnsi="Times New Roman" w:cs="Times New Roman"/>
            <w:sz w:val="24"/>
            <w:szCs w:val="24"/>
          </w:rPr>
          <w:t xml:space="preserve"> a</w:t>
        </w:r>
        <w:r w:rsidRPr="00BC76AD">
          <w:rPr>
            <w:rFonts w:ascii="Times New Roman" w:hAnsi="Times New Roman" w:cs="Times New Roman"/>
            <w:sz w:val="24"/>
            <w:szCs w:val="24"/>
          </w:rPr>
          <w:t>nd the lack of documentation.</w:t>
        </w:r>
      </w:ins>
    </w:p>
    <w:p w14:paraId="527E939E" w14:textId="77777777" w:rsidR="004043DC" w:rsidRDefault="004043DC" w:rsidP="004273A2">
      <w:pPr>
        <w:pStyle w:val="Heading2"/>
        <w:numPr>
          <w:ilvl w:val="1"/>
          <w:numId w:val="2"/>
        </w:numPr>
        <w:tabs>
          <w:tab w:val="num" w:pos="567"/>
        </w:tabs>
        <w:spacing w:line="480" w:lineRule="auto"/>
        <w:ind w:left="0" w:firstLine="0"/>
        <w:rPr>
          <w:rFonts w:ascii="Times New Roman" w:hAnsi="Times New Roman" w:cs="Times New Roman"/>
          <w:b/>
          <w:bCs/>
          <w:color w:val="auto"/>
          <w:sz w:val="28"/>
          <w:szCs w:val="28"/>
        </w:rPr>
      </w:pPr>
      <w:bookmarkStart w:id="121" w:name="_Toc117344026"/>
      <w:bookmarkStart w:id="122" w:name="_Toc125226978"/>
      <w:bookmarkStart w:id="123" w:name="_Toc126421091"/>
      <w:r w:rsidRPr="00B85759">
        <w:rPr>
          <w:rFonts w:ascii="Times New Roman" w:hAnsi="Times New Roman" w:cs="Times New Roman"/>
          <w:b/>
          <w:bCs/>
          <w:color w:val="auto"/>
          <w:sz w:val="28"/>
          <w:szCs w:val="28"/>
        </w:rPr>
        <w:t>Problem Definition</w:t>
      </w:r>
      <w:bookmarkEnd w:id="121"/>
      <w:bookmarkEnd w:id="122"/>
      <w:bookmarkEnd w:id="123"/>
    </w:p>
    <w:p w14:paraId="5CF1ED43" w14:textId="0ABFBFDA" w:rsidR="004043DC" w:rsidRDefault="004043DC" w:rsidP="00CD55AB">
      <w:pPr>
        <w:ind w:firstLine="284"/>
        <w:jc w:val="both"/>
        <w:rPr>
          <w:rFonts w:ascii="Times New Roman" w:eastAsiaTheme="minorEastAsia" w:hAnsi="Times New Roman" w:cs="Times New Roman"/>
          <w:bCs/>
          <w:sz w:val="24"/>
          <w:szCs w:val="24"/>
        </w:rPr>
      </w:pPr>
      <w:del w:id="124" w:author="رزان الدوسري ID 443203966" w:date="2023-01-24T14:49:00Z">
        <w:r w:rsidRPr="002211B1" w:rsidDel="00BF6C52">
          <w:rPr>
            <w:rFonts w:ascii="Times New Roman" w:eastAsiaTheme="minorEastAsia" w:hAnsi="Times New Roman" w:cs="Times New Roman"/>
            <w:bCs/>
            <w:sz w:val="24"/>
            <w:szCs w:val="24"/>
          </w:rPr>
          <w:delText>As a fast-changing business environment demands highly usable systems,</w:delText>
        </w:r>
      </w:del>
      <w:ins w:id="125" w:author="رزان الدوسري ID 443203966" w:date="2023-01-24T14:53:00Z">
        <w:r w:rsidR="00BC083B">
          <w:rPr>
            <w:rFonts w:ascii="Times New Roman" w:eastAsiaTheme="minorEastAsia" w:hAnsi="Times New Roman" w:cs="Times New Roman"/>
            <w:bCs/>
            <w:sz w:val="24"/>
            <w:szCs w:val="24"/>
          </w:rPr>
          <w:t>Integrating</w:t>
        </w:r>
      </w:ins>
      <w:ins w:id="126" w:author="رزان الدوسري ID 443203966" w:date="2023-01-24T14:49:00Z">
        <w:r w:rsidR="00BF6C52">
          <w:rPr>
            <w:rFonts w:ascii="Times New Roman" w:eastAsiaTheme="minorEastAsia" w:hAnsi="Times New Roman" w:cs="Times New Roman"/>
            <w:bCs/>
            <w:sz w:val="24"/>
            <w:szCs w:val="24"/>
          </w:rPr>
          <w:t xml:space="preserve"> </w:t>
        </w:r>
      </w:ins>
      <w:del w:id="127" w:author="رزان الدوسري ID 443203966" w:date="2023-01-24T14:49:00Z">
        <w:r w:rsidRPr="002211B1" w:rsidDel="00BF6C52">
          <w:rPr>
            <w:rFonts w:ascii="Times New Roman" w:eastAsiaTheme="minorEastAsia" w:hAnsi="Times New Roman" w:cs="Times New Roman"/>
            <w:bCs/>
            <w:sz w:val="24"/>
            <w:szCs w:val="24"/>
          </w:rPr>
          <w:delText xml:space="preserve"> </w:delText>
        </w:r>
      </w:del>
      <w:del w:id="128" w:author="رزان الدوسري ID 443203966" w:date="2023-01-24T14:53:00Z">
        <w:r w:rsidRPr="002211B1" w:rsidDel="00425D5D">
          <w:rPr>
            <w:rFonts w:ascii="Times New Roman" w:eastAsiaTheme="minorEastAsia" w:hAnsi="Times New Roman" w:cs="Times New Roman"/>
            <w:bCs/>
            <w:sz w:val="24"/>
            <w:szCs w:val="24"/>
          </w:rPr>
          <w:delText xml:space="preserve">Agile and </w:delText>
        </w:r>
      </w:del>
      <w:r w:rsidRPr="002211B1">
        <w:rPr>
          <w:rFonts w:ascii="Times New Roman" w:eastAsiaTheme="minorEastAsia" w:hAnsi="Times New Roman" w:cs="Times New Roman"/>
          <w:bCs/>
          <w:sz w:val="24"/>
          <w:szCs w:val="24"/>
        </w:rPr>
        <w:t>UX</w:t>
      </w:r>
      <w:ins w:id="129" w:author="رزان الدوسري ID 443203966" w:date="2023-01-24T14:53:00Z">
        <w:r w:rsidR="00425D5D">
          <w:rPr>
            <w:rFonts w:ascii="Times New Roman" w:eastAsiaTheme="minorEastAsia" w:hAnsi="Times New Roman" w:cs="Times New Roman"/>
            <w:bCs/>
            <w:sz w:val="24"/>
            <w:szCs w:val="24"/>
          </w:rPr>
          <w:t xml:space="preserve"> into Agile</w:t>
        </w:r>
      </w:ins>
      <w:del w:id="130" w:author="رزان الدوسري ID 443203966" w:date="2023-01-24T14:49:00Z">
        <w:r w:rsidRPr="002211B1" w:rsidDel="00BF6C52">
          <w:rPr>
            <w:rFonts w:ascii="Times New Roman" w:eastAsiaTheme="minorEastAsia" w:hAnsi="Times New Roman" w:cs="Times New Roman"/>
            <w:bCs/>
            <w:sz w:val="24"/>
            <w:szCs w:val="24"/>
          </w:rPr>
          <w:delText xml:space="preserve"> integration have received increasing attention in the last 15 years</w:delText>
        </w:r>
        <w:r w:rsidDel="00BF6C52">
          <w:rPr>
            <w:rFonts w:ascii="Times New Roman" w:eastAsiaTheme="minorEastAsia" w:hAnsi="Times New Roman" w:cs="Times New Roman"/>
            <w:bCs/>
            <w:sz w:val="24"/>
            <w:szCs w:val="24"/>
          </w:rPr>
          <w:delText>. D</w:delText>
        </w:r>
        <w:r w:rsidRPr="002211B1" w:rsidDel="00BF6C52">
          <w:rPr>
            <w:rFonts w:ascii="Times New Roman" w:eastAsiaTheme="minorEastAsia" w:hAnsi="Times New Roman" w:cs="Times New Roman"/>
            <w:bCs/>
            <w:sz w:val="24"/>
            <w:szCs w:val="24"/>
          </w:rPr>
          <w:delText xml:space="preserve">elivering highly usable systems </w:delText>
        </w:r>
        <w:r w:rsidDel="00BF6C52">
          <w:rPr>
            <w:rFonts w:ascii="Times New Roman" w:eastAsiaTheme="minorEastAsia" w:hAnsi="Times New Roman" w:cs="Times New Roman"/>
            <w:bCs/>
            <w:sz w:val="24"/>
            <w:szCs w:val="24"/>
          </w:rPr>
          <w:delText>was</w:delText>
        </w:r>
        <w:r w:rsidRPr="002211B1" w:rsidDel="00BF6C52">
          <w:rPr>
            <w:rFonts w:ascii="Times New Roman" w:eastAsiaTheme="minorEastAsia" w:hAnsi="Times New Roman" w:cs="Times New Roman"/>
            <w:bCs/>
            <w:sz w:val="24"/>
            <w:szCs w:val="24"/>
          </w:rPr>
          <w:delText xml:space="preserve"> </w:delText>
        </w:r>
        <w:r w:rsidDel="00BF6C52">
          <w:rPr>
            <w:rFonts w:ascii="Times New Roman" w:eastAsiaTheme="minorEastAsia" w:hAnsi="Times New Roman" w:cs="Times New Roman"/>
            <w:bCs/>
            <w:sz w:val="24"/>
            <w:szCs w:val="24"/>
          </w:rPr>
          <w:delText xml:space="preserve">also found </w:delText>
        </w:r>
        <w:r w:rsidRPr="002211B1" w:rsidDel="00BF6C52">
          <w:rPr>
            <w:rFonts w:ascii="Times New Roman" w:eastAsiaTheme="minorEastAsia" w:hAnsi="Times New Roman" w:cs="Times New Roman"/>
            <w:bCs/>
            <w:sz w:val="24"/>
            <w:szCs w:val="24"/>
          </w:rPr>
          <w:delText xml:space="preserve">crucial for economic success and creating business </w:delText>
        </w:r>
      </w:del>
      <w:ins w:id="131" w:author="رزان الدوسري ID 443203966" w:date="2023-01-26T13:09:00Z">
        <w:r w:rsidR="00126C96">
          <w:rPr>
            <w:rFonts w:ascii="Times New Roman" w:eastAsiaTheme="minorEastAsia" w:hAnsi="Times New Roman" w:cs="Times New Roman"/>
            <w:bCs/>
            <w:color w:val="000000"/>
            <w:sz w:val="24"/>
            <w:szCs w:val="24"/>
          </w:rPr>
          <w:t xml:space="preserve"> </w:t>
        </w:r>
      </w:ins>
      <w:r w:rsidRPr="002211B1">
        <w:rPr>
          <w:rFonts w:ascii="Times New Roman" w:eastAsiaTheme="minorEastAsia" w:hAnsi="Times New Roman" w:cs="Times New Roman"/>
          <w:bCs/>
          <w:sz w:val="24"/>
          <w:szCs w:val="24"/>
        </w:rPr>
        <w:t>presents several challenges</w:t>
      </w:r>
      <w:r>
        <w:rPr>
          <w:rFonts w:ascii="Times New Roman" w:eastAsiaTheme="minorEastAsia" w:hAnsi="Times New Roman" w:cs="Times New Roman"/>
          <w:bCs/>
          <w:sz w:val="24"/>
          <w:szCs w:val="24"/>
        </w:rPr>
        <w:t>,</w:t>
      </w:r>
      <w:ins w:id="132" w:author="رزان الدوسري ID 443203966" w:date="2023-01-26T13:01:00Z">
        <w:r w:rsidR="00DB1310" w:rsidRPr="00DB1310">
          <w:t xml:space="preserve"> </w:t>
        </w:r>
      </w:ins>
      <w:ins w:id="133" w:author="رزان الدوسري ID 443203966" w:date="2023-01-26T13:10:00Z">
        <w:r w:rsidR="007112ED">
          <w:rPr>
            <w:rFonts w:ascii="Times New Roman" w:eastAsiaTheme="minorEastAsia" w:hAnsi="Times New Roman" w:cs="Times New Roman"/>
            <w:bCs/>
            <w:sz w:val="24"/>
            <w:szCs w:val="24"/>
          </w:rPr>
          <w:t>a</w:t>
        </w:r>
      </w:ins>
      <w:ins w:id="134" w:author="رزان الدوسري ID 443203966" w:date="2023-01-26T13:14:00Z">
        <w:r w:rsidR="00A6061D">
          <w:rPr>
            <w:rFonts w:ascii="Times New Roman" w:eastAsiaTheme="minorEastAsia" w:hAnsi="Times New Roman" w:cs="Times New Roman"/>
            <w:bCs/>
            <w:sz w:val="24"/>
            <w:szCs w:val="24"/>
          </w:rPr>
          <w:t xml:space="preserve">ccording to a </w:t>
        </w:r>
      </w:ins>
      <w:ins w:id="135" w:author="رزان الدوسري ID 443203966" w:date="2023-01-26T13:01:00Z">
        <w:r w:rsidR="00DB1310" w:rsidRPr="00DB1310">
          <w:rPr>
            <w:rFonts w:ascii="Times New Roman" w:eastAsiaTheme="minorEastAsia" w:hAnsi="Times New Roman" w:cs="Times New Roman"/>
            <w:bCs/>
            <w:sz w:val="24"/>
            <w:szCs w:val="24"/>
          </w:rPr>
          <w:t>study by Curcio et al.</w:t>
        </w:r>
      </w:ins>
      <w:ins w:id="136" w:author="رزان الدوسري ID 443203966" w:date="2023-01-26T13:02:00Z">
        <w:r w:rsidR="00DB1310" w:rsidRPr="00DB1310">
          <w:rPr>
            <w:rFonts w:ascii="Times New Roman" w:hAnsi="Times New Roman" w:cs="Times New Roman"/>
            <w:color w:val="000000"/>
            <w:sz w:val="24"/>
            <w:szCs w:val="24"/>
          </w:rPr>
          <w:t xml:space="preserve"> </w:t>
        </w:r>
      </w:ins>
      <w:customXmlInsRangeStart w:id="137" w:author="رزان الدوسري ID 443203966" w:date="2023-01-26T13:02:00Z"/>
      <w:sdt>
        <w:sdtPr>
          <w:rPr>
            <w:rFonts w:ascii="Times New Roman" w:hAnsi="Times New Roman" w:cs="Times New Roman"/>
            <w:color w:val="000000"/>
            <w:sz w:val="24"/>
            <w:szCs w:val="24"/>
          </w:rPr>
          <w:tag w:val="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599264882"/>
          <w:placeholder>
            <w:docPart w:val="ACF4AD5F1B27434C96233337DA5570F0"/>
          </w:placeholder>
        </w:sdtPr>
        <w:sdtContent>
          <w:customXmlInsRangeEnd w:id="137"/>
          <w:ins w:id="138" w:author="رزان الدوسري ID 443203966" w:date="2023-01-26T13:02:00Z">
            <w:r w:rsidR="00DB1310" w:rsidRPr="00DC1735">
              <w:rPr>
                <w:rFonts w:ascii="Times New Roman" w:hAnsi="Times New Roman" w:cs="Times New Roman"/>
                <w:color w:val="000000"/>
                <w:sz w:val="24"/>
                <w:szCs w:val="24"/>
              </w:rPr>
              <w:t>[6]</w:t>
            </w:r>
          </w:ins>
          <w:customXmlInsRangeStart w:id="139" w:author="رزان الدوسري ID 443203966" w:date="2023-01-26T13:02:00Z"/>
        </w:sdtContent>
      </w:sdt>
      <w:customXmlInsRangeEnd w:id="139"/>
      <w:ins w:id="140" w:author="رزان الدوسري ID 443203966" w:date="2023-01-26T13:15:00Z">
        <w:r w:rsidR="00D26E67">
          <w:rPr>
            <w:rFonts w:ascii="Times New Roman" w:hAnsi="Times New Roman" w:cs="Times New Roman"/>
            <w:color w:val="000000"/>
            <w:sz w:val="24"/>
            <w:szCs w:val="24"/>
          </w:rPr>
          <w:t>,</w:t>
        </w:r>
        <w:r w:rsidR="00AF3355">
          <w:rPr>
            <w:rFonts w:ascii="Times New Roman" w:hAnsi="Times New Roman" w:cs="Times New Roman"/>
            <w:color w:val="000000"/>
            <w:sz w:val="24"/>
            <w:szCs w:val="24"/>
          </w:rPr>
          <w:t xml:space="preserve"> </w:t>
        </w:r>
        <w:r w:rsidR="00D26E67">
          <w:rPr>
            <w:rFonts w:ascii="Times New Roman" w:eastAsiaTheme="minorEastAsia" w:hAnsi="Times New Roman" w:cs="Times New Roman"/>
            <w:bCs/>
            <w:sz w:val="24"/>
            <w:szCs w:val="24"/>
          </w:rPr>
          <w:t>t</w:t>
        </w:r>
      </w:ins>
      <w:ins w:id="141" w:author="رزان الدوسري ID 443203966" w:date="2023-01-26T13:03:00Z">
        <w:r w:rsidR="003B553C" w:rsidRPr="003B553C">
          <w:rPr>
            <w:rFonts w:ascii="Times New Roman" w:eastAsiaTheme="minorEastAsia" w:hAnsi="Times New Roman" w:cs="Times New Roman"/>
            <w:bCs/>
            <w:sz w:val="24"/>
            <w:szCs w:val="24"/>
          </w:rPr>
          <w:t>hese challenges include a lack of time for conducting initial design and user testing, conflicts between UX designers and developers, a lack of overall vision for the UX project, difficulties in determining priorities, and inadequate documentation</w:t>
        </w:r>
      </w:ins>
      <w:ins w:id="142" w:author="رزان الدوسري ID 443203966" w:date="2023-01-26T13:07:00Z">
        <w:r w:rsidR="00CD55AB">
          <w:rPr>
            <w:rFonts w:ascii="Times New Roman" w:eastAsiaTheme="minorEastAsia" w:hAnsi="Times New Roman" w:cs="Times New Roman"/>
            <w:bCs/>
            <w:sz w:val="24"/>
            <w:szCs w:val="24"/>
          </w:rPr>
          <w:t xml:space="preserve">. </w:t>
        </w:r>
      </w:ins>
      <w:ins w:id="143" w:author="رزان الدوسري ID 443203966" w:date="2023-01-26T13:17:00Z">
        <w:r w:rsidR="00D8118D">
          <w:rPr>
            <w:rFonts w:ascii="Times New Roman" w:eastAsiaTheme="minorEastAsia" w:hAnsi="Times New Roman" w:cs="Times New Roman"/>
            <w:bCs/>
            <w:sz w:val="24"/>
            <w:szCs w:val="24"/>
          </w:rPr>
          <w:t>One o</w:t>
        </w:r>
        <w:r w:rsidR="00F97498">
          <w:rPr>
            <w:rFonts w:ascii="Times New Roman" w:eastAsiaTheme="minorEastAsia" w:hAnsi="Times New Roman" w:cs="Times New Roman"/>
            <w:bCs/>
            <w:sz w:val="24"/>
            <w:szCs w:val="24"/>
          </w:rPr>
          <w:t xml:space="preserve">f the </w:t>
        </w:r>
      </w:ins>
      <w:ins w:id="144" w:author="رزان الدوسري ID 443203966" w:date="2023-01-26T13:18:00Z">
        <w:r w:rsidR="006B6B60">
          <w:rPr>
            <w:rFonts w:ascii="Times New Roman" w:eastAsiaTheme="minorEastAsia" w:hAnsi="Times New Roman" w:cs="Times New Roman"/>
            <w:bCs/>
            <w:sz w:val="24"/>
            <w:szCs w:val="24"/>
          </w:rPr>
          <w:t>main</w:t>
        </w:r>
      </w:ins>
      <w:ins w:id="145" w:author="رزان الدوسري ID 443203966" w:date="2023-01-26T13:17:00Z">
        <w:r w:rsidR="00F97498">
          <w:rPr>
            <w:rFonts w:ascii="Times New Roman" w:eastAsiaTheme="minorEastAsia" w:hAnsi="Times New Roman" w:cs="Times New Roman"/>
            <w:bCs/>
            <w:sz w:val="24"/>
            <w:szCs w:val="24"/>
          </w:rPr>
          <w:t xml:space="preserve"> challenges i</w:t>
        </w:r>
        <w:r w:rsidR="00C1018E">
          <w:rPr>
            <w:rFonts w:ascii="Times New Roman" w:eastAsiaTheme="minorEastAsia" w:hAnsi="Times New Roman" w:cs="Times New Roman"/>
            <w:bCs/>
            <w:sz w:val="24"/>
            <w:szCs w:val="24"/>
          </w:rPr>
          <w:t>n the study was</w:t>
        </w:r>
      </w:ins>
      <w:del w:id="146" w:author="رزان الدوسري ID 443203966" w:date="2023-01-26T13:07:00Z">
        <w:r w:rsidDel="00CD55AB">
          <w:rPr>
            <w:rFonts w:ascii="Times New Roman" w:eastAsiaTheme="minorEastAsia" w:hAnsi="Times New Roman" w:cs="Times New Roman"/>
            <w:bCs/>
            <w:sz w:val="24"/>
            <w:szCs w:val="24"/>
          </w:rPr>
          <w:delText xml:space="preserve"> </w:delText>
        </w:r>
        <w:commentRangeStart w:id="147"/>
        <w:commentRangeStart w:id="148"/>
        <w:r w:rsidDel="00CD55AB">
          <w:rPr>
            <w:rFonts w:ascii="Times New Roman" w:eastAsiaTheme="minorEastAsia" w:hAnsi="Times New Roman" w:cs="Times New Roman"/>
            <w:bCs/>
            <w:sz w:val="24"/>
            <w:szCs w:val="24"/>
          </w:rPr>
          <w:delText>a</w:delText>
        </w:r>
      </w:del>
      <w:del w:id="149" w:author="رزان الدوسري ID 443203966" w:date="2023-01-26T13:17:00Z">
        <w:r w:rsidDel="00D8118D">
          <w:rPr>
            <w:rFonts w:ascii="Times New Roman" w:eastAsiaTheme="minorEastAsia" w:hAnsi="Times New Roman" w:cs="Times New Roman"/>
            <w:bCs/>
            <w:sz w:val="24"/>
            <w:szCs w:val="24"/>
          </w:rPr>
          <w:delText>mong which is</w:delText>
        </w:r>
      </w:del>
      <w:r>
        <w:rPr>
          <w:rFonts w:ascii="Times New Roman" w:eastAsiaTheme="minorEastAsia" w:hAnsi="Times New Roman" w:cs="Times New Roman"/>
          <w:bCs/>
          <w:sz w:val="24"/>
          <w:szCs w:val="24"/>
        </w:rPr>
        <w:t xml:space="preserve"> the lack of</w:t>
      </w:r>
      <w:r w:rsidRPr="002211B1">
        <w:rPr>
          <w:rFonts w:ascii="Times New Roman" w:eastAsiaTheme="minorEastAsia" w:hAnsi="Times New Roman" w:cs="Times New Roman"/>
          <w:bCs/>
          <w:sz w:val="24"/>
          <w:szCs w:val="24"/>
        </w:rPr>
        <w:t xml:space="preserve"> time to </w:t>
      </w:r>
      <w:commentRangeEnd w:id="147"/>
      <w:r>
        <w:rPr>
          <w:rStyle w:val="CommentReference"/>
        </w:rPr>
        <w:commentReference w:id="147"/>
      </w:r>
      <w:commentRangeEnd w:id="148"/>
      <w:r>
        <w:rPr>
          <w:rStyle w:val="CommentReference"/>
        </w:rPr>
        <w:commentReference w:id="148"/>
      </w:r>
      <w:r>
        <w:rPr>
          <w:rFonts w:ascii="Times New Roman" w:eastAsiaTheme="minorEastAsia" w:hAnsi="Times New Roman" w:cs="Times New Roman"/>
          <w:bCs/>
          <w:sz w:val="24"/>
          <w:szCs w:val="24"/>
        </w:rPr>
        <w:t xml:space="preserve">carry out </w:t>
      </w:r>
      <w:r w:rsidRPr="002211B1">
        <w:rPr>
          <w:rFonts w:ascii="Times New Roman" w:eastAsiaTheme="minorEastAsia" w:hAnsi="Times New Roman" w:cs="Times New Roman"/>
          <w:bCs/>
          <w:sz w:val="24"/>
          <w:szCs w:val="24"/>
        </w:rPr>
        <w:t xml:space="preserve">UX work within Agile process </w:t>
      </w:r>
      <w:sdt>
        <w:sdtPr>
          <w:rPr>
            <w:rFonts w:ascii="Times New Roman" w:eastAsiaTheme="minorEastAsia" w:hAnsi="Times New Roman" w:cs="Times New Roman"/>
            <w:bCs/>
            <w:color w:val="000000"/>
            <w:sz w:val="24"/>
            <w:szCs w:val="24"/>
          </w:rPr>
          <w:tag w:val="MENDELEY_CITATION_v3_eyJjaXRhdGlvbklEIjoiTUVOREVMRVlfQ0lUQVRJT05fOTc4ZWRmNGUtNDRiMC00NGEyLTkxNmItMjRiYTQ5YTAwNzQzIiwicHJvcGVydGllcyI6eyJub3RlSW5kZXgiOjB9LCJpc0VkaXRlZCI6ZmFsc2UsIm1hbnVhbE92ZXJyaWRlIjp7ImNpdGVwcm9jVGV4dCI6Ils4XSIsImlzTWFudWFsbHlPdmVycmlkZGVuIjpmYWxzZS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
          <w:id w:val="992376022"/>
          <w:placeholder>
            <w:docPart w:val="021BF5ED2D3B9346B3CFBADF48E69993"/>
          </w:placeholder>
        </w:sdtPr>
        <w:sdtContent>
          <w:r w:rsidR="00DC1735" w:rsidRPr="00DC1735">
            <w:rPr>
              <w:rFonts w:ascii="Times New Roman" w:eastAsiaTheme="minorEastAsia" w:hAnsi="Times New Roman" w:cs="Times New Roman"/>
              <w:bCs/>
              <w:color w:val="000000"/>
              <w:sz w:val="24"/>
              <w:szCs w:val="24"/>
            </w:rPr>
            <w:t>[8]</w:t>
          </w:r>
        </w:sdtContent>
      </w:sdt>
      <w:r w:rsidRPr="002211B1">
        <w:rPr>
          <w:rFonts w:ascii="Times New Roman" w:eastAsiaTheme="minorEastAsia" w:hAnsi="Times New Roman" w:cs="Times New Roman"/>
          <w:bCs/>
          <w:sz w:val="24"/>
          <w:szCs w:val="24"/>
        </w:rPr>
        <w:t>. That is,</w:t>
      </w:r>
      <w:r w:rsidRPr="00881761">
        <w:rPr>
          <w:rFonts w:ascii="Times New Roman" w:eastAsiaTheme="minorEastAsia" w:hAnsi="Times New Roman" w:cs="Times New Roman"/>
          <w:bCs/>
          <w:sz w:val="24"/>
          <w:szCs w:val="24"/>
        </w:rPr>
        <w:t xml:space="preserve"> Agile's </w:t>
      </w:r>
      <w:r w:rsidRPr="00881761">
        <w:rPr>
          <w:rFonts w:ascii="Times New Roman" w:eastAsiaTheme="minorEastAsia" w:hAnsi="Times New Roman" w:cs="Times New Roman"/>
          <w:bCs/>
          <w:sz w:val="24"/>
          <w:szCs w:val="24"/>
        </w:rPr>
        <w:lastRenderedPageBreak/>
        <w:t xml:space="preserve">time-boxed nature creates scheduling challenges when conducting UX activities such as design planning, user research, and workflow analysis, where they require a lot of time </w:t>
      </w:r>
      <w:sdt>
        <w:sdtPr>
          <w:rPr>
            <w:rFonts w:ascii="Times New Roman" w:eastAsiaTheme="minorEastAsia" w:hAnsi="Times New Roman" w:cs="Times New Roman"/>
            <w:bCs/>
            <w:color w:val="000000"/>
            <w:sz w:val="24"/>
            <w:szCs w:val="24"/>
          </w:rPr>
          <w:tag w:val="MENDELEY_CITATION_v3_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"/>
          <w:id w:val="-1534035874"/>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[9]</w:t>
          </w:r>
        </w:sdtContent>
      </w:sdt>
      <w:r w:rsidRPr="00881761">
        <w:rPr>
          <w:rFonts w:ascii="Times New Roman" w:eastAsiaTheme="minorEastAsia" w:hAnsi="Times New Roman" w:cs="Times New Roman"/>
          <w:bCs/>
          <w:sz w:val="24"/>
          <w:szCs w:val="24"/>
        </w:rPr>
        <w:t xml:space="preserve">. UX processes typically rely on extensive up-front design, which can be incompatible with agile processes, as the development cycle is essentially based on small incremental releases </w:t>
      </w:r>
      <w:sdt>
        <w:sdtPr>
          <w:rPr>
            <w:rFonts w:ascii="Times New Roman" w:eastAsiaTheme="minorEastAsia" w:hAnsi="Times New Roman" w:cs="Times New Roman"/>
            <w:bCs/>
            <w:color w:val="000000"/>
            <w:sz w:val="24"/>
            <w:szCs w:val="24"/>
          </w:rPr>
          <w:tag w:val="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"/>
          <w:id w:val="-398991299"/>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[10]</w:t>
          </w:r>
        </w:sdtContent>
      </w:sdt>
      <w:r w:rsidRPr="00881761">
        <w:rPr>
          <w:rFonts w:ascii="Times New Roman" w:eastAsiaTheme="minorEastAsia" w:hAnsi="Times New Roman" w:cs="Times New Roman"/>
          <w:bCs/>
          <w:sz w:val="24"/>
          <w:szCs w:val="24"/>
        </w:rPr>
        <w:t xml:space="preserve">. </w:t>
      </w:r>
    </w:p>
    <w:p w14:paraId="3B910247" w14:textId="5468668A" w:rsidR="00225098" w:rsidRDefault="004043DC" w:rsidP="00225098">
      <w:pPr>
        <w:ind w:firstLine="284"/>
        <w:jc w:val="both"/>
        <w:rPr>
          <w:ins w:id="150" w:author="رزان الدوسري ID 443203966" w:date="2023-01-25T12:27:00Z"/>
          <w:rFonts w:ascii="Times New Roman" w:eastAsiaTheme="minorEastAsia" w:hAnsi="Times New Roman" w:cs="Times New Roman"/>
          <w:bCs/>
          <w:color w:val="000000"/>
          <w:sz w:val="24"/>
          <w:szCs w:val="24"/>
        </w:rPr>
      </w:pPr>
      <w:r w:rsidRPr="00881761">
        <w:rPr>
          <w:rFonts w:ascii="Times New Roman" w:eastAsiaTheme="minorEastAsia" w:hAnsi="Times New Roman" w:cs="Times New Roman"/>
          <w:bCs/>
          <w:sz w:val="24"/>
          <w:szCs w:val="24"/>
        </w:rPr>
        <w:t>As such, it is imperative that the amount of time spent on conducting UX activities be aligned with Agile's time-boxed nature. Since there can be a significant amount of effort spent on conducting comprehensive UX methods to discover and validate features</w:t>
      </w:r>
      <w:r>
        <w:rPr>
          <w:rFonts w:ascii="Times New Roman" w:eastAsiaTheme="minorEastAsia" w:hAnsi="Times New Roman" w:cs="Times New Roman"/>
          <w:bCs/>
          <w:sz w:val="24"/>
          <w:szCs w:val="24"/>
        </w:rPr>
        <w:t>. I</w:t>
      </w:r>
      <w:r w:rsidRPr="00881761">
        <w:rPr>
          <w:rFonts w:ascii="Times New Roman" w:eastAsiaTheme="minorEastAsia" w:hAnsi="Times New Roman" w:cs="Times New Roman"/>
          <w:bCs/>
          <w:sz w:val="24"/>
          <w:szCs w:val="24"/>
        </w:rPr>
        <w:t xml:space="preserve">t is possible that the time spent on these activities may exceed the value provided by those </w:t>
      </w:r>
      <w:commentRangeStart w:id="151"/>
      <w:r w:rsidRPr="00881761">
        <w:rPr>
          <w:rFonts w:ascii="Times New Roman" w:eastAsiaTheme="minorEastAsia" w:hAnsi="Times New Roman" w:cs="Times New Roman"/>
          <w:bCs/>
          <w:sz w:val="24"/>
          <w:szCs w:val="24"/>
        </w:rPr>
        <w:t>features</w:t>
      </w:r>
      <w:commentRangeEnd w:id="151"/>
      <w:r>
        <w:rPr>
          <w:rStyle w:val="CommentReference"/>
        </w:rPr>
        <w:commentReference w:id="151"/>
      </w:r>
      <w:r w:rsidR="0080684A">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"/>
          <w:id w:val="-306705953"/>
          <w:placeholder>
            <w:docPart w:val="DefaultPlaceholder_-1854013440"/>
          </w:placeholder>
        </w:sdtPr>
        <w:sdtContent>
          <w:r w:rsidR="00DC1735" w:rsidRPr="00DC1735">
            <w:rPr>
              <w:rFonts w:ascii="Times New Roman" w:eastAsiaTheme="minorEastAsia" w:hAnsi="Times New Roman" w:cs="Times New Roman"/>
              <w:bCs/>
              <w:color w:val="000000"/>
              <w:sz w:val="24"/>
              <w:szCs w:val="24"/>
            </w:rPr>
            <w:t>[11]</w:t>
          </w:r>
        </w:sdtContent>
      </w:sdt>
      <w:r w:rsidRPr="00881761">
        <w:rPr>
          <w:rFonts w:ascii="Times New Roman" w:eastAsiaTheme="minorEastAsia" w:hAnsi="Times New Roman" w:cs="Times New Roman"/>
          <w:bCs/>
          <w:sz w:val="24"/>
          <w:szCs w:val="24"/>
        </w:rPr>
        <w:t xml:space="preserve">. Despite the fact that UX work is highly time constrained, UX methods often require agile teams to take the time to learn how to use them, especially agile teams with no or less experienced UX practitioners </w:t>
      </w:r>
      <w:sdt>
        <w:sdtPr>
          <w:rPr>
            <w:rFonts w:ascii="Times New Roman" w:eastAsiaTheme="minorEastAsia" w:hAnsi="Times New Roman" w:cs="Times New Roman"/>
            <w:bCs/>
            <w:color w:val="000000"/>
            <w:sz w:val="24"/>
            <w:szCs w:val="24"/>
          </w:rPr>
          <w:tag w:val="MENDELEY_CITATION_v3_eyJjaXRhdGlvbklEIjoiTUVOREVMRVlfQ0lUQVRJT05fMTRkODQ1ZjEtZDk0Mi00ZmQ4LThkOTItYmEyYzFjMjNhZDQ0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
          <w:id w:val="2135907243"/>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[12]</w:t>
          </w:r>
        </w:sdtContent>
      </w:sdt>
      <w:r w:rsidRPr="00881761">
        <w:rPr>
          <w:rFonts w:ascii="Times New Roman" w:eastAsiaTheme="minorEastAsia" w:hAnsi="Times New Roman" w:cs="Times New Roman"/>
          <w:bCs/>
          <w:sz w:val="24"/>
          <w:szCs w:val="24"/>
        </w:rPr>
        <w:t>. Furthermore</w:t>
      </w:r>
      <w:r>
        <w:rPr>
          <w:rFonts w:ascii="Times New Roman" w:eastAsiaTheme="minorEastAsia" w:hAnsi="Times New Roman" w:cs="Times New Roman"/>
          <w:bCs/>
          <w:sz w:val="24"/>
          <w:szCs w:val="24"/>
        </w:rPr>
        <w:t>, many Agile projects lack UX</w:t>
      </w:r>
      <w:r w:rsidRPr="00881761">
        <w:rPr>
          <w:rFonts w:ascii="Times New Roman" w:eastAsiaTheme="minorEastAsia" w:hAnsi="Times New Roman" w:cs="Times New Roman"/>
          <w:bCs/>
          <w:sz w:val="24"/>
          <w:szCs w:val="24"/>
        </w:rPr>
        <w:t xml:space="preserve"> practitioners </w:t>
      </w:r>
      <w:sdt>
        <w:sdtPr>
          <w:rPr>
            <w:rFonts w:ascii="Times New Roman" w:eastAsiaTheme="minorEastAsia" w:hAnsi="Times New Roman" w:cs="Times New Roman"/>
            <w:bCs/>
            <w:color w:val="000000"/>
            <w:sz w:val="24"/>
            <w:szCs w:val="24"/>
          </w:rPr>
          <w:tag w:val="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"/>
          <w:id w:val="1180549489"/>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[13]</w:t>
          </w:r>
        </w:sdtContent>
      </w:sdt>
      <w:r w:rsidRPr="0088176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Also, </w:t>
      </w:r>
      <w:r w:rsidRPr="00881761">
        <w:rPr>
          <w:rFonts w:ascii="Times New Roman" w:eastAsiaTheme="minorEastAsia" w:hAnsi="Times New Roman" w:cs="Times New Roman"/>
          <w:bCs/>
          <w:sz w:val="24"/>
          <w:szCs w:val="24"/>
        </w:rPr>
        <w:t>UX practitioners often work on multiple projects at the same time, which is challenging since they need to fulfill multiple roles on a project, and sometimes their responsibilities are unclear</w:t>
      </w:r>
      <w:r>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"/>
          <w:id w:val="-848953473"/>
          <w:placeholder>
            <w:docPart w:val="38DE33B5EC458A46B43A6D3F149AC3A7"/>
          </w:placeholder>
        </w:sdtPr>
        <w:sdtContent>
          <w:r w:rsidR="00DC1735" w:rsidRPr="00DC1735">
            <w:rPr>
              <w:rFonts w:ascii="Times New Roman" w:eastAsiaTheme="minorEastAsia" w:hAnsi="Times New Roman" w:cs="Times New Roman"/>
              <w:bCs/>
              <w:color w:val="000000"/>
              <w:sz w:val="24"/>
              <w:szCs w:val="24"/>
            </w:rPr>
            <w:t>[14], [15]</w:t>
          </w:r>
        </w:sdtContent>
      </w:sdt>
      <w:r>
        <w:rPr>
          <w:rFonts w:ascii="Times New Roman" w:eastAsiaTheme="minorEastAsia" w:hAnsi="Times New Roman" w:cs="Times New Roman"/>
          <w:bCs/>
          <w:color w:val="000000"/>
          <w:sz w:val="24"/>
          <w:szCs w:val="24"/>
        </w:rPr>
        <w:t>.</w:t>
      </w:r>
    </w:p>
    <w:p w14:paraId="24C1159E" w14:textId="22B2CB31" w:rsidR="00225098" w:rsidRPr="00225098" w:rsidRDefault="00257EA2" w:rsidP="00225098">
      <w:pPr>
        <w:ind w:firstLine="284"/>
        <w:jc w:val="both"/>
        <w:rPr>
          <w:rFonts w:ascii="Times New Roman" w:eastAsiaTheme="minorEastAsia" w:hAnsi="Times New Roman" w:cs="Times New Roman"/>
          <w:bCs/>
          <w:color w:val="000000"/>
          <w:sz w:val="24"/>
          <w:szCs w:val="24"/>
        </w:rPr>
      </w:pPr>
      <w:ins w:id="152" w:author="رزان الدوسري ID 443203966" w:date="2023-01-25T12:34:00Z">
        <w:r w:rsidRPr="00257EA2">
          <w:rPr>
            <w:rFonts w:ascii="Times New Roman" w:eastAsiaTheme="minorEastAsia" w:hAnsi="Times New Roman" w:cs="Times New Roman"/>
            <w:bCs/>
            <w:color w:val="000000"/>
            <w:sz w:val="24"/>
            <w:szCs w:val="24"/>
          </w:rPr>
          <w:t>According to "The UX Book: Agile UX Design for a Quality User Experience"</w:t>
        </w:r>
      </w:ins>
      <w:ins w:id="153" w:author="رزان الدوسري ID 443203966" w:date="2023-01-25T12:36:00Z">
        <w:r w:rsidR="005619F9">
          <w:rPr>
            <w:rFonts w:ascii="Times New Roman" w:eastAsiaTheme="minorEastAsia" w:hAnsi="Times New Roman" w:cs="Times New Roman"/>
            <w:bCs/>
            <w:color w:val="000000"/>
            <w:sz w:val="24"/>
            <w:szCs w:val="24"/>
          </w:rPr>
          <w:t xml:space="preserve"> </w:t>
        </w:r>
      </w:ins>
      <w:customXmlInsRangeStart w:id="154" w:author="رزان الدوسري ID 443203966" w:date="2023-01-25T12:40:00Z"/>
      <w:sdt>
        <w:sdtPr>
          <w:rPr>
            <w:rFonts w:ascii="Times New Roman" w:eastAsiaTheme="minorEastAsia" w:hAnsi="Times New Roman" w:cs="Times New Roman"/>
            <w:bCs/>
            <w:color w:val="000000"/>
            <w:sz w:val="24"/>
            <w:szCs w:val="24"/>
          </w:rPr>
          <w:tag w:val="MENDELEY_CITATION_v3_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"/>
          <w:id w:val="-656138573"/>
          <w:placeholder>
            <w:docPart w:val="DefaultPlaceholder_-1854013440"/>
          </w:placeholder>
        </w:sdtPr>
        <w:sdtContent>
          <w:customXmlInsRangeEnd w:id="154"/>
          <w:ins w:id="155" w:author="رزان الدوسري ID 443203966" w:date="2023-01-25T12:40:00Z">
            <w:r w:rsidR="006A0F88" w:rsidRPr="006A0F88">
              <w:rPr>
                <w:rFonts w:ascii="Times New Roman" w:eastAsiaTheme="minorEastAsia" w:hAnsi="Times New Roman" w:cs="Times New Roman"/>
                <w:bCs/>
                <w:color w:val="000000"/>
                <w:sz w:val="24"/>
                <w:szCs w:val="24"/>
              </w:rPr>
              <w:t>[16]</w:t>
            </w:r>
          </w:ins>
          <w:customXmlInsRangeStart w:id="156" w:author="رزان الدوسري ID 443203966" w:date="2023-01-25T12:40:00Z"/>
        </w:sdtContent>
      </w:sdt>
      <w:customXmlInsRangeEnd w:id="156"/>
      <w:ins w:id="157" w:author="رزان الدوسري ID 443203966" w:date="2023-01-25T12:34:00Z">
        <w:r w:rsidRPr="00257EA2">
          <w:rPr>
            <w:rFonts w:ascii="Times New Roman" w:eastAsiaTheme="minorEastAsia" w:hAnsi="Times New Roman" w:cs="Times New Roman"/>
            <w:bCs/>
            <w:color w:val="000000"/>
            <w:sz w:val="24"/>
            <w:szCs w:val="24"/>
          </w:rPr>
          <w:t>, there is a difference between UX methods and techniques. A method is a way to complete</w:t>
        </w:r>
        <w:r w:rsidR="005074C3">
          <w:rPr>
            <w:rFonts w:ascii="Times New Roman" w:eastAsiaTheme="minorEastAsia" w:hAnsi="Times New Roman" w:cs="Times New Roman"/>
            <w:bCs/>
            <w:color w:val="000000"/>
            <w:sz w:val="24"/>
            <w:szCs w:val="24"/>
          </w:rPr>
          <w:t xml:space="preserve"> </w:t>
        </w:r>
        <w:r w:rsidR="005074C3" w:rsidRPr="005074C3">
          <w:rPr>
            <w:rFonts w:ascii="Times New Roman" w:eastAsiaTheme="minorEastAsia" w:hAnsi="Times New Roman" w:cs="Times New Roman"/>
            <w:bCs/>
            <w:color w:val="000000"/>
            <w:sz w:val="24"/>
            <w:szCs w:val="24"/>
          </w:rPr>
          <w:t xml:space="preserve">whole or part </w:t>
        </w:r>
        <w:r w:rsidR="005074C3">
          <w:rPr>
            <w:rFonts w:ascii="Times New Roman" w:eastAsiaTheme="minorEastAsia" w:hAnsi="Times New Roman" w:cs="Times New Roman"/>
            <w:bCs/>
            <w:color w:val="000000"/>
            <w:sz w:val="24"/>
            <w:szCs w:val="24"/>
          </w:rPr>
          <w:t>of</w:t>
        </w:r>
        <w:r w:rsidRPr="00257EA2">
          <w:rPr>
            <w:rFonts w:ascii="Times New Roman" w:eastAsiaTheme="minorEastAsia" w:hAnsi="Times New Roman" w:cs="Times New Roman"/>
            <w:bCs/>
            <w:color w:val="000000"/>
            <w:sz w:val="24"/>
            <w:szCs w:val="24"/>
          </w:rPr>
          <w:t xml:space="preserve"> an activity or sub-activity within the lifecycle, while a technique is a specific practice used within those activities. Usage Research would be defined as a UX method, while user interviews and observing users would be examples of UX techniques. In this study, however, the terms "UX method" and "UX technique" are being used to mean the same thing.</w:t>
        </w:r>
      </w:ins>
    </w:p>
    <w:p w14:paraId="20A769B4" w14:textId="2D0B59D2" w:rsidR="004043DC" w:rsidRDefault="004043DC" w:rsidP="0080684A">
      <w:pPr>
        <w:ind w:firstLine="284"/>
        <w:jc w:val="both"/>
        <w:rPr>
          <w:rFonts w:ascii="Times New Roman" w:eastAsiaTheme="minorEastAsia" w:hAnsi="Times New Roman" w:cs="Times New Roman"/>
          <w:bCs/>
          <w:sz w:val="24"/>
          <w:szCs w:val="24"/>
        </w:rPr>
      </w:pPr>
      <w:r w:rsidRPr="002211B1">
        <w:rPr>
          <w:rFonts w:ascii="Times New Roman" w:eastAsiaTheme="minorEastAsia" w:hAnsi="Times New Roman" w:cs="Times New Roman"/>
          <w:bCs/>
          <w:sz w:val="24"/>
          <w:szCs w:val="24"/>
        </w:rPr>
        <w:t xml:space="preserve">While agile teams need to incorporate </w:t>
      </w:r>
      <w:r w:rsidRPr="008E3E1A">
        <w:rPr>
          <w:rFonts w:ascii="Times New Roman" w:eastAsiaTheme="minorEastAsia" w:hAnsi="Times New Roman" w:cs="Times New Roman"/>
          <w:b/>
          <w:sz w:val="24"/>
          <w:szCs w:val="24"/>
        </w:rPr>
        <w:t>UX techniques</w:t>
      </w:r>
      <w:r w:rsidRPr="002211B1">
        <w:rPr>
          <w:rFonts w:ascii="Times New Roman" w:eastAsiaTheme="minorEastAsia" w:hAnsi="Times New Roman" w:cs="Times New Roman"/>
          <w:bCs/>
          <w:sz w:val="24"/>
          <w:szCs w:val="24"/>
        </w:rPr>
        <w:t xml:space="preserve"> throughout the development process, they may not have the time</w:t>
      </w:r>
      <w:r>
        <w:rPr>
          <w:rFonts w:ascii="Times New Roman" w:eastAsiaTheme="minorEastAsia" w:hAnsi="Times New Roman" w:cs="Times New Roman"/>
          <w:bCs/>
          <w:sz w:val="24"/>
          <w:szCs w:val="24"/>
        </w:rPr>
        <w:t xml:space="preserve"> nor the experience</w:t>
      </w:r>
      <w:r w:rsidRPr="002211B1">
        <w:rPr>
          <w:rFonts w:ascii="Times New Roman" w:eastAsiaTheme="minorEastAsia" w:hAnsi="Times New Roman" w:cs="Times New Roman"/>
          <w:bCs/>
          <w:sz w:val="24"/>
          <w:szCs w:val="24"/>
        </w:rPr>
        <w:t xml:space="preserve"> to assess the effort involved in conducting UX experiments</w:t>
      </w:r>
      <w:r>
        <w:rPr>
          <w:rFonts w:ascii="Times New Roman" w:eastAsiaTheme="minorEastAsia" w:hAnsi="Times New Roman" w:cs="Times New Roman"/>
          <w:bCs/>
          <w:sz w:val="24"/>
          <w:szCs w:val="24"/>
        </w:rPr>
        <w:t xml:space="preserve">. They may also lack the knowledge required in </w:t>
      </w:r>
      <w:r w:rsidRPr="002211B1">
        <w:rPr>
          <w:rFonts w:ascii="Times New Roman" w:eastAsiaTheme="minorEastAsia" w:hAnsi="Times New Roman" w:cs="Times New Roman"/>
          <w:bCs/>
          <w:sz w:val="24"/>
          <w:szCs w:val="24"/>
        </w:rPr>
        <w:t>d</w:t>
      </w:r>
      <w:r>
        <w:rPr>
          <w:rFonts w:ascii="Times New Roman" w:eastAsiaTheme="minorEastAsia" w:hAnsi="Times New Roman" w:cs="Times New Roman"/>
          <w:bCs/>
          <w:sz w:val="24"/>
          <w:szCs w:val="24"/>
        </w:rPr>
        <w:t>e</w:t>
      </w:r>
      <w:r w:rsidRPr="002211B1">
        <w:rPr>
          <w:rFonts w:ascii="Times New Roman" w:eastAsiaTheme="minorEastAsia" w:hAnsi="Times New Roman" w:cs="Times New Roman"/>
          <w:bCs/>
          <w:sz w:val="24"/>
          <w:szCs w:val="24"/>
        </w:rPr>
        <w:t>cid</w:t>
      </w:r>
      <w:r>
        <w:rPr>
          <w:rFonts w:ascii="Times New Roman" w:eastAsiaTheme="minorEastAsia" w:hAnsi="Times New Roman" w:cs="Times New Roman"/>
          <w:bCs/>
          <w:sz w:val="24"/>
          <w:szCs w:val="24"/>
        </w:rPr>
        <w:t>ing</w:t>
      </w:r>
      <w:r w:rsidRPr="002211B1">
        <w:rPr>
          <w:rFonts w:ascii="Times New Roman" w:eastAsiaTheme="minorEastAsia" w:hAnsi="Times New Roman" w:cs="Times New Roman"/>
          <w:bCs/>
          <w:sz w:val="24"/>
          <w:szCs w:val="24"/>
        </w:rPr>
        <w:t xml:space="preserve"> which UX technique is appropriate </w:t>
      </w:r>
      <w:r>
        <w:rPr>
          <w:rFonts w:ascii="Times New Roman" w:eastAsiaTheme="minorEastAsia" w:hAnsi="Times New Roman" w:cs="Times New Roman"/>
          <w:bCs/>
          <w:sz w:val="24"/>
          <w:szCs w:val="24"/>
        </w:rPr>
        <w:t xml:space="preserve">for a particular </w:t>
      </w:r>
      <w:r w:rsidRPr="002211B1">
        <w:rPr>
          <w:rFonts w:ascii="Times New Roman" w:eastAsiaTheme="minorEastAsia" w:hAnsi="Times New Roman" w:cs="Times New Roman"/>
          <w:bCs/>
          <w:sz w:val="24"/>
          <w:szCs w:val="24"/>
        </w:rPr>
        <w:t xml:space="preserve">user story given the time they have for UX work and the characteristics of the user story. </w:t>
      </w:r>
    </w:p>
    <w:p w14:paraId="518EE9B1" w14:textId="2D838EF9" w:rsidR="004043DC" w:rsidRDefault="004043DC" w:rsidP="004043DC">
      <w:pPr>
        <w:ind w:firstLine="284"/>
        <w:jc w:val="both"/>
        <w:rPr>
          <w:rFonts w:ascii="Times New Roman" w:eastAsiaTheme="minorEastAsia" w:hAnsi="Times New Roman" w:cs="Times New Roman"/>
          <w:bCs/>
          <w:sz w:val="24"/>
          <w:szCs w:val="24"/>
        </w:rPr>
      </w:pPr>
      <w:r w:rsidRPr="002211B1">
        <w:rPr>
          <w:rFonts w:ascii="Times New Roman" w:eastAsiaTheme="minorEastAsia" w:hAnsi="Times New Roman" w:cs="Times New Roman"/>
          <w:bCs/>
          <w:sz w:val="24"/>
          <w:szCs w:val="24"/>
        </w:rPr>
        <w:t>The literature analysis revealed that this is essentially a two-part problem illustrated in</w:t>
      </w:r>
      <w:r>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fldChar w:fldCharType="begin"/>
      </w:r>
      <w:r>
        <w:rPr>
          <w:rFonts w:ascii="Times New Roman" w:eastAsiaTheme="minorEastAsia" w:hAnsi="Times New Roman" w:cs="Times New Roman"/>
          <w:bCs/>
          <w:sz w:val="24"/>
          <w:szCs w:val="24"/>
        </w:rPr>
        <w:instrText xml:space="preserve"> REF _Ref117508065 \h </w:instrText>
      </w:r>
      <w:r>
        <w:rPr>
          <w:rFonts w:ascii="Times New Roman" w:eastAsiaTheme="minorEastAsia" w:hAnsi="Times New Roman" w:cs="Times New Roman"/>
          <w:bCs/>
          <w:sz w:val="24"/>
          <w:szCs w:val="24"/>
        </w:rPr>
      </w:r>
      <w:r>
        <w:rPr>
          <w:rFonts w:ascii="Times New Roman" w:eastAsiaTheme="minorEastAsia" w:hAnsi="Times New Roman" w:cs="Times New Roman"/>
          <w:bCs/>
          <w:sz w:val="24"/>
          <w:szCs w:val="24"/>
        </w:rPr>
        <w:fldChar w:fldCharType="separate"/>
      </w:r>
      <w:r w:rsidRPr="004D2419">
        <w:rPr>
          <w:rFonts w:ascii="Times New Roman" w:eastAsiaTheme="minorEastAsia" w:hAnsi="Times New Roman" w:cs="Times New Roman"/>
          <w:bCs/>
          <w:sz w:val="24"/>
          <w:szCs w:val="24"/>
        </w:rPr>
        <w:t xml:space="preserve">Figure </w:t>
      </w:r>
      <w:r>
        <w:rPr>
          <w:rFonts w:ascii="Times New Roman" w:eastAsiaTheme="minorEastAsia" w:hAnsi="Times New Roman" w:cs="Times New Roman"/>
          <w:bCs/>
          <w:noProof/>
          <w:sz w:val="24"/>
          <w:szCs w:val="24"/>
        </w:rPr>
        <w:t>1</w:t>
      </w:r>
      <w:r>
        <w:rPr>
          <w:rFonts w:ascii="Times New Roman" w:eastAsiaTheme="minorEastAsia" w:hAnsi="Times New Roman" w:cs="Times New Roman"/>
          <w:bCs/>
          <w:sz w:val="24"/>
          <w:szCs w:val="24"/>
        </w:rPr>
        <w:fldChar w:fldCharType="end"/>
      </w:r>
      <w:r w:rsidRPr="002211B1">
        <w:rPr>
          <w:rFonts w:ascii="Times New Roman" w:eastAsiaTheme="minorEastAsia" w:hAnsi="Times New Roman" w:cs="Times New Roman"/>
          <w:bCs/>
          <w:sz w:val="24"/>
          <w:szCs w:val="24"/>
        </w:rPr>
        <w:t xml:space="preserve"> are as follows:</w:t>
      </w:r>
    </w:p>
    <w:p w14:paraId="72A81A31" w14:textId="27990F1F" w:rsidR="004043DC" w:rsidRPr="00881761" w:rsidRDefault="004043DC" w:rsidP="006C3EB9">
      <w:pPr>
        <w:numPr>
          <w:ilvl w:val="0"/>
          <w:numId w:val="3"/>
        </w:numPr>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sz w:val="24"/>
          <w:szCs w:val="24"/>
        </w:rPr>
        <w:t xml:space="preserve">Difficulty in deciding whether to apply a </w:t>
      </w:r>
      <w:r w:rsidRPr="001F5CE3">
        <w:rPr>
          <w:rFonts w:ascii="Times New Roman" w:eastAsiaTheme="minorEastAsia" w:hAnsi="Times New Roman" w:cs="Times New Roman"/>
          <w:b/>
          <w:sz w:val="24"/>
          <w:szCs w:val="24"/>
        </w:rPr>
        <w:t xml:space="preserve">UX </w:t>
      </w:r>
      <w:commentRangeStart w:id="158"/>
      <w:r w:rsidRPr="001F5CE3">
        <w:rPr>
          <w:rFonts w:ascii="Times New Roman" w:eastAsiaTheme="minorEastAsia" w:hAnsi="Times New Roman" w:cs="Times New Roman"/>
          <w:b/>
          <w:sz w:val="24"/>
          <w:szCs w:val="24"/>
        </w:rPr>
        <w:t>technique</w:t>
      </w:r>
      <w:r w:rsidRPr="00881761">
        <w:rPr>
          <w:rFonts w:ascii="Times New Roman" w:eastAsiaTheme="minorEastAsia" w:hAnsi="Times New Roman" w:cs="Times New Roman"/>
          <w:bCs/>
          <w:sz w:val="24"/>
          <w:szCs w:val="24"/>
        </w:rPr>
        <w:t xml:space="preserve"> </w:t>
      </w:r>
      <w:commentRangeEnd w:id="158"/>
      <w:r>
        <w:rPr>
          <w:rStyle w:val="CommentReference"/>
        </w:rPr>
        <w:commentReference w:id="158"/>
      </w:r>
      <w:r w:rsidRPr="00881761">
        <w:rPr>
          <w:rFonts w:ascii="Times New Roman" w:eastAsiaTheme="minorEastAsia" w:hAnsi="Times New Roman" w:cs="Times New Roman"/>
          <w:bCs/>
          <w:sz w:val="24"/>
          <w:szCs w:val="24"/>
        </w:rPr>
        <w:t xml:space="preserve">for a given feature. This is caused by lack of experience towards UX </w:t>
      </w:r>
      <w:sdt>
        <w:sdtPr>
          <w:rPr>
            <w:rFonts w:ascii="Times New Roman" w:eastAsiaTheme="minorEastAsia" w:hAnsi="Times New Roman" w:cs="Times New Roman"/>
            <w:bCs/>
            <w:color w:val="000000"/>
            <w:sz w:val="24"/>
            <w:szCs w:val="24"/>
          </w:rPr>
          <w:tag w:val="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"/>
          <w:id w:val="1673142362"/>
          <w:placeholder>
            <w:docPart w:val="DAB1EC0B32B5A14FB7B76B32DB810830"/>
          </w:placeholder>
        </w:sdtPr>
        <w:sdtContent>
          <w:r w:rsidR="006A0F88" w:rsidRPr="006A0F88">
            <w:rPr>
              <w:rFonts w:ascii="Times New Roman" w:eastAsiaTheme="minorEastAsia" w:hAnsi="Times New Roman" w:cs="Times New Roman"/>
              <w:bCs/>
              <w:color w:val="000000"/>
              <w:sz w:val="24"/>
              <w:szCs w:val="24"/>
            </w:rPr>
            <w:t>[17]</w:t>
          </w:r>
        </w:sdtContent>
      </w:sdt>
      <w:r w:rsidRPr="00881761">
        <w:rPr>
          <w:rFonts w:ascii="Times New Roman" w:eastAsiaTheme="minorEastAsia" w:hAnsi="Times New Roman" w:cs="Times New Roman"/>
          <w:bCs/>
          <w:sz w:val="24"/>
          <w:szCs w:val="24"/>
        </w:rPr>
        <w:t xml:space="preserve"> as well as limited time and resources to validate each and every feature </w:t>
      </w:r>
      <w:sdt>
        <w:sdtPr>
          <w:rPr>
            <w:rFonts w:ascii="Times New Roman" w:eastAsiaTheme="minorEastAsia" w:hAnsi="Times New Roman" w:cs="Times New Roman"/>
            <w:bCs/>
            <w:color w:val="000000"/>
            <w:sz w:val="24"/>
            <w:szCs w:val="24"/>
          </w:rPr>
          <w:tag w:val="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"/>
          <w:id w:val="1184786064"/>
          <w:placeholder>
            <w:docPart w:val="DAB1EC0B32B5A14FB7B76B32DB810830"/>
          </w:placeholder>
        </w:sdtPr>
        <w:sdtContent>
          <w:r w:rsidR="006A0F88" w:rsidRPr="006A0F88">
            <w:rPr>
              <w:rFonts w:ascii="Times New Roman" w:eastAsiaTheme="minorEastAsia" w:hAnsi="Times New Roman" w:cs="Times New Roman"/>
              <w:bCs/>
              <w:color w:val="000000"/>
              <w:sz w:val="24"/>
              <w:szCs w:val="24"/>
            </w:rPr>
            <w:t>[18]</w:t>
          </w:r>
        </w:sdtContent>
      </w:sdt>
      <w:r w:rsidRPr="00881761">
        <w:rPr>
          <w:rFonts w:ascii="Times New Roman" w:eastAsiaTheme="minorEastAsia" w:hAnsi="Times New Roman" w:cs="Times New Roman"/>
          <w:bCs/>
          <w:sz w:val="24"/>
          <w:szCs w:val="24"/>
        </w:rPr>
        <w:t>.</w:t>
      </w:r>
    </w:p>
    <w:p w14:paraId="3601C369" w14:textId="0B9F2478" w:rsidR="004043DC" w:rsidRPr="008A3B14" w:rsidRDefault="00C956C8" w:rsidP="006C3EB9">
      <w:pPr>
        <w:numPr>
          <w:ilvl w:val="0"/>
          <w:numId w:val="3"/>
        </w:numPr>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noProof/>
          <w:sz w:val="24"/>
          <w:szCs w:val="24"/>
        </w:rPr>
        <w:lastRenderedPageBreak/>
        <w:drawing>
          <wp:anchor distT="0" distB="0" distL="114300" distR="114300" simplePos="0" relativeHeight="251712512" behindDoc="1" locked="0" layoutInCell="1" allowOverlap="1" wp14:anchorId="19985853" wp14:editId="5F9B6E91">
            <wp:simplePos x="0" y="0"/>
            <wp:positionH relativeFrom="column">
              <wp:posOffset>621030</wp:posOffset>
            </wp:positionH>
            <wp:positionV relativeFrom="paragraph">
              <wp:posOffset>812256</wp:posOffset>
            </wp:positionV>
            <wp:extent cx="4856480" cy="270065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stretch>
                      <a:fillRect/>
                    </a:stretch>
                  </pic:blipFill>
                  <pic:spPr bwMode="auto">
                    <a:xfrm>
                      <a:off x="0" y="0"/>
                      <a:ext cx="4856480" cy="27006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43DC" w:rsidRPr="00881761">
        <w:rPr>
          <w:rFonts w:ascii="Times New Roman" w:eastAsiaTheme="minorEastAsia" w:hAnsi="Times New Roman" w:cs="Times New Roman"/>
          <w:bCs/>
          <w:sz w:val="24"/>
          <w:szCs w:val="24"/>
        </w:rPr>
        <w:t xml:space="preserve">Difficulty in deciding which </w:t>
      </w:r>
      <w:r w:rsidR="004043DC" w:rsidRPr="001F5CE3">
        <w:rPr>
          <w:rFonts w:ascii="Times New Roman" w:eastAsiaTheme="minorEastAsia" w:hAnsi="Times New Roman" w:cs="Times New Roman"/>
          <w:b/>
          <w:sz w:val="24"/>
          <w:szCs w:val="24"/>
        </w:rPr>
        <w:t>UX method</w:t>
      </w:r>
      <w:r w:rsidR="004043DC" w:rsidRPr="00881761">
        <w:rPr>
          <w:rFonts w:ascii="Times New Roman" w:eastAsiaTheme="minorEastAsia" w:hAnsi="Times New Roman" w:cs="Times New Roman"/>
          <w:bCs/>
          <w:sz w:val="24"/>
          <w:szCs w:val="24"/>
        </w:rPr>
        <w:t xml:space="preserve"> is more appropriate for a given feature. This is caused by lack of knowledge about UX methods and their uses as well as lack of time to explore different UX methods </w:t>
      </w:r>
      <w:sdt>
        <w:sdtPr>
          <w:rPr>
            <w:rFonts w:ascii="Times New Roman" w:eastAsiaTheme="minorEastAsia" w:hAnsi="Times New Roman" w:cs="Times New Roman"/>
            <w:bCs/>
            <w:color w:val="000000"/>
            <w:sz w:val="24"/>
            <w:szCs w:val="24"/>
          </w:rPr>
          <w:tag w:val="MENDELEY_CITATION_v3_eyJjaXRhdGlvbklEIjoiTUVOREVMRVlfQ0lUQVRJT05fYjQ2ZGU0M2EtZmFlNy00MmQ4LTk1MjEtMDUxOGM2ZWMwMGYy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
          <w:id w:val="-21171368"/>
          <w:placeholder>
            <w:docPart w:val="DAB1EC0B32B5A14FB7B76B32DB810830"/>
          </w:placeholder>
        </w:sdtPr>
        <w:sdtContent>
          <w:r w:rsidR="00DC1735" w:rsidRPr="00DC1735">
            <w:rPr>
              <w:rFonts w:ascii="Times New Roman" w:eastAsiaTheme="minorEastAsia" w:hAnsi="Times New Roman" w:cs="Times New Roman"/>
              <w:bCs/>
              <w:color w:val="000000"/>
              <w:sz w:val="24"/>
              <w:szCs w:val="24"/>
            </w:rPr>
            <w:t>[12]</w:t>
          </w:r>
        </w:sdtContent>
      </w:sdt>
      <w:r w:rsidR="004043DC" w:rsidRPr="00881761">
        <w:rPr>
          <w:rFonts w:ascii="Times New Roman" w:eastAsiaTheme="minorEastAsia" w:hAnsi="Times New Roman" w:cs="Times New Roman"/>
          <w:bCs/>
          <w:sz w:val="24"/>
          <w:szCs w:val="24"/>
        </w:rPr>
        <w:t>.</w:t>
      </w:r>
      <w:r w:rsidR="004043DC" w:rsidRPr="008A3B14">
        <w:rPr>
          <w:rFonts w:ascii="Times New Roman" w:eastAsiaTheme="minorEastAsia" w:hAnsi="Times New Roman" w:cs="Times New Roman"/>
          <w:bCs/>
          <w:sz w:val="24"/>
          <w:szCs w:val="24"/>
        </w:rPr>
        <w:fldChar w:fldCharType="begin"/>
      </w:r>
      <w:r w:rsidR="004043DC" w:rsidRPr="008A3B14">
        <w:rPr>
          <w:rFonts w:ascii="Times New Roman" w:eastAsiaTheme="minorEastAsia" w:hAnsi="Times New Roman" w:cs="Times New Roman"/>
          <w:bCs/>
          <w:sz w:val="24"/>
          <w:szCs w:val="24"/>
        </w:rPr>
        <w:instrText xml:space="preserve"> INCLUDEPICTURE "/var/folders/9n/j38sdhk946g40nnk29h65bk40000gn/T/com.microsoft.Word/WebArchiveCopyPasteTempFiles/cid14638*image001.png@01D8C2A5.B8C63720" \* MERGEFORMATINET </w:instrText>
      </w:r>
      <w:r w:rsidR="004043DC" w:rsidRPr="008A3B14">
        <w:rPr>
          <w:rFonts w:ascii="Times New Roman" w:eastAsiaTheme="minorEastAsia" w:hAnsi="Times New Roman" w:cs="Times New Roman"/>
          <w:bCs/>
          <w:sz w:val="24"/>
          <w:szCs w:val="24"/>
        </w:rPr>
        <w:fldChar w:fldCharType="end"/>
      </w:r>
    </w:p>
    <w:p w14:paraId="7CB2657D" w14:textId="711819B0" w:rsidR="004043DC" w:rsidRPr="00881761" w:rsidRDefault="004043DC" w:rsidP="004043DC">
      <w:pPr>
        <w:ind w:firstLine="576"/>
        <w:jc w:val="center"/>
        <w:rPr>
          <w:rFonts w:ascii="Times New Roman" w:eastAsiaTheme="minorEastAsia" w:hAnsi="Times New Roman" w:cs="Times New Roman"/>
          <w:bCs/>
          <w:i/>
          <w:iCs/>
          <w:sz w:val="24"/>
          <w:szCs w:val="24"/>
        </w:rPr>
      </w:pPr>
      <w:bookmarkStart w:id="159" w:name="_Ref117508065"/>
      <w:bookmarkStart w:id="160" w:name="_Toc117337984"/>
      <w:bookmarkStart w:id="161" w:name="_Toc125227024"/>
      <w:r w:rsidRPr="004D2419">
        <w:rPr>
          <w:rFonts w:ascii="Times New Roman" w:eastAsiaTheme="minorEastAsia" w:hAnsi="Times New Roman" w:cs="Times New Roman"/>
          <w:bCs/>
          <w:sz w:val="24"/>
          <w:szCs w:val="24"/>
        </w:rPr>
        <w:t xml:space="preserve">Figure </w:t>
      </w:r>
      <w:r w:rsidRPr="004D2419">
        <w:rPr>
          <w:rFonts w:ascii="Times New Roman" w:eastAsiaTheme="minorEastAsia" w:hAnsi="Times New Roman" w:cs="Times New Roman"/>
          <w:bCs/>
          <w:sz w:val="24"/>
          <w:szCs w:val="24"/>
        </w:rPr>
        <w:fldChar w:fldCharType="begin"/>
      </w:r>
      <w:r w:rsidRPr="004D2419">
        <w:rPr>
          <w:rFonts w:ascii="Times New Roman" w:eastAsiaTheme="minorEastAsia" w:hAnsi="Times New Roman" w:cs="Times New Roman"/>
          <w:bCs/>
          <w:sz w:val="24"/>
          <w:szCs w:val="24"/>
        </w:rPr>
        <w:instrText xml:space="preserve"> SEQ Figure \* ARABIC </w:instrText>
      </w:r>
      <w:r w:rsidRPr="004D2419">
        <w:rPr>
          <w:rFonts w:ascii="Times New Roman" w:eastAsiaTheme="minorEastAsia" w:hAnsi="Times New Roman" w:cs="Times New Roman"/>
          <w:bCs/>
          <w:sz w:val="24"/>
          <w:szCs w:val="24"/>
        </w:rPr>
        <w:fldChar w:fldCharType="separate"/>
      </w:r>
      <w:r>
        <w:rPr>
          <w:rFonts w:ascii="Times New Roman" w:eastAsiaTheme="minorEastAsia" w:hAnsi="Times New Roman" w:cs="Times New Roman"/>
          <w:bCs/>
          <w:noProof/>
          <w:sz w:val="24"/>
          <w:szCs w:val="24"/>
        </w:rPr>
        <w:t>1</w:t>
      </w:r>
      <w:r w:rsidRPr="004D2419">
        <w:rPr>
          <w:rFonts w:ascii="Times New Roman" w:eastAsiaTheme="minorEastAsia" w:hAnsi="Times New Roman" w:cs="Times New Roman"/>
          <w:bCs/>
          <w:sz w:val="24"/>
          <w:szCs w:val="24"/>
        </w:rPr>
        <w:fldChar w:fldCharType="end"/>
      </w:r>
      <w:bookmarkEnd w:id="159"/>
      <w:r w:rsidRPr="004D2419">
        <w:rPr>
          <w:rFonts w:ascii="Times New Roman" w:eastAsiaTheme="minorEastAsia" w:hAnsi="Times New Roman" w:cs="Times New Roman"/>
          <w:bCs/>
          <w:sz w:val="24"/>
          <w:szCs w:val="24"/>
        </w:rPr>
        <w:t>.</w:t>
      </w:r>
      <w:r w:rsidRPr="007B22F6">
        <w:rPr>
          <w:rFonts w:ascii="Times New Roman" w:eastAsiaTheme="minorEastAsia" w:hAnsi="Times New Roman" w:cs="Times New Roman"/>
          <w:bCs/>
          <w:sz w:val="24"/>
          <w:szCs w:val="24"/>
        </w:rPr>
        <w:t xml:space="preserve"> </w:t>
      </w:r>
      <w:r w:rsidRPr="004D2419">
        <w:rPr>
          <w:rFonts w:ascii="Times New Roman" w:eastAsiaTheme="minorEastAsia" w:hAnsi="Times New Roman" w:cs="Times New Roman"/>
          <w:bCs/>
          <w:sz w:val="24"/>
          <w:szCs w:val="24"/>
        </w:rPr>
        <w:t>A fishbone diagram illustrating the difficulty to assist the worthiness of conducting UX experiments.</w:t>
      </w:r>
      <w:bookmarkEnd w:id="160"/>
      <w:bookmarkEnd w:id="161"/>
    </w:p>
    <w:p w14:paraId="62EC5E26" w14:textId="44EF0054" w:rsidR="004043DC" w:rsidRPr="00881761" w:rsidRDefault="004043DC" w:rsidP="004043DC">
      <w:pPr>
        <w:ind w:firstLine="284"/>
        <w:jc w:val="both"/>
        <w:rPr>
          <w:rFonts w:ascii="Times New Roman" w:eastAsiaTheme="minorEastAsia" w:hAnsi="Times New Roman" w:cs="Times New Roman"/>
          <w:bCs/>
          <w:sz w:val="24"/>
          <w:szCs w:val="24"/>
        </w:rPr>
      </w:pPr>
      <w:commentRangeStart w:id="162"/>
      <w:r w:rsidRPr="00881761">
        <w:rPr>
          <w:rFonts w:ascii="Times New Roman" w:eastAsiaTheme="minorEastAsia" w:hAnsi="Times New Roman" w:cs="Times New Roman"/>
          <w:bCs/>
          <w:sz w:val="24"/>
          <w:szCs w:val="24"/>
        </w:rPr>
        <w:t>The previously mentioned issues contribute to the key problem which this study aims to solve:</w:t>
      </w:r>
      <w:r w:rsidRPr="00E47F24">
        <w:t xml:space="preserve"> </w:t>
      </w:r>
      <w:r w:rsidRPr="00E47F24">
        <w:rPr>
          <w:rFonts w:ascii="Times New Roman" w:eastAsiaTheme="minorEastAsia" w:hAnsi="Times New Roman" w:cs="Times New Roman"/>
          <w:bCs/>
          <w:sz w:val="24"/>
          <w:szCs w:val="24"/>
        </w:rPr>
        <w:t xml:space="preserve">The difficulty to assist the worthiness of conducting UX </w:t>
      </w:r>
      <w:r w:rsidRPr="002F51C6">
        <w:rPr>
          <w:rFonts w:ascii="Times New Roman" w:eastAsiaTheme="minorEastAsia" w:hAnsi="Times New Roman" w:cs="Times New Roman"/>
          <w:bCs/>
          <w:sz w:val="24"/>
          <w:szCs w:val="24"/>
        </w:rPr>
        <w:t>experiments</w:t>
      </w:r>
      <w:r>
        <w:rPr>
          <w:rFonts w:ascii="Times New Roman" w:eastAsiaTheme="minorEastAsia" w:hAnsi="Times New Roman" w:cs="Times New Roman"/>
          <w:bCs/>
          <w:sz w:val="24"/>
          <w:szCs w:val="24"/>
        </w:rPr>
        <w:t>.</w:t>
      </w:r>
      <w:r w:rsidRPr="002F51C6">
        <w:rPr>
          <w:rFonts w:ascii="Times New Roman" w:eastAsiaTheme="minorEastAsia" w:hAnsi="Times New Roman" w:cs="Times New Roman"/>
          <w:bCs/>
          <w:sz w:val="24"/>
          <w:szCs w:val="24"/>
        </w:rPr>
        <w:t xml:space="preserve"> When Agile</w:t>
      </w:r>
      <w:r w:rsidRPr="00881761">
        <w:rPr>
          <w:rFonts w:ascii="Times New Roman" w:eastAsiaTheme="minorEastAsia" w:hAnsi="Times New Roman" w:cs="Times New Roman"/>
          <w:bCs/>
          <w:sz w:val="24"/>
          <w:szCs w:val="24"/>
        </w:rPr>
        <w:t xml:space="preserve"> teams focus on conducting UX methods to discover and validate features that may not have significant value, they will likely end up spending an excessive amount of time and resources that may outweigh the benefits of these features </w:t>
      </w:r>
      <w:sdt>
        <w:sdtPr>
          <w:rPr>
            <w:rFonts w:ascii="Times New Roman" w:eastAsiaTheme="minorEastAsia" w:hAnsi="Times New Roman" w:cs="Times New Roman"/>
            <w:bCs/>
            <w:color w:val="000000"/>
            <w:sz w:val="24"/>
            <w:szCs w:val="24"/>
          </w:rPr>
          <w:tag w:val="MENDELEY_CITATION_v3_eyJjaXRhdGlvbklEIjoiTUVOREVMRVlfQ0lUQVRJT05fYThkM2NjMzItNGRmOC00YmJkLTk5NjEtZmJiZDY5YjVhOGE1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1453513452"/>
          <w:placeholder>
            <w:docPart w:val="DAB1EC0B32B5A14FB7B76B32DB810830"/>
          </w:placeholder>
        </w:sdtPr>
        <w:sdtEndPr>
          <w:rPr>
            <w:rFonts w:eastAsia="Calibri"/>
            <w:bCs w:val="0"/>
          </w:rPr>
        </w:sdtEndPr>
        <w:sdtContent>
          <w:r w:rsidR="006A0F88" w:rsidRPr="006A0F88">
            <w:rPr>
              <w:rFonts w:ascii="Times New Roman" w:hAnsi="Times New Roman" w:cs="Times New Roman"/>
              <w:color w:val="000000"/>
              <w:sz w:val="24"/>
              <w:szCs w:val="24"/>
            </w:rPr>
            <w:t>[19]</w:t>
          </w:r>
        </w:sdtContent>
      </w:sdt>
      <w:r w:rsidRPr="00881761">
        <w:rPr>
          <w:rFonts w:ascii="Times New Roman" w:eastAsiaTheme="minorEastAsia" w:hAnsi="Times New Roman" w:cs="Times New Roman"/>
          <w:bCs/>
          <w:sz w:val="24"/>
          <w:szCs w:val="24"/>
        </w:rPr>
        <w:t xml:space="preserve">. Even if Agile teams knew or decided that a particular feature is worth conducting a UX experiment, they may not be able to make informed decisions about which UX methods to apply to achieve what they </w:t>
      </w:r>
      <w:r>
        <w:rPr>
          <w:rFonts w:ascii="Times New Roman" w:eastAsiaTheme="minorEastAsia" w:hAnsi="Times New Roman" w:cs="Times New Roman"/>
          <w:bCs/>
          <w:sz w:val="24"/>
          <w:szCs w:val="24"/>
        </w:rPr>
        <w:t>aim for or to learn something useful</w:t>
      </w:r>
      <w:r w:rsidRPr="00881761">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"/>
          <w:id w:val="2147387610"/>
          <w:placeholder>
            <w:docPart w:val="DAB1EC0B32B5A14FB7B76B32DB810830"/>
          </w:placeholder>
        </w:sdtPr>
        <w:sdtContent>
          <w:r w:rsidR="006A0F88" w:rsidRPr="006A0F88">
            <w:rPr>
              <w:rFonts w:ascii="Times New Roman" w:eastAsiaTheme="minorEastAsia" w:hAnsi="Times New Roman" w:cs="Times New Roman"/>
              <w:bCs/>
              <w:color w:val="000000"/>
              <w:sz w:val="24"/>
              <w:szCs w:val="24"/>
            </w:rPr>
            <w:t>[20]</w:t>
          </w:r>
        </w:sdtContent>
      </w:sdt>
      <w:r>
        <w:rPr>
          <w:rFonts w:ascii="Times New Roman" w:eastAsiaTheme="minorEastAsia" w:hAnsi="Times New Roman" w:cs="Times New Roman"/>
          <w:bCs/>
          <w:sz w:val="24"/>
          <w:szCs w:val="24"/>
        </w:rPr>
        <w:t xml:space="preserve">. </w:t>
      </w:r>
      <w:r w:rsidRPr="00881761">
        <w:rPr>
          <w:rFonts w:ascii="Times New Roman" w:eastAsiaTheme="minorEastAsia" w:hAnsi="Times New Roman" w:cs="Times New Roman"/>
          <w:bCs/>
          <w:sz w:val="24"/>
          <w:szCs w:val="24"/>
        </w:rPr>
        <w:t xml:space="preserve">If they chose an unsuitable method, the activity ends up being </w:t>
      </w:r>
      <w:r>
        <w:rPr>
          <w:rFonts w:ascii="Times New Roman" w:eastAsiaTheme="minorEastAsia" w:hAnsi="Times New Roman" w:cs="Times New Roman"/>
          <w:bCs/>
          <w:sz w:val="24"/>
          <w:szCs w:val="24"/>
        </w:rPr>
        <w:t xml:space="preserve">simply a waste of time and efforts </w:t>
      </w:r>
      <w:sdt>
        <w:sdtPr>
          <w:rPr>
            <w:rFonts w:ascii="Times New Roman" w:eastAsiaTheme="minorEastAsia" w:hAnsi="Times New Roman" w:cs="Times New Roman"/>
            <w:bCs/>
            <w:color w:val="000000"/>
            <w:sz w:val="24"/>
            <w:szCs w:val="24"/>
          </w:rPr>
          <w:tag w:val="MENDELEY_CITATION_v3_eyJjaXRhdGlvbklEIjoiTUVOREVMRVlfQ0lUQVRJT05fMDhkMGM4ZGYtN2M5MC00YWI1LWE0YWQtMGIyYzIyNzAyZmY1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
          <w:id w:val="-928125093"/>
          <w:placeholder>
            <w:docPart w:val="6183E19511636A449AD7F995861C0860"/>
          </w:placeholder>
        </w:sdtPr>
        <w:sdtContent>
          <w:r w:rsidR="00DC1735" w:rsidRPr="00DC1735">
            <w:rPr>
              <w:rFonts w:ascii="Times New Roman" w:eastAsiaTheme="minorEastAsia" w:hAnsi="Times New Roman" w:cs="Times New Roman"/>
              <w:bCs/>
              <w:color w:val="000000"/>
              <w:sz w:val="24"/>
              <w:szCs w:val="24"/>
            </w:rPr>
            <w:t>[8]</w:t>
          </w:r>
        </w:sdtContent>
      </w:sdt>
      <w:r>
        <w:rPr>
          <w:rFonts w:ascii="Times New Roman" w:eastAsiaTheme="minorEastAsia" w:hAnsi="Times New Roman" w:cs="Times New Roman"/>
          <w:bCs/>
          <w:sz w:val="24"/>
          <w:szCs w:val="24"/>
        </w:rPr>
        <w:t>.</w:t>
      </w:r>
    </w:p>
    <w:p w14:paraId="055F0D82" w14:textId="33607B11" w:rsidR="00C14DEE" w:rsidRPr="006142A5" w:rsidRDefault="004043DC" w:rsidP="006142A5">
      <w:pPr>
        <w:ind w:firstLine="284"/>
        <w:jc w:val="both"/>
        <w:rPr>
          <w:ins w:id="163" w:author="رزان الدوسري ID 443203966" w:date="2023-01-24T19:59:00Z"/>
          <w:rFonts w:ascii="Times New Roman" w:eastAsiaTheme="minorEastAsia" w:hAnsi="Times New Roman" w:cs="Times New Roman"/>
          <w:bCs/>
          <w:sz w:val="24"/>
          <w:szCs w:val="24"/>
        </w:rPr>
      </w:pPr>
      <w:r w:rsidRPr="002211B1">
        <w:rPr>
          <w:rFonts w:ascii="Times New Roman" w:eastAsiaTheme="minorEastAsia" w:hAnsi="Times New Roman" w:cs="Times New Roman"/>
          <w:bCs/>
          <w:sz w:val="24"/>
          <w:szCs w:val="24"/>
        </w:rPr>
        <w:t>A clear understanding of the effort</w:t>
      </w:r>
      <w:r>
        <w:rPr>
          <w:rFonts w:ascii="Times New Roman" w:eastAsiaTheme="minorEastAsia" w:hAnsi="Times New Roman" w:cs="Times New Roman"/>
          <w:bCs/>
          <w:sz w:val="24"/>
          <w:szCs w:val="24"/>
        </w:rPr>
        <w:t xml:space="preserve"> required to conduct UX experiments for each feature</w:t>
      </w:r>
      <w:r w:rsidRPr="002211B1">
        <w:rPr>
          <w:rFonts w:ascii="Times New Roman" w:eastAsiaTheme="minorEastAsia" w:hAnsi="Times New Roman" w:cs="Times New Roman"/>
          <w:bCs/>
          <w:sz w:val="24"/>
          <w:szCs w:val="24"/>
        </w:rPr>
        <w:t xml:space="preserve"> will </w:t>
      </w:r>
      <w:r>
        <w:rPr>
          <w:rFonts w:ascii="Times New Roman" w:eastAsiaTheme="minorEastAsia" w:hAnsi="Times New Roman" w:cs="Times New Roman"/>
          <w:bCs/>
          <w:sz w:val="24"/>
          <w:szCs w:val="24"/>
        </w:rPr>
        <w:t>help agile teams</w:t>
      </w:r>
      <w:r w:rsidRPr="002211B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decide on which </w:t>
      </w:r>
      <w:r w:rsidRPr="002211B1">
        <w:rPr>
          <w:rFonts w:ascii="Times New Roman" w:eastAsiaTheme="minorEastAsia" w:hAnsi="Times New Roman" w:cs="Times New Roman"/>
          <w:bCs/>
          <w:sz w:val="24"/>
          <w:szCs w:val="24"/>
        </w:rPr>
        <w:t xml:space="preserve">user stories </w:t>
      </w:r>
      <w:r>
        <w:rPr>
          <w:rFonts w:ascii="Times New Roman" w:eastAsiaTheme="minorEastAsia" w:hAnsi="Times New Roman" w:cs="Times New Roman"/>
          <w:bCs/>
          <w:sz w:val="24"/>
          <w:szCs w:val="24"/>
        </w:rPr>
        <w:t>they should spend their product discovery and UX hours</w:t>
      </w:r>
      <w:r w:rsidRPr="002211B1">
        <w:rPr>
          <w:rFonts w:ascii="Times New Roman" w:eastAsiaTheme="minorEastAsia" w:hAnsi="Times New Roman" w:cs="Times New Roman"/>
          <w:bCs/>
          <w:sz w:val="24"/>
          <w:szCs w:val="24"/>
        </w:rPr>
        <w:t xml:space="preserve">. This minimizes waste of resources and time. Besides, selecting the right UX method helps agile teams to validate their assumptions in a more effective manner, such that they seek the results that can inform their decisions on how a feature can be improved or even rolled out </w:t>
      </w:r>
      <w:commentRangeEnd w:id="162"/>
      <w:r>
        <w:rPr>
          <w:rStyle w:val="CommentReference"/>
        </w:rPr>
        <w:commentReference w:id="162"/>
      </w:r>
      <w:r w:rsidRPr="0017716D">
        <w:rPr>
          <w:rFonts w:ascii="Times New Roman" w:eastAsiaTheme="minorEastAsia" w:hAnsi="Times New Roman" w:cs="Times New Roman"/>
          <w:bCs/>
          <w:sz w:val="24"/>
          <w:szCs w:val="24"/>
          <w:highlight w:val="yellow"/>
        </w:rPr>
        <w:t>[*]</w:t>
      </w:r>
      <w:r w:rsidRPr="002211B1">
        <w:rPr>
          <w:rFonts w:ascii="Times New Roman" w:eastAsiaTheme="minorEastAsia" w:hAnsi="Times New Roman" w:cs="Times New Roman"/>
          <w:bCs/>
          <w:sz w:val="24"/>
          <w:szCs w:val="24"/>
        </w:rPr>
        <w:t>. Therefore,</w:t>
      </w:r>
      <w:r w:rsidRPr="002211B1">
        <w:t xml:space="preserve"> </w:t>
      </w:r>
      <w:r w:rsidRPr="002211B1">
        <w:rPr>
          <w:rFonts w:ascii="Times New Roman" w:eastAsia="Times New Roman" w:hAnsi="Times New Roman"/>
          <w:sz w:val="24"/>
          <w:szCs w:val="24"/>
        </w:rPr>
        <w:t xml:space="preserve">it is </w:t>
      </w:r>
      <w:r w:rsidRPr="006142A5">
        <w:rPr>
          <w:rFonts w:ascii="Times New Roman" w:eastAsia="Times New Roman" w:hAnsi="Times New Roman" w:cs="Times New Roman"/>
          <w:sz w:val="24"/>
          <w:szCs w:val="24"/>
        </w:rPr>
        <w:t xml:space="preserve">necessary to </w:t>
      </w:r>
      <w:commentRangeStart w:id="164"/>
      <w:r w:rsidRPr="006142A5">
        <w:rPr>
          <w:rFonts w:ascii="Times New Roman" w:eastAsia="Times New Roman" w:hAnsi="Times New Roman" w:cs="Times New Roman"/>
          <w:sz w:val="24"/>
          <w:szCs w:val="24"/>
        </w:rPr>
        <w:t xml:space="preserve">design </w:t>
      </w:r>
      <w:commentRangeEnd w:id="164"/>
      <w:r w:rsidRPr="006142A5">
        <w:rPr>
          <w:rStyle w:val="CommentReference"/>
          <w:rFonts w:ascii="Times New Roman" w:hAnsi="Times New Roman" w:cs="Times New Roman"/>
          <w:sz w:val="24"/>
          <w:szCs w:val="24"/>
        </w:rPr>
        <w:commentReference w:id="164"/>
      </w:r>
      <w:r w:rsidRPr="006142A5">
        <w:rPr>
          <w:rFonts w:ascii="Times New Roman" w:eastAsia="Times New Roman" w:hAnsi="Times New Roman" w:cs="Times New Roman"/>
          <w:sz w:val="24"/>
          <w:szCs w:val="24"/>
        </w:rPr>
        <w:t>a framework that assists</w:t>
      </w:r>
      <w:r w:rsidRPr="002211B1">
        <w:rPr>
          <w:rFonts w:ascii="Times New Roman" w:eastAsia="Times New Roman" w:hAnsi="Times New Roman"/>
          <w:sz w:val="24"/>
          <w:szCs w:val="24"/>
        </w:rPr>
        <w:t xml:space="preserve"> agile teams in </w:t>
      </w:r>
      <w:r w:rsidRPr="002211B1">
        <w:rPr>
          <w:rFonts w:ascii="Times New Roman" w:eastAsiaTheme="minorEastAsia" w:hAnsi="Times New Roman" w:cs="Times New Roman"/>
          <w:bCs/>
          <w:sz w:val="24"/>
          <w:szCs w:val="24"/>
        </w:rPr>
        <w:t xml:space="preserve">determining the worthiness of conducting a UX experiment for each user </w:t>
      </w:r>
      <w:r w:rsidRPr="0000787A">
        <w:rPr>
          <w:rFonts w:ascii="Times New Roman" w:eastAsiaTheme="minorEastAsia" w:hAnsi="Times New Roman" w:cs="Times New Roman"/>
          <w:bCs/>
          <w:sz w:val="24"/>
          <w:szCs w:val="24"/>
        </w:rPr>
        <w:t>story.</w:t>
      </w:r>
      <w:ins w:id="165" w:author="رزان الدوسري ID 443203966" w:date="2023-01-24T19:40:00Z">
        <w:r w:rsidR="009A336B" w:rsidRPr="0000787A">
          <w:rPr>
            <w:rFonts w:ascii="Times New Roman" w:eastAsiaTheme="minorEastAsia" w:hAnsi="Times New Roman" w:cs="Times New Roman"/>
            <w:bCs/>
            <w:sz w:val="24"/>
            <w:szCs w:val="24"/>
          </w:rPr>
          <w:t xml:space="preserve"> </w:t>
        </w:r>
      </w:ins>
      <w:ins w:id="166" w:author="رزان الدوسري ID 443203966" w:date="2023-01-24T19:56:00Z">
        <w:r w:rsidR="0000787A" w:rsidRPr="00FB6060">
          <w:rPr>
            <w:rFonts w:ascii="Times New Roman" w:eastAsiaTheme="minorEastAsia" w:hAnsi="Times New Roman" w:cs="Times New Roman"/>
            <w:bCs/>
            <w:i/>
            <w:iCs/>
            <w:sz w:val="24"/>
            <w:szCs w:val="24"/>
          </w:rPr>
          <w:t>[</w:t>
        </w:r>
      </w:ins>
      <w:ins w:id="167" w:author="رزان الدوسري ID 443203966" w:date="2023-01-24T19:57:00Z">
        <w:r w:rsidR="0000787A" w:rsidRPr="00FB6060">
          <w:rPr>
            <w:rFonts w:ascii="Times New Roman" w:eastAsiaTheme="minorEastAsia" w:hAnsi="Times New Roman" w:cs="Times New Roman"/>
            <w:bCs/>
            <w:i/>
            <w:iCs/>
            <w:sz w:val="24"/>
            <w:szCs w:val="24"/>
          </w:rPr>
          <w:t>I think we</w:t>
        </w:r>
      </w:ins>
      <w:ins w:id="168" w:author="رزان الدوسري ID 443203966" w:date="2023-01-24T20:04:00Z">
        <w:r w:rsidR="00063109">
          <w:rPr>
            <w:rFonts w:ascii="Times New Roman" w:eastAsiaTheme="minorEastAsia" w:hAnsi="Times New Roman" w:cs="Times New Roman"/>
            <w:bCs/>
            <w:i/>
            <w:iCs/>
            <w:sz w:val="24"/>
            <w:szCs w:val="24"/>
          </w:rPr>
          <w:t xml:space="preserve"> will</w:t>
        </w:r>
      </w:ins>
      <w:ins w:id="169" w:author="رزان الدوسري ID 443203966" w:date="2023-01-24T19:57:00Z">
        <w:r w:rsidR="0000787A" w:rsidRPr="00FB6060">
          <w:rPr>
            <w:rFonts w:ascii="Times New Roman" w:eastAsiaTheme="minorEastAsia" w:hAnsi="Times New Roman" w:cs="Times New Roman"/>
            <w:bCs/>
            <w:i/>
            <w:iCs/>
            <w:sz w:val="24"/>
            <w:szCs w:val="24"/>
          </w:rPr>
          <w:t xml:space="preserve"> talk about the parts of the framework </w:t>
        </w:r>
        <w:r w:rsidR="00FB6060" w:rsidRPr="00FB6060">
          <w:rPr>
            <w:rFonts w:ascii="Times New Roman" w:eastAsiaTheme="minorEastAsia" w:hAnsi="Times New Roman" w:cs="Times New Roman"/>
            <w:bCs/>
            <w:i/>
            <w:iCs/>
            <w:sz w:val="24"/>
            <w:szCs w:val="24"/>
          </w:rPr>
          <w:t>here</w:t>
        </w:r>
      </w:ins>
      <w:ins w:id="170" w:author="رزان الدوسري ID 443203966" w:date="2023-01-24T20:04:00Z">
        <w:r w:rsidR="00C16674">
          <w:rPr>
            <w:rFonts w:ascii="Times New Roman" w:eastAsiaTheme="minorEastAsia" w:hAnsi="Times New Roman" w:cs="Times New Roman"/>
            <w:bCs/>
            <w:i/>
            <w:iCs/>
            <w:sz w:val="24"/>
            <w:szCs w:val="24"/>
          </w:rPr>
          <w:t xml:space="preserve"> (what </w:t>
        </w:r>
      </w:ins>
      <w:ins w:id="171" w:author="رزان الدوسري ID 443203966" w:date="2023-01-24T20:06:00Z">
        <w:r w:rsidR="006E6EEB">
          <w:rPr>
            <w:rFonts w:ascii="Times New Roman" w:eastAsiaTheme="minorEastAsia" w:hAnsi="Times New Roman" w:cs="Times New Roman"/>
            <w:bCs/>
            <w:i/>
            <w:iCs/>
            <w:sz w:val="24"/>
            <w:szCs w:val="24"/>
          </w:rPr>
          <w:t>these parts</w:t>
        </w:r>
      </w:ins>
      <w:ins w:id="172" w:author="رزان الدوسري ID 443203966" w:date="2023-01-24T20:04:00Z">
        <w:r w:rsidR="00C16674">
          <w:rPr>
            <w:rFonts w:ascii="Times New Roman" w:eastAsiaTheme="minorEastAsia" w:hAnsi="Times New Roman" w:cs="Times New Roman"/>
            <w:bCs/>
            <w:i/>
            <w:iCs/>
            <w:sz w:val="24"/>
            <w:szCs w:val="24"/>
          </w:rPr>
          <w:t xml:space="preserve"> </w:t>
        </w:r>
      </w:ins>
      <w:ins w:id="173" w:author="رزان الدوسري ID 443203966" w:date="2023-01-24T20:05:00Z">
        <w:r w:rsidR="00C16674">
          <w:rPr>
            <w:rFonts w:ascii="Times New Roman" w:eastAsiaTheme="minorEastAsia" w:hAnsi="Times New Roman" w:cs="Times New Roman"/>
            <w:bCs/>
            <w:i/>
            <w:iCs/>
            <w:sz w:val="24"/>
            <w:szCs w:val="24"/>
          </w:rPr>
          <w:t>achieve</w:t>
        </w:r>
      </w:ins>
      <w:ins w:id="174" w:author="رزان الدوسري ID 443203966" w:date="2023-01-24T20:04:00Z">
        <w:r w:rsidR="00C16674">
          <w:rPr>
            <w:rFonts w:ascii="Times New Roman" w:eastAsiaTheme="minorEastAsia" w:hAnsi="Times New Roman" w:cs="Times New Roman"/>
            <w:bCs/>
            <w:i/>
            <w:iCs/>
            <w:sz w:val="24"/>
            <w:szCs w:val="24"/>
          </w:rPr>
          <w:t xml:space="preserve"> </w:t>
        </w:r>
      </w:ins>
      <w:ins w:id="175" w:author="رزان الدوسري ID 443203966" w:date="2023-01-24T20:05:00Z">
        <w:r w:rsidR="00DC5EE8">
          <w:rPr>
            <w:rFonts w:ascii="Times New Roman" w:eastAsiaTheme="minorEastAsia" w:hAnsi="Times New Roman" w:cs="Times New Roman"/>
            <w:bCs/>
            <w:i/>
            <w:iCs/>
            <w:sz w:val="24"/>
            <w:szCs w:val="24"/>
          </w:rPr>
          <w:t xml:space="preserve">without </w:t>
        </w:r>
        <w:r w:rsidR="00DC5EE8" w:rsidRPr="00DC5EE8">
          <w:rPr>
            <w:rFonts w:ascii="Times New Roman" w:eastAsiaTheme="minorEastAsia" w:hAnsi="Times New Roman" w:cs="Times New Roman"/>
            <w:bCs/>
            <w:i/>
            <w:iCs/>
            <w:sz w:val="24"/>
            <w:szCs w:val="24"/>
          </w:rPr>
          <w:t>mentioning</w:t>
        </w:r>
        <w:r w:rsidR="00DC5EE8">
          <w:rPr>
            <w:rFonts w:ascii="Times New Roman" w:eastAsiaTheme="minorEastAsia" w:hAnsi="Times New Roman" w:cs="Times New Roman"/>
            <w:bCs/>
            <w:i/>
            <w:iCs/>
            <w:sz w:val="24"/>
            <w:szCs w:val="24"/>
          </w:rPr>
          <w:t xml:space="preserve"> the formula and table</w:t>
        </w:r>
        <w:r w:rsidR="006E6EEB">
          <w:rPr>
            <w:rFonts w:ascii="Times New Roman" w:eastAsiaTheme="minorEastAsia" w:hAnsi="Times New Roman" w:cs="Times New Roman"/>
            <w:bCs/>
            <w:i/>
            <w:iCs/>
            <w:sz w:val="24"/>
            <w:szCs w:val="24"/>
          </w:rPr>
          <w:t xml:space="preserve"> since we are in the problem d</w:t>
        </w:r>
      </w:ins>
      <w:ins w:id="176" w:author="رزان الدوسري ID 443203966" w:date="2023-01-24T20:06:00Z">
        <w:r w:rsidR="006E6EEB">
          <w:rPr>
            <w:rFonts w:ascii="Times New Roman" w:eastAsiaTheme="minorEastAsia" w:hAnsi="Times New Roman" w:cs="Times New Roman"/>
            <w:bCs/>
            <w:i/>
            <w:iCs/>
            <w:sz w:val="24"/>
            <w:szCs w:val="24"/>
          </w:rPr>
          <w:t>ef.)</w:t>
        </w:r>
      </w:ins>
      <w:ins w:id="177" w:author="رزان الدوسري ID 443203966" w:date="2023-01-24T19:58:00Z">
        <w:r w:rsidR="00FB6060">
          <w:rPr>
            <w:rFonts w:ascii="Times New Roman" w:eastAsiaTheme="minorEastAsia" w:hAnsi="Times New Roman" w:cs="Times New Roman"/>
            <w:bCs/>
            <w:i/>
            <w:iCs/>
            <w:sz w:val="24"/>
            <w:szCs w:val="24"/>
          </w:rPr>
          <w:t>, what do you</w:t>
        </w:r>
        <w:r w:rsidR="00411B19">
          <w:rPr>
            <w:rFonts w:ascii="Times New Roman" w:eastAsiaTheme="minorEastAsia" w:hAnsi="Times New Roman" w:cs="Times New Roman"/>
            <w:bCs/>
            <w:i/>
            <w:iCs/>
            <w:sz w:val="24"/>
            <w:szCs w:val="24"/>
          </w:rPr>
          <w:t xml:space="preserve"> think?</w:t>
        </w:r>
      </w:ins>
      <w:ins w:id="178" w:author="رزان الدوسري ID 443203966" w:date="2023-01-24T19:56:00Z">
        <w:r w:rsidR="0000787A" w:rsidRPr="00FB6060">
          <w:rPr>
            <w:rFonts w:ascii="Times New Roman" w:eastAsiaTheme="minorEastAsia" w:hAnsi="Times New Roman" w:cs="Times New Roman"/>
            <w:bCs/>
            <w:i/>
            <w:iCs/>
            <w:sz w:val="24"/>
            <w:szCs w:val="24"/>
          </w:rPr>
          <w:t>]</w:t>
        </w:r>
      </w:ins>
      <w:ins w:id="179" w:author="رزان الدوسري ID 443203966" w:date="2023-01-24T19:57:00Z">
        <w:r w:rsidR="0000787A" w:rsidRPr="00FB6060">
          <w:rPr>
            <w:rFonts w:ascii="Times New Roman" w:eastAsiaTheme="minorEastAsia" w:hAnsi="Times New Roman" w:cs="Times New Roman"/>
            <w:bCs/>
            <w:sz w:val="24"/>
            <w:szCs w:val="24"/>
          </w:rPr>
          <w:t xml:space="preserve"> </w:t>
        </w:r>
      </w:ins>
    </w:p>
    <w:p w14:paraId="20E4CDD2" w14:textId="293480BF" w:rsidR="004043DC" w:rsidRPr="009E3B4A" w:rsidRDefault="00B9103F" w:rsidP="004043DC">
      <w:pPr>
        <w:ind w:firstLine="284"/>
        <w:jc w:val="both"/>
        <w:rPr>
          <w:rFonts w:ascii="Times New Roman" w:eastAsiaTheme="minorEastAsia" w:hAnsi="Times New Roman" w:cs="Times New Roman"/>
          <w:bCs/>
          <w:sz w:val="24"/>
          <w:szCs w:val="24"/>
        </w:rPr>
      </w:pPr>
      <w:ins w:id="180" w:author="رزان الدوسري ID 443203966" w:date="2023-01-24T19:40:00Z">
        <w:r w:rsidRPr="0000787A">
          <w:rPr>
            <w:rFonts w:ascii="Times New Roman" w:eastAsiaTheme="minorEastAsia" w:hAnsi="Times New Roman" w:cs="Times New Roman"/>
            <w:bCs/>
            <w:sz w:val="24"/>
            <w:szCs w:val="24"/>
          </w:rPr>
          <w:lastRenderedPageBreak/>
          <w:t>To</w:t>
        </w:r>
        <w:r w:rsidRPr="00124BE3">
          <w:rPr>
            <w:rFonts w:ascii="Times New Roman" w:eastAsiaTheme="minorEastAsia" w:hAnsi="Times New Roman" w:cs="Times New Roman"/>
            <w:bCs/>
            <w:sz w:val="24"/>
            <w:szCs w:val="24"/>
          </w:rPr>
          <w:t xml:space="preserve"> help agile teams to </w:t>
        </w:r>
      </w:ins>
      <w:ins w:id="181" w:author="رزان الدوسري ID 443203966" w:date="2023-01-24T19:54:00Z">
        <w:r w:rsidR="00570850">
          <w:rPr>
            <w:rFonts w:ascii="Times New Roman" w:eastAsiaTheme="minorEastAsia" w:hAnsi="Times New Roman" w:cs="Times New Roman"/>
            <w:bCs/>
            <w:sz w:val="24"/>
            <w:szCs w:val="24"/>
          </w:rPr>
          <w:t>effectively util</w:t>
        </w:r>
      </w:ins>
      <w:ins w:id="182" w:author="رزان الدوسري ID 443203966" w:date="2023-01-24T19:55:00Z">
        <w:r w:rsidR="009E3B4A">
          <w:rPr>
            <w:rFonts w:ascii="Times New Roman" w:eastAsiaTheme="minorEastAsia" w:hAnsi="Times New Roman" w:cs="Times New Roman"/>
            <w:bCs/>
            <w:sz w:val="24"/>
            <w:szCs w:val="24"/>
          </w:rPr>
          <w:t>ize</w:t>
        </w:r>
      </w:ins>
      <w:ins w:id="183" w:author="رزان الدوسري ID 443203966" w:date="2023-01-24T19:40:00Z">
        <w:r w:rsidRPr="00124BE3">
          <w:rPr>
            <w:rFonts w:ascii="Times New Roman" w:eastAsiaTheme="minorEastAsia" w:hAnsi="Times New Roman" w:cs="Times New Roman"/>
            <w:bCs/>
            <w:sz w:val="24"/>
            <w:szCs w:val="24"/>
          </w:rPr>
          <w:t xml:space="preserve"> this framework</w:t>
        </w:r>
      </w:ins>
      <w:ins w:id="184" w:author="رزان الدوسري ID 443203966" w:date="2023-01-24T19:41:00Z">
        <w:r w:rsidR="009A336B" w:rsidRPr="00124BE3">
          <w:rPr>
            <w:rFonts w:ascii="Times New Roman" w:eastAsiaTheme="minorEastAsia" w:hAnsi="Times New Roman" w:cs="Times New Roman"/>
            <w:bCs/>
            <w:sz w:val="24"/>
            <w:szCs w:val="24"/>
          </w:rPr>
          <w:t>, a Trello Power-Up will</w:t>
        </w:r>
      </w:ins>
      <w:ins w:id="185" w:author="رزان الدوسري ID 443203966" w:date="2023-01-24T19:42:00Z">
        <w:r w:rsidR="001204AE" w:rsidRPr="00124BE3">
          <w:rPr>
            <w:rFonts w:ascii="Times New Roman" w:eastAsiaTheme="minorEastAsia" w:hAnsi="Times New Roman" w:cs="Times New Roman"/>
            <w:bCs/>
            <w:sz w:val="24"/>
            <w:szCs w:val="24"/>
          </w:rPr>
          <w:t xml:space="preserve"> </w:t>
        </w:r>
      </w:ins>
      <w:ins w:id="186" w:author="رزان الدوسري ID 443203966" w:date="2023-01-24T19:52:00Z">
        <w:r w:rsidR="0025492A">
          <w:rPr>
            <w:rFonts w:ascii="Times New Roman" w:eastAsiaTheme="minorEastAsia" w:hAnsi="Times New Roman" w:cs="Times New Roman"/>
            <w:bCs/>
            <w:sz w:val="24"/>
            <w:szCs w:val="24"/>
          </w:rPr>
          <w:t>implemented</w:t>
        </w:r>
      </w:ins>
      <w:ins w:id="187" w:author="رزان الدوسري ID 443203966" w:date="2023-01-24T19:42:00Z">
        <w:r w:rsidR="00AA50A9" w:rsidRPr="00124BE3">
          <w:rPr>
            <w:rFonts w:ascii="Times New Roman" w:eastAsiaTheme="minorEastAsia" w:hAnsi="Times New Roman" w:cs="Times New Roman"/>
            <w:bCs/>
            <w:sz w:val="24"/>
            <w:szCs w:val="24"/>
          </w:rPr>
          <w:t xml:space="preserve"> bas</w:t>
        </w:r>
      </w:ins>
      <w:ins w:id="188" w:author="رزان الدوسري ID 443203966" w:date="2023-01-24T19:43:00Z">
        <w:r w:rsidR="00AA50A9" w:rsidRPr="00124BE3">
          <w:rPr>
            <w:rFonts w:ascii="Times New Roman" w:eastAsiaTheme="minorEastAsia" w:hAnsi="Times New Roman" w:cs="Times New Roman"/>
            <w:bCs/>
            <w:sz w:val="24"/>
            <w:szCs w:val="24"/>
          </w:rPr>
          <w:t>e</w:t>
        </w:r>
      </w:ins>
      <w:ins w:id="189" w:author="رزان الدوسري ID 443203966" w:date="2023-01-24T19:42:00Z">
        <w:r w:rsidR="00AA50A9" w:rsidRPr="00124BE3">
          <w:rPr>
            <w:rFonts w:ascii="Times New Roman" w:eastAsiaTheme="minorEastAsia" w:hAnsi="Times New Roman" w:cs="Times New Roman"/>
            <w:bCs/>
            <w:sz w:val="24"/>
            <w:szCs w:val="24"/>
          </w:rPr>
          <w:t>d on this</w:t>
        </w:r>
      </w:ins>
      <w:ins w:id="190" w:author="رزان الدوسري ID 443203966" w:date="2023-01-24T19:43:00Z">
        <w:r w:rsidR="00AA50A9" w:rsidRPr="00124BE3">
          <w:rPr>
            <w:rFonts w:ascii="Times New Roman" w:eastAsiaTheme="minorEastAsia" w:hAnsi="Times New Roman" w:cs="Times New Roman"/>
            <w:bCs/>
            <w:sz w:val="24"/>
            <w:szCs w:val="24"/>
          </w:rPr>
          <w:t xml:space="preserve"> </w:t>
        </w:r>
        <w:r w:rsidR="008453BA" w:rsidRPr="00124BE3">
          <w:rPr>
            <w:rFonts w:ascii="Times New Roman" w:eastAsiaTheme="minorEastAsia" w:hAnsi="Times New Roman" w:cs="Times New Roman"/>
            <w:bCs/>
            <w:sz w:val="24"/>
            <w:szCs w:val="24"/>
          </w:rPr>
          <w:t>framework. This</w:t>
        </w:r>
      </w:ins>
      <w:ins w:id="191" w:author="رزان الدوسري ID 443203966" w:date="2023-01-24T19:40:00Z">
        <w:r w:rsidRPr="00124BE3">
          <w:rPr>
            <w:rFonts w:ascii="Times New Roman" w:eastAsiaTheme="minorEastAsia" w:hAnsi="Times New Roman" w:cs="Times New Roman"/>
            <w:bCs/>
            <w:sz w:val="24"/>
            <w:szCs w:val="24"/>
          </w:rPr>
          <w:t xml:space="preserve"> </w:t>
        </w:r>
      </w:ins>
      <w:ins w:id="192" w:author="رزان الدوسري ID 443203966" w:date="2023-01-24T19:44:00Z">
        <w:r w:rsidR="00B54534" w:rsidRPr="00124BE3">
          <w:rPr>
            <w:rFonts w:ascii="Times New Roman" w:eastAsiaTheme="minorEastAsia" w:hAnsi="Times New Roman" w:cs="Times New Roman"/>
            <w:bCs/>
            <w:sz w:val="24"/>
            <w:szCs w:val="24"/>
          </w:rPr>
          <w:t xml:space="preserve">Power-Up is the result of a </w:t>
        </w:r>
      </w:ins>
      <w:ins w:id="193" w:author="رزان الدوسري ID 443203966" w:date="2023-01-24T19:51:00Z">
        <w:r w:rsidR="00A14A64" w:rsidRPr="00A14A64">
          <w:rPr>
            <w:rFonts w:ascii="Times New Roman" w:eastAsiaTheme="minorEastAsia" w:hAnsi="Times New Roman" w:cs="Times New Roman"/>
            <w:bCs/>
            <w:sz w:val="24"/>
            <w:szCs w:val="24"/>
          </w:rPr>
          <w:t xml:space="preserve">detailed </w:t>
        </w:r>
      </w:ins>
      <w:ins w:id="194" w:author="رزان الدوسري ID 443203966" w:date="2023-01-24T19:45:00Z">
        <w:r w:rsidR="005A4C5A" w:rsidRPr="00124BE3">
          <w:rPr>
            <w:rFonts w:ascii="Times New Roman" w:eastAsiaTheme="minorEastAsia" w:hAnsi="Times New Roman" w:cs="Times New Roman"/>
            <w:bCs/>
            <w:sz w:val="24"/>
            <w:szCs w:val="24"/>
          </w:rPr>
          <w:t xml:space="preserve">examining the literature and interviewing </w:t>
        </w:r>
        <w:r w:rsidR="00C86B9F" w:rsidRPr="00124BE3">
          <w:rPr>
            <w:rFonts w:ascii="Times New Roman" w:eastAsiaTheme="minorEastAsia" w:hAnsi="Times New Roman" w:cs="Times New Roman"/>
            <w:bCs/>
            <w:sz w:val="24"/>
            <w:szCs w:val="24"/>
          </w:rPr>
          <w:t xml:space="preserve">with </w:t>
        </w:r>
        <w:r w:rsidR="005A4C5A" w:rsidRPr="00124BE3">
          <w:rPr>
            <w:rFonts w:ascii="Times New Roman" w:eastAsiaTheme="minorEastAsia" w:hAnsi="Times New Roman" w:cs="Times New Roman"/>
            <w:bCs/>
            <w:sz w:val="24"/>
            <w:szCs w:val="24"/>
          </w:rPr>
          <w:t>UX experts</w:t>
        </w:r>
        <w:r w:rsidR="00124BE3" w:rsidRPr="00124BE3">
          <w:rPr>
            <w:rFonts w:ascii="Times New Roman" w:eastAsiaTheme="minorEastAsia" w:hAnsi="Times New Roman" w:cs="Times New Roman"/>
            <w:bCs/>
            <w:sz w:val="24"/>
            <w:szCs w:val="24"/>
          </w:rPr>
          <w:t xml:space="preserve"> who are</w:t>
        </w:r>
      </w:ins>
      <w:ins w:id="195" w:author="رزان الدوسري ID 443203966" w:date="2023-01-24T19:53:00Z">
        <w:r w:rsidR="00493EC9">
          <w:rPr>
            <w:rFonts w:ascii="Times New Roman" w:eastAsiaTheme="minorEastAsia" w:hAnsi="Times New Roman" w:cs="Times New Roman"/>
            <w:bCs/>
            <w:sz w:val="24"/>
            <w:szCs w:val="24"/>
          </w:rPr>
          <w:t xml:space="preserve"> </w:t>
        </w:r>
      </w:ins>
      <w:ins w:id="196" w:author="رزان الدوسري ID 443203966" w:date="2023-01-24T19:45:00Z">
        <w:r w:rsidR="00124BE3" w:rsidRPr="00124BE3">
          <w:rPr>
            <w:rFonts w:ascii="Times New Roman" w:eastAsiaTheme="minorEastAsia" w:hAnsi="Times New Roman" w:cs="Times New Roman"/>
            <w:bCs/>
            <w:sz w:val="24"/>
            <w:szCs w:val="24"/>
          </w:rPr>
          <w:t>working in agile teams</w:t>
        </w:r>
      </w:ins>
      <w:ins w:id="197" w:author="رزان الدوسري ID 443203966" w:date="2023-01-24T19:46:00Z">
        <w:r w:rsidR="00124BE3">
          <w:rPr>
            <w:rFonts w:ascii="Times New Roman" w:eastAsiaTheme="minorEastAsia" w:hAnsi="Times New Roman" w:cs="Times New Roman"/>
            <w:bCs/>
            <w:i/>
            <w:iCs/>
            <w:sz w:val="24"/>
            <w:szCs w:val="24"/>
          </w:rPr>
          <w:t>.</w:t>
        </w:r>
      </w:ins>
    </w:p>
    <w:p w14:paraId="04B8A7FE" w14:textId="77777777" w:rsidR="004043DC" w:rsidRPr="00983BEC" w:rsidRDefault="004043DC" w:rsidP="004043DC"/>
    <w:p w14:paraId="3B115F51" w14:textId="77777777" w:rsidR="004043DC" w:rsidRDefault="004043DC" w:rsidP="004273A2">
      <w:pPr>
        <w:pStyle w:val="Heading2"/>
        <w:numPr>
          <w:ilvl w:val="1"/>
          <w:numId w:val="2"/>
        </w:numPr>
        <w:tabs>
          <w:tab w:val="num" w:pos="567"/>
        </w:tabs>
        <w:spacing w:line="480" w:lineRule="auto"/>
        <w:ind w:left="0" w:firstLine="0"/>
        <w:rPr>
          <w:rFonts w:ascii="Times New Roman" w:hAnsi="Times New Roman" w:cs="Times New Roman"/>
          <w:b/>
          <w:bCs/>
          <w:color w:val="auto"/>
          <w:sz w:val="28"/>
          <w:szCs w:val="28"/>
        </w:rPr>
      </w:pPr>
      <w:bookmarkStart w:id="198" w:name="_Toc117344027"/>
      <w:bookmarkStart w:id="199" w:name="_Toc125226979"/>
      <w:bookmarkStart w:id="200" w:name="_Toc126421092"/>
      <w:r w:rsidRPr="00B85759">
        <w:rPr>
          <w:rFonts w:ascii="Times New Roman" w:hAnsi="Times New Roman" w:cs="Times New Roman"/>
          <w:b/>
          <w:bCs/>
          <w:color w:val="auto"/>
          <w:sz w:val="28"/>
          <w:szCs w:val="28"/>
        </w:rPr>
        <w:t>Objectives and Research Questions</w:t>
      </w:r>
      <w:bookmarkEnd w:id="198"/>
      <w:bookmarkEnd w:id="199"/>
      <w:bookmarkEnd w:id="200"/>
    </w:p>
    <w:p w14:paraId="24826811" w14:textId="4B3074E0" w:rsidR="004043DC" w:rsidRPr="00881761" w:rsidRDefault="004043DC" w:rsidP="004043DC">
      <w:pPr>
        <w:ind w:firstLine="284"/>
        <w:jc w:val="both"/>
        <w:rPr>
          <w:rFonts w:ascii="Times New Roman" w:eastAsiaTheme="minorEastAsia" w:hAnsi="Times New Roman" w:cs="Times New Roman"/>
          <w:bCs/>
          <w:sz w:val="24"/>
          <w:szCs w:val="24"/>
          <w:rtl/>
        </w:rPr>
      </w:pPr>
      <w:r w:rsidRPr="00881761">
        <w:rPr>
          <w:rFonts w:ascii="Times New Roman" w:eastAsiaTheme="minorEastAsia" w:hAnsi="Times New Roman" w:cs="Times New Roman"/>
          <w:bCs/>
          <w:sz w:val="24"/>
          <w:szCs w:val="24"/>
        </w:rPr>
        <w:t xml:space="preserve">The main aim of this study is to assist agile teams in conducting UX methods in an optimal manner. This is done by optimizing the effort required for conducting UX methods for specific user stories and identifying the most appropriate UX method to discover and validate these user stories. To achieve that, we </w:t>
      </w:r>
      <w:commentRangeStart w:id="201"/>
      <w:del w:id="202" w:author="رزان الدوسري ID 443203966" w:date="2023-01-24T16:23:00Z">
        <w:r w:rsidRPr="00500C17" w:rsidDel="001D33C7">
          <w:rPr>
            <w:rFonts w:asciiTheme="majorBidi" w:eastAsiaTheme="minorEastAsia" w:hAnsiTheme="majorBidi" w:cstheme="majorBidi"/>
            <w:bCs/>
            <w:sz w:val="24"/>
            <w:szCs w:val="24"/>
          </w:rPr>
          <w:delText xml:space="preserve">intend </w:delText>
        </w:r>
        <w:commentRangeEnd w:id="201"/>
        <w:r w:rsidRPr="00500C17" w:rsidDel="001D33C7">
          <w:rPr>
            <w:rStyle w:val="CommentReference"/>
            <w:rFonts w:asciiTheme="majorBidi" w:hAnsiTheme="majorBidi" w:cstheme="majorBidi"/>
            <w:bCs/>
            <w:sz w:val="24"/>
            <w:szCs w:val="24"/>
          </w:rPr>
          <w:commentReference w:id="201"/>
        </w:r>
        <w:r w:rsidRPr="00500C17" w:rsidDel="001D33C7">
          <w:rPr>
            <w:rFonts w:asciiTheme="majorBidi" w:eastAsiaTheme="minorEastAsia" w:hAnsiTheme="majorBidi" w:cstheme="majorBidi"/>
            <w:bCs/>
            <w:sz w:val="24"/>
            <w:szCs w:val="24"/>
          </w:rPr>
          <w:delText>to design</w:delText>
        </w:r>
      </w:del>
      <w:ins w:id="203" w:author="رزان الدوسري ID 443203966" w:date="2023-01-24T16:23:00Z">
        <w:r w:rsidR="001D33C7" w:rsidRPr="00500C17">
          <w:rPr>
            <w:rFonts w:asciiTheme="majorBidi" w:eastAsiaTheme="minorEastAsia" w:hAnsiTheme="majorBidi" w:cstheme="majorBidi"/>
            <w:bCs/>
            <w:sz w:val="24"/>
            <w:szCs w:val="24"/>
          </w:rPr>
          <w:t>designed</w:t>
        </w:r>
      </w:ins>
      <w:r w:rsidRPr="00500C17">
        <w:rPr>
          <w:rFonts w:asciiTheme="majorBidi" w:eastAsiaTheme="minorEastAsia" w:hAnsiTheme="majorBidi" w:cstheme="majorBidi"/>
          <w:bCs/>
          <w:sz w:val="24"/>
          <w:szCs w:val="24"/>
        </w:rPr>
        <w:t xml:space="preserve"> a framework that</w:t>
      </w:r>
      <w:r w:rsidRPr="00881761">
        <w:rPr>
          <w:rFonts w:ascii="Times New Roman" w:eastAsiaTheme="minorEastAsia" w:hAnsi="Times New Roman" w:cs="Times New Roman"/>
          <w:bCs/>
          <w:sz w:val="24"/>
          <w:szCs w:val="24"/>
        </w:rPr>
        <w:t xml:space="preserve"> can assist agile teams in determining the worthiness of conducting a UX experiment for each user story. Thus, this study aims to answer the following research questions:</w:t>
      </w:r>
    </w:p>
    <w:p w14:paraId="39DF0C26" w14:textId="77777777" w:rsidR="004043DC" w:rsidRPr="00881761" w:rsidRDefault="004043DC" w:rsidP="004043DC">
      <w:pPr>
        <w:ind w:firstLine="284"/>
        <w:jc w:val="both"/>
        <w:rPr>
          <w:rFonts w:ascii="Times New Roman" w:eastAsiaTheme="minorEastAsia" w:hAnsi="Times New Roman" w:cs="Times New Roman"/>
          <w:b/>
          <w:sz w:val="24"/>
          <w:szCs w:val="24"/>
        </w:rPr>
      </w:pPr>
      <w:r w:rsidRPr="00881761">
        <w:rPr>
          <w:rFonts w:ascii="Times New Roman" w:eastAsiaTheme="minorEastAsia" w:hAnsi="Times New Roman" w:cs="Times New Roman"/>
          <w:b/>
          <w:sz w:val="24"/>
          <w:szCs w:val="24"/>
        </w:rPr>
        <w:t xml:space="preserve">RQ1: </w:t>
      </w:r>
      <w:r w:rsidRPr="00881761">
        <w:rPr>
          <w:rFonts w:ascii="Times New Roman" w:eastAsiaTheme="minorEastAsia" w:hAnsi="Times New Roman" w:cs="Times New Roman"/>
          <w:bCs/>
          <w:sz w:val="24"/>
          <w:szCs w:val="24"/>
        </w:rPr>
        <w:t>How can agile team</w:t>
      </w:r>
      <w:r>
        <w:rPr>
          <w:rFonts w:ascii="Times New Roman" w:eastAsiaTheme="minorEastAsia" w:hAnsi="Times New Roman" w:cs="Times New Roman"/>
          <w:bCs/>
          <w:sz w:val="24"/>
          <w:szCs w:val="24"/>
        </w:rPr>
        <w:t>s</w:t>
      </w:r>
      <w:r w:rsidRPr="00881761">
        <w:rPr>
          <w:rFonts w:ascii="Times New Roman" w:eastAsiaTheme="minorEastAsia" w:hAnsi="Times New Roman" w:cs="Times New Roman"/>
          <w:bCs/>
          <w:sz w:val="24"/>
          <w:szCs w:val="24"/>
        </w:rPr>
        <w:t xml:space="preserve"> decide which user stories are worth validating from a UX perspective?</w:t>
      </w:r>
      <w:r w:rsidRPr="00881761">
        <w:rPr>
          <w:rFonts w:ascii="Times New Roman" w:eastAsiaTheme="minorEastAsia" w:hAnsi="Times New Roman" w:cs="Times New Roman"/>
          <w:b/>
          <w:sz w:val="24"/>
          <w:szCs w:val="24"/>
        </w:rPr>
        <w:t xml:space="preserve"> </w:t>
      </w:r>
    </w:p>
    <w:p w14:paraId="3CE1DB95" w14:textId="0B8EC318" w:rsidR="004043DC" w:rsidRPr="00881761" w:rsidRDefault="004043DC" w:rsidP="004043DC">
      <w:pPr>
        <w:ind w:firstLine="284"/>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Cs/>
          <w:sz w:val="24"/>
          <w:szCs w:val="24"/>
        </w:rPr>
        <w:t xml:space="preserve">The aim of RQ1 is to explore the factors influencing the amount of effort required to conduct UX methods. Based on the findings of that, we </w:t>
      </w:r>
      <w:commentRangeStart w:id="204"/>
      <w:del w:id="205" w:author="رزان الدوسري ID 443203966" w:date="2023-01-24T16:23:00Z">
        <w:r w:rsidRPr="00881761" w:rsidDel="00111898">
          <w:rPr>
            <w:rFonts w:ascii="Times New Roman" w:eastAsiaTheme="minorEastAsia" w:hAnsi="Times New Roman" w:cs="Times New Roman"/>
            <w:bCs/>
            <w:sz w:val="24"/>
            <w:szCs w:val="24"/>
          </w:rPr>
          <w:delText xml:space="preserve">will </w:delText>
        </w:r>
      </w:del>
      <w:r w:rsidRPr="00881761">
        <w:rPr>
          <w:rFonts w:ascii="Times New Roman" w:eastAsiaTheme="minorEastAsia" w:hAnsi="Times New Roman" w:cs="Times New Roman"/>
          <w:bCs/>
          <w:sz w:val="24"/>
          <w:szCs w:val="24"/>
        </w:rPr>
        <w:t>design</w:t>
      </w:r>
      <w:ins w:id="206" w:author="رزان الدوسري ID 443203966" w:date="2023-01-24T16:23:00Z">
        <w:r w:rsidR="00111898">
          <w:rPr>
            <w:rFonts w:ascii="Times New Roman" w:eastAsiaTheme="minorEastAsia" w:hAnsi="Times New Roman" w:cs="Times New Roman"/>
            <w:bCs/>
            <w:sz w:val="24"/>
            <w:szCs w:val="24"/>
          </w:rPr>
          <w:t>ed</w:t>
        </w:r>
      </w:ins>
      <w:r w:rsidRPr="00881761">
        <w:rPr>
          <w:rFonts w:ascii="Times New Roman" w:eastAsiaTheme="minorEastAsia" w:hAnsi="Times New Roman" w:cs="Times New Roman"/>
          <w:bCs/>
          <w:sz w:val="24"/>
          <w:szCs w:val="24"/>
        </w:rPr>
        <w:t xml:space="preserve"> </w:t>
      </w:r>
      <w:commentRangeEnd w:id="204"/>
      <w:r>
        <w:rPr>
          <w:rStyle w:val="CommentReference"/>
        </w:rPr>
        <w:commentReference w:id="204"/>
      </w:r>
      <w:r w:rsidRPr="00881761">
        <w:rPr>
          <w:rFonts w:ascii="Times New Roman" w:eastAsiaTheme="minorEastAsia" w:hAnsi="Times New Roman" w:cs="Times New Roman"/>
          <w:bCs/>
          <w:sz w:val="24"/>
          <w:szCs w:val="24"/>
        </w:rPr>
        <w:t xml:space="preserve"> </w:t>
      </w:r>
      <w:commentRangeStart w:id="207"/>
      <w:r w:rsidRPr="00881761">
        <w:rPr>
          <w:rFonts w:ascii="Times New Roman" w:eastAsiaTheme="minorEastAsia" w:hAnsi="Times New Roman" w:cs="Times New Roman"/>
          <w:bCs/>
          <w:sz w:val="24"/>
          <w:szCs w:val="24"/>
        </w:rPr>
        <w:t xml:space="preserve">formula </w:t>
      </w:r>
      <w:commentRangeEnd w:id="207"/>
      <w:r>
        <w:rPr>
          <w:rStyle w:val="CommentReference"/>
        </w:rPr>
        <w:commentReference w:id="207"/>
      </w:r>
      <w:proofErr w:type="spellStart"/>
      <w:r w:rsidRPr="006F4616">
        <w:rPr>
          <w:rFonts w:ascii="Times New Roman" w:hAnsi="Times New Roman" w:cs="Times New Roman"/>
          <w:i/>
          <w:iCs/>
          <w:sz w:val="24"/>
          <w:szCs w:val="24"/>
        </w:rPr>
        <w:t>UXScore</w:t>
      </w:r>
      <w:proofErr w:type="spellEnd"/>
      <w:r w:rsidRPr="00881761">
        <w:rPr>
          <w:rFonts w:ascii="Times New Roman" w:eastAsiaTheme="minorEastAsia" w:hAnsi="Times New Roman" w:cs="Times New Roman"/>
          <w:bCs/>
          <w:sz w:val="24"/>
          <w:szCs w:val="24"/>
        </w:rPr>
        <w:t xml:space="preserve"> that will allow agile teams to determine a score independently, thereby allowing them to determine how much effort needs to be invested into UX methods without continually involving experts.</w:t>
      </w:r>
    </w:p>
    <w:p w14:paraId="3FB1AB6F" w14:textId="77777777" w:rsidR="004043DC" w:rsidRPr="00881761" w:rsidRDefault="004043DC" w:rsidP="004043DC">
      <w:pPr>
        <w:ind w:firstLine="284"/>
        <w:jc w:val="both"/>
        <w:rPr>
          <w:rFonts w:ascii="Times New Roman" w:eastAsiaTheme="minorEastAsia" w:hAnsi="Times New Roman" w:cs="Times New Roman"/>
          <w:bCs/>
          <w:sz w:val="24"/>
          <w:szCs w:val="24"/>
        </w:rPr>
      </w:pPr>
      <w:r w:rsidRPr="00881761">
        <w:rPr>
          <w:rFonts w:ascii="Times New Roman" w:eastAsiaTheme="minorEastAsia" w:hAnsi="Times New Roman" w:cs="Times New Roman"/>
          <w:b/>
          <w:sz w:val="24"/>
          <w:szCs w:val="24"/>
        </w:rPr>
        <w:t>RQ2:</w:t>
      </w:r>
      <w:r w:rsidRPr="00881761">
        <w:rPr>
          <w:rFonts w:ascii="Times New Roman" w:eastAsiaTheme="minorEastAsia" w:hAnsi="Times New Roman" w:cs="Times New Roman"/>
          <w:bCs/>
          <w:sz w:val="24"/>
          <w:szCs w:val="24"/>
        </w:rPr>
        <w:t xml:space="preserve"> How can agile team decide which UX method is more appropriate for a particular user story?</w:t>
      </w:r>
    </w:p>
    <w:p w14:paraId="1990392E" w14:textId="547A10B4" w:rsidR="004043DC" w:rsidRPr="00983BEC" w:rsidRDefault="004043DC" w:rsidP="00BD2E16">
      <w:pPr>
        <w:ind w:firstLine="284"/>
        <w:jc w:val="both"/>
      </w:pPr>
      <w:r w:rsidRPr="006A3D9F">
        <w:rPr>
          <w:rFonts w:ascii="Times New Roman" w:eastAsiaTheme="minorEastAsia" w:hAnsi="Times New Roman" w:cs="Times New Roman"/>
          <w:bCs/>
          <w:sz w:val="24"/>
          <w:szCs w:val="24"/>
          <w:highlight w:val="red"/>
        </w:rPr>
        <w:t xml:space="preserve">The aim of RQ2 is to identify the amount of effort regularly spent on each UX </w:t>
      </w:r>
      <w:proofErr w:type="gramStart"/>
      <w:r w:rsidRPr="006A3D9F">
        <w:rPr>
          <w:rFonts w:ascii="Times New Roman" w:eastAsiaTheme="minorEastAsia" w:hAnsi="Times New Roman" w:cs="Times New Roman"/>
          <w:bCs/>
          <w:sz w:val="24"/>
          <w:szCs w:val="24"/>
          <w:highlight w:val="red"/>
        </w:rPr>
        <w:t>method.</w:t>
      </w:r>
      <w:ins w:id="208" w:author="رزان الدوسري ID 443203966" w:date="2023-01-24T20:08:00Z">
        <w:r w:rsidR="006142A5" w:rsidRPr="004C5C91">
          <w:rPr>
            <w:rFonts w:ascii="Times New Roman" w:eastAsiaTheme="minorEastAsia" w:hAnsi="Times New Roman" w:cs="Times New Roman"/>
            <w:bCs/>
            <w:i/>
            <w:iCs/>
            <w:sz w:val="24"/>
            <w:szCs w:val="24"/>
          </w:rPr>
          <w:t>[</w:t>
        </w:r>
        <w:proofErr w:type="gramEnd"/>
        <w:r w:rsidR="004C5C91" w:rsidRPr="004C5C91">
          <w:rPr>
            <w:rFonts w:ascii="Times New Roman" w:eastAsiaTheme="minorEastAsia" w:hAnsi="Times New Roman" w:cs="Times New Roman"/>
            <w:bCs/>
            <w:i/>
            <w:iCs/>
            <w:sz w:val="24"/>
            <w:szCs w:val="24"/>
          </w:rPr>
          <w:t>I</w:t>
        </w:r>
        <w:r w:rsidR="006142A5" w:rsidRPr="004C5C91">
          <w:rPr>
            <w:rFonts w:ascii="Times New Roman" w:eastAsiaTheme="minorEastAsia" w:hAnsi="Times New Roman" w:cs="Times New Roman"/>
            <w:bCs/>
            <w:i/>
            <w:iCs/>
            <w:sz w:val="24"/>
            <w:szCs w:val="24"/>
          </w:rPr>
          <w:t xml:space="preserve"> will change the aim</w:t>
        </w:r>
        <w:r w:rsidR="004C5C91" w:rsidRPr="004C5C91">
          <w:rPr>
            <w:rFonts w:ascii="Times New Roman" w:eastAsiaTheme="minorEastAsia" w:hAnsi="Times New Roman" w:cs="Times New Roman"/>
            <w:bCs/>
            <w:i/>
            <w:iCs/>
            <w:sz w:val="24"/>
            <w:szCs w:val="24"/>
          </w:rPr>
          <w:t xml:space="preserve"> of RQ2</w:t>
        </w:r>
        <w:r w:rsidR="006142A5" w:rsidRPr="004C5C91">
          <w:rPr>
            <w:rFonts w:ascii="Times New Roman" w:eastAsiaTheme="minorEastAsia" w:hAnsi="Times New Roman" w:cs="Times New Roman"/>
            <w:bCs/>
            <w:i/>
            <w:iCs/>
            <w:sz w:val="24"/>
            <w:szCs w:val="24"/>
          </w:rPr>
          <w:t>]</w:t>
        </w:r>
      </w:ins>
      <w:r w:rsidRPr="004C5C91">
        <w:rPr>
          <w:rFonts w:ascii="Times New Roman" w:eastAsiaTheme="minorEastAsia" w:hAnsi="Times New Roman" w:cs="Times New Roman"/>
          <w:bCs/>
          <w:i/>
          <w:iCs/>
          <w:sz w:val="24"/>
          <w:szCs w:val="24"/>
        </w:rPr>
        <w:t xml:space="preserve"> </w:t>
      </w:r>
      <w:r w:rsidRPr="00881761">
        <w:rPr>
          <w:rFonts w:ascii="Times New Roman" w:eastAsiaTheme="minorEastAsia" w:hAnsi="Times New Roman" w:cs="Times New Roman"/>
          <w:bCs/>
          <w:sz w:val="24"/>
          <w:szCs w:val="24"/>
        </w:rPr>
        <w:t xml:space="preserve">Then a mapping table will be designed showing what </w:t>
      </w:r>
      <w:proofErr w:type="spellStart"/>
      <w:r w:rsidRPr="006F4616">
        <w:rPr>
          <w:rFonts w:ascii="Times New Roman" w:hAnsi="Times New Roman" w:cs="Times New Roman"/>
          <w:i/>
          <w:iCs/>
          <w:sz w:val="24"/>
          <w:szCs w:val="24"/>
        </w:rPr>
        <w:t>UXScore</w:t>
      </w:r>
      <w:proofErr w:type="spellEnd"/>
      <w:r w:rsidRPr="00881761">
        <w:rPr>
          <w:rFonts w:ascii="Times New Roman" w:eastAsiaTheme="minorEastAsia" w:hAnsi="Times New Roman" w:cs="Times New Roman"/>
          <w:bCs/>
          <w:sz w:val="24"/>
          <w:szCs w:val="24"/>
        </w:rPr>
        <w:t xml:space="preserve"> values suggest which methods are appropriate.</w:t>
      </w:r>
    </w:p>
    <w:p w14:paraId="4CEE5CFF" w14:textId="77777777" w:rsidR="004043DC" w:rsidRDefault="004043DC" w:rsidP="004273A2">
      <w:pPr>
        <w:pStyle w:val="Heading2"/>
        <w:numPr>
          <w:ilvl w:val="1"/>
          <w:numId w:val="2"/>
        </w:numPr>
        <w:tabs>
          <w:tab w:val="num" w:pos="567"/>
        </w:tabs>
        <w:spacing w:line="480" w:lineRule="auto"/>
        <w:ind w:left="0" w:firstLine="0"/>
        <w:rPr>
          <w:rFonts w:ascii="Times New Roman" w:hAnsi="Times New Roman" w:cs="Times New Roman"/>
          <w:b/>
          <w:bCs/>
          <w:color w:val="auto"/>
          <w:sz w:val="28"/>
          <w:szCs w:val="28"/>
        </w:rPr>
      </w:pPr>
      <w:bookmarkStart w:id="209" w:name="_Toc117344028"/>
      <w:bookmarkStart w:id="210" w:name="_Toc125226980"/>
      <w:bookmarkStart w:id="211" w:name="_Toc126421093"/>
      <w:r w:rsidRPr="00B85759">
        <w:rPr>
          <w:rFonts w:ascii="Times New Roman" w:hAnsi="Times New Roman" w:cs="Times New Roman"/>
          <w:b/>
          <w:bCs/>
          <w:color w:val="auto"/>
          <w:sz w:val="28"/>
          <w:szCs w:val="28"/>
        </w:rPr>
        <w:t>Relevance to the Department</w:t>
      </w:r>
      <w:bookmarkEnd w:id="209"/>
      <w:bookmarkEnd w:id="210"/>
      <w:bookmarkEnd w:id="211"/>
    </w:p>
    <w:p w14:paraId="6F7280D2" w14:textId="77777777" w:rsidR="004043DC" w:rsidRPr="00D77019" w:rsidRDefault="004043DC" w:rsidP="004043DC">
      <w:pPr>
        <w:pStyle w:val="Default"/>
        <w:spacing w:after="240" w:line="276" w:lineRule="auto"/>
        <w:ind w:firstLine="284"/>
        <w:jc w:val="both"/>
        <w:rPr>
          <w:rFonts w:ascii="Times New Roman" w:eastAsiaTheme="minorEastAsia" w:hAnsi="Times New Roman" w:cs="Times New Roman"/>
          <w:bCs/>
          <w:color w:val="auto"/>
        </w:rPr>
      </w:pPr>
      <w:r w:rsidRPr="00D77019">
        <w:rPr>
          <w:rFonts w:ascii="Times New Roman" w:eastAsiaTheme="minorEastAsia" w:hAnsi="Times New Roman" w:cs="Times New Roman"/>
          <w:bCs/>
          <w:color w:val="auto"/>
        </w:rPr>
        <w:t xml:space="preserve">In this project, we intend to apply software engineering practices. The initial step was to apply requirements engineering techniques to gather requirements by interviewing UX practitioners (elicitation) in order to understand their work process within an agile team. Based the reviews (analysis), we came up with two artifacts which are a formula and a mapping table that represents the framework, which was then validated with UX professionals (requirements validation). In our next step, we will develop the tool (development) that represents the framework we are designing to help make agile team's job (software development teams) in estimating the effort of UX work easier and faster, and </w:t>
      </w:r>
      <w:r w:rsidRPr="001F5CE3">
        <w:rPr>
          <w:rFonts w:ascii="Times New Roman" w:eastAsiaTheme="minorEastAsia" w:hAnsi="Times New Roman" w:cs="Times New Roman"/>
          <w:bCs/>
          <w:color w:val="auto"/>
          <w:highlight w:val="yellow"/>
        </w:rPr>
        <w:t>finally we will validate the tool with agile teams of different maturity level</w:t>
      </w:r>
      <w:r w:rsidRPr="00D77019">
        <w:rPr>
          <w:rFonts w:ascii="Times New Roman" w:eastAsiaTheme="minorEastAsia" w:hAnsi="Times New Roman" w:cs="Times New Roman"/>
          <w:bCs/>
          <w:color w:val="auto"/>
        </w:rPr>
        <w:t>.</w:t>
      </w:r>
    </w:p>
    <w:p w14:paraId="084E6542" w14:textId="77777777" w:rsidR="00816131" w:rsidRPr="00983BEC" w:rsidRDefault="00816131" w:rsidP="003F1570">
      <w:pPr>
        <w:spacing w:after="240"/>
      </w:pPr>
    </w:p>
    <w:p w14:paraId="2897C57C" w14:textId="77777777" w:rsidR="00983BEC" w:rsidRPr="00B85759" w:rsidRDefault="00983BEC" w:rsidP="00983BEC">
      <w:pPr>
        <w:pStyle w:val="Heading1"/>
        <w:spacing w:line="480" w:lineRule="auto"/>
        <w:rPr>
          <w:rFonts w:ascii="Times New Roman" w:eastAsiaTheme="majorEastAsia" w:hAnsi="Times New Roman" w:cs="Times New Roman"/>
          <w:sz w:val="32"/>
          <w:szCs w:val="32"/>
        </w:rPr>
      </w:pPr>
      <w:bookmarkStart w:id="212" w:name="_Toc117344029"/>
      <w:bookmarkStart w:id="213" w:name="_Toc126421094"/>
      <w:bookmarkEnd w:id="212"/>
      <w:bookmarkEnd w:id="213"/>
    </w:p>
    <w:p w14:paraId="617FF6D1" w14:textId="695466DA"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14" w:name="_Toc117339623"/>
      <w:bookmarkStart w:id="215" w:name="_Toc117344030"/>
      <w:bookmarkStart w:id="216" w:name="_Toc126421095"/>
      <w:r w:rsidRPr="00B85759">
        <w:rPr>
          <w:rFonts w:ascii="Times New Roman" w:eastAsiaTheme="majorEastAsia" w:hAnsi="Times New Roman" w:cs="Times New Roman"/>
          <w:b/>
          <w:sz w:val="32"/>
          <w:szCs w:val="32"/>
        </w:rPr>
        <w:t>Background, Related Work and Plan</w:t>
      </w:r>
      <w:bookmarkEnd w:id="214"/>
      <w:bookmarkEnd w:id="215"/>
      <w:bookmarkEnd w:id="216"/>
    </w:p>
    <w:p w14:paraId="7B48865B" w14:textId="6F82F3FC" w:rsidR="00983BEC" w:rsidRPr="00983BEC" w:rsidRDefault="00983BEC" w:rsidP="00C443F7">
      <w:pPr>
        <w:ind w:firstLine="284"/>
        <w:jc w:val="both"/>
        <w:rPr>
          <w:rFonts w:ascii="Times New Roman" w:hAnsi="Times New Roman" w:cs="Times New Roman"/>
          <w:sz w:val="24"/>
          <w:szCs w:val="24"/>
        </w:rPr>
      </w:pPr>
      <w:r w:rsidRPr="00B85759">
        <w:rPr>
          <w:rFonts w:ascii="Times New Roman" w:hAnsi="Times New Roman" w:cs="Times New Roman"/>
          <w:sz w:val="24"/>
          <w:szCs w:val="24"/>
        </w:rPr>
        <w:t>In this chapter, necessary background to fully understand following sections is provided, with some previous work from literature that relates to the proposed framework.</w:t>
      </w:r>
    </w:p>
    <w:p w14:paraId="679DD049" w14:textId="5DE22A11" w:rsidR="00983BEC" w:rsidRDefault="00983BEC" w:rsidP="00816131">
      <w:pPr>
        <w:pStyle w:val="Heading2"/>
        <w:numPr>
          <w:ilvl w:val="0"/>
          <w:numId w:val="2"/>
        </w:numPr>
        <w:spacing w:line="480" w:lineRule="auto"/>
        <w:ind w:left="567" w:hanging="567"/>
        <w:rPr>
          <w:rFonts w:ascii="Times New Roman" w:hAnsi="Times New Roman" w:cs="Times New Roman"/>
          <w:b/>
          <w:bCs/>
          <w:color w:val="auto"/>
          <w:sz w:val="28"/>
          <w:szCs w:val="28"/>
        </w:rPr>
      </w:pPr>
      <w:bookmarkStart w:id="217" w:name="_Toc126421096"/>
      <w:r w:rsidRPr="00983BEC">
        <w:rPr>
          <w:rFonts w:ascii="Times New Roman" w:hAnsi="Times New Roman" w:cs="Times New Roman"/>
          <w:b/>
          <w:bCs/>
          <w:color w:val="auto"/>
          <w:sz w:val="28"/>
          <w:szCs w:val="28"/>
        </w:rPr>
        <w:t>Background</w:t>
      </w:r>
      <w:bookmarkEnd w:id="217"/>
    </w:p>
    <w:p w14:paraId="024B681C" w14:textId="3ED1B156"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18" w:name="_Toc126421097"/>
      <w:r w:rsidRPr="00983BEC">
        <w:rPr>
          <w:rFonts w:ascii="Times New Roman" w:hAnsi="Times New Roman" w:cs="Times New Roman"/>
          <w:b/>
          <w:bCs/>
          <w:color w:val="auto"/>
          <w:sz w:val="28"/>
          <w:szCs w:val="28"/>
        </w:rPr>
        <w:t>Agile Software Development</w:t>
      </w:r>
      <w:bookmarkEnd w:id="218"/>
    </w:p>
    <w:p w14:paraId="0D8CFEB2" w14:textId="277EB69D" w:rsidR="00983BEC" w:rsidRDefault="00983BEC" w:rsidP="00C443F7">
      <w:pPr>
        <w:ind w:firstLine="284"/>
        <w:jc w:val="both"/>
        <w:rPr>
          <w:rFonts w:ascii="Times New Roman" w:hAnsi="Times New Roman" w:cs="Times New Roman"/>
          <w:color w:val="000000"/>
          <w:sz w:val="24"/>
          <w:szCs w:val="24"/>
        </w:rPr>
      </w:pPr>
      <w:r w:rsidRPr="00881761">
        <w:rPr>
          <w:rFonts w:ascii="Times New Roman" w:hAnsi="Times New Roman" w:cs="Times New Roman"/>
          <w:sz w:val="24"/>
          <w:szCs w:val="24"/>
        </w:rPr>
        <w:t>Agile software development is an iterative and incremental approach that emphasizes collaboration to achieve quick and cost-effective results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FlMjI1MjAtNmI3Yy00NGVlLTliMjUtZWMzODJlMjI5MmYx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
          <w:id w:val="-1002421849"/>
          <w:placeholder>
            <w:docPart w:val="63D92A6E268B3E4EAC38C6D89ADB9DCF"/>
          </w:placeholder>
        </w:sdtPr>
        <w:sdtContent>
          <w:r w:rsidR="006A0F88" w:rsidRPr="006A0F88">
            <w:rPr>
              <w:rFonts w:ascii="Times New Roman" w:hAnsi="Times New Roman" w:cs="Times New Roman"/>
              <w:color w:val="000000"/>
              <w:sz w:val="24"/>
              <w:szCs w:val="24"/>
            </w:rPr>
            <w:t>[21]</w:t>
          </w:r>
        </w:sdtContent>
      </w:sdt>
      <w:r w:rsidRPr="00881761">
        <w:rPr>
          <w:rFonts w:ascii="Times New Roman" w:hAnsi="Times New Roman" w:cs="Times New Roman"/>
          <w:sz w:val="24"/>
          <w:szCs w:val="24"/>
        </w:rPr>
        <w:t>. In addition, it allows for rapid response to changing environment and customer expectations, which subsequently reduces project risks</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"/>
          <w:id w:val="1102374913"/>
          <w:placeholder>
            <w:docPart w:val="63D92A6E268B3E4EAC38C6D89ADB9DCF"/>
          </w:placeholder>
        </w:sdtPr>
        <w:sdtContent>
          <w:r w:rsidR="006A0F88" w:rsidRPr="006A0F88">
            <w:rPr>
              <w:rFonts w:ascii="Times New Roman" w:hAnsi="Times New Roman" w:cs="Times New Roman"/>
              <w:color w:val="000000"/>
              <w:sz w:val="24"/>
              <w:szCs w:val="24"/>
            </w:rPr>
            <w:t>[22]</w:t>
          </w:r>
        </w:sdtContent>
      </w:sdt>
      <w:r>
        <w:rPr>
          <w:rFonts w:ascii="Times New Roman" w:hAnsi="Times New Roman" w:cs="Times New Roman"/>
          <w:sz w:val="24"/>
          <w:szCs w:val="24"/>
        </w:rPr>
        <w:t xml:space="preserve">. </w:t>
      </w:r>
      <w:r w:rsidRPr="00881761">
        <w:rPr>
          <w:rFonts w:ascii="Times New Roman" w:hAnsi="Times New Roman" w:cs="Times New Roman"/>
          <w:sz w:val="24"/>
          <w:szCs w:val="24"/>
        </w:rPr>
        <w:t>Agile projects are delivered incrementally in sprints, with small chunks of product features being released at each sprint</w:t>
      </w:r>
      <w:r w:rsidRPr="001C2BFE">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"/>
          <w:id w:val="494156830"/>
          <w:placeholder>
            <w:docPart w:val="CDB7A280A2F95B46B07E39025B7B96A5"/>
          </w:placeholder>
        </w:sdtPr>
        <w:sdtContent>
          <w:r w:rsidR="006A0F88" w:rsidRPr="006A0F88">
            <w:rPr>
              <w:rFonts w:ascii="Times New Roman" w:hAnsi="Times New Roman" w:cs="Times New Roman"/>
              <w:color w:val="000000"/>
              <w:sz w:val="24"/>
              <w:szCs w:val="24"/>
            </w:rPr>
            <w:t>[23]</w:t>
          </w:r>
        </w:sdtContent>
      </w:sdt>
      <w:r>
        <w:rPr>
          <w:rFonts w:ascii="Times New Roman" w:hAnsi="Times New Roman" w:cs="Times New Roman"/>
          <w:sz w:val="24"/>
          <w:szCs w:val="24"/>
        </w:rPr>
        <w:t xml:space="preserve">. </w:t>
      </w:r>
      <w:r w:rsidRPr="00881761">
        <w:rPr>
          <w:rFonts w:ascii="Times New Roman" w:hAnsi="Times New Roman" w:cs="Times New Roman"/>
          <w:sz w:val="24"/>
          <w:szCs w:val="24"/>
        </w:rPr>
        <w:t xml:space="preserve">The approach focuses on delivering a valuable product for customers with minimal planning and documentation </w:t>
      </w:r>
      <w:sdt>
        <w:sdtPr>
          <w:rPr>
            <w:rFonts w:ascii="Times New Roman" w:hAnsi="Times New Roman" w:cs="Times New Roman"/>
            <w:color w:val="000000"/>
            <w:sz w:val="24"/>
            <w:szCs w:val="24"/>
          </w:rPr>
          <w:tag w:val="MENDELEY_CITATION_v3_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"/>
          <w:id w:val="-1776012669"/>
          <w:placeholder>
            <w:docPart w:val="63D92A6E268B3E4EAC38C6D89ADB9DCF"/>
          </w:placeholder>
        </w:sdtPr>
        <w:sdtContent>
          <w:r w:rsidR="006A0F88" w:rsidRPr="006A0F88">
            <w:rPr>
              <w:rFonts w:ascii="Times New Roman" w:hAnsi="Times New Roman" w:cs="Times New Roman"/>
              <w:color w:val="000000"/>
              <w:sz w:val="24"/>
              <w:szCs w:val="24"/>
            </w:rPr>
            <w:t>[24]</w:t>
          </w:r>
        </w:sdtContent>
      </w:sdt>
      <w:r w:rsidRPr="002739AC">
        <w:rPr>
          <w:rFonts w:ascii="Times New Roman" w:hAnsi="Times New Roman" w:cs="Times New Roman"/>
          <w:color w:val="000000"/>
          <w:sz w:val="24"/>
          <w:szCs w:val="24"/>
        </w:rPr>
        <w:t xml:space="preserve">. </w:t>
      </w:r>
      <w:r w:rsidRPr="00BC76AD">
        <w:rPr>
          <w:rFonts w:ascii="Times New Roman" w:hAnsi="Times New Roman" w:cs="Times New Roman"/>
          <w:sz w:val="24"/>
          <w:szCs w:val="24"/>
        </w:rPr>
        <w:t xml:space="preserve">Agile software development became known through the Agile Manifesto </w:t>
      </w:r>
      <w:sdt>
        <w:sdtPr>
          <w:rPr>
            <w:rFonts w:ascii="Times New Roman" w:hAnsi="Times New Roman" w:cs="Times New Roman"/>
            <w:color w:val="000000"/>
            <w:sz w:val="24"/>
            <w:szCs w:val="24"/>
          </w:rPr>
          <w:tag w:val="MENDELEY_CITATION_v3_eyJjaXRhdGlvbklEIjoiTUVOREVMRVlfQ0lUQVRJT05fYTI4NmMwNzktNmM5MS00ODZlLTlmMjUtZTI5ZDlhOTVhMjU0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
          <w:id w:val="1756620450"/>
          <w:placeholder>
            <w:docPart w:val="C5FFB2F253BA1A4C84AC7F881C738926"/>
          </w:placeholder>
        </w:sdtPr>
        <w:sdtContent>
          <w:r w:rsidR="006A0F88" w:rsidRPr="006A0F88">
            <w:rPr>
              <w:rFonts w:ascii="Times New Roman" w:hAnsi="Times New Roman" w:cs="Times New Roman"/>
              <w:color w:val="000000"/>
              <w:sz w:val="24"/>
              <w:szCs w:val="24"/>
            </w:rPr>
            <w:t>[21]</w:t>
          </w:r>
        </w:sdtContent>
      </w:sdt>
      <w:r>
        <w:rPr>
          <w:rFonts w:ascii="Times New Roman" w:hAnsi="Times New Roman" w:cs="Times New Roman"/>
          <w:sz w:val="24"/>
          <w:szCs w:val="24"/>
        </w:rPr>
        <w:t xml:space="preserve">. </w:t>
      </w:r>
      <w:r w:rsidRPr="00BC76AD">
        <w:rPr>
          <w:rFonts w:ascii="Times New Roman" w:hAnsi="Times New Roman" w:cs="Times New Roman"/>
          <w:sz w:val="24"/>
          <w:szCs w:val="24"/>
        </w:rPr>
        <w:t xml:space="preserve">The Agile Manifesto laid out four key values and twelve principles that can be applied to all agile software development approaches. The key values of the Agile Manifesto are (1) the concentration on individuals and interactions over processes and tools, (2) the delivery of working software over focusing on comprehensive documentation, (3) regular customer collaboration over contract negotiation and (4) responding to changes instead of following plans </w:t>
      </w:r>
      <w:sdt>
        <w:sdtPr>
          <w:rPr>
            <w:rFonts w:ascii="Times New Roman" w:hAnsi="Times New Roman" w:cs="Times New Roman"/>
            <w:color w:val="000000"/>
            <w:sz w:val="24"/>
            <w:szCs w:val="24"/>
          </w:rPr>
          <w:tag w:val="MENDELEY_CITATION_v3_eyJjaXRhdGlvbklEIjoiTUVOREVMRVlfQ0lUQVRJT05fYzI5MWYyNDItMzhkMC00MTI0LWFlOGEtMjM5MDBjMWNiYjNl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
          <w:id w:val="553278532"/>
          <w:placeholder>
            <w:docPart w:val="1C65883106B9A24D87B627321E538D2A"/>
          </w:placeholder>
        </w:sdtPr>
        <w:sdtContent>
          <w:r w:rsidR="006A0F88" w:rsidRPr="006A0F88">
            <w:rPr>
              <w:rFonts w:ascii="Times New Roman" w:hAnsi="Times New Roman" w:cs="Times New Roman"/>
              <w:color w:val="000000"/>
              <w:sz w:val="24"/>
              <w:szCs w:val="24"/>
            </w:rPr>
            <w:t>[21]</w:t>
          </w:r>
        </w:sdtContent>
      </w:sdt>
      <w:r>
        <w:rPr>
          <w:rFonts w:ascii="Times New Roman" w:hAnsi="Times New Roman" w:cs="Times New Roman"/>
          <w:color w:val="000000"/>
          <w:sz w:val="24"/>
          <w:szCs w:val="24"/>
        </w:rPr>
        <w:t xml:space="preserve">. The most widely known </w:t>
      </w:r>
      <w:r w:rsidRPr="002739AC">
        <w:rPr>
          <w:rFonts w:ascii="Times New Roman" w:hAnsi="Times New Roman" w:cs="Times New Roman"/>
          <w:color w:val="000000"/>
          <w:sz w:val="24"/>
          <w:szCs w:val="24"/>
        </w:rPr>
        <w:t xml:space="preserve">agile </w:t>
      </w:r>
      <w:r w:rsidRPr="00A17D22">
        <w:rPr>
          <w:rFonts w:ascii="Times New Roman" w:hAnsi="Times New Roman" w:cs="Times New Roman"/>
          <w:sz w:val="24"/>
          <w:szCs w:val="24"/>
        </w:rPr>
        <w:t>frameworks</w:t>
      </w:r>
      <w:r w:rsidRPr="002739AC">
        <w:rPr>
          <w:rFonts w:ascii="Times New Roman" w:hAnsi="Times New Roman" w:cs="Times New Roman"/>
          <w:color w:val="000000"/>
          <w:sz w:val="24"/>
          <w:szCs w:val="24"/>
        </w:rPr>
        <w:t xml:space="preserve"> are Scrum, Extreme Programming, Feature Driven Development and </w:t>
      </w:r>
      <w:r w:rsidRPr="009217B2">
        <w:rPr>
          <w:rFonts w:ascii="Times New Roman" w:hAnsi="Times New Roman" w:cs="Times New Roman"/>
          <w:color w:val="000000"/>
          <w:sz w:val="24"/>
          <w:szCs w:val="24"/>
        </w:rPr>
        <w:t>Rational Unified Process</w:t>
      </w:r>
      <w:r w:rsidRPr="002739AC">
        <w:rPr>
          <w:rFonts w:ascii="Times New Roman" w:hAnsi="Times New Roman" w:cs="Times New Roman"/>
          <w:color w:val="000000"/>
          <w:sz w:val="24"/>
          <w:szCs w:val="24"/>
        </w:rPr>
        <w:t>.</w:t>
      </w:r>
    </w:p>
    <w:p w14:paraId="790DFA65" w14:textId="114913B4"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19" w:name="_Toc126421098"/>
      <w:r w:rsidRPr="00983BEC">
        <w:rPr>
          <w:rFonts w:ascii="Times New Roman" w:hAnsi="Times New Roman" w:cs="Times New Roman"/>
          <w:b/>
          <w:bCs/>
          <w:color w:val="auto"/>
          <w:sz w:val="28"/>
          <w:szCs w:val="28"/>
        </w:rPr>
        <w:t>User Experience</w:t>
      </w:r>
      <w:bookmarkEnd w:id="219"/>
    </w:p>
    <w:p w14:paraId="163D3394" w14:textId="00EACD80" w:rsidR="00983BEC" w:rsidRDefault="00983BEC" w:rsidP="00C443F7">
      <w:pPr>
        <w:ind w:firstLine="284"/>
        <w:jc w:val="both"/>
        <w:rPr>
          <w:rFonts w:ascii="Times New Roman" w:hAnsi="Times New Roman" w:cs="Times New Roman"/>
          <w:sz w:val="24"/>
          <w:szCs w:val="24"/>
        </w:rPr>
      </w:pPr>
      <w:r w:rsidRPr="00881761">
        <w:rPr>
          <w:rFonts w:ascii="Times New Roman" w:hAnsi="Times New Roman" w:cs="Times New Roman"/>
          <w:sz w:val="24"/>
          <w:szCs w:val="24"/>
        </w:rPr>
        <w:t xml:space="preserve">The term User Experience (UX) was introduced by Donald Norman in 1995 in his paper on Human Interface at Apple Computer </w:t>
      </w:r>
      <w:sdt>
        <w:sdtPr>
          <w:rPr>
            <w:rFonts w:ascii="Times New Roman" w:hAnsi="Times New Roman" w:cs="Times New Roman"/>
            <w:color w:val="000000"/>
            <w:sz w:val="24"/>
            <w:szCs w:val="24"/>
          </w:rPr>
          <w:tag w:val="MENDELEY_CITATION_v3_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"/>
          <w:id w:val="156967624"/>
          <w:placeholder>
            <w:docPart w:val="5F177AED4F0E14498B3EDAB70B7BB6CD"/>
          </w:placeholder>
        </w:sdtPr>
        <w:sdtContent>
          <w:r w:rsidR="006A0F88" w:rsidRPr="006A0F88">
            <w:rPr>
              <w:rFonts w:ascii="Times New Roman" w:hAnsi="Times New Roman" w:cs="Times New Roman"/>
              <w:color w:val="000000"/>
              <w:sz w:val="24"/>
              <w:szCs w:val="24"/>
            </w:rPr>
            <w:t>[25]</w:t>
          </w:r>
        </w:sdtContent>
      </w:sdt>
      <w:r w:rsidRPr="00881761">
        <w:rPr>
          <w:rFonts w:ascii="Times New Roman" w:hAnsi="Times New Roman" w:cs="Times New Roman"/>
          <w:sz w:val="24"/>
          <w:szCs w:val="24"/>
        </w:rPr>
        <w:t xml:space="preserve">. User Experience (UX) is the experience the product creates for the people who use it in the real world </w:t>
      </w:r>
      <w:sdt>
        <w:sdtPr>
          <w:rPr>
            <w:rFonts w:ascii="Times New Roman" w:hAnsi="Times New Roman" w:cs="Times New Roman"/>
            <w:color w:val="000000"/>
            <w:sz w:val="24"/>
            <w:szCs w:val="24"/>
          </w:rPr>
          <w:tag w:val="MENDELEY_CITATION_v3_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"/>
          <w:id w:val="1202441590"/>
          <w:placeholder>
            <w:docPart w:val="E09FC199813CCB40B3788793B1296AB7"/>
          </w:placeholder>
        </w:sdtPr>
        <w:sdtContent>
          <w:r w:rsidR="006A0F88" w:rsidRPr="006A0F88">
            <w:rPr>
              <w:rFonts w:ascii="Times New Roman" w:hAnsi="Times New Roman" w:cs="Times New Roman"/>
              <w:color w:val="000000"/>
              <w:sz w:val="24"/>
              <w:szCs w:val="24"/>
            </w:rPr>
            <w:t>[26]</w:t>
          </w:r>
        </w:sdtContent>
      </w:sdt>
      <w:r w:rsidRPr="00881761">
        <w:rPr>
          <w:rFonts w:ascii="Times New Roman" w:hAnsi="Times New Roman" w:cs="Times New Roman"/>
          <w:sz w:val="24"/>
          <w:szCs w:val="24"/>
        </w:rPr>
        <w:t xml:space="preserve">. ISO defines user experience as a person's perceptions and reactions resulting from using or the anticipation of using a product, system, or service </w:t>
      </w:r>
      <w:sdt>
        <w:sdtPr>
          <w:rPr>
            <w:rFonts w:ascii="Times New Roman" w:hAnsi="Times New Roman" w:cs="Times New Roman"/>
            <w:color w:val="000000"/>
            <w:sz w:val="24"/>
            <w:szCs w:val="24"/>
          </w:rPr>
          <w:tag w:val="MENDELEY_CITATION_v3_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"/>
          <w:id w:val="371188486"/>
          <w:placeholder>
            <w:docPart w:val="5F177AED4F0E14498B3EDAB70B7BB6CD"/>
          </w:placeholder>
        </w:sdtPr>
        <w:sdtContent>
          <w:r w:rsidR="006A0F88" w:rsidRPr="006A0F88">
            <w:rPr>
              <w:rFonts w:ascii="Times New Roman" w:hAnsi="Times New Roman" w:cs="Times New Roman"/>
              <w:color w:val="000000"/>
              <w:sz w:val="24"/>
              <w:szCs w:val="24"/>
            </w:rPr>
            <w:t>[27]</w:t>
          </w:r>
        </w:sdtContent>
      </w:sdt>
      <w:r w:rsidRPr="00881761">
        <w:rPr>
          <w:rFonts w:ascii="Times New Roman" w:hAnsi="Times New Roman" w:cs="Times New Roman"/>
          <w:sz w:val="24"/>
          <w:szCs w:val="24"/>
        </w:rPr>
        <w:t xml:space="preserve">. The goal of UX is to enhance satisfaction and loyalty among a customer by providing them with ease of use, utility, and pleasure in their interaction with a product </w:t>
      </w:r>
      <w:sdt>
        <w:sdtPr>
          <w:rPr>
            <w:rFonts w:ascii="Times New Roman" w:hAnsi="Times New Roman" w:cs="Times New Roman"/>
            <w:color w:val="000000"/>
            <w:sz w:val="24"/>
            <w:szCs w:val="24"/>
          </w:rPr>
          <w:tag w:val="MENDELEY_CITATION_v3_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"/>
          <w:id w:val="988826391"/>
          <w:placeholder>
            <w:docPart w:val="5F177AED4F0E14498B3EDAB70B7BB6CD"/>
          </w:placeholder>
        </w:sdtPr>
        <w:sdtContent>
          <w:r w:rsidR="006A0F88" w:rsidRPr="006A0F88">
            <w:rPr>
              <w:rFonts w:ascii="Times New Roman" w:hAnsi="Times New Roman" w:cs="Times New Roman"/>
              <w:color w:val="000000"/>
              <w:sz w:val="24"/>
              <w:szCs w:val="24"/>
            </w:rPr>
            <w:t>[28]</w:t>
          </w:r>
        </w:sdtContent>
      </w:sdt>
      <w:r w:rsidRPr="00881761">
        <w:rPr>
          <w:rFonts w:ascii="Times New Roman" w:hAnsi="Times New Roman" w:cs="Times New Roman"/>
          <w:sz w:val="24"/>
          <w:szCs w:val="24"/>
        </w:rPr>
        <w:t xml:space="preserve">.  For software products to succeed in today's competitive markets, a good user experience is crucial </w:t>
      </w:r>
      <w:sdt>
        <w:sdtPr>
          <w:rPr>
            <w:rFonts w:ascii="Times New Roman" w:hAnsi="Times New Roman" w:cs="Times New Roman"/>
            <w:color w:val="000000"/>
            <w:sz w:val="24"/>
            <w:szCs w:val="24"/>
          </w:rPr>
          <w:tag w:val="MENDELEY_CITATION_v3_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"/>
          <w:id w:val="-517625765"/>
          <w:placeholder>
            <w:docPart w:val="5F177AED4F0E14498B3EDAB70B7BB6CD"/>
          </w:placeholder>
        </w:sdtPr>
        <w:sdtContent>
          <w:r w:rsidR="006A0F88" w:rsidRPr="006A0F88">
            <w:rPr>
              <w:rFonts w:ascii="Times New Roman" w:hAnsi="Times New Roman" w:cs="Times New Roman"/>
              <w:color w:val="000000"/>
              <w:sz w:val="24"/>
              <w:szCs w:val="24"/>
            </w:rPr>
            <w:t>[29]</w:t>
          </w:r>
        </w:sdtContent>
      </w:sdt>
      <w:r w:rsidRPr="00881761">
        <w:rPr>
          <w:rFonts w:ascii="Times New Roman" w:hAnsi="Times New Roman" w:cs="Times New Roman"/>
          <w:sz w:val="24"/>
          <w:szCs w:val="24"/>
        </w:rPr>
        <w:t xml:space="preserve">. </w:t>
      </w:r>
    </w:p>
    <w:p w14:paraId="44F077FA" w14:textId="4ADA4865" w:rsidR="00983BEC" w:rsidRDefault="00983BEC" w:rsidP="00C443F7">
      <w:pPr>
        <w:ind w:firstLine="284"/>
        <w:jc w:val="both"/>
        <w:rPr>
          <w:rFonts w:ascii="Times New Roman" w:eastAsiaTheme="minorEastAsia" w:hAnsi="Times New Roman" w:cs="Times New Roman"/>
          <w:bCs/>
          <w:color w:val="000000"/>
          <w:sz w:val="24"/>
          <w:szCs w:val="24"/>
        </w:rPr>
      </w:pPr>
      <w:r w:rsidRPr="000B4763">
        <w:rPr>
          <w:rFonts w:ascii="Times New Roman" w:hAnsi="Times New Roman" w:cs="Times New Roman"/>
          <w:sz w:val="24"/>
          <w:szCs w:val="24"/>
        </w:rPr>
        <w:t xml:space="preserve">In order to deliver a good user experience, it is essential to focus on UX activities on an ongoing basis, everyone's efforts will be more effective and valuable. Different UX methods can be applied during every step of the product development process to ensure that the effort is aligned with user needs, </w:t>
      </w:r>
      <w:r w:rsidRPr="000B4763">
        <w:rPr>
          <w:rFonts w:ascii="Times New Roman" w:eastAsiaTheme="minorEastAsia" w:hAnsi="Times New Roman" w:cs="Times New Roman"/>
          <w:bCs/>
          <w:sz w:val="24"/>
          <w:szCs w:val="24"/>
        </w:rPr>
        <w:t xml:space="preserve">and it is more beneficial when the methods used are in place in early </w:t>
      </w:r>
      <w:r w:rsidRPr="000B4763">
        <w:rPr>
          <w:rFonts w:ascii="Times New Roman" w:eastAsiaTheme="minorEastAsia" w:hAnsi="Times New Roman" w:cs="Times New Roman"/>
          <w:bCs/>
          <w:sz w:val="24"/>
          <w:szCs w:val="24"/>
        </w:rPr>
        <w:lastRenderedPageBreak/>
        <w:t xml:space="preserve">development phases and in each iteration to drastically reduce usability problems for the final version of the software </w:t>
      </w:r>
      <w:sdt>
        <w:sdtPr>
          <w:rPr>
            <w:rFonts w:ascii="Times New Roman" w:eastAsiaTheme="minorEastAsia" w:hAnsi="Times New Roman" w:cs="Times New Roman"/>
            <w:bCs/>
            <w:color w:val="000000"/>
            <w:sz w:val="24"/>
            <w:szCs w:val="24"/>
          </w:rPr>
          <w:tag w:val="MENDELEY_CITATION_v3_eyJjaXRhdGlvbklEIjoiTUVOREVMRVlfQ0lUQVRJT05fYzliOWNhYzEtYWUyZC00NzkwLWFhZjQtYWQwMDc4YTI4ZDBl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
          <w:id w:val="475257985"/>
          <w:placeholder>
            <w:docPart w:val="F745F5BCFBB65546BE99771F7B66E36A"/>
          </w:placeholder>
        </w:sdtPr>
        <w:sdtContent>
          <w:r w:rsidR="006A0F88" w:rsidRPr="006A0F88">
            <w:rPr>
              <w:rFonts w:ascii="Times New Roman" w:eastAsiaTheme="minorEastAsia" w:hAnsi="Times New Roman" w:cs="Times New Roman"/>
              <w:bCs/>
              <w:color w:val="000000"/>
              <w:sz w:val="24"/>
              <w:szCs w:val="24"/>
            </w:rPr>
            <w:t>[30]</w:t>
          </w:r>
        </w:sdtContent>
      </w:sdt>
      <w:r w:rsidRPr="000B4763">
        <w:rPr>
          <w:rFonts w:ascii="Times New Roman" w:eastAsiaTheme="minorEastAsia" w:hAnsi="Times New Roman" w:cs="Times New Roman"/>
          <w:bCs/>
          <w:color w:val="000000"/>
          <w:sz w:val="24"/>
          <w:szCs w:val="24"/>
        </w:rPr>
        <w:t>.</w:t>
      </w:r>
    </w:p>
    <w:p w14:paraId="6F28BEBB" w14:textId="5FB7D08F" w:rsidR="00983BEC" w:rsidRPr="00983BEC" w:rsidRDefault="00983BEC" w:rsidP="00C443F7">
      <w:pPr>
        <w:ind w:firstLine="284"/>
        <w:jc w:val="both"/>
        <w:rPr>
          <w:rFonts w:ascii="Times New Roman" w:eastAsiaTheme="minorEastAsia" w:hAnsi="Times New Roman" w:cs="Times New Roman"/>
          <w:bCs/>
          <w:color w:val="000000"/>
          <w:sz w:val="24"/>
          <w:szCs w:val="24"/>
        </w:rPr>
      </w:pPr>
      <w:r w:rsidRPr="000B4763">
        <w:rPr>
          <w:rFonts w:ascii="Times New Roman" w:eastAsiaTheme="minorEastAsia" w:hAnsi="Times New Roman" w:cs="Times New Roman"/>
          <w:bCs/>
          <w:color w:val="000000"/>
          <w:sz w:val="24"/>
          <w:szCs w:val="24"/>
        </w:rPr>
        <w:t xml:space="preserve">User-centered design (UCD) is a design process that focuses on user needs and requirements, and it was initially defined by the ISO 13407 </w:t>
      </w:r>
      <w:sdt>
        <w:sdtPr>
          <w:rPr>
            <w:rFonts w:ascii="Times New Roman" w:eastAsiaTheme="minorEastAsia" w:hAnsi="Times New Roman" w:cs="Times New Roman"/>
            <w:bCs/>
            <w:color w:val="000000"/>
            <w:sz w:val="24"/>
            <w:szCs w:val="24"/>
          </w:rPr>
          <w:tag w:val="MENDELEY_CITATION_v3_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"/>
          <w:id w:val="-478458367"/>
          <w:placeholder>
            <w:docPart w:val="C3EBC31302999B44A29E82DF5E9BFA8E"/>
          </w:placeholder>
        </w:sdtPr>
        <w:sdtEndPr>
          <w:rPr>
            <w:rFonts w:eastAsia="Calibri"/>
            <w:bCs w:val="0"/>
          </w:rPr>
        </w:sdtEndPr>
        <w:sdtContent>
          <w:r w:rsidR="006A0F88" w:rsidRPr="006A0F88">
            <w:rPr>
              <w:rFonts w:ascii="Times New Roman" w:hAnsi="Times New Roman" w:cs="Times New Roman"/>
              <w:color w:val="000000"/>
              <w:sz w:val="24"/>
              <w:szCs w:val="24"/>
            </w:rPr>
            <w:t>[31]</w:t>
          </w:r>
        </w:sdtContent>
      </w:sdt>
      <w:r w:rsidRPr="000B4763">
        <w:rPr>
          <w:rFonts w:ascii="Times New Roman" w:eastAsiaTheme="minorEastAsia" w:hAnsi="Times New Roman" w:cs="Times New Roman"/>
          <w:bCs/>
          <w:color w:val="000000"/>
          <w:sz w:val="24"/>
          <w:szCs w:val="24"/>
        </w:rPr>
        <w:t>. It is a general process it includes user-centered activities throughout the entire development lifecycle without specifying the exact methods to develop it. On the other hand, “Usability” is defined by ISO 9241-1</w:t>
      </w:r>
      <w:r>
        <w:rPr>
          <w:rFonts w:ascii="Times New Roman" w:eastAsiaTheme="minorEastAsia" w:hAnsi="Times New Roman" w:cs="Times New Roman"/>
          <w:bCs/>
          <w:color w:val="000000"/>
          <w:sz w:val="24"/>
          <w:szCs w:val="24"/>
        </w:rPr>
        <w:t xml:space="preserve">1 </w:t>
      </w:r>
      <w:sdt>
        <w:sdtPr>
          <w:rPr>
            <w:rFonts w:ascii="Times New Roman" w:eastAsiaTheme="minorEastAsia" w:hAnsi="Times New Roman" w:cs="Times New Roman"/>
            <w:bCs/>
            <w:color w:val="000000"/>
            <w:sz w:val="24"/>
            <w:szCs w:val="24"/>
          </w:rPr>
          <w:tag w:val="MENDELEY_CITATION_v3_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"/>
          <w:id w:val="-919397541"/>
          <w:placeholder>
            <w:docPart w:val="C3EBC31302999B44A29E82DF5E9BFA8E"/>
          </w:placeholder>
        </w:sdtPr>
        <w:sdtEndPr>
          <w:rPr>
            <w:rFonts w:eastAsia="Calibri"/>
            <w:bCs w:val="0"/>
          </w:rPr>
        </w:sdtEndPr>
        <w:sdtContent>
          <w:r w:rsidR="006A0F88" w:rsidRPr="006A0F88">
            <w:rPr>
              <w:rFonts w:ascii="Times New Roman" w:hAnsi="Times New Roman" w:cs="Times New Roman"/>
              <w:color w:val="000000"/>
              <w:sz w:val="24"/>
              <w:szCs w:val="24"/>
            </w:rPr>
            <w:t>[32]</w:t>
          </w:r>
        </w:sdtContent>
      </w:sdt>
      <w:r w:rsidRPr="000B4763">
        <w:rPr>
          <w:rFonts w:ascii="Times New Roman" w:eastAsiaTheme="minorEastAsia" w:hAnsi="Times New Roman" w:cs="Times New Roman"/>
          <w:bCs/>
          <w:color w:val="000000"/>
          <w:sz w:val="24"/>
          <w:szCs w:val="24"/>
        </w:rPr>
        <w:t xml:space="preserve"> </w:t>
      </w:r>
      <w:r>
        <w:rPr>
          <w:rFonts w:ascii="Times New Roman" w:eastAsiaTheme="minorEastAsia" w:hAnsi="Times New Roman" w:cs="Times New Roman"/>
          <w:bCs/>
          <w:color w:val="000000"/>
          <w:sz w:val="24"/>
          <w:szCs w:val="24"/>
        </w:rPr>
        <w:t>a</w:t>
      </w:r>
      <w:r w:rsidRPr="000B4763">
        <w:rPr>
          <w:rFonts w:ascii="Times New Roman" w:eastAsiaTheme="minorEastAsia" w:hAnsi="Times New Roman" w:cs="Times New Roman"/>
          <w:bCs/>
          <w:color w:val="000000"/>
          <w:sz w:val="24"/>
          <w:szCs w:val="24"/>
        </w:rPr>
        <w:t>s "the extent to which a system, product or service can be used by specified users to achieve specified goals with effectiveness, efficiency and satisfaction in a specified context of use". Similarly, Nielsen defines</w:t>
      </w:r>
      <w:r w:rsidRPr="000B4763">
        <w:rPr>
          <w:rFonts w:ascii="Times New Roman" w:hAnsi="Times New Roman" w:cs="Times New Roman"/>
          <w:sz w:val="24"/>
          <w:szCs w:val="24"/>
        </w:rPr>
        <w:t xml:space="preserve"> </w:t>
      </w:r>
      <w:r w:rsidRPr="000B4763">
        <w:rPr>
          <w:rFonts w:ascii="Times New Roman" w:eastAsiaTheme="minorEastAsia" w:hAnsi="Times New Roman" w:cs="Times New Roman"/>
          <w:bCs/>
          <w:color w:val="000000"/>
          <w:sz w:val="24"/>
          <w:szCs w:val="24"/>
        </w:rPr>
        <w:t xml:space="preserve">Usability as a quality attribute quality attribute composed of five components as learnability, efficiency, memorability, low error rate, and satisfaction </w:t>
      </w:r>
      <w:sdt>
        <w:sdtPr>
          <w:rPr>
            <w:rFonts w:ascii="Times New Roman" w:eastAsiaTheme="minorEastAsia" w:hAnsi="Times New Roman" w:cs="Times New Roman"/>
            <w:bCs/>
            <w:color w:val="000000"/>
            <w:sz w:val="24"/>
            <w:szCs w:val="24"/>
          </w:rPr>
          <w:tag w:val="MENDELEY_CITATION_v3_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"/>
          <w:id w:val="-1315554734"/>
          <w:placeholder>
            <w:docPart w:val="C3EBC31302999B44A29E82DF5E9BFA8E"/>
          </w:placeholder>
        </w:sdtPr>
        <w:sdtEndPr>
          <w:rPr>
            <w:rFonts w:eastAsia="Calibri"/>
            <w:bCs w:val="0"/>
          </w:rPr>
        </w:sdtEndPr>
        <w:sdtContent>
          <w:r w:rsidR="006A0F88" w:rsidRPr="006A0F88">
            <w:rPr>
              <w:rFonts w:ascii="Times New Roman" w:hAnsi="Times New Roman" w:cs="Times New Roman"/>
              <w:color w:val="000000"/>
              <w:sz w:val="24"/>
              <w:szCs w:val="24"/>
            </w:rPr>
            <w:t>[33]</w:t>
          </w:r>
        </w:sdtContent>
      </w:sdt>
      <w:r>
        <w:rPr>
          <w:rFonts w:ascii="Times New Roman" w:eastAsiaTheme="minorEastAsia" w:hAnsi="Times New Roman" w:cs="Times New Roman"/>
          <w:bCs/>
          <w:color w:val="000000"/>
          <w:sz w:val="24"/>
          <w:szCs w:val="24"/>
        </w:rPr>
        <w:t>.</w:t>
      </w:r>
      <w:r w:rsidRPr="000B4763">
        <w:rPr>
          <w:rFonts w:ascii="Times New Roman" w:eastAsiaTheme="minorEastAsia" w:hAnsi="Times New Roman" w:cs="Times New Roman"/>
          <w:bCs/>
          <w:color w:val="000000"/>
          <w:sz w:val="24"/>
          <w:szCs w:val="24"/>
        </w:rPr>
        <w:t xml:space="preserve"> </w:t>
      </w:r>
      <w:r>
        <w:rPr>
          <w:rFonts w:ascii="Times New Roman" w:eastAsiaTheme="minorEastAsia" w:hAnsi="Times New Roman" w:cs="Times New Roman"/>
          <w:bCs/>
          <w:color w:val="000000"/>
          <w:sz w:val="24"/>
          <w:szCs w:val="24"/>
        </w:rPr>
        <w:t>T</w:t>
      </w:r>
      <w:r w:rsidRPr="000B4763">
        <w:rPr>
          <w:rFonts w:ascii="Times New Roman" w:eastAsiaTheme="minorEastAsia" w:hAnsi="Times New Roman" w:cs="Times New Roman"/>
          <w:bCs/>
          <w:color w:val="000000"/>
          <w:sz w:val="24"/>
          <w:szCs w:val="24"/>
        </w:rPr>
        <w:t>he Institute of Electrical and Electronics Engineers (IEEE)</w:t>
      </w:r>
      <w:r>
        <w:rPr>
          <w:rFonts w:ascii="Times New Roman" w:eastAsiaTheme="minorEastAsia" w:hAnsi="Times New Roman" w:cs="Times New Roman"/>
          <w:bCs/>
          <w:color w:val="000000"/>
          <w:sz w:val="24"/>
          <w:szCs w:val="24"/>
        </w:rPr>
        <w:t xml:space="preserve"> defines ‘</w:t>
      </w:r>
      <w:r w:rsidRPr="000B4763">
        <w:rPr>
          <w:rFonts w:ascii="Times New Roman" w:eastAsiaTheme="minorEastAsia" w:hAnsi="Times New Roman" w:cs="Times New Roman"/>
          <w:bCs/>
          <w:color w:val="000000"/>
          <w:sz w:val="24"/>
          <w:szCs w:val="24"/>
        </w:rPr>
        <w:t>Usability</w:t>
      </w:r>
      <w:r>
        <w:rPr>
          <w:rFonts w:ascii="Times New Roman" w:eastAsiaTheme="minorEastAsia" w:hAnsi="Times New Roman" w:cs="Times New Roman"/>
          <w:bCs/>
          <w:color w:val="000000"/>
          <w:sz w:val="24"/>
          <w:szCs w:val="24"/>
        </w:rPr>
        <w:t>’</w:t>
      </w:r>
      <w:r w:rsidRPr="000B4763">
        <w:rPr>
          <w:rFonts w:ascii="Times New Roman" w:eastAsiaTheme="minorEastAsia" w:hAnsi="Times New Roman" w:cs="Times New Roman"/>
          <w:bCs/>
          <w:color w:val="000000"/>
          <w:sz w:val="24"/>
          <w:szCs w:val="24"/>
        </w:rPr>
        <w:t xml:space="preserve"> </w:t>
      </w:r>
      <w:r>
        <w:rPr>
          <w:rFonts w:ascii="Times New Roman" w:eastAsiaTheme="minorEastAsia" w:hAnsi="Times New Roman" w:cs="Times New Roman"/>
          <w:bCs/>
          <w:color w:val="000000"/>
          <w:sz w:val="24"/>
          <w:szCs w:val="24"/>
        </w:rPr>
        <w:t>as</w:t>
      </w:r>
      <w:r w:rsidRPr="000B4763">
        <w:rPr>
          <w:rFonts w:ascii="Times New Roman" w:eastAsiaTheme="minorEastAsia" w:hAnsi="Times New Roman" w:cs="Times New Roman"/>
          <w:bCs/>
          <w:color w:val="000000"/>
          <w:sz w:val="24"/>
          <w:szCs w:val="24"/>
        </w:rPr>
        <w:t xml:space="preserve"> “the ease with which a user can learn to operate, prepare inputs for and interpret outputs of a system or component”</w:t>
      </w:r>
      <w:r>
        <w:rPr>
          <w:rFonts w:ascii="Times New Roman" w:eastAsiaTheme="minorEastAsia" w:hAnsi="Times New Roman" w:cs="Times New Roman"/>
          <w:bCs/>
          <w:color w:val="000000"/>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"/>
          <w:id w:val="-1096469271"/>
          <w:placeholder>
            <w:docPart w:val="387A583AE1F0D24685FF707A01F8A6E2"/>
          </w:placeholder>
        </w:sdtPr>
        <w:sdtContent>
          <w:r w:rsidR="006A0F88" w:rsidRPr="006A0F88">
            <w:rPr>
              <w:rFonts w:ascii="Times New Roman" w:eastAsiaTheme="minorEastAsia" w:hAnsi="Times New Roman" w:cs="Times New Roman"/>
              <w:bCs/>
              <w:color w:val="000000"/>
              <w:sz w:val="24"/>
              <w:szCs w:val="24"/>
            </w:rPr>
            <w:t>[34]</w:t>
          </w:r>
        </w:sdtContent>
      </w:sdt>
      <w:r w:rsidRPr="000B4763">
        <w:rPr>
          <w:rFonts w:ascii="Times New Roman" w:eastAsiaTheme="minorEastAsia" w:hAnsi="Times New Roman" w:cs="Times New Roman"/>
          <w:bCs/>
          <w:color w:val="000000"/>
          <w:sz w:val="24"/>
          <w:szCs w:val="24"/>
        </w:rPr>
        <w:t xml:space="preserve">. </w:t>
      </w:r>
      <w:r w:rsidRPr="00057D66">
        <w:rPr>
          <w:rFonts w:ascii="Times New Roman" w:eastAsiaTheme="minorEastAsia" w:hAnsi="Times New Roman" w:cs="Times New Roman"/>
          <w:bCs/>
          <w:sz w:val="24"/>
          <w:szCs w:val="24"/>
        </w:rPr>
        <w:t>In this study, the terms ‘UX’, ‘UCD’ and ‘Usability’ are used interchangeably to mean the same thing</w:t>
      </w:r>
      <w:r>
        <w:rPr>
          <w:rFonts w:ascii="Times New Roman" w:eastAsiaTheme="minorEastAsia" w:hAnsi="Times New Roman" w:cs="Times New Roman"/>
          <w:bCs/>
          <w:sz w:val="24"/>
          <w:szCs w:val="24"/>
        </w:rPr>
        <w:t>.</w:t>
      </w:r>
    </w:p>
    <w:p w14:paraId="5A33783C" w14:textId="3A22F80F" w:rsidR="00983BEC" w:rsidRDefault="00983BEC" w:rsidP="00983BEC">
      <w:pPr>
        <w:pStyle w:val="Heading2"/>
        <w:numPr>
          <w:ilvl w:val="1"/>
          <w:numId w:val="2"/>
        </w:numPr>
        <w:spacing w:line="480" w:lineRule="auto"/>
        <w:rPr>
          <w:rFonts w:ascii="Times New Roman" w:hAnsi="Times New Roman" w:cs="Times New Roman"/>
          <w:b/>
          <w:bCs/>
          <w:color w:val="auto"/>
          <w:sz w:val="28"/>
          <w:szCs w:val="28"/>
        </w:rPr>
      </w:pPr>
      <w:bookmarkStart w:id="220" w:name="_Toc126421099"/>
      <w:r w:rsidRPr="00983BEC">
        <w:rPr>
          <w:rFonts w:ascii="Times New Roman" w:hAnsi="Times New Roman" w:cs="Times New Roman"/>
          <w:b/>
          <w:bCs/>
          <w:color w:val="auto"/>
          <w:sz w:val="28"/>
          <w:szCs w:val="28"/>
        </w:rPr>
        <w:t>Related Work</w:t>
      </w:r>
      <w:bookmarkEnd w:id="220"/>
    </w:p>
    <w:p w14:paraId="64817A88" w14:textId="43830CE9"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21" w:name="_Toc126421100"/>
      <w:r w:rsidRPr="00983BEC">
        <w:rPr>
          <w:rFonts w:ascii="Times New Roman" w:hAnsi="Times New Roman" w:cs="Times New Roman"/>
          <w:b/>
          <w:bCs/>
          <w:color w:val="auto"/>
          <w:sz w:val="28"/>
          <w:szCs w:val="28"/>
        </w:rPr>
        <w:t>Integration of Agile and UX</w:t>
      </w:r>
      <w:bookmarkEnd w:id="221"/>
    </w:p>
    <w:p w14:paraId="5F61D402" w14:textId="1AF99BD0" w:rsidR="00983BEC" w:rsidRPr="006A1061" w:rsidRDefault="00983BEC" w:rsidP="00C443F7">
      <w:pPr>
        <w:ind w:firstLine="284"/>
        <w:jc w:val="both"/>
        <w:rPr>
          <w:rFonts w:ascii="Times New Roman" w:hAnsi="Times New Roman" w:cs="Times New Roman"/>
          <w:sz w:val="24"/>
          <w:szCs w:val="24"/>
        </w:rPr>
      </w:pPr>
      <w:r w:rsidRPr="0025332A">
        <w:rPr>
          <w:rFonts w:ascii="Times New Roman" w:hAnsi="Times New Roman" w:cs="Times New Roman"/>
          <w:sz w:val="24"/>
          <w:szCs w:val="24"/>
        </w:rPr>
        <w:t>Several systematic reviews have been carried out to study the integration of Agile and UX</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"/>
          <w:id w:val="2001615596"/>
          <w:placeholder>
            <w:docPart w:val="E196502598FABA4081BD6ED2445AAFA4"/>
          </w:placeholder>
        </w:sdtPr>
        <w:sdtContent>
          <w:r w:rsidR="006A0F88" w:rsidRPr="006A0F88">
            <w:rPr>
              <w:rFonts w:ascii="Times New Roman" w:hAnsi="Times New Roman" w:cs="Times New Roman"/>
              <w:color w:val="000000"/>
              <w:sz w:val="24"/>
              <w:szCs w:val="24"/>
            </w:rPr>
            <w:t>[35]</w:t>
          </w:r>
          <w:proofErr w:type="gramStart"/>
          <w:r w:rsidR="006A0F88" w:rsidRPr="006A0F88">
            <w:rPr>
              <w:rFonts w:ascii="Times New Roman" w:hAnsi="Times New Roman" w:cs="Times New Roman"/>
              <w:color w:val="000000"/>
              <w:sz w:val="24"/>
              <w:szCs w:val="24"/>
            </w:rPr>
            <w:t>–[</w:t>
          </w:r>
          <w:proofErr w:type="gramEnd"/>
          <w:r w:rsidR="006A0F88" w:rsidRPr="006A0F88">
            <w:rPr>
              <w:rFonts w:ascii="Times New Roman" w:hAnsi="Times New Roman" w:cs="Times New Roman"/>
              <w:color w:val="000000"/>
              <w:sz w:val="24"/>
              <w:szCs w:val="24"/>
            </w:rPr>
            <w:t>37]</w:t>
          </w:r>
        </w:sdtContent>
      </w:sdt>
      <w:r>
        <w:rPr>
          <w:rFonts w:ascii="Times New Roman" w:hAnsi="Times New Roman" w:cs="Times New Roman"/>
          <w:sz w:val="24"/>
          <w:szCs w:val="24"/>
        </w:rPr>
        <w:t xml:space="preserve">. </w:t>
      </w:r>
      <w:r w:rsidRPr="0019679C">
        <w:rPr>
          <w:rFonts w:ascii="Times New Roman" w:hAnsi="Times New Roman" w:cs="Times New Roman"/>
          <w:sz w:val="24"/>
          <w:szCs w:val="24"/>
        </w:rPr>
        <w:t xml:space="preserve">Silva et al. </w:t>
      </w:r>
      <w:sdt>
        <w:sdtPr>
          <w:rPr>
            <w:rFonts w:ascii="Times New Roman" w:hAnsi="Times New Roman" w:cs="Times New Roman"/>
            <w:color w:val="000000"/>
            <w:sz w:val="24"/>
            <w:szCs w:val="24"/>
          </w:rPr>
          <w:tag w:val="MENDELEY_CITATION_v3_eyJjaXRhdGlvbklEIjoiTUVOREVMRVlfQ0lUQVRJT05fMjk2YzhjNjEtN2IzYi00NTg0LTg3ZmYtZWU3NmJkODk2NDk2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
          <w:id w:val="1163434029"/>
          <w:placeholder>
            <w:docPart w:val="8A1521460A0A684B997B8CC8B83CAA35"/>
          </w:placeholder>
        </w:sdtPr>
        <w:sdtContent>
          <w:r w:rsidR="006A0F88" w:rsidRPr="006A0F88">
            <w:rPr>
              <w:rFonts w:ascii="Times New Roman" w:hAnsi="Times New Roman" w:cs="Times New Roman"/>
              <w:color w:val="000000"/>
              <w:sz w:val="24"/>
              <w:szCs w:val="24"/>
            </w:rPr>
            <w:t>[35]</w:t>
          </w:r>
        </w:sdtContent>
      </w:sdt>
      <w:r w:rsidRPr="0019679C">
        <w:rPr>
          <w:rFonts w:ascii="Times New Roman" w:hAnsi="Times New Roman" w:cs="Times New Roman"/>
          <w:sz w:val="24"/>
          <w:szCs w:val="24"/>
        </w:rPr>
        <w:t xml:space="preserve"> outlined some key aspects concerning the integration of Agile and UX. The first aspect was Little Design Up Front, where the author suggested conducting UX-related activities before the official kickoff of the project. Prototyping was suggested as one way to improve the communication between developers and UX designers during the early stages of development. User testing has also been suggested for usability evaluation, where the team should conduct user testing within each sprint, aiming to refine the design for the next iteration. In order to maintain the Big Picture, One Sprint Ahead was suggested in which UX designers work one sprint ahead of the developers to ensure that the design is aligned with the business goals and users’ needs.</w:t>
      </w:r>
    </w:p>
    <w:p w14:paraId="470F28F4" w14:textId="4E6F7414" w:rsidR="00983BEC" w:rsidRPr="00BC76AD" w:rsidRDefault="00983BEC" w:rsidP="00C443F7">
      <w:pPr>
        <w:ind w:firstLine="284"/>
        <w:jc w:val="both"/>
        <w:rPr>
          <w:rFonts w:ascii="Times New Roman" w:hAnsi="Times New Roman" w:cs="Times New Roman"/>
          <w:sz w:val="24"/>
          <w:szCs w:val="24"/>
        </w:rPr>
      </w:pPr>
      <w:r w:rsidRPr="00BC76AD">
        <w:rPr>
          <w:rFonts w:ascii="Times New Roman" w:hAnsi="Times New Roman" w:cs="Times New Roman"/>
          <w:sz w:val="24"/>
          <w:szCs w:val="24"/>
        </w:rPr>
        <w:t xml:space="preserve">The integration of UX and Agile software development has been addressed extensively in the literature, leading to the proposal of new methods and techniques for merging the two domains, as well as discussions of the challenges associated with such integration. Recent research by </w:t>
      </w:r>
      <w:proofErr w:type="spellStart"/>
      <w:r w:rsidRPr="00BC76AD">
        <w:rPr>
          <w:rFonts w:ascii="Times New Roman" w:hAnsi="Times New Roman" w:cs="Times New Roman"/>
          <w:sz w:val="24"/>
          <w:szCs w:val="24"/>
        </w:rPr>
        <w:t>Argumanis</w:t>
      </w:r>
      <w:proofErr w:type="spellEnd"/>
      <w:r w:rsidRPr="00BC76AD">
        <w:rPr>
          <w:rFonts w:ascii="Times New Roman" w:hAnsi="Times New Roman" w:cs="Times New Roman"/>
          <w:sz w:val="24"/>
          <w:szCs w:val="24"/>
        </w:rPr>
        <w:t xml:space="preserve"> et al. </w:t>
      </w:r>
      <w:sdt>
        <w:sdtPr>
          <w:rPr>
            <w:rFonts w:ascii="Times New Roman" w:hAnsi="Times New Roman" w:cs="Times New Roman"/>
            <w:color w:val="000000"/>
            <w:sz w:val="24"/>
            <w:szCs w:val="24"/>
          </w:rPr>
          <w:tag w:val="MENDELEY_CITATION_v3_eyJjaXRhdGlvbklEIjoiTUVOREVMRVlfQ0lUQVRJT05fOGFiYmI0N2UtY2I1ZS00OWY4LTg4YjUtYjk5ZGI1NWFmNmE1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
          <w:id w:val="1567687042"/>
          <w:placeholder>
            <w:docPart w:val="AD64B6AE554F0046943851554D46B342"/>
          </w:placeholder>
        </w:sdtPr>
        <w:sdtContent>
          <w:r w:rsidR="006A0F88" w:rsidRPr="006A0F88">
            <w:rPr>
              <w:rFonts w:ascii="Times New Roman" w:hAnsi="Times New Roman" w:cs="Times New Roman"/>
              <w:color w:val="000000"/>
              <w:sz w:val="24"/>
              <w:szCs w:val="24"/>
            </w:rPr>
            <w:t>[38]</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stated that the challenges of integrating UX activities into Scrum lie in the lack of importance assigned to UX activities, the inadequate communication between UX designers and developers, insufficient allocation of resources to upfront activities in Scrum and customers attempt to represent final users without understanding their real needs. Research by Curcio et al. </w:t>
      </w:r>
      <w:sdt>
        <w:sdtPr>
          <w:rPr>
            <w:rFonts w:ascii="Times New Roman" w:hAnsi="Times New Roman" w:cs="Times New Roman"/>
            <w:color w:val="000000"/>
            <w:sz w:val="24"/>
            <w:szCs w:val="24"/>
          </w:rPr>
          <w:tag w:val="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1600602454"/>
          <w:placeholder>
            <w:docPart w:val="726983B60073764A8DC1BE076C1B33D1"/>
          </w:placeholder>
        </w:sdtPr>
        <w:sdtContent>
          <w:r w:rsidR="00DC1735" w:rsidRPr="00DC1735">
            <w:rPr>
              <w:rFonts w:ascii="Times New Roman" w:hAnsi="Times New Roman" w:cs="Times New Roman"/>
              <w:color w:val="000000"/>
              <w:sz w:val="24"/>
              <w:szCs w:val="24"/>
            </w:rPr>
            <w:t>[6]</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demonstrated that integrating UX into agile development poses several challenges, including the lack of time for upfront design and testing with real</w:t>
      </w:r>
      <w:r>
        <w:rPr>
          <w:rFonts w:ascii="Times New Roman" w:hAnsi="Times New Roman" w:cs="Times New Roman"/>
          <w:sz w:val="24"/>
          <w:szCs w:val="24"/>
        </w:rPr>
        <w:t xml:space="preserve"> </w:t>
      </w:r>
      <w:r w:rsidRPr="00BC76AD">
        <w:rPr>
          <w:rFonts w:ascii="Times New Roman" w:hAnsi="Times New Roman" w:cs="Times New Roman"/>
          <w:sz w:val="24"/>
          <w:szCs w:val="24"/>
        </w:rPr>
        <w:t xml:space="preserve">users, the power struggle between UX designers and developers, the lack of a vision for the entire UX </w:t>
      </w:r>
      <w:r w:rsidRPr="00BC76AD">
        <w:rPr>
          <w:rFonts w:ascii="Times New Roman" w:hAnsi="Times New Roman" w:cs="Times New Roman"/>
          <w:sz w:val="24"/>
          <w:szCs w:val="24"/>
        </w:rPr>
        <w:lastRenderedPageBreak/>
        <w:t>project, the difficulty of prioritizing activities</w:t>
      </w:r>
      <w:r>
        <w:rPr>
          <w:rFonts w:ascii="Times New Roman" w:hAnsi="Times New Roman" w:cs="Times New Roman"/>
          <w:sz w:val="24"/>
          <w:szCs w:val="24"/>
        </w:rPr>
        <w:t xml:space="preserve"> a</w:t>
      </w:r>
      <w:r w:rsidRPr="00BC76AD">
        <w:rPr>
          <w:rFonts w:ascii="Times New Roman" w:hAnsi="Times New Roman" w:cs="Times New Roman"/>
          <w:sz w:val="24"/>
          <w:szCs w:val="24"/>
        </w:rPr>
        <w:t xml:space="preserve">nd the lack of documentation. In contrast, Da Silva et al. </w:t>
      </w:r>
      <w:sdt>
        <w:sdtPr>
          <w:rPr>
            <w:rFonts w:ascii="Times New Roman" w:hAnsi="Times New Roman" w:cs="Times New Roman"/>
            <w:color w:val="000000"/>
            <w:sz w:val="24"/>
            <w:szCs w:val="24"/>
          </w:rPr>
          <w:tag w:val="MENDELEY_CITATION_v3_eyJjaXRhdGlvbklEIjoiTUVOREVMRVlfQ0lUQVRJT05fMjI3OTEwYTMtOTBjOS00ZjU0LWEwNWEtMzk3ZDlhYzkwZmZk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
          <w:id w:val="-412782669"/>
          <w:placeholder>
            <w:docPart w:val="A2651DAE26E8C341ABCDA08CBCCD00CE"/>
          </w:placeholder>
        </w:sdtPr>
        <w:sdtContent>
          <w:r w:rsidR="00DC1735" w:rsidRPr="00DC1735">
            <w:rPr>
              <w:rFonts w:ascii="Times New Roman" w:hAnsi="Times New Roman" w:cs="Times New Roman"/>
              <w:color w:val="000000"/>
              <w:sz w:val="24"/>
              <w:szCs w:val="24"/>
            </w:rPr>
            <w:t>[1]</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stated that both communities have recognized that UX activities must be integrated into agile development, implying that these processes cannot be treated separately. Still, more work is needed on tools that facilitate agility and UX integration.</w:t>
      </w:r>
    </w:p>
    <w:p w14:paraId="2BA2EA2A" w14:textId="6F8965BF" w:rsidR="00983BEC" w:rsidRPr="00BC76AD" w:rsidRDefault="00983BEC" w:rsidP="00C443F7">
      <w:pPr>
        <w:ind w:firstLine="284"/>
        <w:jc w:val="both"/>
        <w:rPr>
          <w:rFonts w:ascii="Times New Roman" w:hAnsi="Times New Roman" w:cs="Times New Roman"/>
          <w:sz w:val="24"/>
          <w:szCs w:val="24"/>
        </w:rPr>
      </w:pPr>
      <w:r w:rsidRPr="00BC76AD">
        <w:rPr>
          <w:rFonts w:ascii="Times New Roman" w:hAnsi="Times New Roman" w:cs="Times New Roman"/>
          <w:sz w:val="24"/>
          <w:szCs w:val="24"/>
        </w:rPr>
        <w:t xml:space="preserve">There have been some attempts to address these challenges; for instance, a study by </w:t>
      </w:r>
      <w:proofErr w:type="spellStart"/>
      <w:r w:rsidRPr="00BC76AD">
        <w:rPr>
          <w:rFonts w:ascii="Times New Roman" w:hAnsi="Times New Roman" w:cs="Times New Roman"/>
          <w:sz w:val="24"/>
          <w:szCs w:val="24"/>
        </w:rPr>
        <w:t>Alhammad</w:t>
      </w:r>
      <w:proofErr w:type="spellEnd"/>
      <w:r w:rsidRPr="00BC76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jJkNjViNGEtMGIwYS00MzFhLWI4ODctMDFjMzhlYTI1MTVh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
          <w:id w:val="1370495515"/>
          <w:placeholder>
            <w:docPart w:val="04327F353A8F764B8D9B26EAAFF8DD4D"/>
          </w:placeholder>
        </w:sdtPr>
        <w:sdtContent>
          <w:r w:rsidR="00DC1735" w:rsidRPr="00DC1735">
            <w:rPr>
              <w:rFonts w:ascii="Times New Roman" w:hAnsi="Times New Roman" w:cs="Times New Roman"/>
              <w:color w:val="000000"/>
              <w:sz w:val="24"/>
              <w:szCs w:val="24"/>
            </w:rPr>
            <w:t>[4]</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addressed the issue of developers' mindsets towards user experience by presenting a gamified framework to motivate and engage agile teams in conducting UX activities collaboratively and develop a user-centered mindset. </w:t>
      </w:r>
      <w:proofErr w:type="spellStart"/>
      <w:r w:rsidRPr="00BC76AD">
        <w:rPr>
          <w:rFonts w:ascii="Times New Roman" w:hAnsi="Times New Roman" w:cs="Times New Roman"/>
          <w:sz w:val="24"/>
          <w:szCs w:val="24"/>
        </w:rPr>
        <w:t>Kuusinen</w:t>
      </w:r>
      <w:proofErr w:type="spellEnd"/>
      <w:r w:rsidRPr="00BC76AD">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QwOWQ3MmEtMzA2ZC00MTUwLWE4ZDktNDU3OTNjZmJiMWYx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
          <w:id w:val="-1719727409"/>
          <w:placeholder>
            <w:docPart w:val="C4EE05456D611741957D675B050D0640"/>
          </w:placeholder>
        </w:sdtPr>
        <w:sdtContent>
          <w:r w:rsidR="006A0F88" w:rsidRPr="006A0F88">
            <w:rPr>
              <w:rFonts w:ascii="Times New Roman" w:hAnsi="Times New Roman" w:cs="Times New Roman"/>
              <w:color w:val="000000"/>
              <w:sz w:val="24"/>
              <w:szCs w:val="24"/>
            </w:rPr>
            <w:t>[39]</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addressed the synchronization of tasks between developers and UX specialist by identifying three types of cooperation: minimal, PO-UXS, and Developer-UXS cooperation.</w:t>
      </w:r>
      <w:r w:rsidRPr="00954CD9">
        <w:rPr>
          <w:rFonts w:ascii="Times New Roman" w:hAnsi="Times New Roman" w:cs="Times New Roman"/>
          <w:sz w:val="24"/>
          <w:szCs w:val="24"/>
        </w:rPr>
        <w:t xml:space="preserve"> </w:t>
      </w:r>
      <w:r w:rsidRPr="00BC76AD">
        <w:rPr>
          <w:rFonts w:ascii="Times New Roman" w:hAnsi="Times New Roman" w:cs="Times New Roman"/>
          <w:sz w:val="24"/>
          <w:szCs w:val="24"/>
        </w:rPr>
        <w:t xml:space="preserve">In projects with the minimal cooperation type, the UXS works mainly apart from the other team members, while with the PO–UXS and Developer–UXS cooperation types, the UXS works mostly with the PO and developers, respectively. The Developer–UXS cooperation was the most desirable cooperation type among the participant projects. </w:t>
      </w:r>
      <w:proofErr w:type="spellStart"/>
      <w:r w:rsidRPr="00BC76AD">
        <w:rPr>
          <w:rFonts w:ascii="Times New Roman" w:hAnsi="Times New Roman" w:cs="Times New Roman"/>
          <w:sz w:val="24"/>
          <w:szCs w:val="24"/>
        </w:rPr>
        <w:t>Ananjeva</w:t>
      </w:r>
      <w:proofErr w:type="spellEnd"/>
      <w:r w:rsidRPr="00BC76AD">
        <w:rPr>
          <w:rFonts w:ascii="Times New Roman" w:hAnsi="Times New Roman" w:cs="Times New Roman"/>
          <w:sz w:val="24"/>
          <w:szCs w:val="24"/>
        </w:rPr>
        <w:t xml:space="preserve"> et al. </w:t>
      </w:r>
      <w:sdt>
        <w:sdtPr>
          <w:rPr>
            <w:rFonts w:ascii="Times New Roman" w:hAnsi="Times New Roman" w:cs="Times New Roman"/>
            <w:color w:val="000000"/>
            <w:sz w:val="24"/>
            <w:szCs w:val="24"/>
          </w:rPr>
          <w:tag w:val="MENDELEY_CITATION_v3_eyJjaXRhdGlvbklEIjoiTUVOREVMRVlfQ0lUQVRJT05fYTE4NzA5YWUtMzc4ZS00MjkzLWI4YzgtNDc4MWMyODQxZTI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
          <w:id w:val="-722900435"/>
          <w:placeholder>
            <w:docPart w:val="15EF8CE0C3D9154483B0195858CAB9DB"/>
          </w:placeholder>
        </w:sdtPr>
        <w:sdtContent>
          <w:r w:rsidR="00DC1735" w:rsidRPr="00DC1735">
            <w:rPr>
              <w:rFonts w:ascii="Times New Roman" w:hAnsi="Times New Roman" w:cs="Times New Roman"/>
              <w:color w:val="000000"/>
              <w:sz w:val="24"/>
              <w:szCs w:val="24"/>
            </w:rPr>
            <w:t>[5]</w:t>
          </w:r>
        </w:sdtContent>
      </w:sdt>
      <w:r w:rsidRPr="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proposed that user </w:t>
      </w:r>
      <w:r w:rsidRPr="005C0361">
        <w:rPr>
          <w:rFonts w:ascii="Times New Roman" w:hAnsi="Times New Roman" w:cs="Times New Roman"/>
          <w:sz w:val="24"/>
          <w:szCs w:val="24"/>
        </w:rPr>
        <w:t xml:space="preserve">stories </w:t>
      </w:r>
      <w:r w:rsidRPr="005812B8">
        <w:rPr>
          <w:rFonts w:ascii="Times New Roman" w:hAnsi="Times New Roman" w:cs="Times New Roman"/>
          <w:sz w:val="24"/>
          <w:szCs w:val="24"/>
        </w:rPr>
        <w:t>and Deliberation concerns “mutual communication that involves weighing and reflecting on preferences, values and interests regarding matters of common concern”</w:t>
      </w:r>
      <w:r w:rsidRPr="005C0361">
        <w:rPr>
          <w:rFonts w:ascii="Times New Roman" w:hAnsi="Times New Roman" w:cs="Times New Roman"/>
          <w:sz w:val="24"/>
          <w:szCs w:val="24"/>
        </w:rPr>
        <w:t xml:space="preserve"> can</w:t>
      </w:r>
      <w:r w:rsidRPr="00BC76AD">
        <w:rPr>
          <w:rFonts w:ascii="Times New Roman" w:hAnsi="Times New Roman" w:cs="Times New Roman"/>
          <w:sz w:val="24"/>
          <w:szCs w:val="24"/>
        </w:rPr>
        <w:t xml:space="preserve"> be used to integrate UX work into agile without sacrificing agility, which addresses one of the most challenging aspects of integrating UX, which is building a common ground between software developers and UX designers. </w:t>
      </w:r>
    </w:p>
    <w:p w14:paraId="23FE18B6" w14:textId="042B0428" w:rsidR="00983BEC" w:rsidRPr="00B82233" w:rsidRDefault="00983BEC" w:rsidP="00C443F7">
      <w:pPr>
        <w:ind w:firstLine="284"/>
        <w:jc w:val="both"/>
        <w:rPr>
          <w:rFonts w:ascii="Times New Roman" w:hAnsi="Times New Roman" w:cs="Times New Roman"/>
          <w:sz w:val="24"/>
          <w:szCs w:val="24"/>
        </w:rPr>
      </w:pPr>
      <w:r w:rsidRPr="00BC76AD">
        <w:rPr>
          <w:rFonts w:ascii="Times New Roman" w:hAnsi="Times New Roman" w:cs="Times New Roman"/>
          <w:sz w:val="24"/>
          <w:szCs w:val="24"/>
        </w:rPr>
        <w:t xml:space="preserve">Persson et al. </w:t>
      </w:r>
      <w:sdt>
        <w:sdtPr>
          <w:rPr>
            <w:rFonts w:ascii="Times New Roman" w:hAnsi="Times New Roman" w:cs="Times New Roman"/>
            <w:bCs/>
            <w:color w:val="000000"/>
            <w:sz w:val="24"/>
            <w:szCs w:val="24"/>
          </w:rPr>
          <w:tag w:val="MENDELEY_CITATION_v3_eyJjaXRhdGlvbklEIjoiTUVOREVMRVlfQ0lUQVRJT05fMWI2MWUyMWEtZmFhYy00YTlmLTk3NzItMGJjYjdiYmNhYmJl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
          <w:id w:val="-1272783960"/>
          <w:placeholder>
            <w:docPart w:val="7748E0664D71B641BA150C4EAB1D968D"/>
          </w:placeholder>
        </w:sdtPr>
        <w:sdtContent>
          <w:r w:rsidR="006A0F88" w:rsidRPr="006A0F88">
            <w:rPr>
              <w:rFonts w:ascii="Times New Roman" w:hAnsi="Times New Roman" w:cs="Times New Roman"/>
              <w:bCs/>
              <w:color w:val="000000"/>
              <w:sz w:val="24"/>
              <w:szCs w:val="24"/>
            </w:rPr>
            <w:t>[40]</w:t>
          </w:r>
        </w:sdtContent>
      </w:sdt>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 xml:space="preserve">conducted a case study on how Agile and UX processes are integrated to maintain agility through mutual adjustment of software development and UX design. The authors used three perspectives on agility that include assimilation, separation, and integration. Assimilation relies on coordinating by direct supervision and standardization of work processes, while Separation relies on coordination by standardization of skills and outputs. Integration lies between Assimilation and Separation, and it is taken from a across-entities perspective. They analyzed the company’s integration approaches of upfront design and work in parallel with Conboy’s taxonomy of Agility </w:t>
      </w:r>
      <w:sdt>
        <w:sdtPr>
          <w:rPr>
            <w:rFonts w:ascii="Times New Roman" w:hAnsi="Times New Roman" w:cs="Times New Roman"/>
            <w:color w:val="000000"/>
            <w:sz w:val="24"/>
            <w:szCs w:val="24"/>
          </w:rPr>
          <w:tag w:val="MENDELEY_CITATION_v3_eyJjaXRhdGlvbklEIjoiTUVOREVMRVlfQ0lUQVRJT05fNzBmOGRiNWQtNThlMS00MTU1LWFkOGQtMzY2NDcxZDJlY2Y4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
          <w:id w:val="554279082"/>
          <w:placeholder>
            <w:docPart w:val="CF08AF0F8AE08442B6F9B46DCCD71591"/>
          </w:placeholder>
        </w:sdtPr>
        <w:sdtContent>
          <w:r w:rsidR="006A0F88" w:rsidRPr="006A0F88">
            <w:rPr>
              <w:rFonts w:ascii="Times New Roman" w:hAnsi="Times New Roman" w:cs="Times New Roman"/>
              <w:color w:val="000000"/>
              <w:sz w:val="24"/>
              <w:szCs w:val="24"/>
            </w:rPr>
            <w:t>[41]</w:t>
          </w:r>
        </w:sdtContent>
      </w:sdt>
      <w:r>
        <w:rPr>
          <w:rFonts w:ascii="Times New Roman" w:hAnsi="Times New Roman" w:cs="Times New Roman"/>
          <w:sz w:val="24"/>
          <w:szCs w:val="24"/>
        </w:rPr>
        <w:t>.</w:t>
      </w:r>
      <w:r w:rsidRPr="00D93AF1" w:rsidDel="00D93AF1">
        <w:rPr>
          <w:rFonts w:ascii="Times New Roman" w:hAnsi="Times New Roman" w:cs="Times New Roman"/>
          <w:sz w:val="24"/>
          <w:szCs w:val="24"/>
        </w:rPr>
        <w:t xml:space="preserve"> </w:t>
      </w:r>
      <w:r w:rsidRPr="00BC76AD">
        <w:rPr>
          <w:rFonts w:ascii="Times New Roman" w:hAnsi="Times New Roman" w:cs="Times New Roman"/>
          <w:sz w:val="24"/>
          <w:szCs w:val="24"/>
        </w:rPr>
        <w:t>The results of this analysis showed how Agility differs for the two roles (Software development and UX design) in relation with these integration approaches (Agile and UX). Through the process of mutual adjustment, the Agility for UX designers and software developers are different, yet complementary. This integration contrasts with assimilation, which potentially makes their Agility mutually indistinguishable, and with separation, which makes their Agility different and mutually competing.</w:t>
      </w:r>
    </w:p>
    <w:p w14:paraId="6606D495" w14:textId="77777777" w:rsidR="00983BEC" w:rsidRPr="00C97E89" w:rsidRDefault="00983BEC" w:rsidP="00D15FD9">
      <w:pPr>
        <w:pStyle w:val="NormalWeb"/>
        <w:spacing w:after="200" w:afterAutospacing="0"/>
        <w:jc w:val="both"/>
        <w:rPr>
          <w:rFonts w:eastAsia="Calibri"/>
          <w:b/>
          <w:bCs/>
        </w:rPr>
      </w:pPr>
      <w:r w:rsidRPr="00023767">
        <w:rPr>
          <w:rFonts w:eastAsia="Calibri"/>
          <w:b/>
          <w:bCs/>
          <w:highlight w:val="yellow"/>
        </w:rPr>
        <w:t xml:space="preserve">[figures summarize the different ways of integrating </w:t>
      </w:r>
      <w:proofErr w:type="spellStart"/>
      <w:r w:rsidRPr="00023767">
        <w:rPr>
          <w:rFonts w:eastAsia="Calibri"/>
          <w:b/>
          <w:bCs/>
          <w:highlight w:val="yellow"/>
        </w:rPr>
        <w:t>ux</w:t>
      </w:r>
      <w:proofErr w:type="spellEnd"/>
      <w:r w:rsidRPr="00023767">
        <w:rPr>
          <w:rFonts w:eastAsia="Calibri"/>
          <w:b/>
          <w:bCs/>
          <w:highlight w:val="yellow"/>
        </w:rPr>
        <w:t xml:space="preserve"> with agile (chart </w:t>
      </w:r>
      <w:proofErr w:type="spellStart"/>
      <w:r w:rsidRPr="00023767">
        <w:rPr>
          <w:rFonts w:eastAsia="Calibri"/>
          <w:b/>
          <w:bCs/>
          <w:highlight w:val="yellow"/>
        </w:rPr>
        <w:t>etc</w:t>
      </w:r>
      <w:proofErr w:type="spellEnd"/>
      <w:r w:rsidRPr="00023767">
        <w:rPr>
          <w:rFonts w:eastAsia="Calibri"/>
          <w:b/>
          <w:bCs/>
          <w:highlight w:val="yellow"/>
        </w:rPr>
        <w:t>) [see de Silva]</w:t>
      </w:r>
    </w:p>
    <w:p w14:paraId="159320CA" w14:textId="77777777" w:rsidR="00983BEC" w:rsidRPr="00983BEC" w:rsidRDefault="00983BEC" w:rsidP="00D15FD9">
      <w:pPr>
        <w:jc w:val="both"/>
      </w:pPr>
    </w:p>
    <w:p w14:paraId="5646A898" w14:textId="7D92E545"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22" w:name="_Toc126421101"/>
      <w:r w:rsidRPr="00983BEC">
        <w:rPr>
          <w:rFonts w:ascii="Times New Roman" w:hAnsi="Times New Roman" w:cs="Times New Roman"/>
          <w:b/>
          <w:bCs/>
          <w:color w:val="auto"/>
          <w:sz w:val="28"/>
          <w:szCs w:val="28"/>
        </w:rPr>
        <w:lastRenderedPageBreak/>
        <w:t>UX Methods in Agile</w:t>
      </w:r>
      <w:bookmarkEnd w:id="222"/>
    </w:p>
    <w:p w14:paraId="4241284B" w14:textId="014B379F" w:rsidR="00983BEC" w:rsidRDefault="00983BEC" w:rsidP="00C443F7">
      <w:pPr>
        <w:ind w:firstLine="284"/>
        <w:jc w:val="both"/>
        <w:rPr>
          <w:rFonts w:ascii="Times New Roman" w:hAnsi="Times New Roman" w:cs="Times New Roman"/>
          <w:sz w:val="24"/>
          <w:szCs w:val="24"/>
        </w:rPr>
      </w:pPr>
      <w:r w:rsidRPr="00B82233">
        <w:rPr>
          <w:rFonts w:ascii="Times New Roman" w:hAnsi="Times New Roman" w:cs="Times New Roman"/>
          <w:sz w:val="24"/>
          <w:szCs w:val="24"/>
        </w:rPr>
        <w:t xml:space="preserve">Several studies have suggested how UX work can be integrated into agile development. </w:t>
      </w:r>
      <w:proofErr w:type="spellStart"/>
      <w:r w:rsidRPr="00B82233">
        <w:rPr>
          <w:rFonts w:ascii="Times New Roman" w:hAnsi="Times New Roman" w:cs="Times New Roman"/>
          <w:sz w:val="24"/>
          <w:szCs w:val="24"/>
        </w:rPr>
        <w:t>Bruun</w:t>
      </w:r>
      <w:proofErr w:type="spellEnd"/>
      <w:r w:rsidRPr="00B82233">
        <w:rPr>
          <w:rFonts w:ascii="Times New Roman" w:hAnsi="Times New Roman" w:cs="Times New Roman"/>
          <w:sz w:val="24"/>
          <w:szCs w:val="24"/>
        </w:rPr>
        <w:t xml:space="preserve"> et al</w:t>
      </w:r>
      <w:r w:rsidRPr="00D93AF1">
        <w:rPr>
          <w:rFonts w:ascii="Times New Roman" w:hAnsi="Times New Roman" w:cs="Times New Roman"/>
          <w:sz w:val="24"/>
          <w:szCs w:val="24"/>
        </w:rPr>
        <w:t xml:space="preserve">. </w:t>
      </w:r>
      <w:sdt>
        <w:sdtPr>
          <w:rPr>
            <w:rFonts w:ascii="Times New Roman" w:hAnsi="Times New Roman" w:cs="Times New Roman"/>
            <w:bCs/>
            <w:color w:val="000000"/>
            <w:sz w:val="24"/>
            <w:szCs w:val="24"/>
          </w:rPr>
          <w:tag w:val="MENDELEY_CITATION_v3_eyJjaXRhdGlvbklEIjoiTUVOREVMRVlfQ0lUQVRJT05fYzE4YTdhM2ItNWUxYi00NzUxLWJjMWMtYmJiNzY1NDA5OTAy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
          <w:id w:val="-1143194477"/>
          <w:placeholder>
            <w:docPart w:val="EF3C23FBCAAD9A448D09F40D61276C43"/>
          </w:placeholder>
        </w:sdtPr>
        <w:sdtContent>
          <w:r w:rsidR="006A0F88" w:rsidRPr="006A0F88">
            <w:rPr>
              <w:rFonts w:ascii="Times New Roman" w:hAnsi="Times New Roman" w:cs="Times New Roman"/>
              <w:bCs/>
              <w:color w:val="000000"/>
              <w:sz w:val="24"/>
              <w:szCs w:val="24"/>
            </w:rPr>
            <w:t>[42]</w:t>
          </w:r>
        </w:sdtContent>
      </w:sdt>
      <w:r>
        <w:rPr>
          <w:rFonts w:ascii="Times New Roman" w:hAnsi="Times New Roman" w:cs="Times New Roman"/>
          <w:bCs/>
          <w:sz w:val="24"/>
          <w:szCs w:val="24"/>
        </w:rPr>
        <w:t xml:space="preserve"> </w:t>
      </w:r>
      <w:r w:rsidRPr="00B82233">
        <w:rPr>
          <w:rFonts w:ascii="Times New Roman" w:hAnsi="Times New Roman" w:cs="Times New Roman"/>
          <w:sz w:val="24"/>
          <w:szCs w:val="24"/>
        </w:rPr>
        <w:t>presented an in-depth case study to understand the responsibilities associated with UX professionals in an agile company that successfully integrated UX activities. It was found that UX practitioners have a very broad set of responsibilities including sales and business development, both of which place a customer focus over a user-centered focus. It is therefore possible that UX practitioners may not have enough time to conduct all the UX experiment that is needed, especially when it comes to an experiment that requires a lot of time.</w:t>
      </w:r>
    </w:p>
    <w:p w14:paraId="58B39C16" w14:textId="21C8D447" w:rsidR="00983BEC" w:rsidRDefault="00983BEC" w:rsidP="00C443F7">
      <w:pPr>
        <w:ind w:firstLine="284"/>
        <w:jc w:val="both"/>
        <w:rPr>
          <w:rFonts w:ascii="Times New Roman" w:hAnsi="Times New Roman" w:cs="Times New Roman"/>
          <w:sz w:val="24"/>
          <w:szCs w:val="24"/>
        </w:rPr>
      </w:pPr>
      <w:r w:rsidRPr="00B82233">
        <w:rPr>
          <w:rFonts w:ascii="Times New Roman" w:hAnsi="Times New Roman" w:cs="Times New Roman"/>
          <w:sz w:val="24"/>
          <w:szCs w:val="24"/>
        </w:rPr>
        <w:t xml:space="preserve">Salvador et al. </w:t>
      </w:r>
      <w:sdt>
        <w:sdtPr>
          <w:rPr>
            <w:rFonts w:ascii="Times New Roman" w:hAnsi="Times New Roman" w:cs="Times New Roman"/>
            <w:color w:val="000000"/>
            <w:sz w:val="24"/>
            <w:szCs w:val="24"/>
          </w:rPr>
          <w:tag w:val="MENDELEY_CITATION_v3_eyJjaXRhdGlvbklEIjoiTUVOREVMRVlfQ0lUQVRJT05fNWNjZDM4NzgtOWUwMC00MWNkLTkzMzctMTM2YjAzNTlkNzRh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
          <w:id w:val="1775514026"/>
          <w:placeholder>
            <w:docPart w:val="25DDCC08D1A6FF4C882819122FC89F19"/>
          </w:placeholder>
        </w:sdtPr>
        <w:sdtContent>
          <w:r w:rsidR="006A0F88" w:rsidRPr="006A0F88">
            <w:rPr>
              <w:rFonts w:ascii="Times New Roman" w:hAnsi="Times New Roman" w:cs="Times New Roman"/>
              <w:color w:val="000000"/>
              <w:sz w:val="24"/>
              <w:szCs w:val="24"/>
            </w:rPr>
            <w:t>[30]</w:t>
          </w:r>
        </w:sdtContent>
      </w:sdt>
      <w:r w:rsidRPr="00B82233">
        <w:rPr>
          <w:rFonts w:ascii="Times New Roman" w:hAnsi="Times New Roman" w:cs="Times New Roman"/>
          <w:sz w:val="24"/>
          <w:szCs w:val="24"/>
        </w:rPr>
        <w:t xml:space="preserve"> conducted a systematic review with the focus on when, and which, usability methods are applied in Agile. The authors found that usability methods were mostly used during the implementation phase, and that the most commonly used methods included fast prototyping, individual inquiry, formal tests, and heuristic evaluations. However, there is no clear indication when UCD should be considered in an agile process; nor is it clear which </w:t>
      </w:r>
      <w:proofErr w:type="gramStart"/>
      <w:r w:rsidRPr="00B82233">
        <w:rPr>
          <w:rFonts w:ascii="Times New Roman" w:hAnsi="Times New Roman" w:cs="Times New Roman"/>
          <w:sz w:val="24"/>
          <w:szCs w:val="24"/>
        </w:rPr>
        <w:t>particular method</w:t>
      </w:r>
      <w:proofErr w:type="gramEnd"/>
      <w:r w:rsidRPr="00B82233">
        <w:rPr>
          <w:rFonts w:ascii="Times New Roman" w:hAnsi="Times New Roman" w:cs="Times New Roman"/>
          <w:sz w:val="24"/>
          <w:szCs w:val="24"/>
        </w:rPr>
        <w:t xml:space="preserve"> would be more suitable at different stages of the process. This gap was addressed by Caballero et al. </w:t>
      </w:r>
      <w:sdt>
        <w:sdtPr>
          <w:rPr>
            <w:rFonts w:ascii="Times New Roman" w:hAnsi="Times New Roman" w:cs="Times New Roman"/>
            <w:color w:val="000000"/>
            <w:sz w:val="24"/>
            <w:szCs w:val="24"/>
          </w:rPr>
          <w:tag w:val="MENDELEY_CITATION_v3_eyJjaXRhdGlvbklEIjoiTUVOREVMRVlfQ0lUQVRJT05fOTNiOTI2NTctNTk5My00Yjc3LWI3YWItMjJhYWFmMjg0NTA1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
          <w:id w:val="-1982689518"/>
          <w:placeholder>
            <w:docPart w:val="E271687641453F42A331B440C06C7E66"/>
          </w:placeholder>
        </w:sdtPr>
        <w:sdtContent>
          <w:r w:rsidR="00DC1735" w:rsidRPr="00DC1735">
            <w:rPr>
              <w:rFonts w:ascii="Times New Roman" w:hAnsi="Times New Roman" w:cs="Times New Roman"/>
              <w:color w:val="000000"/>
              <w:sz w:val="24"/>
              <w:szCs w:val="24"/>
            </w:rPr>
            <w:t>[7]</w:t>
          </w:r>
        </w:sdtContent>
      </w:sdt>
      <w:r w:rsidRPr="00B82233">
        <w:rPr>
          <w:rFonts w:ascii="Times New Roman" w:hAnsi="Times New Roman" w:cs="Times New Roman"/>
          <w:sz w:val="24"/>
          <w:szCs w:val="24"/>
        </w:rPr>
        <w:t xml:space="preserve"> by gaining a greater understanding of how UCD techniques are used in each agile method and at what stages of the process they are applied. Researchers observed that the most common techniques used were prototypes, user stories, scenarios, usability testing, personas, and contextual inquiry, which were applied at the following stages of the agile process: big design upfront, minimal design upfront, implicit interaction design, and working ahead of development at least one iteration. Although, most projects reported agile teams working in a parallel track to the main agile process in which the interaction design and the requirements are developed.</w:t>
      </w:r>
    </w:p>
    <w:p w14:paraId="07727DEF" w14:textId="62FD672D" w:rsidR="00983BEC" w:rsidRPr="00983BEC" w:rsidRDefault="00983BEC" w:rsidP="00C443F7">
      <w:pPr>
        <w:pStyle w:val="NormalWeb"/>
        <w:spacing w:after="200" w:afterAutospacing="0" w:line="276" w:lineRule="auto"/>
        <w:ind w:firstLine="284"/>
        <w:jc w:val="both"/>
        <w:rPr>
          <w:rFonts w:eastAsia="Calibri"/>
        </w:rPr>
      </w:pPr>
      <w:r>
        <w:rPr>
          <w:rFonts w:eastAsia="Calibri"/>
        </w:rPr>
        <w:t>Despite this</w:t>
      </w:r>
      <w:r w:rsidRPr="003B22B1">
        <w:rPr>
          <w:rFonts w:eastAsia="Calibri"/>
        </w:rPr>
        <w:t xml:space="preserve">, there is no clear indication how these techniques were been selected for a particular feature, as due to the agile time-box nature, it is difficult to apply set of UX techniques for all these features; especially, some of these techniques are quite </w:t>
      </w:r>
      <w:r w:rsidRPr="00900FD8">
        <w:rPr>
          <w:rFonts w:eastAsia="Calibri"/>
        </w:rPr>
        <w:t xml:space="preserve">complicated </w:t>
      </w:r>
      <w:r w:rsidRPr="003B22B1">
        <w:rPr>
          <w:rFonts w:eastAsia="Calibri"/>
        </w:rPr>
        <w:t>and time-consuming</w:t>
      </w:r>
      <w:r>
        <w:rPr>
          <w:rFonts w:eastAsia="Calibri"/>
        </w:rPr>
        <w:t xml:space="preserve"> </w:t>
      </w:r>
      <w:sdt>
        <w:sdtPr>
          <w:rPr>
            <w:color w:val="000000"/>
          </w:rPr>
          <w:tag w:val="MENDELEY_CITATION_v3_eyJjaXRhdGlvbklEIjoiTUVOREVMRVlfQ0lUQVRJT05fMzg3OWYyNzctYzk0Yi00YmQ1LTg1NWUtODgwZWZlNDZmZGI4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
          <w:id w:val="-582678924"/>
          <w:placeholder>
            <w:docPart w:val="77AA93F81E3E334588B3A13A31BF2651"/>
          </w:placeholder>
        </w:sdtPr>
        <w:sdtContent>
          <w:r w:rsidR="00DC1735" w:rsidRPr="00DC1735">
            <w:rPr>
              <w:rFonts w:eastAsia="Calibri"/>
              <w:color w:val="000000"/>
            </w:rPr>
            <w:t>[8]</w:t>
          </w:r>
        </w:sdtContent>
      </w:sdt>
      <w:r>
        <w:rPr>
          <w:rFonts w:eastAsia="Calibri"/>
        </w:rPr>
        <w:t>.</w:t>
      </w:r>
    </w:p>
    <w:p w14:paraId="6FBEAC5A" w14:textId="6C198258"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23" w:name="_Toc126421102"/>
      <w:r w:rsidRPr="00983BEC">
        <w:rPr>
          <w:rFonts w:ascii="Times New Roman" w:hAnsi="Times New Roman" w:cs="Times New Roman"/>
          <w:b/>
          <w:bCs/>
          <w:color w:val="auto"/>
          <w:sz w:val="28"/>
          <w:szCs w:val="28"/>
        </w:rPr>
        <w:t>Estimating UX work</w:t>
      </w:r>
      <w:bookmarkEnd w:id="223"/>
    </w:p>
    <w:p w14:paraId="36778D0B" w14:textId="2E6C2176" w:rsidR="00983BEC" w:rsidRPr="00B82233" w:rsidRDefault="00983BEC" w:rsidP="00C443F7">
      <w:pPr>
        <w:ind w:firstLine="284"/>
        <w:jc w:val="both"/>
        <w:rPr>
          <w:rFonts w:ascii="Times New Roman" w:hAnsi="Times New Roman" w:cs="Times New Roman"/>
          <w:sz w:val="24"/>
          <w:szCs w:val="24"/>
        </w:rPr>
      </w:pPr>
      <w:r w:rsidRPr="00B82233">
        <w:rPr>
          <w:rFonts w:ascii="Times New Roman" w:hAnsi="Times New Roman" w:cs="Times New Roman"/>
          <w:sz w:val="24"/>
          <w:szCs w:val="24"/>
        </w:rPr>
        <w:t>There are ways to guide Agile teams</w:t>
      </w:r>
      <w:r>
        <w:rPr>
          <w:rFonts w:ascii="Times New Roman" w:hAnsi="Times New Roman" w:cs="Times New Roman"/>
          <w:sz w:val="24"/>
          <w:szCs w:val="24"/>
        </w:rPr>
        <w:t xml:space="preserve"> through</w:t>
      </w:r>
      <w:r w:rsidRPr="00B82233">
        <w:rPr>
          <w:rFonts w:ascii="Times New Roman" w:hAnsi="Times New Roman" w:cs="Times New Roman"/>
          <w:sz w:val="24"/>
          <w:szCs w:val="24"/>
        </w:rPr>
        <w:t xml:space="preserve"> conducting Heuristic Evaluations (HE) which is one of the UX techniques. For instance, </w:t>
      </w:r>
      <w:proofErr w:type="spellStart"/>
      <w:r w:rsidRPr="00B82233">
        <w:rPr>
          <w:rFonts w:ascii="Times New Roman" w:hAnsi="Times New Roman" w:cs="Times New Roman"/>
          <w:sz w:val="24"/>
          <w:szCs w:val="24"/>
        </w:rPr>
        <w:t>Abulfaraj</w:t>
      </w:r>
      <w:proofErr w:type="spellEnd"/>
      <w:r w:rsidRPr="00B82233">
        <w:rPr>
          <w:rFonts w:ascii="Times New Roman" w:hAnsi="Times New Roman" w:cs="Times New Roman"/>
          <w:sz w:val="24"/>
          <w:szCs w:val="24"/>
        </w:rPr>
        <w:t xml:space="preserve"> and Steele</w:t>
      </w:r>
      <w:r>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U5MmY0NDYtYzhiMC00NDlhLWJmMTMtYmQyMjkyYjRjZTYx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
          <w:id w:val="-1510596820"/>
          <w:placeholder>
            <w:docPart w:val="1CB790BC8B67BB4BBC8160BECD51A48A"/>
          </w:placeholder>
        </w:sdtPr>
        <w:sdtContent>
          <w:r w:rsidR="006A0F88" w:rsidRPr="006A0F88">
            <w:rPr>
              <w:rFonts w:ascii="Times New Roman" w:hAnsi="Times New Roman" w:cs="Times New Roman"/>
              <w:color w:val="000000"/>
              <w:sz w:val="24"/>
              <w:szCs w:val="24"/>
            </w:rPr>
            <w:t>[43]</w:t>
          </w:r>
        </w:sdtContent>
      </w:sdt>
      <w:r w:rsidRPr="00B82233">
        <w:rPr>
          <w:rFonts w:ascii="Times New Roman" w:hAnsi="Times New Roman" w:cs="Times New Roman"/>
          <w:sz w:val="24"/>
          <w:szCs w:val="24"/>
        </w:rPr>
        <w:t xml:space="preserve"> demonstrated how novice evaluators can use HE in the most effective manner. The author</w:t>
      </w:r>
      <w:r>
        <w:rPr>
          <w:rFonts w:ascii="Times New Roman" w:hAnsi="Times New Roman" w:cs="Times New Roman"/>
          <w:sz w:val="24"/>
          <w:szCs w:val="24"/>
        </w:rPr>
        <w:t>s</w:t>
      </w:r>
      <w:r w:rsidRPr="00B82233">
        <w:rPr>
          <w:rFonts w:ascii="Times New Roman" w:hAnsi="Times New Roman" w:cs="Times New Roman"/>
          <w:sz w:val="24"/>
          <w:szCs w:val="24"/>
        </w:rPr>
        <w:t xml:space="preserve"> developed a step-by-step protocol called Coherent Heuristic Evaluation (</w:t>
      </w:r>
      <w:proofErr w:type="spellStart"/>
      <w:r w:rsidRPr="00B82233">
        <w:rPr>
          <w:rFonts w:ascii="Times New Roman" w:hAnsi="Times New Roman" w:cs="Times New Roman"/>
          <w:sz w:val="24"/>
          <w:szCs w:val="24"/>
        </w:rPr>
        <w:t>CoHE</w:t>
      </w:r>
      <w:proofErr w:type="spellEnd"/>
      <w:r w:rsidRPr="00B82233">
        <w:rPr>
          <w:rFonts w:ascii="Times New Roman" w:hAnsi="Times New Roman" w:cs="Times New Roman"/>
          <w:sz w:val="24"/>
          <w:szCs w:val="24"/>
        </w:rPr>
        <w:t>) to facilitate the use of HE for novice evaluators, thereby improving their performance and the quality of results they produce. To develop such a protocol, the author</w:t>
      </w:r>
      <w:r>
        <w:rPr>
          <w:rFonts w:ascii="Times New Roman" w:hAnsi="Times New Roman" w:cs="Times New Roman"/>
          <w:sz w:val="24"/>
          <w:szCs w:val="24"/>
        </w:rPr>
        <w:t>s</w:t>
      </w:r>
      <w:r w:rsidRPr="00B82233">
        <w:rPr>
          <w:rFonts w:ascii="Times New Roman" w:hAnsi="Times New Roman" w:cs="Times New Roman"/>
          <w:sz w:val="24"/>
          <w:szCs w:val="24"/>
        </w:rPr>
        <w:t xml:space="preserve"> interviewed usability experts and then analyzed the interview data to come up with coherent insights, focusing on the difficulties experienced by usability experts when they began </w:t>
      </w:r>
      <w:proofErr w:type="gramStart"/>
      <w:r w:rsidRPr="00B82233">
        <w:rPr>
          <w:rFonts w:ascii="Times New Roman" w:hAnsi="Times New Roman" w:cs="Times New Roman"/>
          <w:sz w:val="24"/>
          <w:szCs w:val="24"/>
        </w:rPr>
        <w:t>doing</w:t>
      </w:r>
      <w:proofErr w:type="gramEnd"/>
      <w:r w:rsidRPr="00B82233">
        <w:rPr>
          <w:rFonts w:ascii="Times New Roman" w:hAnsi="Times New Roman" w:cs="Times New Roman"/>
          <w:sz w:val="24"/>
          <w:szCs w:val="24"/>
        </w:rPr>
        <w:t xml:space="preserve"> HE and the mistakes novices were making. In addition, how to overcome these challenges, as well as how to improve HE as a method and focused on </w:t>
      </w:r>
      <w:r w:rsidRPr="00B82233">
        <w:rPr>
          <w:rFonts w:ascii="Times New Roman" w:hAnsi="Times New Roman" w:cs="Times New Roman"/>
          <w:sz w:val="24"/>
          <w:szCs w:val="24"/>
        </w:rPr>
        <w:lastRenderedPageBreak/>
        <w:t xml:space="preserve">the overall organization of the HE </w:t>
      </w:r>
      <w:proofErr w:type="gramStart"/>
      <w:r w:rsidRPr="00B82233">
        <w:rPr>
          <w:rFonts w:ascii="Times New Roman" w:hAnsi="Times New Roman" w:cs="Times New Roman"/>
          <w:sz w:val="24"/>
          <w:szCs w:val="24"/>
        </w:rPr>
        <w:t>process</w:t>
      </w:r>
      <w:proofErr w:type="gramEnd"/>
      <w:r w:rsidRPr="00B82233">
        <w:rPr>
          <w:rFonts w:ascii="Times New Roman" w:hAnsi="Times New Roman" w:cs="Times New Roman"/>
          <w:sz w:val="24"/>
          <w:szCs w:val="24"/>
        </w:rPr>
        <w:t>. Based on the analysis, they developed a step-by-step protocol. While we strive to guide agile teams that are novice UX practitioners in applying UX practices.</w:t>
      </w:r>
    </w:p>
    <w:p w14:paraId="236AA821" w14:textId="5EEC9963" w:rsidR="00983BEC" w:rsidRPr="00C65751" w:rsidRDefault="00983BEC" w:rsidP="00C443F7">
      <w:pPr>
        <w:ind w:firstLine="284"/>
        <w:jc w:val="both"/>
        <w:rPr>
          <w:rFonts w:eastAsiaTheme="minorEastAsia"/>
          <w:bCs/>
        </w:rPr>
      </w:pPr>
      <w:r w:rsidRPr="00D5162B">
        <w:rPr>
          <w:rFonts w:ascii="Times New Roman" w:eastAsiaTheme="minorEastAsia" w:hAnsi="Times New Roman" w:cs="Times New Roman"/>
          <w:bCs/>
          <w:sz w:val="24"/>
          <w:szCs w:val="24"/>
        </w:rPr>
        <w:t xml:space="preserve">Relevant literature has revealed some factors influencing </w:t>
      </w:r>
      <w:r w:rsidRPr="0032590F">
        <w:rPr>
          <w:rFonts w:ascii="Times New Roman" w:eastAsiaTheme="minorEastAsia" w:hAnsi="Times New Roman" w:cs="Times New Roman"/>
          <w:bCs/>
          <w:sz w:val="24"/>
          <w:szCs w:val="24"/>
        </w:rPr>
        <w:t>UX in term of effort. For</w:t>
      </w:r>
      <w:r w:rsidRPr="00D5162B">
        <w:rPr>
          <w:rFonts w:ascii="Times New Roman" w:eastAsiaTheme="minorEastAsia" w:hAnsi="Times New Roman" w:cs="Times New Roman"/>
          <w:bCs/>
          <w:sz w:val="24"/>
          <w:szCs w:val="24"/>
        </w:rPr>
        <w:t xml:space="preserve"> example, a study by Gothelf and </w:t>
      </w:r>
      <w:proofErr w:type="spellStart"/>
      <w:r w:rsidRPr="00D5162B">
        <w:rPr>
          <w:rFonts w:ascii="Times New Roman" w:eastAsiaTheme="minorEastAsia" w:hAnsi="Times New Roman" w:cs="Times New Roman"/>
          <w:bCs/>
          <w:sz w:val="24"/>
          <w:szCs w:val="24"/>
        </w:rPr>
        <w:t>Seiden</w:t>
      </w:r>
      <w:proofErr w:type="spellEnd"/>
      <w:r w:rsidRPr="00D5162B">
        <w:rPr>
          <w:rFonts w:ascii="Times New Roman" w:eastAsiaTheme="minorEastAsia" w:hAnsi="Times New Roman" w:cs="Times New Roman"/>
          <w:bCs/>
          <w:sz w:val="24"/>
          <w:szCs w:val="24"/>
        </w:rPr>
        <w:t xml:space="preserve"> </w:t>
      </w:r>
      <w:sdt>
        <w:sdtPr>
          <w:rPr>
            <w:color w:val="000000"/>
          </w:rPr>
          <w:tag w:val="MENDELEY_CITATION_v3_eyJjaXRhdGlvbklEIjoiTUVOREVMRVlfQ0lUQVRJT05fNDMxYmZmY2QtM2RjOS00NzI0LTk3OGItMWE2MmVlNDJjODYw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
          <w:id w:val="-1609970948"/>
          <w:placeholder>
            <w:docPart w:val="96AABEF43C653D43A0E74E187B673F30"/>
          </w:placeholder>
        </w:sdtPr>
        <w:sdtContent>
          <w:r w:rsidR="006A0F88" w:rsidRPr="006A0F88">
            <w:rPr>
              <w:rFonts w:ascii="Times New Roman" w:hAnsi="Times New Roman" w:cs="Times New Roman"/>
              <w:color w:val="000000"/>
              <w:sz w:val="24"/>
              <w:szCs w:val="24"/>
            </w:rPr>
            <w:t>[44]</w:t>
          </w:r>
        </w:sdtContent>
      </w:sdt>
      <w:r w:rsidRPr="00D5162B">
        <w:rPr>
          <w:rFonts w:ascii="Times New Roman" w:eastAsiaTheme="minorEastAsia" w:hAnsi="Times New Roman" w:cs="Times New Roman"/>
          <w:bCs/>
          <w:sz w:val="24"/>
          <w:szCs w:val="24"/>
        </w:rPr>
        <w:t xml:space="preserve"> describe</w:t>
      </w:r>
      <w:r>
        <w:rPr>
          <w:rFonts w:ascii="Times New Roman" w:eastAsiaTheme="minorEastAsia" w:hAnsi="Times New Roman" w:cs="Times New Roman"/>
          <w:bCs/>
          <w:sz w:val="24"/>
          <w:szCs w:val="24"/>
        </w:rPr>
        <w:t>d</w:t>
      </w:r>
      <w:r w:rsidRPr="00D5162B">
        <w:rPr>
          <w:rFonts w:ascii="Times New Roman" w:eastAsiaTheme="minorEastAsia" w:hAnsi="Times New Roman" w:cs="Times New Roman"/>
          <w:bCs/>
          <w:sz w:val="24"/>
          <w:szCs w:val="24"/>
        </w:rPr>
        <w:t xml:space="preserve"> in their book "Lean UX" a </w:t>
      </w:r>
      <w:r w:rsidRPr="00201D72">
        <w:rPr>
          <w:rFonts w:ascii="Times New Roman" w:eastAsiaTheme="minorEastAsia" w:hAnsi="Times New Roman" w:cs="Times New Roman"/>
          <w:bCs/>
          <w:sz w:val="24"/>
          <w:szCs w:val="24"/>
        </w:rPr>
        <w:t>prioritization matrix for determining how much risk there is and how much value we believe this idea will generate based on assumptions.</w:t>
      </w:r>
      <w:r w:rsidRPr="00D5162B">
        <w:rPr>
          <w:rFonts w:ascii="Times New Roman" w:eastAsiaTheme="minorEastAsia" w:hAnsi="Times New Roman" w:cs="Times New Roman"/>
          <w:bCs/>
          <w:sz w:val="24"/>
          <w:szCs w:val="24"/>
        </w:rPr>
        <w:t xml:space="preserve"> The higher the risk and the more perceived value involved, the validity of these assumptions is of higher priority that means, the prioritization matrix focuses on what is more important and therefore to be researched first.</w:t>
      </w:r>
      <w:r>
        <w:rPr>
          <w:rFonts w:ascii="Times New Roman" w:eastAsiaTheme="minorEastAsia" w:hAnsi="Times New Roman" w:cs="Times New Roman"/>
          <w:bCs/>
          <w:sz w:val="24"/>
          <w:szCs w:val="24"/>
        </w:rPr>
        <w:t xml:space="preserve"> </w:t>
      </w:r>
      <w:r w:rsidRPr="00C65751">
        <w:rPr>
          <w:rFonts w:ascii="Times New Roman" w:eastAsiaTheme="minorEastAsia" w:hAnsi="Times New Roman" w:cs="Times New Roman"/>
          <w:bCs/>
          <w:sz w:val="24"/>
          <w:szCs w:val="24"/>
        </w:rPr>
        <w:t xml:space="preserve">A recent study by Lang et al. </w:t>
      </w:r>
      <w:sdt>
        <w:sdtPr>
          <w:rPr>
            <w:rFonts w:ascii="Times New Roman" w:eastAsiaTheme="minorEastAsia" w:hAnsi="Times New Roman" w:cs="Times New Roman"/>
            <w:bCs/>
            <w:color w:val="000000"/>
            <w:sz w:val="24"/>
            <w:szCs w:val="24"/>
          </w:rPr>
          <w:tag w:val="MENDELEY_CITATION_v3_eyJjaXRhdGlvbklEIjoiTUVOREVMRVlfQ0lUQVRJT05fNDVlZTc1YzgtZTk0MC00NTIzLWIyZGYtNzI0MjdlMGU2ZWY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1025247842"/>
          <w:placeholder>
            <w:docPart w:val="96AABEF43C653D43A0E74E187B673F30"/>
          </w:placeholder>
        </w:sdtPr>
        <w:sdtContent>
          <w:r w:rsidR="006A0F88" w:rsidRPr="006A0F88">
            <w:rPr>
              <w:rFonts w:ascii="Times New Roman" w:eastAsiaTheme="minorEastAsia" w:hAnsi="Times New Roman" w:cs="Times New Roman"/>
              <w:bCs/>
              <w:color w:val="000000"/>
              <w:sz w:val="24"/>
              <w:szCs w:val="24"/>
            </w:rPr>
            <w:t>[19]</w:t>
          </w:r>
        </w:sdtContent>
      </w:sdt>
      <w:r w:rsidRPr="00C65751">
        <w:rPr>
          <w:rFonts w:ascii="Times New Roman" w:eastAsiaTheme="minorEastAsia" w:hAnsi="Times New Roman" w:cs="Times New Roman"/>
          <w:bCs/>
          <w:sz w:val="24"/>
          <w:szCs w:val="24"/>
        </w:rPr>
        <w:t xml:space="preserve"> presented the Discovery Effort Worthiness (DEW) Index, which assists companies and product owners in determining how much effort they should spend on discovering and validating features using Design Thinking methods. Similarly, DEW Index applies the same dimensions discussed by Gothelf and </w:t>
      </w:r>
      <w:proofErr w:type="spellStart"/>
      <w:r w:rsidRPr="00C65751">
        <w:rPr>
          <w:rFonts w:ascii="Times New Roman" w:eastAsiaTheme="minorEastAsia" w:hAnsi="Times New Roman" w:cs="Times New Roman"/>
          <w:bCs/>
          <w:sz w:val="24"/>
          <w:szCs w:val="24"/>
        </w:rPr>
        <w:t>Seiden</w:t>
      </w:r>
      <w:proofErr w:type="spellEnd"/>
      <w:r w:rsidRPr="00C65751">
        <w:rPr>
          <w:rFonts w:ascii="Times New Roman" w:eastAsiaTheme="minorEastAsia" w:hAnsi="Times New Roman" w:cs="Times New Roman"/>
          <w:bCs/>
          <w:sz w:val="24"/>
          <w:szCs w:val="24"/>
        </w:rPr>
        <w:t xml:space="preserve"> but describes the risk more precisely by asking how well understood is the actual demand of the user (clarity of the requirement) but focuses on the level of effort and what that effort should look like.</w:t>
      </w:r>
    </w:p>
    <w:p w14:paraId="4DC0B841" w14:textId="6F9F19F5" w:rsidR="00983BEC" w:rsidRDefault="00983BEC" w:rsidP="00C443F7">
      <w:pPr>
        <w:ind w:firstLine="284"/>
        <w:jc w:val="both"/>
        <w:rPr>
          <w:rFonts w:ascii="Times New Roman" w:eastAsiaTheme="minorEastAsia" w:hAnsi="Times New Roman" w:cs="Times New Roman"/>
          <w:bCs/>
          <w:sz w:val="24"/>
          <w:szCs w:val="24"/>
        </w:rPr>
      </w:pPr>
      <w:r w:rsidRPr="00D5162B">
        <w:rPr>
          <w:rFonts w:ascii="Times New Roman" w:eastAsiaTheme="minorEastAsia" w:hAnsi="Times New Roman" w:cs="Times New Roman"/>
          <w:bCs/>
          <w:sz w:val="24"/>
          <w:szCs w:val="24"/>
        </w:rPr>
        <w:t xml:space="preserve">Moreover, Lang et al. </w:t>
      </w:r>
      <w:sdt>
        <w:sdtPr>
          <w:rPr>
            <w:color w:val="000000"/>
          </w:rPr>
          <w:tag w:val="MENDELEY_CITATION_v3_eyJjaXRhdGlvbklEIjoiTUVOREVMRVlfQ0lUQVRJT05fZWYxZjBiY2EtMTM5Ni00YTBmLWFkMjAtOWQwMzVhZTAwZDI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621653433"/>
          <w:placeholder>
            <w:docPart w:val="F2B94771361E7F47A96C61EB861157E4"/>
          </w:placeholder>
        </w:sdtPr>
        <w:sdtContent>
          <w:r w:rsidR="006A0F88" w:rsidRPr="006A0F88">
            <w:rPr>
              <w:rFonts w:ascii="Times New Roman" w:hAnsi="Times New Roman" w:cs="Times New Roman"/>
              <w:color w:val="000000"/>
              <w:sz w:val="24"/>
              <w:szCs w:val="24"/>
            </w:rPr>
            <w:t>[19]</w:t>
          </w:r>
        </w:sdtContent>
      </w:sdt>
      <w:r w:rsidRPr="00D5162B">
        <w:rPr>
          <w:rFonts w:ascii="Times New Roman" w:eastAsiaTheme="minorEastAsia" w:hAnsi="Times New Roman" w:cs="Times New Roman"/>
          <w:bCs/>
          <w:sz w:val="24"/>
          <w:szCs w:val="24"/>
        </w:rPr>
        <w:t xml:space="preserve"> index is designed to determine the effort for performing "design thinking" techniques</w:t>
      </w:r>
      <w:r>
        <w:rPr>
          <w:rFonts w:ascii="Times New Roman" w:eastAsiaTheme="minorEastAsia" w:hAnsi="Times New Roman" w:cs="Times New Roman"/>
          <w:bCs/>
          <w:sz w:val="24"/>
          <w:szCs w:val="24"/>
        </w:rPr>
        <w:t>. Alternatively,</w:t>
      </w:r>
      <w:r w:rsidRPr="00D5162B">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our proposed solution</w:t>
      </w:r>
      <w:r w:rsidRPr="00D5162B">
        <w:rPr>
          <w:rFonts w:ascii="Times New Roman" w:eastAsiaTheme="minorEastAsia" w:hAnsi="Times New Roman" w:cs="Times New Roman"/>
          <w:bCs/>
          <w:sz w:val="24"/>
          <w:szCs w:val="24"/>
        </w:rPr>
        <w:t xml:space="preserve"> is designed to determine the effort for conducting "UX" work. Also, their target role is the Product Owner (PO), whereas we target the entire team, not just the PO, since agile emphasizes autonomy and collaboration. Besides, the whole team is involved in estimating story points for user stories, so why should this be any different?</w:t>
      </w:r>
      <w:r>
        <w:rPr>
          <w:rFonts w:ascii="Times New Roman" w:eastAsiaTheme="minorEastAsia" w:hAnsi="Times New Roman" w:cs="Times New Roman"/>
          <w:bCs/>
          <w:sz w:val="24"/>
          <w:szCs w:val="24"/>
        </w:rPr>
        <w:t xml:space="preserve"> </w:t>
      </w:r>
      <w:r w:rsidRPr="00D5162B">
        <w:rPr>
          <w:rFonts w:ascii="Times New Roman" w:eastAsiaTheme="minorEastAsia" w:hAnsi="Times New Roman" w:cs="Times New Roman"/>
          <w:bCs/>
          <w:sz w:val="24"/>
          <w:szCs w:val="24"/>
        </w:rPr>
        <w:t xml:space="preserve">In addition, Gothelf and </w:t>
      </w:r>
      <w:proofErr w:type="spellStart"/>
      <w:r w:rsidRPr="00D5162B">
        <w:rPr>
          <w:rFonts w:ascii="Times New Roman" w:eastAsiaTheme="minorEastAsia" w:hAnsi="Times New Roman" w:cs="Times New Roman"/>
          <w:bCs/>
          <w:sz w:val="24"/>
          <w:szCs w:val="24"/>
        </w:rPr>
        <w:t>Seiden</w:t>
      </w:r>
      <w:proofErr w:type="spellEnd"/>
      <w:r w:rsidRPr="00D5162B">
        <w:rPr>
          <w:rFonts w:ascii="Times New Roman" w:eastAsiaTheme="minorEastAsia" w:hAnsi="Times New Roman" w:cs="Times New Roman"/>
          <w:bCs/>
          <w:sz w:val="24"/>
          <w:szCs w:val="24"/>
        </w:rPr>
        <w:t xml:space="preserve"> </w:t>
      </w:r>
      <w:sdt>
        <w:sdtPr>
          <w:rPr>
            <w:color w:val="000000"/>
          </w:rPr>
          <w:tag w:val="MENDELEY_CITATION_v3_eyJjaXRhdGlvbklEIjoiTUVOREVMRVlfQ0lUQVRJT05fM2QxMGU2OTUtZDY2OC00ZDA2LThlZDMtOTExYTk5ODVmYzMy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
          <w:id w:val="1565535717"/>
          <w:placeholder>
            <w:docPart w:val="3DF82F874C350D4681899745C319B895"/>
          </w:placeholder>
        </w:sdtPr>
        <w:sdtContent>
          <w:r w:rsidR="006A0F88" w:rsidRPr="006A0F88">
            <w:rPr>
              <w:rFonts w:ascii="Times New Roman" w:hAnsi="Times New Roman" w:cs="Times New Roman"/>
              <w:color w:val="000000"/>
              <w:sz w:val="24"/>
              <w:szCs w:val="24"/>
            </w:rPr>
            <w:t>[44]</w:t>
          </w:r>
        </w:sdtContent>
      </w:sdt>
      <w:r w:rsidRPr="00D5162B">
        <w:rPr>
          <w:rFonts w:ascii="Times New Roman" w:eastAsiaTheme="minorEastAsia" w:hAnsi="Times New Roman" w:cs="Times New Roman"/>
          <w:bCs/>
          <w:sz w:val="24"/>
          <w:szCs w:val="24"/>
        </w:rPr>
        <w:t xml:space="preserve"> deigned the HPC (hypothesis prioritization canvas) which is a simple tool for determining which hypotheses (features) are worth testing. However, Gothelf's approach falls short on two key points which include </w:t>
      </w:r>
      <w:r w:rsidRPr="0017716D">
        <w:rPr>
          <w:rFonts w:ascii="Times New Roman" w:eastAsiaTheme="minorEastAsia" w:hAnsi="Times New Roman" w:cs="Times New Roman"/>
          <w:bCs/>
          <w:sz w:val="24"/>
          <w:szCs w:val="24"/>
        </w:rPr>
        <w:t>1) it fails to help in prioritizing in terms of effort,</w:t>
      </w:r>
      <w:r w:rsidRPr="00D5162B">
        <w:rPr>
          <w:rFonts w:ascii="Times New Roman" w:eastAsiaTheme="minorEastAsia" w:hAnsi="Times New Roman" w:cs="Times New Roman"/>
          <w:bCs/>
          <w:sz w:val="24"/>
          <w:szCs w:val="24"/>
        </w:rPr>
        <w:t xml:space="preserve"> and 2) it does not provide any guidance on "how"</w:t>
      </w:r>
      <w:r>
        <w:rPr>
          <w:rFonts w:ascii="Times New Roman" w:eastAsiaTheme="minorEastAsia" w:hAnsi="Times New Roman" w:cs="Times New Roman"/>
          <w:bCs/>
          <w:sz w:val="24"/>
          <w:szCs w:val="24"/>
        </w:rPr>
        <w:t xml:space="preserve">. </w:t>
      </w:r>
      <w:r w:rsidRPr="00BB5EE8">
        <w:rPr>
          <w:rFonts w:ascii="Times New Roman" w:eastAsiaTheme="minorEastAsia" w:hAnsi="Times New Roman" w:cs="Times New Roman"/>
          <w:bCs/>
          <w:sz w:val="24"/>
          <w:szCs w:val="24"/>
        </w:rPr>
        <w:t xml:space="preserve">According to Gothelf, the presence of UX experts in agile teams is </w:t>
      </w:r>
      <w:r w:rsidRPr="00F47245">
        <w:rPr>
          <w:rFonts w:ascii="Times New Roman" w:eastAsiaTheme="minorEastAsia" w:hAnsi="Times New Roman" w:cs="Times New Roman"/>
          <w:bCs/>
          <w:sz w:val="24"/>
          <w:szCs w:val="24"/>
        </w:rPr>
        <w:t xml:space="preserve">essential </w:t>
      </w:r>
      <w:r w:rsidRPr="00BB5EE8">
        <w:rPr>
          <w:rFonts w:ascii="Times New Roman" w:eastAsiaTheme="minorEastAsia" w:hAnsi="Times New Roman" w:cs="Times New Roman"/>
          <w:bCs/>
          <w:sz w:val="24"/>
          <w:szCs w:val="24"/>
        </w:rPr>
        <w:t xml:space="preserve">for the success of integration, and if the agile team </w:t>
      </w:r>
      <w:r>
        <w:rPr>
          <w:rFonts w:ascii="Times New Roman" w:eastAsiaTheme="minorEastAsia" w:hAnsi="Times New Roman" w:cs="Times New Roman"/>
          <w:bCs/>
          <w:sz w:val="24"/>
          <w:szCs w:val="24"/>
        </w:rPr>
        <w:t>lacks</w:t>
      </w:r>
      <w:r w:rsidRPr="00BB5EE8">
        <w:rPr>
          <w:rFonts w:ascii="Times New Roman" w:eastAsiaTheme="minorEastAsia" w:hAnsi="Times New Roman" w:cs="Times New Roman"/>
          <w:bCs/>
          <w:sz w:val="24"/>
          <w:szCs w:val="24"/>
        </w:rPr>
        <w:t xml:space="preserve"> a UX expert, </w:t>
      </w:r>
      <w:r>
        <w:rPr>
          <w:rFonts w:ascii="Times New Roman" w:eastAsiaTheme="minorEastAsia" w:hAnsi="Times New Roman" w:cs="Times New Roman"/>
          <w:bCs/>
          <w:sz w:val="24"/>
          <w:szCs w:val="24"/>
        </w:rPr>
        <w:t>the</w:t>
      </w:r>
      <w:r w:rsidRPr="00BB5EE8">
        <w:rPr>
          <w:rFonts w:ascii="Times New Roman" w:eastAsiaTheme="minorEastAsia" w:hAnsi="Times New Roman" w:cs="Times New Roman"/>
          <w:bCs/>
          <w:sz w:val="24"/>
          <w:szCs w:val="24"/>
        </w:rPr>
        <w:t xml:space="preserve"> integration might</w:t>
      </w:r>
      <w:r w:rsidRPr="00F47245">
        <w:t xml:space="preserve"> </w:t>
      </w:r>
      <w:r w:rsidRPr="00F47245">
        <w:rPr>
          <w:rFonts w:ascii="Times New Roman" w:eastAsiaTheme="minorEastAsia" w:hAnsi="Times New Roman" w:cs="Times New Roman"/>
          <w:bCs/>
          <w:sz w:val="24"/>
          <w:szCs w:val="24"/>
        </w:rPr>
        <w:t>fail</w:t>
      </w:r>
      <w:r>
        <w:rPr>
          <w:rFonts w:ascii="Times New Roman" w:eastAsiaTheme="minorEastAsia" w:hAnsi="Times New Roman" w:cs="Times New Roman"/>
          <w:bCs/>
          <w:sz w:val="24"/>
          <w:szCs w:val="24"/>
        </w:rPr>
        <w:t>.</w:t>
      </w:r>
      <w:r w:rsidRPr="00F47245">
        <w:t xml:space="preserve"> </w:t>
      </w:r>
      <w:r w:rsidRPr="00F47245">
        <w:rPr>
          <w:rFonts w:ascii="Times New Roman" w:eastAsiaTheme="minorEastAsia" w:hAnsi="Times New Roman" w:cs="Times New Roman"/>
          <w:bCs/>
          <w:sz w:val="24"/>
          <w:szCs w:val="24"/>
        </w:rPr>
        <w:t xml:space="preserve">However, this statement can be argued as the study can actually achieve a successful integration by conducting the UX experiments the way </w:t>
      </w:r>
      <w:r>
        <w:rPr>
          <w:rFonts w:ascii="Times New Roman" w:eastAsiaTheme="minorEastAsia" w:hAnsi="Times New Roman" w:cs="Times New Roman"/>
          <w:bCs/>
          <w:sz w:val="24"/>
          <w:szCs w:val="24"/>
        </w:rPr>
        <w:t>this study</w:t>
      </w:r>
      <w:r w:rsidRPr="00F47245">
        <w:rPr>
          <w:rFonts w:ascii="Times New Roman" w:eastAsiaTheme="minorEastAsia" w:hAnsi="Times New Roman" w:cs="Times New Roman"/>
          <w:bCs/>
          <w:sz w:val="24"/>
          <w:szCs w:val="24"/>
        </w:rPr>
        <w:t xml:space="preserve"> recommended.</w:t>
      </w:r>
      <w:r>
        <w:rPr>
          <w:rFonts w:ascii="Times New Roman" w:eastAsiaTheme="minorEastAsia" w:hAnsi="Times New Roman" w:cs="Times New Roman"/>
          <w:bCs/>
          <w:sz w:val="24"/>
          <w:szCs w:val="24"/>
        </w:rPr>
        <w:t xml:space="preserve"> </w:t>
      </w:r>
    </w:p>
    <w:p w14:paraId="75696D47" w14:textId="77777777" w:rsidR="00983BEC" w:rsidRPr="00C4260B" w:rsidRDefault="00983BEC" w:rsidP="00C443F7">
      <w:pPr>
        <w:ind w:firstLine="284"/>
        <w:jc w:val="both"/>
        <w:rPr>
          <w:rFonts w:ascii="Times New Roman" w:eastAsiaTheme="minorEastAsia" w:hAnsi="Times New Roman" w:cs="Times New Roman"/>
          <w:bCs/>
          <w:sz w:val="24"/>
          <w:szCs w:val="24"/>
        </w:rPr>
      </w:pPr>
      <w:r w:rsidRPr="00D5162B">
        <w:rPr>
          <w:rFonts w:ascii="Times New Roman" w:eastAsiaTheme="minorEastAsia" w:hAnsi="Times New Roman" w:cs="Times New Roman"/>
          <w:bCs/>
          <w:sz w:val="24"/>
          <w:szCs w:val="24"/>
        </w:rPr>
        <w:t>Therefore, our solution aims to fill these gaps by Gothelf and Lang et al. by 1) focusing on UX</w:t>
      </w:r>
      <w:r>
        <w:rPr>
          <w:rFonts w:ascii="Times New Roman" w:eastAsiaTheme="minorEastAsia" w:hAnsi="Times New Roman" w:cs="Times New Roman"/>
          <w:bCs/>
          <w:sz w:val="24"/>
          <w:szCs w:val="24"/>
        </w:rPr>
        <w:t xml:space="preserve"> (rather than design thinking) and </w:t>
      </w:r>
      <w:r w:rsidRPr="00D5162B">
        <w:rPr>
          <w:rFonts w:ascii="Times New Roman" w:eastAsiaTheme="minorEastAsia" w:hAnsi="Times New Roman" w:cs="Times New Roman"/>
          <w:bCs/>
          <w:sz w:val="24"/>
          <w:szCs w:val="24"/>
        </w:rPr>
        <w:t xml:space="preserve">helping agile teams to 2) assess the effort needed for UX work so they can prioritize which features </w:t>
      </w:r>
      <w:r>
        <w:rPr>
          <w:rFonts w:ascii="Times New Roman" w:eastAsiaTheme="minorEastAsia" w:hAnsi="Times New Roman" w:cs="Times New Roman"/>
          <w:bCs/>
          <w:sz w:val="24"/>
          <w:szCs w:val="24"/>
        </w:rPr>
        <w:t>requires UX experiments</w:t>
      </w:r>
      <w:r w:rsidRPr="00D5162B">
        <w:rPr>
          <w:rFonts w:ascii="Times New Roman" w:eastAsiaTheme="minorEastAsia" w:hAnsi="Times New Roman" w:cs="Times New Roman"/>
          <w:bCs/>
          <w:sz w:val="24"/>
          <w:szCs w:val="24"/>
        </w:rPr>
        <w:t xml:space="preserve">, and 3) determining the best </w:t>
      </w:r>
      <w:r w:rsidRPr="001F5CE3">
        <w:rPr>
          <w:rFonts w:ascii="Times New Roman" w:eastAsiaTheme="minorEastAsia" w:hAnsi="Times New Roman" w:cs="Times New Roman"/>
          <w:b/>
          <w:sz w:val="24"/>
          <w:szCs w:val="24"/>
        </w:rPr>
        <w:t xml:space="preserve">UX technique </w:t>
      </w:r>
      <w:r w:rsidRPr="00D5162B">
        <w:rPr>
          <w:rFonts w:ascii="Times New Roman" w:eastAsiaTheme="minorEastAsia" w:hAnsi="Times New Roman" w:cs="Times New Roman"/>
          <w:bCs/>
          <w:sz w:val="24"/>
          <w:szCs w:val="24"/>
        </w:rPr>
        <w:t>to achieve useful results.</w:t>
      </w:r>
      <w:r>
        <w:rPr>
          <w:rFonts w:ascii="Times New Roman" w:eastAsiaTheme="minorEastAsia" w:hAnsi="Times New Roman" w:cs="Times New Roman"/>
          <w:bCs/>
          <w:sz w:val="24"/>
          <w:szCs w:val="24"/>
        </w:rPr>
        <w:t xml:space="preserve"> </w:t>
      </w:r>
      <w:r w:rsidRPr="00C4260B">
        <w:rPr>
          <w:rFonts w:ascii="Times New Roman" w:eastAsiaTheme="minorEastAsia" w:hAnsi="Times New Roman" w:cs="Times New Roman"/>
          <w:bCs/>
          <w:sz w:val="24"/>
          <w:szCs w:val="24"/>
        </w:rPr>
        <w:fldChar w:fldCharType="begin"/>
      </w:r>
      <w:r w:rsidRPr="00C4260B">
        <w:rPr>
          <w:rFonts w:ascii="Times New Roman" w:eastAsiaTheme="minorEastAsia" w:hAnsi="Times New Roman" w:cs="Times New Roman"/>
          <w:bCs/>
          <w:sz w:val="24"/>
          <w:szCs w:val="24"/>
        </w:rPr>
        <w:instrText xml:space="preserve"> REF _Ref117762035 \h </w:instrText>
      </w:r>
      <w:r>
        <w:rPr>
          <w:rFonts w:ascii="Times New Roman" w:eastAsiaTheme="minorEastAsia" w:hAnsi="Times New Roman" w:cs="Times New Roman"/>
          <w:bCs/>
          <w:sz w:val="24"/>
          <w:szCs w:val="24"/>
        </w:rPr>
        <w:instrText xml:space="preserve"> \* MERGEFORMAT </w:instrText>
      </w:r>
      <w:r w:rsidRPr="00C4260B">
        <w:rPr>
          <w:rFonts w:ascii="Times New Roman" w:eastAsiaTheme="minorEastAsia" w:hAnsi="Times New Roman" w:cs="Times New Roman"/>
          <w:bCs/>
          <w:sz w:val="24"/>
          <w:szCs w:val="24"/>
        </w:rPr>
      </w:r>
      <w:r w:rsidRPr="00C4260B">
        <w:rPr>
          <w:rFonts w:ascii="Times New Roman" w:eastAsiaTheme="minorEastAsia" w:hAnsi="Times New Roman" w:cs="Times New Roman"/>
          <w:bCs/>
          <w:sz w:val="24"/>
          <w:szCs w:val="24"/>
        </w:rPr>
        <w:fldChar w:fldCharType="separate"/>
      </w:r>
      <w:r w:rsidRPr="0075660A">
        <w:rPr>
          <w:rFonts w:ascii="Times New Roman" w:eastAsiaTheme="minorEastAsia" w:hAnsi="Times New Roman" w:cs="Times New Roman"/>
          <w:bCs/>
          <w:sz w:val="24"/>
          <w:szCs w:val="24"/>
        </w:rPr>
        <w:t>Table 1</w:t>
      </w:r>
      <w:r w:rsidRPr="00C4260B">
        <w:rPr>
          <w:rFonts w:ascii="Times New Roman" w:eastAsiaTheme="minorEastAsia" w:hAnsi="Times New Roman" w:cs="Times New Roman"/>
          <w:bCs/>
          <w:sz w:val="24"/>
          <w:szCs w:val="24"/>
        </w:rPr>
        <w:fldChar w:fldCharType="end"/>
      </w:r>
      <w:r w:rsidRPr="00C4260B">
        <w:rPr>
          <w:rFonts w:ascii="Times New Roman" w:eastAsiaTheme="minorEastAsia" w:hAnsi="Times New Roman" w:cs="Times New Roman"/>
          <w:bCs/>
          <w:sz w:val="24"/>
          <w:szCs w:val="24"/>
        </w:rPr>
        <w:t xml:space="preserve"> provides a summary of the related work discussed above.</w:t>
      </w:r>
    </w:p>
    <w:p w14:paraId="68922A90" w14:textId="77777777" w:rsidR="00983BEC" w:rsidRDefault="00983BEC" w:rsidP="00D15FD9">
      <w:pPr>
        <w:jc w:val="both"/>
        <w:rPr>
          <w:rFonts w:ascii="Times New Roman" w:eastAsiaTheme="minorEastAsia" w:hAnsi="Times New Roman" w:cs="Times New Roman"/>
          <w:bCs/>
          <w:sz w:val="24"/>
          <w:szCs w:val="24"/>
        </w:rPr>
      </w:pPr>
    </w:p>
    <w:p w14:paraId="4A77B433" w14:textId="77777777" w:rsidR="00983BEC" w:rsidRPr="0027152D" w:rsidRDefault="00983BEC" w:rsidP="00983BEC">
      <w:pPr>
        <w:jc w:val="both"/>
        <w:rPr>
          <w:rFonts w:ascii="Times New Roman" w:eastAsiaTheme="minorEastAsia" w:hAnsi="Times New Roman" w:cs="Times New Roman"/>
          <w:bCs/>
          <w:sz w:val="24"/>
          <w:szCs w:val="24"/>
        </w:rPr>
      </w:pPr>
    </w:p>
    <w:tbl>
      <w:tblPr>
        <w:tblStyle w:val="TableGrid"/>
        <w:tblW w:w="9562"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657"/>
        <w:gridCol w:w="830"/>
        <w:gridCol w:w="3730"/>
        <w:gridCol w:w="4345"/>
      </w:tblGrid>
      <w:tr w:rsidR="00983BEC" w:rsidRPr="002204AA" w14:paraId="08E133F4" w14:textId="77777777" w:rsidTr="006D4BF2">
        <w:trPr>
          <w:trHeight w:val="391"/>
          <w:jc w:val="center"/>
        </w:trPr>
        <w:tc>
          <w:tcPr>
            <w:tcW w:w="657" w:type="dxa"/>
            <w:tcBorders>
              <w:top w:val="double" w:sz="4" w:space="0" w:color="auto"/>
              <w:bottom w:val="double" w:sz="4" w:space="0" w:color="auto"/>
            </w:tcBorders>
            <w:vAlign w:val="center"/>
          </w:tcPr>
          <w:p w14:paraId="6D48D2DB" w14:textId="77777777" w:rsidR="00983BEC" w:rsidRPr="002204AA"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lastRenderedPageBreak/>
              <w:t>Ref.</w:t>
            </w:r>
          </w:p>
        </w:tc>
        <w:tc>
          <w:tcPr>
            <w:tcW w:w="830" w:type="dxa"/>
            <w:tcBorders>
              <w:top w:val="double" w:sz="4" w:space="0" w:color="auto"/>
              <w:bottom w:val="double" w:sz="4" w:space="0" w:color="auto"/>
            </w:tcBorders>
            <w:vAlign w:val="center"/>
          </w:tcPr>
          <w:p w14:paraId="1DCDFC98" w14:textId="77777777" w:rsidR="00983BEC" w:rsidRPr="002204AA"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Year</w:t>
            </w:r>
          </w:p>
        </w:tc>
        <w:tc>
          <w:tcPr>
            <w:tcW w:w="3730" w:type="dxa"/>
            <w:tcBorders>
              <w:top w:val="double" w:sz="4" w:space="0" w:color="auto"/>
              <w:bottom w:val="double" w:sz="4" w:space="0" w:color="auto"/>
              <w:right w:val="nil"/>
            </w:tcBorders>
            <w:vAlign w:val="center"/>
          </w:tcPr>
          <w:p w14:paraId="02600F64" w14:textId="77777777" w:rsidR="00983BEC" w:rsidRPr="002204AA"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Objectives</w:t>
            </w:r>
          </w:p>
        </w:tc>
        <w:tc>
          <w:tcPr>
            <w:tcW w:w="4345" w:type="dxa"/>
            <w:tcBorders>
              <w:top w:val="double" w:sz="4" w:space="0" w:color="auto"/>
              <w:left w:val="nil"/>
              <w:bottom w:val="double" w:sz="4" w:space="0" w:color="auto"/>
            </w:tcBorders>
            <w:vAlign w:val="center"/>
          </w:tcPr>
          <w:p w14:paraId="3A3B1D56" w14:textId="77777777" w:rsidR="00983BEC" w:rsidRPr="002204AA"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Findings</w:t>
            </w:r>
          </w:p>
        </w:tc>
      </w:tr>
      <w:tr w:rsidR="00983BEC" w:rsidRPr="002204AA" w14:paraId="7EDE495E" w14:textId="77777777" w:rsidTr="006D4BF2">
        <w:trPr>
          <w:trHeight w:val="405"/>
          <w:jc w:val="center"/>
        </w:trPr>
        <w:tc>
          <w:tcPr>
            <w:tcW w:w="657" w:type="dxa"/>
            <w:tcBorders>
              <w:top w:val="double" w:sz="4" w:space="0" w:color="auto"/>
            </w:tcBorders>
            <w:vAlign w:val="center"/>
          </w:tcPr>
          <w:p w14:paraId="4292DB9A" w14:textId="45B3BEA5"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highlight w:val="lightGray"/>
                </w:rPr>
                <w:tag w:val="MENDELEY_CITATION_v3_eyJjaXRhdGlvbklEIjoiTUVOREVMRVlfQ0lUQVRJT05fZDM3NDhhMzItYjI1YS00ZWJmLTg5NWUtZDVlMWVjMWJmMDE5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
                <w:id w:val="-135809554"/>
                <w:placeholder>
                  <w:docPart w:val="23EA0FB39D53E74380778E5068D85908"/>
                </w:placeholder>
              </w:sdtPr>
              <w:sdtContent>
                <w:r w:rsidR="006A0F88" w:rsidRPr="006A0F88">
                  <w:rPr>
                    <w:rFonts w:asciiTheme="majorBidi" w:hAnsiTheme="majorBidi" w:cstheme="majorBidi"/>
                    <w:color w:val="000000"/>
                  </w:rPr>
                  <w:t>[35]</w:t>
                </w:r>
              </w:sdtContent>
            </w:sdt>
          </w:p>
        </w:tc>
        <w:tc>
          <w:tcPr>
            <w:tcW w:w="830" w:type="dxa"/>
            <w:tcBorders>
              <w:top w:val="double" w:sz="4" w:space="0" w:color="auto"/>
            </w:tcBorders>
            <w:vAlign w:val="center"/>
          </w:tcPr>
          <w:p w14:paraId="16FF731F"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2011</w:t>
            </w:r>
          </w:p>
        </w:tc>
        <w:tc>
          <w:tcPr>
            <w:tcW w:w="3730" w:type="dxa"/>
            <w:tcBorders>
              <w:top w:val="double" w:sz="4" w:space="0" w:color="auto"/>
              <w:right w:val="nil"/>
            </w:tcBorders>
          </w:tcPr>
          <w:p w14:paraId="60F02D5F"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To examine how usability problems are handled in Agile projects.</w:t>
            </w:r>
          </w:p>
        </w:tc>
        <w:tc>
          <w:tcPr>
            <w:tcW w:w="4345" w:type="dxa"/>
            <w:tcBorders>
              <w:top w:val="double" w:sz="4" w:space="0" w:color="auto"/>
              <w:left w:val="nil"/>
            </w:tcBorders>
          </w:tcPr>
          <w:p w14:paraId="79098FCB"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w:t>
            </w:r>
            <w:r w:rsidRPr="00C66CB6">
              <w:rPr>
                <w:rFonts w:asciiTheme="majorBidi" w:eastAsiaTheme="minorEastAsia" w:hAnsiTheme="majorBidi" w:cstheme="majorBidi"/>
              </w:rPr>
              <w:t xml:space="preserve">identified the following key aspects </w:t>
            </w:r>
            <w:r>
              <w:rPr>
                <w:rFonts w:asciiTheme="majorBidi" w:eastAsiaTheme="minorEastAsia" w:hAnsiTheme="majorBidi" w:cstheme="majorBidi"/>
              </w:rPr>
              <w:t>for</w:t>
            </w:r>
            <w:r w:rsidRPr="00C66CB6">
              <w:rPr>
                <w:rFonts w:asciiTheme="majorBidi" w:eastAsiaTheme="minorEastAsia" w:hAnsiTheme="majorBidi" w:cstheme="majorBidi"/>
              </w:rPr>
              <w:t xml:space="preserve"> integrati</w:t>
            </w:r>
            <w:r>
              <w:rPr>
                <w:rFonts w:asciiTheme="majorBidi" w:eastAsiaTheme="minorEastAsia" w:hAnsiTheme="majorBidi" w:cstheme="majorBidi"/>
              </w:rPr>
              <w:t>ng Agile and UCD</w:t>
            </w:r>
            <w:r w:rsidRPr="00C66CB6">
              <w:rPr>
                <w:rFonts w:asciiTheme="majorBidi" w:eastAsiaTheme="minorEastAsia" w:hAnsiTheme="majorBidi" w:cstheme="majorBidi"/>
              </w:rPr>
              <w:t>: little upfront design, prototyping, user stories, user testing, inspection evaluation, and one sprint ahead.</w:t>
            </w:r>
          </w:p>
        </w:tc>
      </w:tr>
      <w:tr w:rsidR="00983BEC" w:rsidRPr="002204AA" w14:paraId="7200327C" w14:textId="77777777" w:rsidTr="006D4BF2">
        <w:trPr>
          <w:trHeight w:val="405"/>
          <w:jc w:val="center"/>
        </w:trPr>
        <w:tc>
          <w:tcPr>
            <w:tcW w:w="657" w:type="dxa"/>
            <w:vAlign w:val="center"/>
          </w:tcPr>
          <w:p w14:paraId="30B18745" w14:textId="1BA5967C"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DQyZDhhZTQtYjNiZi00ZjMxLTgyNDEtNmI0OGJiMjA4MzQ4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
                <w:id w:val="-2014285184"/>
                <w:placeholder>
                  <w:docPart w:val="D5659BBFC8AEF744A8ED99593CA32C06"/>
                </w:placeholder>
              </w:sdtPr>
              <w:sdtContent>
                <w:r w:rsidR="006A0F88" w:rsidRPr="006A0F88">
                  <w:rPr>
                    <w:rFonts w:asciiTheme="majorBidi" w:hAnsiTheme="majorBidi" w:cstheme="majorBidi"/>
                    <w:color w:val="000000"/>
                  </w:rPr>
                  <w:t>[38]</w:t>
                </w:r>
              </w:sdtContent>
            </w:sdt>
          </w:p>
        </w:tc>
        <w:tc>
          <w:tcPr>
            <w:tcW w:w="830" w:type="dxa"/>
            <w:vAlign w:val="center"/>
          </w:tcPr>
          <w:p w14:paraId="259F401A"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2020</w:t>
            </w:r>
          </w:p>
        </w:tc>
        <w:tc>
          <w:tcPr>
            <w:tcW w:w="3730" w:type="dxa"/>
            <w:tcBorders>
              <w:right w:val="nil"/>
            </w:tcBorders>
          </w:tcPr>
          <w:p w14:paraId="696AFDB5"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To identify the challenges associated with integrating Scrum by examining recent case studies described in the literature.</w:t>
            </w:r>
          </w:p>
        </w:tc>
        <w:tc>
          <w:tcPr>
            <w:tcW w:w="4345" w:type="dxa"/>
            <w:tcBorders>
              <w:left w:val="nil"/>
            </w:tcBorders>
          </w:tcPr>
          <w:p w14:paraId="489407E8"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revealed that UX activities are poorly prioritized in Scrum, </w:t>
            </w:r>
            <w:r w:rsidRPr="00BC76AD">
              <w:rPr>
                <w:rFonts w:ascii="Times New Roman" w:hAnsi="Times New Roman" w:cs="Times New Roman"/>
                <w:sz w:val="24"/>
                <w:szCs w:val="24"/>
              </w:rPr>
              <w:t xml:space="preserve">inadequate communication between UX designers and developers, </w:t>
            </w:r>
            <w:r>
              <w:rPr>
                <w:rFonts w:ascii="Times New Roman" w:hAnsi="Times New Roman" w:cs="Times New Roman"/>
                <w:sz w:val="24"/>
                <w:szCs w:val="24"/>
              </w:rPr>
              <w:t xml:space="preserve">lack </w:t>
            </w:r>
            <w:r w:rsidRPr="00BC76AD">
              <w:rPr>
                <w:rFonts w:ascii="Times New Roman" w:hAnsi="Times New Roman" w:cs="Times New Roman"/>
                <w:sz w:val="24"/>
                <w:szCs w:val="24"/>
              </w:rPr>
              <w:t xml:space="preserve">of resources allocation to upfront activities and customers attempt to represent final users without understanding their </w:t>
            </w:r>
            <w:r>
              <w:rPr>
                <w:rFonts w:ascii="Times New Roman" w:hAnsi="Times New Roman" w:cs="Times New Roman"/>
                <w:sz w:val="24"/>
                <w:szCs w:val="24"/>
              </w:rPr>
              <w:t>actual</w:t>
            </w:r>
            <w:r w:rsidRPr="00BC76AD">
              <w:rPr>
                <w:rFonts w:ascii="Times New Roman" w:hAnsi="Times New Roman" w:cs="Times New Roman"/>
                <w:sz w:val="24"/>
                <w:szCs w:val="24"/>
              </w:rPr>
              <w:t xml:space="preserve"> needs.</w:t>
            </w:r>
          </w:p>
        </w:tc>
      </w:tr>
      <w:tr w:rsidR="00983BEC" w:rsidRPr="002204AA" w14:paraId="3501C636" w14:textId="77777777" w:rsidTr="006D4BF2">
        <w:trPr>
          <w:trHeight w:val="405"/>
          <w:jc w:val="center"/>
        </w:trPr>
        <w:tc>
          <w:tcPr>
            <w:tcW w:w="657" w:type="dxa"/>
            <w:vAlign w:val="center"/>
          </w:tcPr>
          <w:p w14:paraId="0C9DABC5" w14:textId="3A8AE505"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ODA0Njc1MDYtNDU4YS00MzE1LWJlMDctMTRiNmIzZjkwMjlm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
                <w:id w:val="514351792"/>
                <w:placeholder>
                  <w:docPart w:val="140748975C04A840AD094BBAE199BD18"/>
                </w:placeholder>
              </w:sdtPr>
              <w:sdtContent>
                <w:r w:rsidR="00DC1735" w:rsidRPr="00DC1735">
                  <w:rPr>
                    <w:rFonts w:asciiTheme="majorBidi" w:hAnsiTheme="majorBidi" w:cstheme="majorBidi"/>
                    <w:color w:val="000000"/>
                  </w:rPr>
                  <w:t>[6]</w:t>
                </w:r>
              </w:sdtContent>
            </w:sdt>
          </w:p>
        </w:tc>
        <w:tc>
          <w:tcPr>
            <w:tcW w:w="830" w:type="dxa"/>
            <w:vAlign w:val="center"/>
          </w:tcPr>
          <w:p w14:paraId="17D36DA0"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2019</w:t>
            </w:r>
          </w:p>
        </w:tc>
        <w:tc>
          <w:tcPr>
            <w:tcW w:w="3730" w:type="dxa"/>
            <w:tcBorders>
              <w:right w:val="nil"/>
            </w:tcBorders>
          </w:tcPr>
          <w:p w14:paraId="25214A6D"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To</w:t>
            </w:r>
            <w:r w:rsidRPr="00EC41A0">
              <w:rPr>
                <w:rFonts w:asciiTheme="majorBidi" w:eastAsiaTheme="minorEastAsia" w:hAnsiTheme="majorBidi" w:cstheme="majorBidi"/>
              </w:rPr>
              <w:t xml:space="preserve"> </w:t>
            </w:r>
            <w:r>
              <w:rPr>
                <w:rFonts w:asciiTheme="majorBidi" w:eastAsiaTheme="minorEastAsia" w:hAnsiTheme="majorBidi" w:cstheme="majorBidi"/>
              </w:rPr>
              <w:t xml:space="preserve">explore </w:t>
            </w:r>
            <w:r w:rsidRPr="00EC41A0">
              <w:rPr>
                <w:rFonts w:asciiTheme="majorBidi" w:eastAsiaTheme="minorEastAsia" w:hAnsiTheme="majorBidi" w:cstheme="majorBidi"/>
              </w:rPr>
              <w:t xml:space="preserve">how the recent studies are </w:t>
            </w:r>
            <w:r>
              <w:rPr>
                <w:rFonts w:asciiTheme="majorBidi" w:eastAsiaTheme="minorEastAsia" w:hAnsiTheme="majorBidi" w:cstheme="majorBidi"/>
              </w:rPr>
              <w:t xml:space="preserve">integrating Agile with UX </w:t>
            </w:r>
            <w:r w:rsidRPr="00EC41A0">
              <w:rPr>
                <w:rFonts w:asciiTheme="majorBidi" w:eastAsiaTheme="minorEastAsia" w:hAnsiTheme="majorBidi" w:cstheme="majorBidi"/>
              </w:rPr>
              <w:t>and</w:t>
            </w:r>
            <w:r>
              <w:rPr>
                <w:rFonts w:asciiTheme="majorBidi" w:eastAsiaTheme="minorEastAsia" w:hAnsiTheme="majorBidi" w:cstheme="majorBidi"/>
              </w:rPr>
              <w:t xml:space="preserve"> identify</w:t>
            </w:r>
            <w:r w:rsidRPr="00EC41A0">
              <w:rPr>
                <w:rFonts w:asciiTheme="majorBidi" w:eastAsiaTheme="minorEastAsia" w:hAnsiTheme="majorBidi" w:cstheme="majorBidi"/>
              </w:rPr>
              <w:t xml:space="preserve"> the challenges </w:t>
            </w:r>
            <w:r>
              <w:rPr>
                <w:rFonts w:asciiTheme="majorBidi" w:eastAsiaTheme="minorEastAsia" w:hAnsiTheme="majorBidi" w:cstheme="majorBidi"/>
              </w:rPr>
              <w:t>associated with</w:t>
            </w:r>
            <w:r w:rsidRPr="00EC41A0">
              <w:rPr>
                <w:rFonts w:asciiTheme="majorBidi" w:eastAsiaTheme="minorEastAsia" w:hAnsiTheme="majorBidi" w:cstheme="majorBidi"/>
              </w:rPr>
              <w:t xml:space="preserve"> integrat</w:t>
            </w:r>
            <w:r>
              <w:rPr>
                <w:rFonts w:asciiTheme="majorBidi" w:eastAsiaTheme="minorEastAsia" w:hAnsiTheme="majorBidi" w:cstheme="majorBidi"/>
              </w:rPr>
              <w:t>ing</w:t>
            </w:r>
            <w:r w:rsidRPr="00EC41A0">
              <w:rPr>
                <w:rFonts w:asciiTheme="majorBidi" w:eastAsiaTheme="minorEastAsia" w:hAnsiTheme="majorBidi" w:cstheme="majorBidi"/>
              </w:rPr>
              <w:t xml:space="preserve"> these two </w:t>
            </w:r>
            <w:r w:rsidRPr="00427CA7">
              <w:rPr>
                <w:rFonts w:asciiTheme="majorBidi" w:eastAsiaTheme="minorEastAsia" w:hAnsiTheme="majorBidi" w:cstheme="majorBidi"/>
              </w:rPr>
              <w:t>processes</w:t>
            </w:r>
            <w:r w:rsidRPr="00EC41A0">
              <w:rPr>
                <w:rFonts w:asciiTheme="majorBidi" w:eastAsiaTheme="minorEastAsia" w:hAnsiTheme="majorBidi" w:cstheme="majorBidi"/>
              </w:rPr>
              <w:t>.</w:t>
            </w:r>
          </w:p>
        </w:tc>
        <w:tc>
          <w:tcPr>
            <w:tcW w:w="4345" w:type="dxa"/>
            <w:tcBorders>
              <w:left w:val="nil"/>
            </w:tcBorders>
          </w:tcPr>
          <w:p w14:paraId="0930ED06"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revealed </w:t>
            </w:r>
            <w:r w:rsidRPr="00EC41A0">
              <w:rPr>
                <w:rFonts w:asciiTheme="majorBidi" w:eastAsiaTheme="minorEastAsia" w:hAnsiTheme="majorBidi" w:cstheme="majorBidi"/>
              </w:rPr>
              <w:t>that integrating UX into agile development poses several challenges, including the lack of time for upfront design and testing with real users, the power struggle between UX designers and developers, the lack of a vision for the entire UX project, the difficulty of prioritizing activities</w:t>
            </w:r>
            <w:r>
              <w:rPr>
                <w:rFonts w:asciiTheme="majorBidi" w:eastAsiaTheme="minorEastAsia" w:hAnsiTheme="majorBidi" w:cstheme="majorBidi"/>
              </w:rPr>
              <w:t xml:space="preserve"> </w:t>
            </w:r>
            <w:r w:rsidRPr="00EC41A0">
              <w:rPr>
                <w:rFonts w:asciiTheme="majorBidi" w:eastAsiaTheme="minorEastAsia" w:hAnsiTheme="majorBidi" w:cstheme="majorBidi"/>
              </w:rPr>
              <w:t>and the lack of documentation.</w:t>
            </w:r>
          </w:p>
        </w:tc>
      </w:tr>
      <w:tr w:rsidR="00983BEC" w:rsidRPr="002204AA" w14:paraId="1593F11F" w14:textId="77777777" w:rsidTr="006D4BF2">
        <w:trPr>
          <w:trHeight w:val="391"/>
          <w:jc w:val="center"/>
        </w:trPr>
        <w:tc>
          <w:tcPr>
            <w:tcW w:w="657" w:type="dxa"/>
            <w:vAlign w:val="center"/>
          </w:tcPr>
          <w:p w14:paraId="201DE6F4" w14:textId="7D80BFB6"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Y2I3NDliNjgtOTU5My00YjkxLTkxMTYtMTZkNzkwM2IzMTZi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
                <w:id w:val="1088360354"/>
                <w:placeholder>
                  <w:docPart w:val="082A32BF2CD23D43A3434757AA11943C"/>
                </w:placeholder>
              </w:sdtPr>
              <w:sdtContent>
                <w:r w:rsidR="00DC1735" w:rsidRPr="00DC1735">
                  <w:rPr>
                    <w:rFonts w:asciiTheme="majorBidi" w:hAnsiTheme="majorBidi" w:cstheme="majorBidi"/>
                    <w:color w:val="000000"/>
                  </w:rPr>
                  <w:t>[1]</w:t>
                </w:r>
              </w:sdtContent>
            </w:sdt>
          </w:p>
        </w:tc>
        <w:tc>
          <w:tcPr>
            <w:tcW w:w="830" w:type="dxa"/>
            <w:vAlign w:val="center"/>
          </w:tcPr>
          <w:p w14:paraId="3631D03E"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imes New Roman" w:hAnsiTheme="majorBidi" w:cstheme="majorBidi"/>
              </w:rPr>
              <w:t>2018</w:t>
            </w:r>
          </w:p>
        </w:tc>
        <w:tc>
          <w:tcPr>
            <w:tcW w:w="3730" w:type="dxa"/>
            <w:tcBorders>
              <w:right w:val="nil"/>
            </w:tcBorders>
          </w:tcPr>
          <w:p w14:paraId="300EBDCE"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 xml:space="preserve">To </w:t>
            </w:r>
            <w:r w:rsidRPr="00606411">
              <w:rPr>
                <w:rFonts w:asciiTheme="majorBidi" w:eastAsiaTheme="minorEastAsia" w:hAnsiTheme="majorBidi" w:cstheme="majorBidi"/>
              </w:rPr>
              <w:t xml:space="preserve">provide a brief overview of the </w:t>
            </w:r>
            <w:r>
              <w:rPr>
                <w:rFonts w:asciiTheme="majorBidi" w:eastAsiaTheme="minorEastAsia" w:hAnsiTheme="majorBidi" w:cstheme="majorBidi"/>
              </w:rPr>
              <w:t>Agile UX Design</w:t>
            </w:r>
            <w:r w:rsidRPr="00606411">
              <w:rPr>
                <w:rFonts w:asciiTheme="majorBidi" w:eastAsiaTheme="minorEastAsia" w:hAnsiTheme="majorBidi" w:cstheme="majorBidi"/>
              </w:rPr>
              <w:t xml:space="preserve"> and to point out unaddressed gaps, challenges, and future trends.</w:t>
            </w:r>
          </w:p>
        </w:tc>
        <w:tc>
          <w:tcPr>
            <w:tcW w:w="4345" w:type="dxa"/>
            <w:tcBorders>
              <w:left w:val="nil"/>
            </w:tcBorders>
          </w:tcPr>
          <w:p w14:paraId="4094552A"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eastAsiaTheme="minorEastAsia" w:hAnsiTheme="majorBidi" w:cstheme="majorBidi"/>
              </w:rPr>
              <w:t xml:space="preserve">The study revealed that </w:t>
            </w:r>
            <w:r w:rsidRPr="00427CA7">
              <w:rPr>
                <w:rFonts w:asciiTheme="majorBidi" w:eastAsiaTheme="minorEastAsia" w:hAnsiTheme="majorBidi" w:cstheme="majorBidi"/>
              </w:rPr>
              <w:t xml:space="preserve">both communities have recognized that UX activities </w:t>
            </w:r>
            <w:r>
              <w:rPr>
                <w:rFonts w:asciiTheme="majorBidi" w:eastAsiaTheme="minorEastAsia" w:hAnsiTheme="majorBidi" w:cstheme="majorBidi"/>
              </w:rPr>
              <w:t>need to</w:t>
            </w:r>
            <w:r w:rsidRPr="00427CA7">
              <w:rPr>
                <w:rFonts w:asciiTheme="majorBidi" w:eastAsiaTheme="minorEastAsia" w:hAnsiTheme="majorBidi" w:cstheme="majorBidi"/>
              </w:rPr>
              <w:t xml:space="preserve"> be integrated into agile development, implying that these processes cannot be treated separately</w:t>
            </w:r>
            <w:r>
              <w:rPr>
                <w:rFonts w:asciiTheme="majorBidi" w:eastAsiaTheme="minorEastAsia" w:hAnsiTheme="majorBidi" w:cstheme="majorBidi"/>
              </w:rPr>
              <w:t>.</w:t>
            </w:r>
          </w:p>
        </w:tc>
      </w:tr>
      <w:tr w:rsidR="00983BEC" w:rsidRPr="002204AA" w14:paraId="5A04C86B" w14:textId="77777777" w:rsidTr="006D4BF2">
        <w:trPr>
          <w:trHeight w:val="405"/>
          <w:jc w:val="center"/>
        </w:trPr>
        <w:tc>
          <w:tcPr>
            <w:tcW w:w="657" w:type="dxa"/>
            <w:tcBorders>
              <w:bottom w:val="single" w:sz="4" w:space="0" w:color="auto"/>
            </w:tcBorders>
            <w:vAlign w:val="center"/>
          </w:tcPr>
          <w:p w14:paraId="6795E2F7" w14:textId="4F47B396"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Dg0ZTBkZmMtYjU2Zi00YTYwLWJmNmEtM2JhYzkxYTE5MDZk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
                <w:id w:val="1016967904"/>
                <w:placeholder>
                  <w:docPart w:val="25763C3B4196A341BE4597FA09C2A198"/>
                </w:placeholder>
              </w:sdtPr>
              <w:sdtContent>
                <w:r w:rsidR="00DC1735" w:rsidRPr="00DC1735">
                  <w:rPr>
                    <w:rFonts w:asciiTheme="majorBidi" w:hAnsiTheme="majorBidi" w:cstheme="majorBidi"/>
                    <w:color w:val="000000"/>
                  </w:rPr>
                  <w:t>[4]</w:t>
                </w:r>
              </w:sdtContent>
            </w:sdt>
          </w:p>
        </w:tc>
        <w:tc>
          <w:tcPr>
            <w:tcW w:w="830" w:type="dxa"/>
            <w:tcBorders>
              <w:bottom w:val="single" w:sz="4" w:space="0" w:color="auto"/>
            </w:tcBorders>
            <w:vAlign w:val="center"/>
          </w:tcPr>
          <w:p w14:paraId="7C30FA1D"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imes New Roman" w:hAnsiTheme="majorBidi" w:cstheme="majorBidi"/>
              </w:rPr>
              <w:t>2020</w:t>
            </w:r>
          </w:p>
        </w:tc>
        <w:tc>
          <w:tcPr>
            <w:tcW w:w="3730" w:type="dxa"/>
            <w:tcBorders>
              <w:bottom w:val="single" w:sz="4" w:space="0" w:color="auto"/>
              <w:right w:val="nil"/>
            </w:tcBorders>
          </w:tcPr>
          <w:p w14:paraId="7DF8294F"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 xml:space="preserve">To improve the process of integrating UX practices into agile by addressing the </w:t>
            </w:r>
            <w:r w:rsidRPr="00BC76AD">
              <w:rPr>
                <w:rFonts w:ascii="Times New Roman" w:hAnsi="Times New Roman" w:cs="Times New Roman"/>
                <w:sz w:val="24"/>
                <w:szCs w:val="24"/>
              </w:rPr>
              <w:t>issue of developers' mindsets towards user experience</w:t>
            </w:r>
            <w:r>
              <w:rPr>
                <w:rFonts w:ascii="Times New Roman" w:hAnsi="Times New Roman" w:cs="Times New Roman"/>
                <w:sz w:val="24"/>
                <w:szCs w:val="24"/>
              </w:rPr>
              <w:t>.</w:t>
            </w:r>
          </w:p>
        </w:tc>
        <w:tc>
          <w:tcPr>
            <w:tcW w:w="4345" w:type="dxa"/>
            <w:tcBorders>
              <w:left w:val="nil"/>
              <w:bottom w:val="single" w:sz="4" w:space="0" w:color="auto"/>
            </w:tcBorders>
          </w:tcPr>
          <w:p w14:paraId="3455C8CA"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eastAsiaTheme="minorEastAsia" w:hAnsiTheme="majorBidi" w:cstheme="majorBidi"/>
              </w:rPr>
              <w:t>The study proposed</w:t>
            </w:r>
            <w:r w:rsidRPr="00606411">
              <w:rPr>
                <w:rFonts w:asciiTheme="majorBidi" w:eastAsiaTheme="minorEastAsia" w:hAnsiTheme="majorBidi" w:cstheme="majorBidi"/>
              </w:rPr>
              <w:t xml:space="preserve"> a gamified framework to motivate and engage agile teams in conducting UX activities collaboratively and develop a user-centered mindset.</w:t>
            </w:r>
          </w:p>
        </w:tc>
      </w:tr>
      <w:tr w:rsidR="00983BEC" w:rsidRPr="002204AA" w14:paraId="1E386F48" w14:textId="77777777" w:rsidTr="006D4BF2">
        <w:trPr>
          <w:trHeight w:val="405"/>
          <w:jc w:val="center"/>
        </w:trPr>
        <w:tc>
          <w:tcPr>
            <w:tcW w:w="657" w:type="dxa"/>
            <w:vAlign w:val="center"/>
          </w:tcPr>
          <w:p w14:paraId="0489A550" w14:textId="0CC14EBF"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TE0MjVjOGQtZTE0Yy00YTNmLTlmNWMtM2Y1ODE3NjFlMjVh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
                <w:id w:val="54602714"/>
                <w:placeholder>
                  <w:docPart w:val="4E75E0FBE076754C946DBDFC68AE6AF8"/>
                </w:placeholder>
              </w:sdtPr>
              <w:sdtContent>
                <w:r w:rsidR="006A0F88" w:rsidRPr="006A0F88">
                  <w:rPr>
                    <w:rFonts w:asciiTheme="majorBidi" w:hAnsiTheme="majorBidi" w:cstheme="majorBidi"/>
                    <w:color w:val="000000"/>
                  </w:rPr>
                  <w:t>[39]</w:t>
                </w:r>
              </w:sdtContent>
            </w:sdt>
          </w:p>
        </w:tc>
        <w:tc>
          <w:tcPr>
            <w:tcW w:w="830" w:type="dxa"/>
            <w:vAlign w:val="center"/>
          </w:tcPr>
          <w:p w14:paraId="2F97ABE1"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imes New Roman" w:hAnsiTheme="majorBidi" w:cstheme="majorBidi"/>
              </w:rPr>
              <w:t>2015</w:t>
            </w:r>
          </w:p>
        </w:tc>
        <w:tc>
          <w:tcPr>
            <w:tcW w:w="3730" w:type="dxa"/>
            <w:tcBorders>
              <w:right w:val="nil"/>
            </w:tcBorders>
          </w:tcPr>
          <w:p w14:paraId="68A9AAF5" w14:textId="77777777" w:rsidR="00983BEC" w:rsidRPr="002204AA" w:rsidRDefault="00983BEC" w:rsidP="006D4BF2">
            <w:pPr>
              <w:spacing w:before="240"/>
              <w:jc w:val="both"/>
              <w:rPr>
                <w:rFonts w:asciiTheme="majorBidi" w:hAnsiTheme="majorBidi" w:cstheme="majorBidi"/>
              </w:rPr>
            </w:pPr>
            <w:r>
              <w:rPr>
                <w:rFonts w:asciiTheme="majorBidi" w:hAnsiTheme="majorBidi" w:cstheme="majorBidi"/>
              </w:rPr>
              <w:t>To</w:t>
            </w:r>
            <w:r w:rsidRPr="002204AA">
              <w:rPr>
                <w:rFonts w:asciiTheme="majorBidi" w:hAnsiTheme="majorBidi" w:cstheme="majorBidi"/>
              </w:rPr>
              <w:t xml:space="preserve"> clarify which UX-related tasks can </w:t>
            </w:r>
            <w:r>
              <w:rPr>
                <w:rFonts w:asciiTheme="majorBidi" w:hAnsiTheme="majorBidi" w:cstheme="majorBidi"/>
              </w:rPr>
              <w:t xml:space="preserve">be </w:t>
            </w:r>
            <w:r w:rsidRPr="002204AA">
              <w:rPr>
                <w:rFonts w:asciiTheme="majorBidi" w:hAnsiTheme="majorBidi" w:cstheme="majorBidi"/>
              </w:rPr>
              <w:t xml:space="preserve">handled by developers and which require </w:t>
            </w:r>
            <w:r>
              <w:rPr>
                <w:rFonts w:asciiTheme="majorBidi" w:hAnsiTheme="majorBidi" w:cstheme="majorBidi"/>
              </w:rPr>
              <w:t>a UX Specialist.</w:t>
            </w:r>
          </w:p>
        </w:tc>
        <w:tc>
          <w:tcPr>
            <w:tcW w:w="4345" w:type="dxa"/>
            <w:tcBorders>
              <w:left w:val="nil"/>
            </w:tcBorders>
          </w:tcPr>
          <w:p w14:paraId="50105923" w14:textId="77777777" w:rsidR="00983BEC" w:rsidRPr="002204AA" w:rsidRDefault="00983BEC" w:rsidP="006D4BF2">
            <w:pPr>
              <w:keepNext/>
              <w:spacing w:before="240"/>
              <w:jc w:val="both"/>
              <w:rPr>
                <w:rFonts w:asciiTheme="majorBidi" w:hAnsiTheme="majorBidi" w:cstheme="majorBidi"/>
              </w:rPr>
            </w:pPr>
            <w:r w:rsidRPr="002204AA">
              <w:rPr>
                <w:rFonts w:asciiTheme="majorBidi" w:hAnsiTheme="majorBidi" w:cstheme="majorBidi"/>
              </w:rPr>
              <w:t>The study identified three descriptive types of cooperation, namely minimal, PO–UXS, and Developer–UXS cooperation</w:t>
            </w:r>
            <w:r>
              <w:rPr>
                <w:rFonts w:asciiTheme="majorBidi" w:hAnsiTheme="majorBidi" w:cstheme="majorBidi"/>
              </w:rPr>
              <w:t>.</w:t>
            </w:r>
          </w:p>
        </w:tc>
      </w:tr>
      <w:tr w:rsidR="00983BEC" w:rsidRPr="002204AA" w14:paraId="4DC1AC50" w14:textId="77777777" w:rsidTr="006D4BF2">
        <w:trPr>
          <w:trHeight w:val="405"/>
          <w:jc w:val="center"/>
        </w:trPr>
        <w:tc>
          <w:tcPr>
            <w:tcW w:w="657" w:type="dxa"/>
            <w:tcBorders>
              <w:top w:val="double" w:sz="4" w:space="0" w:color="auto"/>
              <w:bottom w:val="double" w:sz="4" w:space="0" w:color="auto"/>
            </w:tcBorders>
            <w:vAlign w:val="center"/>
          </w:tcPr>
          <w:p w14:paraId="7611CF48" w14:textId="77777777" w:rsidR="00983BEC" w:rsidRPr="00C66CB6"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lastRenderedPageBreak/>
              <w:t>Ref.</w:t>
            </w:r>
          </w:p>
        </w:tc>
        <w:tc>
          <w:tcPr>
            <w:tcW w:w="830" w:type="dxa"/>
            <w:tcBorders>
              <w:top w:val="double" w:sz="4" w:space="0" w:color="auto"/>
              <w:bottom w:val="double" w:sz="4" w:space="0" w:color="auto"/>
            </w:tcBorders>
            <w:vAlign w:val="center"/>
          </w:tcPr>
          <w:p w14:paraId="2449EADA" w14:textId="77777777" w:rsidR="00983BEC" w:rsidRPr="00C66CB6"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Year</w:t>
            </w:r>
          </w:p>
        </w:tc>
        <w:tc>
          <w:tcPr>
            <w:tcW w:w="3730" w:type="dxa"/>
            <w:tcBorders>
              <w:top w:val="double" w:sz="4" w:space="0" w:color="auto"/>
              <w:bottom w:val="double" w:sz="4" w:space="0" w:color="auto"/>
              <w:right w:val="nil"/>
            </w:tcBorders>
            <w:vAlign w:val="center"/>
          </w:tcPr>
          <w:p w14:paraId="42C3840A" w14:textId="77777777" w:rsidR="00983BEC" w:rsidRPr="00C66CB6" w:rsidRDefault="00983BEC" w:rsidP="006D4BF2">
            <w:pPr>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Objectives</w:t>
            </w:r>
          </w:p>
        </w:tc>
        <w:tc>
          <w:tcPr>
            <w:tcW w:w="4345" w:type="dxa"/>
            <w:tcBorders>
              <w:top w:val="double" w:sz="4" w:space="0" w:color="auto"/>
              <w:left w:val="nil"/>
              <w:bottom w:val="double" w:sz="4" w:space="0" w:color="auto"/>
            </w:tcBorders>
            <w:vAlign w:val="center"/>
          </w:tcPr>
          <w:p w14:paraId="61AD3B1D" w14:textId="77777777" w:rsidR="00983BEC" w:rsidRPr="00C66CB6" w:rsidRDefault="00983BEC" w:rsidP="006D4BF2">
            <w:pPr>
              <w:keepNext/>
              <w:spacing w:before="240"/>
              <w:jc w:val="center"/>
              <w:rPr>
                <w:rFonts w:asciiTheme="majorBidi" w:eastAsiaTheme="minorEastAsia" w:hAnsiTheme="majorBidi" w:cstheme="majorBidi"/>
                <w:b/>
              </w:rPr>
            </w:pPr>
            <w:r w:rsidRPr="002204AA">
              <w:rPr>
                <w:rFonts w:asciiTheme="majorBidi" w:eastAsiaTheme="minorEastAsia" w:hAnsiTheme="majorBidi" w:cstheme="majorBidi"/>
                <w:b/>
              </w:rPr>
              <w:t>Findings</w:t>
            </w:r>
          </w:p>
        </w:tc>
      </w:tr>
      <w:tr w:rsidR="00983BEC" w:rsidRPr="002204AA" w14:paraId="65B31A36" w14:textId="77777777" w:rsidTr="006D4BF2">
        <w:trPr>
          <w:trHeight w:val="405"/>
          <w:jc w:val="center"/>
        </w:trPr>
        <w:tc>
          <w:tcPr>
            <w:tcW w:w="657" w:type="dxa"/>
            <w:tcBorders>
              <w:top w:val="double" w:sz="4" w:space="0" w:color="auto"/>
            </w:tcBorders>
            <w:vAlign w:val="center"/>
          </w:tcPr>
          <w:p w14:paraId="19FC5EAB" w14:textId="6EF6B346"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MDQzMzYwY2YtZWMzZC00NzlkLWEyYWUtMTQ1NDZhMzFmNTg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
                <w:id w:val="-1949239575"/>
                <w:placeholder>
                  <w:docPart w:val="BA233D0F8DEA2B44B506B8BEBF70FAA1"/>
                </w:placeholder>
              </w:sdtPr>
              <w:sdtContent>
                <w:r w:rsidR="00DC1735" w:rsidRPr="00DC1735">
                  <w:rPr>
                    <w:rFonts w:asciiTheme="majorBidi" w:hAnsiTheme="majorBidi" w:cstheme="majorBidi"/>
                    <w:color w:val="000000"/>
                  </w:rPr>
                  <w:t>[5]</w:t>
                </w:r>
              </w:sdtContent>
            </w:sdt>
          </w:p>
        </w:tc>
        <w:tc>
          <w:tcPr>
            <w:tcW w:w="830" w:type="dxa"/>
            <w:tcBorders>
              <w:top w:val="double" w:sz="4" w:space="0" w:color="auto"/>
            </w:tcBorders>
            <w:vAlign w:val="center"/>
          </w:tcPr>
          <w:p w14:paraId="01C8854A"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imes New Roman" w:hAnsiTheme="majorBidi" w:cstheme="majorBidi"/>
              </w:rPr>
              <w:t>2020</w:t>
            </w:r>
          </w:p>
        </w:tc>
        <w:tc>
          <w:tcPr>
            <w:tcW w:w="3730" w:type="dxa"/>
            <w:tcBorders>
              <w:top w:val="double" w:sz="4" w:space="0" w:color="auto"/>
              <w:right w:val="nil"/>
            </w:tcBorders>
          </w:tcPr>
          <w:p w14:paraId="04AE2015" w14:textId="77777777" w:rsidR="00983BEC" w:rsidRPr="002204AA" w:rsidRDefault="00983BEC" w:rsidP="006D4BF2">
            <w:pPr>
              <w:spacing w:before="240"/>
              <w:jc w:val="both"/>
              <w:rPr>
                <w:rFonts w:asciiTheme="majorBidi" w:eastAsiaTheme="minorEastAsia" w:hAnsiTheme="majorBidi" w:cstheme="majorBidi"/>
              </w:rPr>
            </w:pPr>
            <w:r>
              <w:rPr>
                <w:rFonts w:asciiTheme="majorBidi" w:hAnsiTheme="majorBidi" w:cstheme="majorBidi"/>
              </w:rPr>
              <w:t xml:space="preserve">To </w:t>
            </w:r>
            <w:r w:rsidRPr="002204AA">
              <w:rPr>
                <w:rFonts w:asciiTheme="majorBidi" w:hAnsiTheme="majorBidi" w:cstheme="majorBidi"/>
              </w:rPr>
              <w:t xml:space="preserve">determine how </w:t>
            </w:r>
            <w:r>
              <w:rPr>
                <w:rFonts w:asciiTheme="majorBidi" w:hAnsiTheme="majorBidi" w:cstheme="majorBidi"/>
              </w:rPr>
              <w:t xml:space="preserve">to </w:t>
            </w:r>
            <w:r w:rsidRPr="002204AA">
              <w:rPr>
                <w:rFonts w:asciiTheme="majorBidi" w:hAnsiTheme="majorBidi" w:cstheme="majorBidi"/>
              </w:rPr>
              <w:t>improve the integration of UX work with agile software development</w:t>
            </w:r>
            <w:r>
              <w:rPr>
                <w:rFonts w:asciiTheme="majorBidi" w:hAnsiTheme="majorBidi" w:cstheme="majorBidi"/>
              </w:rPr>
              <w:t>.</w:t>
            </w:r>
          </w:p>
        </w:tc>
        <w:tc>
          <w:tcPr>
            <w:tcW w:w="4345" w:type="dxa"/>
            <w:tcBorders>
              <w:top w:val="double" w:sz="4" w:space="0" w:color="auto"/>
              <w:left w:val="nil"/>
            </w:tcBorders>
          </w:tcPr>
          <w:p w14:paraId="271181F3" w14:textId="77777777" w:rsidR="00983BEC" w:rsidRPr="002204AA" w:rsidRDefault="00983BEC" w:rsidP="006D4BF2">
            <w:pPr>
              <w:keepNext/>
              <w:spacing w:before="240"/>
              <w:jc w:val="both"/>
              <w:rPr>
                <w:rFonts w:asciiTheme="majorBidi" w:hAnsiTheme="majorBidi" w:cstheme="majorBidi"/>
              </w:rPr>
            </w:pPr>
            <w:r w:rsidRPr="002204AA">
              <w:rPr>
                <w:rFonts w:asciiTheme="majorBidi" w:hAnsiTheme="majorBidi" w:cstheme="majorBidi"/>
              </w:rPr>
              <w:t xml:space="preserve">The study </w:t>
            </w:r>
            <w:r>
              <w:rPr>
                <w:rFonts w:asciiTheme="majorBidi" w:hAnsiTheme="majorBidi" w:cstheme="majorBidi"/>
              </w:rPr>
              <w:t>revealed</w:t>
            </w:r>
            <w:r w:rsidRPr="002204AA">
              <w:rPr>
                <w:rFonts w:asciiTheme="majorBidi" w:hAnsiTheme="majorBidi" w:cstheme="majorBidi"/>
              </w:rPr>
              <w:t xml:space="preserve"> that user stories and deliberation </w:t>
            </w:r>
            <w:r>
              <w:rPr>
                <w:rFonts w:asciiTheme="majorBidi" w:hAnsiTheme="majorBidi" w:cstheme="majorBidi"/>
              </w:rPr>
              <w:t>proved useful in</w:t>
            </w:r>
            <w:r w:rsidRPr="002204AA">
              <w:rPr>
                <w:rFonts w:asciiTheme="majorBidi" w:hAnsiTheme="majorBidi" w:cstheme="majorBidi"/>
              </w:rPr>
              <w:t xml:space="preserve"> integrating UX work with agile software development without sacrificing their agility.</w:t>
            </w:r>
          </w:p>
        </w:tc>
      </w:tr>
      <w:tr w:rsidR="00983BEC" w:rsidRPr="002204AA" w14:paraId="2595150C" w14:textId="77777777" w:rsidTr="006D4BF2">
        <w:trPr>
          <w:trHeight w:val="405"/>
          <w:jc w:val="center"/>
        </w:trPr>
        <w:tc>
          <w:tcPr>
            <w:tcW w:w="657" w:type="dxa"/>
            <w:vAlign w:val="center"/>
          </w:tcPr>
          <w:p w14:paraId="23017D7F" w14:textId="094885FC"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NDE3MWU4NzAtNzYwYi00ODNhLTkwNTMtZTE1MTBjNGQ5MzI4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
                <w:id w:val="686572269"/>
                <w:placeholder>
                  <w:docPart w:val="D2FB75081CDE9C4EB95A5B4AFB799B44"/>
                </w:placeholder>
              </w:sdtPr>
              <w:sdtContent>
                <w:r w:rsidR="006A0F88" w:rsidRPr="006A0F88">
                  <w:rPr>
                    <w:rFonts w:asciiTheme="majorBidi" w:hAnsiTheme="majorBidi" w:cstheme="majorBidi"/>
                    <w:color w:val="000000"/>
                  </w:rPr>
                  <w:t>[40]</w:t>
                </w:r>
              </w:sdtContent>
            </w:sdt>
          </w:p>
        </w:tc>
        <w:tc>
          <w:tcPr>
            <w:tcW w:w="830" w:type="dxa"/>
            <w:vAlign w:val="center"/>
          </w:tcPr>
          <w:p w14:paraId="0B383447"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hAnsiTheme="majorBidi" w:cstheme="majorBidi"/>
                <w:color w:val="2E2E2E"/>
              </w:rPr>
              <w:t>2022</w:t>
            </w:r>
          </w:p>
        </w:tc>
        <w:tc>
          <w:tcPr>
            <w:tcW w:w="3730" w:type="dxa"/>
            <w:tcBorders>
              <w:right w:val="nil"/>
            </w:tcBorders>
          </w:tcPr>
          <w:p w14:paraId="063A31AF" w14:textId="77777777" w:rsidR="00983BEC" w:rsidRPr="002204AA" w:rsidRDefault="00983BEC" w:rsidP="006D4BF2">
            <w:pPr>
              <w:spacing w:before="240"/>
              <w:jc w:val="both"/>
              <w:rPr>
                <w:rFonts w:asciiTheme="majorBidi" w:eastAsiaTheme="minorEastAsia" w:hAnsiTheme="majorBidi" w:cstheme="majorBidi"/>
              </w:rPr>
            </w:pPr>
            <w:r>
              <w:rPr>
                <w:rFonts w:asciiTheme="majorBidi" w:hAnsiTheme="majorBidi" w:cstheme="majorBidi"/>
              </w:rPr>
              <w:t xml:space="preserve">To understand </w:t>
            </w:r>
            <w:r w:rsidRPr="002204AA">
              <w:rPr>
                <w:rFonts w:asciiTheme="majorBidi" w:hAnsiTheme="majorBidi" w:cstheme="majorBidi"/>
              </w:rPr>
              <w:t xml:space="preserve">how Agile and UX processes </w:t>
            </w:r>
            <w:r>
              <w:rPr>
                <w:rFonts w:asciiTheme="majorBidi" w:hAnsiTheme="majorBidi" w:cstheme="majorBidi"/>
              </w:rPr>
              <w:t>can be</w:t>
            </w:r>
            <w:r w:rsidRPr="002204AA">
              <w:rPr>
                <w:rFonts w:asciiTheme="majorBidi" w:hAnsiTheme="majorBidi" w:cstheme="majorBidi"/>
              </w:rPr>
              <w:t xml:space="preserve"> integrated to maintain agility through mutual adjustment of software development and UX design.</w:t>
            </w:r>
          </w:p>
        </w:tc>
        <w:tc>
          <w:tcPr>
            <w:tcW w:w="4345" w:type="dxa"/>
            <w:tcBorders>
              <w:left w:val="nil"/>
            </w:tcBorders>
          </w:tcPr>
          <w:p w14:paraId="0190A84C"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hAnsiTheme="majorBidi" w:cstheme="majorBidi"/>
              </w:rPr>
              <w:t xml:space="preserve">The study </w:t>
            </w:r>
            <w:r w:rsidRPr="002204AA">
              <w:rPr>
                <w:rFonts w:asciiTheme="majorBidi" w:hAnsiTheme="majorBidi" w:cstheme="majorBidi"/>
              </w:rPr>
              <w:t xml:space="preserve">showed </w:t>
            </w:r>
            <w:r>
              <w:rPr>
                <w:rFonts w:asciiTheme="majorBidi" w:hAnsiTheme="majorBidi" w:cstheme="majorBidi"/>
              </w:rPr>
              <w:t>that</w:t>
            </w:r>
            <w:r w:rsidRPr="002204AA">
              <w:rPr>
                <w:rFonts w:asciiTheme="majorBidi" w:hAnsiTheme="majorBidi" w:cstheme="majorBidi"/>
              </w:rPr>
              <w:t xml:space="preserve"> Agility differs for</w:t>
            </w:r>
            <w:r>
              <w:rPr>
                <w:rFonts w:asciiTheme="majorBidi" w:hAnsiTheme="majorBidi" w:cstheme="majorBidi"/>
              </w:rPr>
              <w:t xml:space="preserve"> </w:t>
            </w:r>
            <w:r w:rsidRPr="002204AA">
              <w:rPr>
                <w:rFonts w:asciiTheme="majorBidi" w:hAnsiTheme="majorBidi" w:cstheme="majorBidi"/>
              </w:rPr>
              <w:t>Software development and UX design</w:t>
            </w:r>
            <w:r>
              <w:rPr>
                <w:rFonts w:asciiTheme="majorBidi" w:hAnsiTheme="majorBidi" w:cstheme="majorBidi"/>
              </w:rPr>
              <w:t xml:space="preserve"> when they are </w:t>
            </w:r>
            <w:r w:rsidRPr="002204AA">
              <w:rPr>
                <w:rFonts w:asciiTheme="majorBidi" w:hAnsiTheme="majorBidi" w:cstheme="majorBidi"/>
              </w:rPr>
              <w:t>integrat</w:t>
            </w:r>
            <w:r>
              <w:rPr>
                <w:rFonts w:asciiTheme="majorBidi" w:hAnsiTheme="majorBidi" w:cstheme="majorBidi"/>
              </w:rPr>
              <w:t>ing</w:t>
            </w:r>
            <w:r w:rsidRPr="002204AA">
              <w:rPr>
                <w:rFonts w:asciiTheme="majorBidi" w:hAnsiTheme="majorBidi" w:cstheme="majorBidi"/>
              </w:rPr>
              <w:t xml:space="preserve"> Agile and UX</w:t>
            </w:r>
            <w:r>
              <w:rPr>
                <w:rFonts w:asciiTheme="majorBidi" w:hAnsiTheme="majorBidi" w:cstheme="majorBidi"/>
              </w:rPr>
              <w:t xml:space="preserve"> processes</w:t>
            </w:r>
            <w:r w:rsidRPr="002204AA">
              <w:rPr>
                <w:rFonts w:asciiTheme="majorBidi" w:hAnsiTheme="majorBidi" w:cstheme="majorBidi"/>
              </w:rPr>
              <w:t>. Through mutual adjustment, the Agility for UX designers and software developers are different, yet complementary.</w:t>
            </w:r>
          </w:p>
        </w:tc>
      </w:tr>
      <w:tr w:rsidR="00983BEC" w:rsidRPr="002204AA" w14:paraId="6E102AFA" w14:textId="77777777" w:rsidTr="006D4BF2">
        <w:trPr>
          <w:trHeight w:val="405"/>
          <w:jc w:val="center"/>
        </w:trPr>
        <w:tc>
          <w:tcPr>
            <w:tcW w:w="657" w:type="dxa"/>
            <w:vAlign w:val="center"/>
          </w:tcPr>
          <w:p w14:paraId="635531FE" w14:textId="3E48CA45"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ZmUyZDQwMmEtOTVkOS00MmVkLTllMTUtODFiMTkxYjYyODZi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
                <w:id w:val="-1009443472"/>
                <w:placeholder>
                  <w:docPart w:val="3F3E12A08185054480C303EDCFB602E7"/>
                </w:placeholder>
              </w:sdtPr>
              <w:sdtContent>
                <w:r w:rsidR="006A0F88" w:rsidRPr="006A0F88">
                  <w:rPr>
                    <w:rFonts w:asciiTheme="majorBidi" w:hAnsiTheme="majorBidi" w:cstheme="majorBidi"/>
                    <w:color w:val="000000"/>
                  </w:rPr>
                  <w:t>[42]</w:t>
                </w:r>
              </w:sdtContent>
            </w:sdt>
          </w:p>
        </w:tc>
        <w:tc>
          <w:tcPr>
            <w:tcW w:w="830" w:type="dxa"/>
            <w:vAlign w:val="center"/>
          </w:tcPr>
          <w:p w14:paraId="566BD14D"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imes New Roman" w:hAnsiTheme="majorBidi" w:cstheme="majorBidi"/>
              </w:rPr>
              <w:t>2018</w:t>
            </w:r>
          </w:p>
        </w:tc>
        <w:tc>
          <w:tcPr>
            <w:tcW w:w="3730" w:type="dxa"/>
            <w:tcBorders>
              <w:right w:val="nil"/>
            </w:tcBorders>
          </w:tcPr>
          <w:p w14:paraId="0149480D" w14:textId="77777777" w:rsidR="00983BEC" w:rsidRPr="002204AA" w:rsidRDefault="00983BEC" w:rsidP="006D4BF2">
            <w:pPr>
              <w:spacing w:before="240"/>
              <w:jc w:val="both"/>
              <w:rPr>
                <w:rFonts w:asciiTheme="majorBidi" w:eastAsiaTheme="minorEastAsia" w:hAnsiTheme="majorBidi" w:cstheme="majorBidi"/>
              </w:rPr>
            </w:pPr>
            <w:r>
              <w:rPr>
                <w:rFonts w:asciiTheme="majorBidi" w:hAnsiTheme="majorBidi" w:cstheme="majorBidi"/>
              </w:rPr>
              <w:t>To</w:t>
            </w:r>
            <w:r w:rsidRPr="002204AA">
              <w:rPr>
                <w:rFonts w:asciiTheme="majorBidi" w:hAnsiTheme="majorBidi" w:cstheme="majorBidi"/>
              </w:rPr>
              <w:t xml:space="preserve"> understand the responsibilities associated with UX professionals in an agile company</w:t>
            </w:r>
            <w:r>
              <w:rPr>
                <w:rFonts w:asciiTheme="majorBidi" w:hAnsiTheme="majorBidi" w:cstheme="majorBidi"/>
              </w:rPr>
              <w:t>.</w:t>
            </w:r>
          </w:p>
        </w:tc>
        <w:tc>
          <w:tcPr>
            <w:tcW w:w="4345" w:type="dxa"/>
            <w:tcBorders>
              <w:left w:val="nil"/>
            </w:tcBorders>
          </w:tcPr>
          <w:p w14:paraId="735DBC5D"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hAnsiTheme="majorBidi" w:cstheme="majorBidi"/>
              </w:rPr>
              <w:t xml:space="preserve">The study </w:t>
            </w:r>
            <w:r w:rsidRPr="002204AA">
              <w:rPr>
                <w:rFonts w:asciiTheme="majorBidi" w:hAnsiTheme="majorBidi" w:cstheme="majorBidi"/>
              </w:rPr>
              <w:t xml:space="preserve">found that UX practitioners have a very broad set of responsibilities including sales and business development, which </w:t>
            </w:r>
            <w:r>
              <w:rPr>
                <w:rFonts w:asciiTheme="majorBidi" w:hAnsiTheme="majorBidi" w:cstheme="majorBidi"/>
              </w:rPr>
              <w:t>focus more on</w:t>
            </w:r>
            <w:r w:rsidRPr="002204AA">
              <w:rPr>
                <w:rFonts w:asciiTheme="majorBidi" w:hAnsiTheme="majorBidi" w:cstheme="majorBidi"/>
              </w:rPr>
              <w:t xml:space="preserve"> customer </w:t>
            </w:r>
            <w:r>
              <w:rPr>
                <w:rFonts w:asciiTheme="majorBidi" w:hAnsiTheme="majorBidi" w:cstheme="majorBidi"/>
              </w:rPr>
              <w:t>than</w:t>
            </w:r>
            <w:r w:rsidRPr="002204AA">
              <w:rPr>
                <w:rFonts w:asciiTheme="majorBidi" w:hAnsiTheme="majorBidi" w:cstheme="majorBidi"/>
              </w:rPr>
              <w:t xml:space="preserve"> user</w:t>
            </w:r>
            <w:r>
              <w:rPr>
                <w:rFonts w:asciiTheme="majorBidi" w:hAnsiTheme="majorBidi" w:cstheme="majorBidi"/>
              </w:rPr>
              <w:t>.</w:t>
            </w:r>
          </w:p>
        </w:tc>
      </w:tr>
      <w:tr w:rsidR="00983BEC" w:rsidRPr="002204AA" w14:paraId="6D0E3F62" w14:textId="77777777" w:rsidTr="006D4BF2">
        <w:trPr>
          <w:trHeight w:val="405"/>
          <w:jc w:val="center"/>
        </w:trPr>
        <w:tc>
          <w:tcPr>
            <w:tcW w:w="657" w:type="dxa"/>
            <w:vAlign w:val="center"/>
          </w:tcPr>
          <w:p w14:paraId="7D4DB379" w14:textId="09849BFA"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ZDg0YzFjODgtZTUyMS00YjMxLWE4MmQtOGU4MWZjN2Q0YWU5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
                <w:id w:val="1091736661"/>
                <w:placeholder>
                  <w:docPart w:val="24CA22C1F4279240ACB3035A2BC6C879"/>
                </w:placeholder>
              </w:sdtPr>
              <w:sdtContent>
                <w:r w:rsidR="006A0F88" w:rsidRPr="006A0F88">
                  <w:rPr>
                    <w:rFonts w:asciiTheme="majorBidi" w:hAnsiTheme="majorBidi" w:cstheme="majorBidi"/>
                    <w:color w:val="000000"/>
                  </w:rPr>
                  <w:t>[30]</w:t>
                </w:r>
              </w:sdtContent>
            </w:sdt>
          </w:p>
        </w:tc>
        <w:tc>
          <w:tcPr>
            <w:tcW w:w="830" w:type="dxa"/>
            <w:vAlign w:val="center"/>
          </w:tcPr>
          <w:p w14:paraId="28EB3680"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2014</w:t>
            </w:r>
          </w:p>
        </w:tc>
        <w:tc>
          <w:tcPr>
            <w:tcW w:w="3730" w:type="dxa"/>
            <w:tcBorders>
              <w:right w:val="nil"/>
            </w:tcBorders>
          </w:tcPr>
          <w:p w14:paraId="6296849F" w14:textId="77777777" w:rsidR="00983BEC" w:rsidRPr="002204AA" w:rsidRDefault="00983BEC" w:rsidP="006D4BF2">
            <w:pPr>
              <w:spacing w:before="240"/>
              <w:jc w:val="both"/>
              <w:rPr>
                <w:rFonts w:asciiTheme="majorBidi" w:eastAsiaTheme="minorEastAsia" w:hAnsiTheme="majorBidi" w:cstheme="majorBidi"/>
              </w:rPr>
            </w:pPr>
            <w:r>
              <w:rPr>
                <w:rFonts w:asciiTheme="majorBidi" w:hAnsiTheme="majorBidi" w:cstheme="majorBidi"/>
              </w:rPr>
              <w:t xml:space="preserve">To identify </w:t>
            </w:r>
            <w:r w:rsidRPr="002204AA">
              <w:rPr>
                <w:rFonts w:asciiTheme="majorBidi" w:hAnsiTheme="majorBidi" w:cstheme="majorBidi"/>
              </w:rPr>
              <w:t>which usability methods are used in Agile methods and when</w:t>
            </w:r>
            <w:r>
              <w:rPr>
                <w:rFonts w:asciiTheme="majorBidi" w:hAnsiTheme="majorBidi" w:cstheme="majorBidi"/>
              </w:rPr>
              <w:t xml:space="preserve"> they are used.</w:t>
            </w:r>
          </w:p>
        </w:tc>
        <w:tc>
          <w:tcPr>
            <w:tcW w:w="4345" w:type="dxa"/>
            <w:tcBorders>
              <w:left w:val="nil"/>
            </w:tcBorders>
          </w:tcPr>
          <w:p w14:paraId="436AA379"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hAnsiTheme="majorBidi" w:cstheme="majorBidi"/>
              </w:rPr>
              <w:t>The study revealed</w:t>
            </w:r>
            <w:r w:rsidRPr="002204AA">
              <w:rPr>
                <w:rFonts w:asciiTheme="majorBidi" w:hAnsiTheme="majorBidi" w:cstheme="majorBidi"/>
              </w:rPr>
              <w:t xml:space="preserve"> that usability methods were mostly used during the implementation phase</w:t>
            </w:r>
            <w:r>
              <w:rPr>
                <w:rFonts w:asciiTheme="majorBidi" w:hAnsiTheme="majorBidi" w:cstheme="majorBidi"/>
              </w:rPr>
              <w:t xml:space="preserve">, particularly </w:t>
            </w:r>
            <w:r w:rsidRPr="002204AA">
              <w:rPr>
                <w:rFonts w:asciiTheme="majorBidi" w:hAnsiTheme="majorBidi" w:cstheme="majorBidi"/>
              </w:rPr>
              <w:t>fast prototyping, heuristic evaluations</w:t>
            </w:r>
            <w:r>
              <w:rPr>
                <w:rFonts w:asciiTheme="majorBidi" w:hAnsiTheme="majorBidi" w:cstheme="majorBidi"/>
              </w:rPr>
              <w:t>,</w:t>
            </w:r>
            <w:r w:rsidRPr="002204AA">
              <w:rPr>
                <w:rFonts w:asciiTheme="majorBidi" w:hAnsiTheme="majorBidi" w:cstheme="majorBidi"/>
              </w:rPr>
              <w:t xml:space="preserve"> individual inquiry</w:t>
            </w:r>
            <w:r>
              <w:rPr>
                <w:rFonts w:asciiTheme="majorBidi" w:hAnsiTheme="majorBidi" w:cstheme="majorBidi"/>
              </w:rPr>
              <w:t xml:space="preserve"> and </w:t>
            </w:r>
            <w:r w:rsidRPr="002204AA">
              <w:rPr>
                <w:rFonts w:asciiTheme="majorBidi" w:hAnsiTheme="majorBidi" w:cstheme="majorBidi"/>
              </w:rPr>
              <w:t>formal tests</w:t>
            </w:r>
            <w:r>
              <w:rPr>
                <w:rFonts w:asciiTheme="majorBidi" w:hAnsiTheme="majorBidi" w:cstheme="majorBidi"/>
              </w:rPr>
              <w:t>.</w:t>
            </w:r>
          </w:p>
        </w:tc>
      </w:tr>
      <w:tr w:rsidR="00983BEC" w:rsidRPr="002204AA" w14:paraId="1D2B548E" w14:textId="77777777" w:rsidTr="006D4BF2">
        <w:trPr>
          <w:trHeight w:val="405"/>
          <w:jc w:val="center"/>
        </w:trPr>
        <w:tc>
          <w:tcPr>
            <w:tcW w:w="657" w:type="dxa"/>
            <w:vAlign w:val="center"/>
          </w:tcPr>
          <w:p w14:paraId="56A2780E" w14:textId="3F60704E" w:rsidR="00983BEC" w:rsidRPr="002204AA" w:rsidRDefault="00000000" w:rsidP="006D4BF2">
            <w:pPr>
              <w:spacing w:before="240"/>
              <w:jc w:val="center"/>
              <w:rPr>
                <w:rFonts w:asciiTheme="majorBidi" w:eastAsiaTheme="minorEastAsia" w:hAnsiTheme="majorBidi" w:cstheme="majorBidi"/>
              </w:rPr>
            </w:pPr>
            <w:sdt>
              <w:sdtPr>
                <w:rPr>
                  <w:rFonts w:asciiTheme="majorBidi" w:hAnsiTheme="majorBidi" w:cstheme="majorBidi"/>
                  <w:color w:val="000000"/>
                </w:rPr>
                <w:tag w:val="MENDELEY_CITATION_v3_eyJjaXRhdGlvbklEIjoiTUVOREVMRVlfQ0lUQVRJT05fNWUyNzZjYzgtMTQ3MS00NzkxLTg1NTItYmIxMDViNTEyZWU0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
                <w:id w:val="-1880081682"/>
                <w:placeholder>
                  <w:docPart w:val="7E91E8AEB5462347A540432B377FAD8E"/>
                </w:placeholder>
              </w:sdtPr>
              <w:sdtContent>
                <w:r w:rsidR="00DC1735" w:rsidRPr="00DC1735">
                  <w:rPr>
                    <w:rFonts w:asciiTheme="majorBidi" w:hAnsiTheme="majorBidi" w:cstheme="majorBidi"/>
                    <w:color w:val="000000"/>
                  </w:rPr>
                  <w:t>[7]</w:t>
                </w:r>
              </w:sdtContent>
            </w:sdt>
          </w:p>
        </w:tc>
        <w:tc>
          <w:tcPr>
            <w:tcW w:w="830" w:type="dxa"/>
            <w:vAlign w:val="center"/>
          </w:tcPr>
          <w:p w14:paraId="31E488D4"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2016</w:t>
            </w:r>
          </w:p>
        </w:tc>
        <w:tc>
          <w:tcPr>
            <w:tcW w:w="3730" w:type="dxa"/>
            <w:tcBorders>
              <w:right w:val="nil"/>
            </w:tcBorders>
          </w:tcPr>
          <w:p w14:paraId="2761FB64" w14:textId="77777777" w:rsidR="00983BEC" w:rsidRPr="002204AA" w:rsidRDefault="00983BEC" w:rsidP="006D4BF2">
            <w:pPr>
              <w:spacing w:before="240"/>
              <w:jc w:val="both"/>
              <w:rPr>
                <w:rFonts w:asciiTheme="majorBidi" w:eastAsiaTheme="minorEastAsia" w:hAnsiTheme="majorBidi" w:cstheme="majorBidi"/>
              </w:rPr>
            </w:pPr>
            <w:r>
              <w:rPr>
                <w:rFonts w:asciiTheme="majorBidi" w:hAnsiTheme="majorBidi" w:cstheme="majorBidi"/>
              </w:rPr>
              <w:t xml:space="preserve">To </w:t>
            </w:r>
            <w:r w:rsidRPr="002204AA">
              <w:rPr>
                <w:rFonts w:asciiTheme="majorBidi" w:hAnsiTheme="majorBidi" w:cstheme="majorBidi"/>
              </w:rPr>
              <w:t xml:space="preserve">understand how UCD techniques are </w:t>
            </w:r>
            <w:r>
              <w:rPr>
                <w:rFonts w:asciiTheme="majorBidi" w:hAnsiTheme="majorBidi" w:cstheme="majorBidi"/>
              </w:rPr>
              <w:t>applied</w:t>
            </w:r>
            <w:r w:rsidRPr="002204AA">
              <w:rPr>
                <w:rFonts w:asciiTheme="majorBidi" w:hAnsiTheme="majorBidi" w:cstheme="majorBidi"/>
              </w:rPr>
              <w:t xml:space="preserve"> </w:t>
            </w:r>
            <w:r>
              <w:rPr>
                <w:rFonts w:asciiTheme="majorBidi" w:hAnsiTheme="majorBidi" w:cstheme="majorBidi"/>
              </w:rPr>
              <w:t>to</w:t>
            </w:r>
            <w:r w:rsidRPr="002204AA">
              <w:rPr>
                <w:rFonts w:asciiTheme="majorBidi" w:hAnsiTheme="majorBidi" w:cstheme="majorBidi"/>
              </w:rPr>
              <w:t xml:space="preserve"> each agile method and at what stages of the process they are applied</w:t>
            </w:r>
            <w:r>
              <w:rPr>
                <w:rFonts w:asciiTheme="majorBidi" w:hAnsiTheme="majorBidi" w:cstheme="majorBidi"/>
              </w:rPr>
              <w:t>.</w:t>
            </w:r>
          </w:p>
        </w:tc>
        <w:tc>
          <w:tcPr>
            <w:tcW w:w="4345" w:type="dxa"/>
            <w:tcBorders>
              <w:left w:val="nil"/>
            </w:tcBorders>
          </w:tcPr>
          <w:p w14:paraId="74F60504" w14:textId="77777777" w:rsidR="00983BEC" w:rsidRPr="007C6F14" w:rsidRDefault="00983BEC" w:rsidP="006D4BF2">
            <w:pPr>
              <w:keepNext/>
              <w:spacing w:before="240"/>
              <w:jc w:val="both"/>
              <w:rPr>
                <w:rFonts w:asciiTheme="majorBidi" w:hAnsiTheme="majorBidi" w:cstheme="majorBidi"/>
              </w:rPr>
            </w:pPr>
            <w:r>
              <w:rPr>
                <w:rFonts w:asciiTheme="majorBidi" w:hAnsiTheme="majorBidi" w:cstheme="majorBidi"/>
              </w:rPr>
              <w:t>The study revealed</w:t>
            </w:r>
            <w:r w:rsidRPr="002204AA">
              <w:rPr>
                <w:rFonts w:asciiTheme="majorBidi" w:hAnsiTheme="majorBidi" w:cstheme="majorBidi"/>
              </w:rPr>
              <w:t xml:space="preserve"> that prototypes, user stories, scenarios, usability testing</w:t>
            </w:r>
            <w:r>
              <w:rPr>
                <w:rFonts w:asciiTheme="majorBidi" w:hAnsiTheme="majorBidi" w:cstheme="majorBidi"/>
              </w:rPr>
              <w:t xml:space="preserve"> and </w:t>
            </w:r>
            <w:r w:rsidRPr="002204AA">
              <w:rPr>
                <w:rFonts w:asciiTheme="majorBidi" w:hAnsiTheme="majorBidi" w:cstheme="majorBidi"/>
              </w:rPr>
              <w:t>personas</w:t>
            </w:r>
            <w:r>
              <w:rPr>
                <w:rFonts w:asciiTheme="majorBidi" w:hAnsiTheme="majorBidi" w:cstheme="majorBidi"/>
              </w:rPr>
              <w:t xml:space="preserve"> were t</w:t>
            </w:r>
            <w:r w:rsidRPr="002204AA">
              <w:rPr>
                <w:rFonts w:asciiTheme="majorBidi" w:hAnsiTheme="majorBidi" w:cstheme="majorBidi"/>
              </w:rPr>
              <w:t xml:space="preserve">he most common techniques </w:t>
            </w:r>
            <w:r>
              <w:rPr>
                <w:rFonts w:asciiTheme="majorBidi" w:hAnsiTheme="majorBidi" w:cstheme="majorBidi"/>
              </w:rPr>
              <w:t xml:space="preserve">applied </w:t>
            </w:r>
            <w:r w:rsidRPr="007C6F14">
              <w:rPr>
                <w:rFonts w:asciiTheme="majorBidi" w:hAnsiTheme="majorBidi" w:cstheme="majorBidi"/>
              </w:rPr>
              <w:t>at the following stages</w:t>
            </w:r>
            <w:r>
              <w:rPr>
                <w:rFonts w:asciiTheme="majorBidi" w:hAnsiTheme="majorBidi" w:cstheme="majorBidi"/>
              </w:rPr>
              <w:t xml:space="preserve"> </w:t>
            </w:r>
            <w:r w:rsidRPr="002204AA">
              <w:rPr>
                <w:rFonts w:asciiTheme="majorBidi" w:hAnsiTheme="majorBidi" w:cstheme="majorBidi"/>
              </w:rPr>
              <w:t>of the agile process: big design upfront, minimal design upfront, implicit interaction design, and working ahead of development at least one iteration.</w:t>
            </w:r>
          </w:p>
        </w:tc>
      </w:tr>
      <w:tr w:rsidR="00983BEC" w:rsidRPr="002204AA" w14:paraId="7939F922" w14:textId="77777777" w:rsidTr="006D4BF2">
        <w:trPr>
          <w:trHeight w:val="405"/>
          <w:jc w:val="center"/>
        </w:trPr>
        <w:tc>
          <w:tcPr>
            <w:tcW w:w="657" w:type="dxa"/>
            <w:vAlign w:val="center"/>
          </w:tcPr>
          <w:p w14:paraId="225786DB" w14:textId="71C139CC" w:rsidR="00983BEC" w:rsidRPr="002204AA" w:rsidRDefault="00000000" w:rsidP="006D4BF2">
            <w:pPr>
              <w:spacing w:before="240"/>
              <w:jc w:val="center"/>
              <w:rPr>
                <w:rFonts w:asciiTheme="majorBidi" w:hAnsiTheme="majorBidi" w:cstheme="majorBidi"/>
                <w:color w:val="000000"/>
              </w:rPr>
            </w:pPr>
            <w:sdt>
              <w:sdtPr>
                <w:rPr>
                  <w:rFonts w:asciiTheme="majorBidi" w:hAnsiTheme="majorBidi" w:cstheme="majorBidi"/>
                  <w:color w:val="000000"/>
                </w:rPr>
                <w:tag w:val="MENDELEY_CITATION_v3_eyJjaXRhdGlvbklEIjoiTUVOREVMRVlfQ0lUQVRJT05fZGNjZDA2YWYtMDI0MC00ODczLWFjM2ItMjEzYmQ3ZTFiZjZi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
                <w:id w:val="-2053917249"/>
                <w:placeholder>
                  <w:docPart w:val="7FF36240A829B44FBCF52C0BA69D51D9"/>
                </w:placeholder>
              </w:sdtPr>
              <w:sdtContent>
                <w:r w:rsidR="006A0F88" w:rsidRPr="006A0F88">
                  <w:rPr>
                    <w:rFonts w:asciiTheme="majorBidi" w:hAnsiTheme="majorBidi" w:cstheme="majorBidi"/>
                    <w:color w:val="000000"/>
                  </w:rPr>
                  <w:t>[43]</w:t>
                </w:r>
              </w:sdtContent>
            </w:sdt>
          </w:p>
        </w:tc>
        <w:tc>
          <w:tcPr>
            <w:tcW w:w="830" w:type="dxa"/>
            <w:vAlign w:val="center"/>
          </w:tcPr>
          <w:p w14:paraId="12DD4D0A"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2020</w:t>
            </w:r>
          </w:p>
        </w:tc>
        <w:tc>
          <w:tcPr>
            <w:tcW w:w="3730" w:type="dxa"/>
            <w:tcBorders>
              <w:right w:val="nil"/>
            </w:tcBorders>
          </w:tcPr>
          <w:p w14:paraId="4EE12511" w14:textId="77777777" w:rsidR="00983BEC" w:rsidRPr="002204AA" w:rsidRDefault="00983BEC" w:rsidP="006D4BF2">
            <w:pPr>
              <w:spacing w:before="240"/>
              <w:jc w:val="both"/>
              <w:rPr>
                <w:rFonts w:asciiTheme="majorBidi" w:hAnsiTheme="majorBidi" w:cstheme="majorBidi"/>
              </w:rPr>
            </w:pPr>
            <w:r>
              <w:rPr>
                <w:rFonts w:asciiTheme="majorBidi" w:hAnsiTheme="majorBidi" w:cstheme="majorBidi"/>
              </w:rPr>
              <w:t>To</w:t>
            </w:r>
            <w:r w:rsidRPr="002204AA">
              <w:rPr>
                <w:rFonts w:asciiTheme="majorBidi" w:hAnsiTheme="majorBidi" w:cstheme="majorBidi"/>
              </w:rPr>
              <w:t xml:space="preserve"> facilitate the use of HE for novice evaluators, thereby improving their performance and the quality of results they produce.</w:t>
            </w:r>
          </w:p>
        </w:tc>
        <w:tc>
          <w:tcPr>
            <w:tcW w:w="4345" w:type="dxa"/>
            <w:tcBorders>
              <w:left w:val="nil"/>
            </w:tcBorders>
          </w:tcPr>
          <w:p w14:paraId="2E57CC00"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hAnsiTheme="majorBidi" w:cstheme="majorBidi"/>
              </w:rPr>
              <w:t xml:space="preserve">The study </w:t>
            </w:r>
            <w:r w:rsidRPr="002204AA">
              <w:rPr>
                <w:rFonts w:asciiTheme="majorBidi" w:hAnsiTheme="majorBidi" w:cstheme="majorBidi"/>
              </w:rPr>
              <w:t>develop</w:t>
            </w:r>
            <w:r>
              <w:rPr>
                <w:rFonts w:asciiTheme="majorBidi" w:hAnsiTheme="majorBidi" w:cstheme="majorBidi"/>
              </w:rPr>
              <w:t>ed</w:t>
            </w:r>
            <w:r w:rsidRPr="002204AA">
              <w:rPr>
                <w:rFonts w:asciiTheme="majorBidi" w:hAnsiTheme="majorBidi" w:cstheme="majorBidi"/>
              </w:rPr>
              <w:t xml:space="preserve"> a step-by- step protocol to guide novice evaluators through HE to improve the quality of their evaluations, thereby improving the usability of the systems they evaluat</w:t>
            </w:r>
            <w:r>
              <w:rPr>
                <w:rFonts w:asciiTheme="majorBidi" w:hAnsiTheme="majorBidi" w:cstheme="majorBidi"/>
              </w:rPr>
              <w:t>e.</w:t>
            </w:r>
          </w:p>
        </w:tc>
      </w:tr>
      <w:tr w:rsidR="00983BEC" w:rsidRPr="002204AA" w14:paraId="4FDC9156" w14:textId="77777777" w:rsidTr="006D4BF2">
        <w:trPr>
          <w:trHeight w:val="405"/>
          <w:jc w:val="center"/>
        </w:trPr>
        <w:tc>
          <w:tcPr>
            <w:tcW w:w="657" w:type="dxa"/>
            <w:tcBorders>
              <w:top w:val="double" w:sz="4" w:space="0" w:color="auto"/>
              <w:bottom w:val="double" w:sz="4" w:space="0" w:color="auto"/>
            </w:tcBorders>
            <w:vAlign w:val="center"/>
          </w:tcPr>
          <w:p w14:paraId="40178516" w14:textId="77777777" w:rsidR="00983BEC" w:rsidRDefault="00983BEC" w:rsidP="006D4BF2">
            <w:pPr>
              <w:spacing w:before="240"/>
              <w:jc w:val="center"/>
              <w:rPr>
                <w:rFonts w:asciiTheme="majorBidi" w:hAnsiTheme="majorBidi" w:cstheme="majorBidi"/>
                <w:color w:val="000000"/>
              </w:rPr>
            </w:pPr>
            <w:r w:rsidRPr="002204AA">
              <w:rPr>
                <w:rFonts w:asciiTheme="majorBidi" w:eastAsiaTheme="minorEastAsia" w:hAnsiTheme="majorBidi" w:cstheme="majorBidi"/>
                <w:b/>
              </w:rPr>
              <w:lastRenderedPageBreak/>
              <w:t>Ref.</w:t>
            </w:r>
          </w:p>
        </w:tc>
        <w:tc>
          <w:tcPr>
            <w:tcW w:w="830" w:type="dxa"/>
            <w:tcBorders>
              <w:top w:val="double" w:sz="4" w:space="0" w:color="auto"/>
              <w:bottom w:val="double" w:sz="4" w:space="0" w:color="auto"/>
            </w:tcBorders>
            <w:vAlign w:val="center"/>
          </w:tcPr>
          <w:p w14:paraId="61598105"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b/>
              </w:rPr>
              <w:t>Year</w:t>
            </w:r>
          </w:p>
        </w:tc>
        <w:tc>
          <w:tcPr>
            <w:tcW w:w="3730" w:type="dxa"/>
            <w:tcBorders>
              <w:top w:val="double" w:sz="4" w:space="0" w:color="auto"/>
              <w:bottom w:val="double" w:sz="4" w:space="0" w:color="auto"/>
              <w:right w:val="nil"/>
            </w:tcBorders>
            <w:vAlign w:val="center"/>
          </w:tcPr>
          <w:p w14:paraId="41B78976" w14:textId="77777777" w:rsidR="00983BEC" w:rsidRPr="002204AA" w:rsidRDefault="00983BEC" w:rsidP="006D4BF2">
            <w:pPr>
              <w:spacing w:before="240"/>
              <w:jc w:val="center"/>
              <w:rPr>
                <w:rFonts w:asciiTheme="majorBidi" w:eastAsiaTheme="minorEastAsia" w:hAnsiTheme="majorBidi" w:cstheme="majorBidi"/>
                <w:highlight w:val="yellow"/>
              </w:rPr>
            </w:pPr>
            <w:r w:rsidRPr="002204AA">
              <w:rPr>
                <w:rFonts w:asciiTheme="majorBidi" w:eastAsiaTheme="minorEastAsia" w:hAnsiTheme="majorBidi" w:cstheme="majorBidi"/>
                <w:b/>
              </w:rPr>
              <w:t>Objectives</w:t>
            </w:r>
          </w:p>
        </w:tc>
        <w:tc>
          <w:tcPr>
            <w:tcW w:w="4345" w:type="dxa"/>
            <w:tcBorders>
              <w:top w:val="double" w:sz="4" w:space="0" w:color="auto"/>
              <w:left w:val="nil"/>
              <w:bottom w:val="double" w:sz="4" w:space="0" w:color="auto"/>
            </w:tcBorders>
            <w:vAlign w:val="center"/>
          </w:tcPr>
          <w:p w14:paraId="39215C3E" w14:textId="77777777" w:rsidR="00983BEC" w:rsidRPr="002204AA" w:rsidRDefault="00983BEC" w:rsidP="006D4BF2">
            <w:pPr>
              <w:keepNext/>
              <w:spacing w:before="240"/>
              <w:jc w:val="center"/>
              <w:rPr>
                <w:rFonts w:asciiTheme="majorBidi" w:eastAsiaTheme="minorEastAsia" w:hAnsiTheme="majorBidi" w:cstheme="majorBidi"/>
              </w:rPr>
            </w:pPr>
            <w:r w:rsidRPr="002204AA">
              <w:rPr>
                <w:rFonts w:asciiTheme="majorBidi" w:eastAsiaTheme="minorEastAsia" w:hAnsiTheme="majorBidi" w:cstheme="majorBidi"/>
                <w:b/>
              </w:rPr>
              <w:t>Findings</w:t>
            </w:r>
          </w:p>
        </w:tc>
      </w:tr>
      <w:tr w:rsidR="00983BEC" w:rsidRPr="002204AA" w14:paraId="2FF9585A" w14:textId="77777777" w:rsidTr="006D4BF2">
        <w:trPr>
          <w:trHeight w:val="405"/>
          <w:jc w:val="center"/>
        </w:trPr>
        <w:tc>
          <w:tcPr>
            <w:tcW w:w="657" w:type="dxa"/>
            <w:tcBorders>
              <w:top w:val="double" w:sz="4" w:space="0" w:color="auto"/>
            </w:tcBorders>
            <w:vAlign w:val="center"/>
          </w:tcPr>
          <w:p w14:paraId="5BC06FC6" w14:textId="1CD342AB" w:rsidR="00983BEC" w:rsidRPr="002204AA" w:rsidRDefault="00000000" w:rsidP="006D4BF2">
            <w:pPr>
              <w:spacing w:before="240"/>
              <w:jc w:val="center"/>
              <w:rPr>
                <w:rFonts w:asciiTheme="majorBidi" w:hAnsiTheme="majorBidi" w:cstheme="majorBidi"/>
                <w:color w:val="000000"/>
              </w:rPr>
            </w:pPr>
            <w:sdt>
              <w:sdtPr>
                <w:rPr>
                  <w:rFonts w:asciiTheme="majorBidi" w:hAnsiTheme="majorBidi" w:cstheme="majorBidi"/>
                  <w:color w:val="000000"/>
                </w:rPr>
                <w:tag w:val="MENDELEY_CITATION_v3_eyJjaXRhdGlvbklEIjoiTUVOREVMRVlfQ0lUQVRJT05fZmNiOWY4NGQtOWU1YS00MDRkLTkxMDQtMDI1YTg3OWRmODhm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
                <w:id w:val="-1966348316"/>
                <w:placeholder>
                  <w:docPart w:val="5BD3471316D8DE4284F7240E573DC655"/>
                </w:placeholder>
              </w:sdtPr>
              <w:sdtContent>
                <w:r w:rsidR="006A0F88" w:rsidRPr="006A0F88">
                  <w:rPr>
                    <w:rFonts w:asciiTheme="majorBidi" w:hAnsiTheme="majorBidi" w:cstheme="majorBidi"/>
                    <w:color w:val="000000"/>
                  </w:rPr>
                  <w:t>[44]</w:t>
                </w:r>
              </w:sdtContent>
            </w:sdt>
          </w:p>
        </w:tc>
        <w:tc>
          <w:tcPr>
            <w:tcW w:w="830" w:type="dxa"/>
            <w:tcBorders>
              <w:top w:val="double" w:sz="4" w:space="0" w:color="auto"/>
            </w:tcBorders>
            <w:vAlign w:val="center"/>
          </w:tcPr>
          <w:p w14:paraId="008CEF7A"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2021</w:t>
            </w:r>
          </w:p>
        </w:tc>
        <w:tc>
          <w:tcPr>
            <w:tcW w:w="3730" w:type="dxa"/>
            <w:tcBorders>
              <w:top w:val="double" w:sz="4" w:space="0" w:color="auto"/>
              <w:right w:val="nil"/>
            </w:tcBorders>
          </w:tcPr>
          <w:p w14:paraId="39CBC80E" w14:textId="77777777" w:rsidR="00983BEC" w:rsidRPr="002204AA" w:rsidRDefault="00983BEC" w:rsidP="006D4BF2">
            <w:pPr>
              <w:spacing w:before="240"/>
              <w:jc w:val="both"/>
              <w:rPr>
                <w:rFonts w:asciiTheme="majorBidi" w:eastAsiaTheme="minorEastAsia" w:hAnsiTheme="majorBidi" w:cstheme="majorBidi"/>
              </w:rPr>
            </w:pPr>
            <w:r>
              <w:rPr>
                <w:rFonts w:asciiTheme="majorBidi" w:eastAsiaTheme="minorEastAsia" w:hAnsiTheme="majorBidi" w:cstheme="majorBidi"/>
              </w:rPr>
              <w:t>T</w:t>
            </w:r>
            <w:r w:rsidRPr="00BE7B36">
              <w:rPr>
                <w:rFonts w:asciiTheme="majorBidi" w:eastAsiaTheme="minorEastAsia" w:hAnsiTheme="majorBidi" w:cstheme="majorBidi"/>
              </w:rPr>
              <w:t>o prioritize which</w:t>
            </w:r>
            <w:r>
              <w:rPr>
                <w:rFonts w:asciiTheme="majorBidi" w:eastAsiaTheme="minorEastAsia" w:hAnsiTheme="majorBidi" w:cstheme="majorBidi"/>
              </w:rPr>
              <w:t xml:space="preserve"> </w:t>
            </w:r>
            <w:r w:rsidRPr="00BE7B36">
              <w:rPr>
                <w:rFonts w:asciiTheme="majorBidi" w:eastAsiaTheme="minorEastAsia" w:hAnsiTheme="majorBidi" w:cstheme="majorBidi"/>
              </w:rPr>
              <w:t>hypotheses to test based on their level of risk</w:t>
            </w:r>
            <w:r>
              <w:rPr>
                <w:rFonts w:asciiTheme="majorBidi" w:eastAsiaTheme="minorEastAsia" w:hAnsiTheme="majorBidi" w:cstheme="majorBidi"/>
              </w:rPr>
              <w:t xml:space="preserve"> and the potential value.</w:t>
            </w:r>
          </w:p>
        </w:tc>
        <w:tc>
          <w:tcPr>
            <w:tcW w:w="4345" w:type="dxa"/>
            <w:tcBorders>
              <w:top w:val="double" w:sz="4" w:space="0" w:color="auto"/>
              <w:left w:val="nil"/>
            </w:tcBorders>
          </w:tcPr>
          <w:p w14:paraId="59C6856C" w14:textId="77777777" w:rsidR="00983BEC" w:rsidRPr="002204AA" w:rsidRDefault="00983BEC" w:rsidP="006D4BF2">
            <w:pPr>
              <w:keepNext/>
              <w:spacing w:before="240"/>
              <w:jc w:val="both"/>
              <w:rPr>
                <w:rFonts w:asciiTheme="majorBidi" w:eastAsiaTheme="minorEastAsia" w:hAnsiTheme="majorBidi" w:cstheme="majorBidi"/>
              </w:rPr>
            </w:pPr>
            <w:r w:rsidRPr="00BE7B36">
              <w:rPr>
                <w:rFonts w:asciiTheme="majorBidi" w:hAnsiTheme="majorBidi" w:cstheme="majorBidi"/>
              </w:rPr>
              <w:t>The study presented</w:t>
            </w:r>
            <w:r w:rsidRPr="00BE7B36">
              <w:rPr>
                <w:rFonts w:asciiTheme="majorBidi" w:eastAsiaTheme="minorEastAsia" w:hAnsiTheme="majorBidi" w:cstheme="majorBidi"/>
              </w:rPr>
              <w:t xml:space="preserve"> a prioritization matrix for determining how much risk there is and how much value we believe this idea will generate based on assumptions, where the higher the risk and the greater the perceived value, the higher the importance of testing those hypotheses first.</w:t>
            </w:r>
          </w:p>
        </w:tc>
      </w:tr>
      <w:tr w:rsidR="00983BEC" w:rsidRPr="002204AA" w14:paraId="701449BE" w14:textId="77777777" w:rsidTr="006D4BF2">
        <w:trPr>
          <w:trHeight w:val="405"/>
          <w:jc w:val="center"/>
        </w:trPr>
        <w:tc>
          <w:tcPr>
            <w:tcW w:w="657" w:type="dxa"/>
            <w:vAlign w:val="center"/>
          </w:tcPr>
          <w:p w14:paraId="0BBF3F8D" w14:textId="6FB161D3" w:rsidR="00983BEC" w:rsidRPr="002204AA" w:rsidRDefault="00000000" w:rsidP="006D4BF2">
            <w:pPr>
              <w:spacing w:before="240"/>
              <w:jc w:val="center"/>
              <w:rPr>
                <w:rFonts w:asciiTheme="majorBidi" w:hAnsiTheme="majorBidi" w:cstheme="majorBidi"/>
                <w:color w:val="000000"/>
              </w:rPr>
            </w:pPr>
            <w:sdt>
              <w:sdtPr>
                <w:rPr>
                  <w:rFonts w:asciiTheme="majorBidi" w:eastAsiaTheme="minorEastAsia" w:hAnsiTheme="majorBidi" w:cstheme="majorBidi"/>
                  <w:color w:val="000000"/>
                </w:rPr>
                <w:tag w:val="MENDELEY_CITATION_v3_eyJjaXRhdGlvbklEIjoiTUVOREVMRVlfQ0lUQVRJT05fZjFiNTc0ZTgtMWVjYS00Mjc1LWFmNTktNjA1MjYyYjI2YWMw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
                <w:id w:val="-1382482961"/>
                <w:placeholder>
                  <w:docPart w:val="CC0E03D7E791EC4480ABF93E2CA7E723"/>
                </w:placeholder>
              </w:sdtPr>
              <w:sdtContent>
                <w:r w:rsidR="006A0F88" w:rsidRPr="006A0F88">
                  <w:rPr>
                    <w:rFonts w:asciiTheme="majorBidi" w:eastAsiaTheme="minorEastAsia" w:hAnsiTheme="majorBidi" w:cstheme="majorBidi"/>
                    <w:color w:val="000000"/>
                  </w:rPr>
                  <w:t>[19]</w:t>
                </w:r>
              </w:sdtContent>
            </w:sdt>
          </w:p>
        </w:tc>
        <w:tc>
          <w:tcPr>
            <w:tcW w:w="830" w:type="dxa"/>
            <w:vAlign w:val="center"/>
          </w:tcPr>
          <w:p w14:paraId="42F5C94F" w14:textId="77777777" w:rsidR="00983BEC" w:rsidRPr="002204AA" w:rsidRDefault="00983BEC" w:rsidP="006D4BF2">
            <w:pPr>
              <w:spacing w:before="240"/>
              <w:jc w:val="center"/>
              <w:rPr>
                <w:rFonts w:asciiTheme="majorBidi" w:eastAsiaTheme="minorEastAsia" w:hAnsiTheme="majorBidi" w:cstheme="majorBidi"/>
              </w:rPr>
            </w:pPr>
            <w:r w:rsidRPr="002204AA">
              <w:rPr>
                <w:rFonts w:asciiTheme="majorBidi" w:eastAsiaTheme="minorEastAsia" w:hAnsiTheme="majorBidi" w:cstheme="majorBidi"/>
              </w:rPr>
              <w:t>2021</w:t>
            </w:r>
          </w:p>
        </w:tc>
        <w:tc>
          <w:tcPr>
            <w:tcW w:w="3730" w:type="dxa"/>
            <w:tcBorders>
              <w:right w:val="nil"/>
            </w:tcBorders>
          </w:tcPr>
          <w:p w14:paraId="6A38A14E"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eastAsiaTheme="minorEastAsia" w:hAnsiTheme="majorBidi" w:cstheme="majorBidi"/>
              </w:rPr>
              <w:t>To develop</w:t>
            </w:r>
            <w:r w:rsidRPr="002204AA">
              <w:rPr>
                <w:rFonts w:asciiTheme="majorBidi" w:eastAsiaTheme="minorEastAsia" w:hAnsiTheme="majorBidi" w:cstheme="majorBidi"/>
              </w:rPr>
              <w:t xml:space="preserve"> a tool</w:t>
            </w:r>
            <w:r>
              <w:rPr>
                <w:rFonts w:asciiTheme="majorBidi" w:eastAsiaTheme="minorEastAsia" w:hAnsiTheme="majorBidi" w:cstheme="majorBidi"/>
              </w:rPr>
              <w:t xml:space="preserve"> called </w:t>
            </w:r>
            <w:r w:rsidRPr="002204AA">
              <w:rPr>
                <w:rFonts w:asciiTheme="majorBidi" w:eastAsiaTheme="minorEastAsia" w:hAnsiTheme="majorBidi" w:cstheme="majorBidi"/>
              </w:rPr>
              <w:t xml:space="preserve">Discovery Effort Worthiness (DEW) Index, which assists companies and product owners in determining how much effort should </w:t>
            </w:r>
            <w:r>
              <w:rPr>
                <w:rFonts w:asciiTheme="majorBidi" w:eastAsiaTheme="minorEastAsia" w:hAnsiTheme="majorBidi" w:cstheme="majorBidi"/>
              </w:rPr>
              <w:t xml:space="preserve">be </w:t>
            </w:r>
            <w:r w:rsidRPr="002204AA">
              <w:rPr>
                <w:rFonts w:asciiTheme="majorBidi" w:eastAsiaTheme="minorEastAsia" w:hAnsiTheme="majorBidi" w:cstheme="majorBidi"/>
              </w:rPr>
              <w:t xml:space="preserve">spend on discovering and validating features </w:t>
            </w:r>
            <w:r>
              <w:rPr>
                <w:rFonts w:asciiTheme="majorBidi" w:eastAsiaTheme="minorEastAsia" w:hAnsiTheme="majorBidi" w:cstheme="majorBidi"/>
              </w:rPr>
              <w:t xml:space="preserve">using </w:t>
            </w:r>
            <w:r w:rsidRPr="002204AA">
              <w:rPr>
                <w:rFonts w:asciiTheme="majorBidi" w:eastAsiaTheme="minorEastAsia" w:hAnsiTheme="majorBidi" w:cstheme="majorBidi"/>
              </w:rPr>
              <w:t>Design Thinking methods.</w:t>
            </w:r>
          </w:p>
        </w:tc>
        <w:tc>
          <w:tcPr>
            <w:tcW w:w="4345" w:type="dxa"/>
            <w:tcBorders>
              <w:left w:val="nil"/>
            </w:tcBorders>
          </w:tcPr>
          <w:p w14:paraId="199123BA" w14:textId="77777777" w:rsidR="00983BEC" w:rsidRPr="002204AA" w:rsidRDefault="00983BEC" w:rsidP="006D4BF2">
            <w:pPr>
              <w:keepNext/>
              <w:spacing w:before="240"/>
              <w:jc w:val="both"/>
              <w:rPr>
                <w:rFonts w:asciiTheme="majorBidi" w:eastAsiaTheme="minorEastAsia" w:hAnsiTheme="majorBidi" w:cstheme="majorBidi"/>
              </w:rPr>
            </w:pPr>
            <w:r>
              <w:rPr>
                <w:rFonts w:asciiTheme="majorBidi" w:hAnsiTheme="majorBidi" w:cstheme="majorBidi"/>
              </w:rPr>
              <w:t>The study revealed</w:t>
            </w:r>
            <w:r w:rsidRPr="002204AA">
              <w:rPr>
                <w:rFonts w:asciiTheme="majorBidi" w:hAnsiTheme="majorBidi" w:cstheme="majorBidi"/>
              </w:rPr>
              <w:t xml:space="preserve"> </w:t>
            </w:r>
            <w:r>
              <w:rPr>
                <w:rFonts w:asciiTheme="majorBidi" w:hAnsiTheme="majorBidi" w:cstheme="majorBidi"/>
              </w:rPr>
              <w:t xml:space="preserve">that </w:t>
            </w:r>
            <w:r w:rsidRPr="002204AA">
              <w:rPr>
                <w:rFonts w:asciiTheme="majorBidi" w:eastAsiaTheme="minorEastAsia" w:hAnsiTheme="majorBidi" w:cstheme="majorBidi"/>
              </w:rPr>
              <w:t xml:space="preserve">“Discovery Effort Worthiness Index” </w:t>
            </w:r>
            <w:r>
              <w:rPr>
                <w:rFonts w:asciiTheme="majorBidi" w:eastAsiaTheme="minorEastAsia" w:hAnsiTheme="majorBidi" w:cstheme="majorBidi"/>
              </w:rPr>
              <w:t>is a useful tool</w:t>
            </w:r>
            <w:r w:rsidRPr="002204AA">
              <w:rPr>
                <w:rFonts w:asciiTheme="majorBidi" w:eastAsiaTheme="minorEastAsia" w:hAnsiTheme="majorBidi" w:cstheme="majorBidi"/>
              </w:rPr>
              <w:t xml:space="preserve"> </w:t>
            </w:r>
            <w:r>
              <w:rPr>
                <w:rFonts w:asciiTheme="majorBidi" w:eastAsiaTheme="minorEastAsia" w:hAnsiTheme="majorBidi" w:cstheme="majorBidi"/>
              </w:rPr>
              <w:t xml:space="preserve">for </w:t>
            </w:r>
            <w:r w:rsidRPr="002204AA">
              <w:rPr>
                <w:rFonts w:asciiTheme="majorBidi" w:eastAsiaTheme="minorEastAsia" w:hAnsiTheme="majorBidi" w:cstheme="majorBidi"/>
              </w:rPr>
              <w:t>companies and their product owners to determine how much effort they should spend on Design Thinking methods to discover and validate requirements</w:t>
            </w:r>
            <w:r>
              <w:rPr>
                <w:rFonts w:asciiTheme="majorBidi" w:eastAsiaTheme="minorEastAsia" w:hAnsiTheme="majorBidi" w:cstheme="majorBidi"/>
              </w:rPr>
              <w:t>.</w:t>
            </w:r>
          </w:p>
        </w:tc>
      </w:tr>
    </w:tbl>
    <w:p w14:paraId="555E008C" w14:textId="51D04807" w:rsidR="00983BEC" w:rsidRPr="00133637" w:rsidRDefault="00983BEC" w:rsidP="00983BEC">
      <w:pPr>
        <w:pStyle w:val="Caption"/>
        <w:jc w:val="center"/>
        <w:rPr>
          <w:rFonts w:ascii="Times New Roman" w:eastAsiaTheme="minorEastAsia" w:hAnsi="Times New Roman" w:cs="Times New Roman"/>
          <w:bCs/>
          <w:i w:val="0"/>
          <w:iCs w:val="0"/>
          <w:color w:val="auto"/>
          <w:sz w:val="20"/>
          <w:szCs w:val="20"/>
        </w:rPr>
      </w:pPr>
      <w:bookmarkStart w:id="224" w:name="_Ref117762035"/>
      <w:bookmarkStart w:id="225" w:name="_Toc116908599"/>
      <w:bookmarkStart w:id="226" w:name="_Toc125389726"/>
      <w:r w:rsidRPr="00133637">
        <w:rPr>
          <w:rFonts w:ascii="Times New Roman" w:eastAsiaTheme="minorEastAsia" w:hAnsi="Times New Roman" w:cs="Times New Roman"/>
          <w:bCs/>
          <w:i w:val="0"/>
          <w:iCs w:val="0"/>
          <w:color w:val="auto"/>
          <w:sz w:val="20"/>
          <w:szCs w:val="20"/>
        </w:rPr>
        <w:t xml:space="preserve">Table </w:t>
      </w:r>
      <w:r w:rsidR="006A12AF">
        <w:rPr>
          <w:rFonts w:ascii="Times New Roman" w:eastAsiaTheme="minorEastAsia" w:hAnsi="Times New Roman" w:cs="Times New Roman"/>
          <w:bCs/>
          <w:i w:val="0"/>
          <w:iCs w:val="0"/>
          <w:color w:val="auto"/>
          <w:sz w:val="20"/>
          <w:szCs w:val="20"/>
        </w:rPr>
        <w:fldChar w:fldCharType="begin"/>
      </w:r>
      <w:r w:rsidR="006A12AF">
        <w:rPr>
          <w:rFonts w:ascii="Times New Roman" w:eastAsiaTheme="minorEastAsia" w:hAnsi="Times New Roman" w:cs="Times New Roman"/>
          <w:bCs/>
          <w:i w:val="0"/>
          <w:iCs w:val="0"/>
          <w:color w:val="auto"/>
          <w:sz w:val="20"/>
          <w:szCs w:val="20"/>
        </w:rPr>
        <w:instrText xml:space="preserve"> SEQ Table \* ARABIC </w:instrText>
      </w:r>
      <w:r w:rsidR="006A12AF">
        <w:rPr>
          <w:rFonts w:ascii="Times New Roman" w:eastAsiaTheme="minorEastAsia" w:hAnsi="Times New Roman" w:cs="Times New Roman"/>
          <w:bCs/>
          <w:i w:val="0"/>
          <w:iCs w:val="0"/>
          <w:color w:val="auto"/>
          <w:sz w:val="20"/>
          <w:szCs w:val="20"/>
        </w:rPr>
        <w:fldChar w:fldCharType="separate"/>
      </w:r>
      <w:r w:rsidR="006A12AF">
        <w:rPr>
          <w:rFonts w:ascii="Times New Roman" w:eastAsiaTheme="minorEastAsia" w:hAnsi="Times New Roman" w:cs="Times New Roman"/>
          <w:bCs/>
          <w:i w:val="0"/>
          <w:iCs w:val="0"/>
          <w:noProof/>
          <w:color w:val="auto"/>
          <w:sz w:val="20"/>
          <w:szCs w:val="20"/>
        </w:rPr>
        <w:t>1</w:t>
      </w:r>
      <w:r w:rsidR="006A12AF">
        <w:rPr>
          <w:rFonts w:ascii="Times New Roman" w:eastAsiaTheme="minorEastAsia" w:hAnsi="Times New Roman" w:cs="Times New Roman"/>
          <w:bCs/>
          <w:i w:val="0"/>
          <w:iCs w:val="0"/>
          <w:color w:val="auto"/>
          <w:sz w:val="20"/>
          <w:szCs w:val="20"/>
        </w:rPr>
        <w:fldChar w:fldCharType="end"/>
      </w:r>
      <w:bookmarkEnd w:id="224"/>
      <w:r w:rsidRPr="00133637">
        <w:rPr>
          <w:rFonts w:ascii="Times New Roman" w:eastAsiaTheme="minorEastAsia" w:hAnsi="Times New Roman" w:cs="Times New Roman"/>
          <w:bCs/>
          <w:i w:val="0"/>
          <w:iCs w:val="0"/>
          <w:color w:val="auto"/>
          <w:sz w:val="20"/>
          <w:szCs w:val="20"/>
        </w:rPr>
        <w:t>.</w:t>
      </w:r>
      <w:bookmarkEnd w:id="225"/>
      <w:r w:rsidRPr="00133637">
        <w:rPr>
          <w:sz w:val="20"/>
          <w:szCs w:val="20"/>
        </w:rPr>
        <w:t xml:space="preserve"> </w:t>
      </w:r>
      <w:r w:rsidRPr="00133637">
        <w:rPr>
          <w:rFonts w:ascii="Times New Roman" w:eastAsiaTheme="minorEastAsia" w:hAnsi="Times New Roman" w:cs="Times New Roman"/>
          <w:bCs/>
          <w:i w:val="0"/>
          <w:iCs w:val="0"/>
          <w:color w:val="auto"/>
          <w:sz w:val="20"/>
          <w:szCs w:val="20"/>
        </w:rPr>
        <w:t>Summary of the related work</w:t>
      </w:r>
      <w:bookmarkEnd w:id="226"/>
    </w:p>
    <w:p w14:paraId="29AA4FF3" w14:textId="5CE3876D" w:rsidR="00983BEC" w:rsidRPr="00983BEC" w:rsidRDefault="00983BEC" w:rsidP="00983BEC">
      <w:pPr>
        <w:spacing w:after="0" w:line="24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00E6F06F" w14:textId="5193C4C2" w:rsidR="00983BEC" w:rsidRDefault="00983BEC" w:rsidP="00983BEC">
      <w:pPr>
        <w:pStyle w:val="Heading2"/>
        <w:numPr>
          <w:ilvl w:val="1"/>
          <w:numId w:val="2"/>
        </w:numPr>
        <w:spacing w:line="480" w:lineRule="auto"/>
        <w:rPr>
          <w:rFonts w:ascii="Times New Roman" w:hAnsi="Times New Roman" w:cs="Times New Roman"/>
          <w:b/>
          <w:bCs/>
          <w:color w:val="auto"/>
          <w:sz w:val="28"/>
          <w:szCs w:val="28"/>
        </w:rPr>
      </w:pPr>
      <w:bookmarkStart w:id="227" w:name="_Toc126421103"/>
      <w:r w:rsidRPr="00B85759">
        <w:rPr>
          <w:rFonts w:ascii="Times New Roman" w:hAnsi="Times New Roman" w:cs="Times New Roman"/>
          <w:b/>
          <w:bCs/>
          <w:color w:val="auto"/>
          <w:sz w:val="28"/>
          <w:szCs w:val="28"/>
        </w:rPr>
        <w:lastRenderedPageBreak/>
        <w:t>P</w:t>
      </w:r>
      <w:r>
        <w:rPr>
          <w:rFonts w:ascii="Times New Roman" w:hAnsi="Times New Roman" w:cs="Times New Roman"/>
          <w:b/>
          <w:bCs/>
          <w:color w:val="auto"/>
          <w:sz w:val="28"/>
          <w:szCs w:val="28"/>
        </w:rPr>
        <w:t>lan</w:t>
      </w:r>
      <w:bookmarkEnd w:id="227"/>
    </w:p>
    <w:p w14:paraId="2293406D" w14:textId="3970FFE9"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28" w:name="_Toc126421104"/>
      <w:r w:rsidRPr="00983BEC">
        <w:rPr>
          <w:rFonts w:ascii="Times New Roman" w:hAnsi="Times New Roman" w:cs="Times New Roman"/>
          <w:b/>
          <w:bCs/>
          <w:color w:val="auto"/>
          <w:sz w:val="28"/>
          <w:szCs w:val="28"/>
        </w:rPr>
        <w:t>Methodology</w:t>
      </w:r>
      <w:bookmarkEnd w:id="228"/>
    </w:p>
    <w:p w14:paraId="0B163FE4" w14:textId="02FB9A3E" w:rsidR="00B74DC1" w:rsidRDefault="00601E93" w:rsidP="00601E93">
      <w:pPr>
        <w:spacing w:after="100" w:afterAutospacing="1"/>
        <w:ind w:firstLine="284"/>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0592" behindDoc="0" locked="0" layoutInCell="1" allowOverlap="1" wp14:anchorId="1FF0166A" wp14:editId="06E74FCC">
            <wp:simplePos x="0" y="0"/>
            <wp:positionH relativeFrom="column">
              <wp:posOffset>1026160</wp:posOffset>
            </wp:positionH>
            <wp:positionV relativeFrom="paragraph">
              <wp:posOffset>1330815</wp:posOffset>
            </wp:positionV>
            <wp:extent cx="3394710" cy="24396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4710" cy="243967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31616" behindDoc="0" locked="0" layoutInCell="1" allowOverlap="1" wp14:anchorId="744BFB5C" wp14:editId="72ECFE6D">
                <wp:simplePos x="0" y="0"/>
                <wp:positionH relativeFrom="column">
                  <wp:posOffset>271145</wp:posOffset>
                </wp:positionH>
                <wp:positionV relativeFrom="paragraph">
                  <wp:posOffset>3808095</wp:posOffset>
                </wp:positionV>
                <wp:extent cx="5092700" cy="349250"/>
                <wp:effectExtent l="0" t="0" r="0" b="6350"/>
                <wp:wrapTopAndBottom/>
                <wp:docPr id="8"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092700" cy="349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54A12" w14:textId="360DAF7C" w:rsidR="00983BEC" w:rsidRPr="00133637" w:rsidRDefault="00983BEC" w:rsidP="00983BEC">
                            <w:pPr>
                              <w:pStyle w:val="Caption"/>
                              <w:jc w:val="center"/>
                              <w:rPr>
                                <w:rFonts w:ascii="Times New Roman" w:hAnsi="Times New Roman" w:cs="Times New Roman"/>
                                <w:i w:val="0"/>
                                <w:iCs w:val="0"/>
                                <w:noProof/>
                                <w:color w:val="auto"/>
                                <w:sz w:val="20"/>
                                <w:szCs w:val="20"/>
                              </w:rPr>
                            </w:pPr>
                            <w:bookmarkStart w:id="229" w:name="_Ref117507854"/>
                            <w:bookmarkStart w:id="230" w:name="_Toc125418773"/>
                            <w:r w:rsidRPr="00133637">
                              <w:rPr>
                                <w:rFonts w:ascii="Times New Roman" w:hAnsi="Times New Roman" w:cs="Times New Roman"/>
                                <w:i w:val="0"/>
                                <w:iCs w:val="0"/>
                                <w:color w:val="auto"/>
                                <w:sz w:val="20"/>
                                <w:szCs w:val="20"/>
                              </w:rPr>
                              <w:t xml:space="preserve">Figure </w:t>
                            </w:r>
                            <w:r w:rsidRPr="00133637">
                              <w:rPr>
                                <w:rFonts w:ascii="Times New Roman" w:hAnsi="Times New Roman" w:cs="Times New Roman"/>
                                <w:i w:val="0"/>
                                <w:iCs w:val="0"/>
                                <w:color w:val="auto"/>
                                <w:sz w:val="20"/>
                                <w:szCs w:val="20"/>
                              </w:rPr>
                              <w:fldChar w:fldCharType="begin"/>
                            </w:r>
                            <w:r w:rsidRPr="00133637">
                              <w:rPr>
                                <w:rFonts w:ascii="Times New Roman" w:hAnsi="Times New Roman" w:cs="Times New Roman"/>
                                <w:i w:val="0"/>
                                <w:iCs w:val="0"/>
                                <w:color w:val="auto"/>
                                <w:sz w:val="20"/>
                                <w:szCs w:val="20"/>
                              </w:rPr>
                              <w:instrText xml:space="preserve"> SEQ Figure \* ARABIC </w:instrText>
                            </w:r>
                            <w:r w:rsidRPr="00133637">
                              <w:rPr>
                                <w:rFonts w:ascii="Times New Roman" w:hAnsi="Times New Roman" w:cs="Times New Roman"/>
                                <w:i w:val="0"/>
                                <w:iCs w:val="0"/>
                                <w:color w:val="auto"/>
                                <w:sz w:val="20"/>
                                <w:szCs w:val="20"/>
                              </w:rPr>
                              <w:fldChar w:fldCharType="separate"/>
                            </w:r>
                            <w:r w:rsidR="006A12AF">
                              <w:rPr>
                                <w:rFonts w:ascii="Times New Roman" w:hAnsi="Times New Roman" w:cs="Times New Roman"/>
                                <w:i w:val="0"/>
                                <w:iCs w:val="0"/>
                                <w:noProof/>
                                <w:color w:val="auto"/>
                                <w:sz w:val="20"/>
                                <w:szCs w:val="20"/>
                              </w:rPr>
                              <w:t>2</w:t>
                            </w:r>
                            <w:r w:rsidRPr="00133637">
                              <w:rPr>
                                <w:rFonts w:ascii="Times New Roman" w:hAnsi="Times New Roman" w:cs="Times New Roman"/>
                                <w:i w:val="0"/>
                                <w:iCs w:val="0"/>
                                <w:color w:val="auto"/>
                                <w:sz w:val="20"/>
                                <w:szCs w:val="20"/>
                              </w:rPr>
                              <w:fldChar w:fldCharType="end"/>
                            </w:r>
                            <w:bookmarkEnd w:id="229"/>
                            <w:r w:rsidRPr="00133637">
                              <w:rPr>
                                <w:rFonts w:ascii="Times New Roman" w:hAnsi="Times New Roman" w:cs="Times New Roman"/>
                                <w:i w:val="0"/>
                                <w:iCs w:val="0"/>
                                <w:color w:val="auto"/>
                                <w:sz w:val="20"/>
                                <w:szCs w:val="20"/>
                              </w:rPr>
                              <w:t xml:space="preserve">. The Design Cycle by Wieringa </w:t>
                            </w:r>
                            <w:sdt>
                              <w:sdtPr>
                                <w:rPr>
                                  <w:rFonts w:ascii="Times New Roman" w:hAnsi="Times New Roman" w:cs="Times New Roman"/>
                                  <w:i w:val="0"/>
                                  <w:iCs w:val="0"/>
                                  <w:color w:val="000000"/>
                                  <w:sz w:val="20"/>
                                  <w:szCs w:val="20"/>
                                </w:rPr>
                                <w:tag w:val="MENDELEY_CITATION_v3_eyJjaXRhdGlvbklEIjoiTUVOREVMRVlfQ0lUQVRJT05fZWIyZmU1NDctMDUxZS00OWMzLTg3YzYtYmZhYjYyYjVlNjBl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2078557220"/>
                              </w:sdtPr>
                              <w:sdtContent>
                                <w:r w:rsidR="006A0F88" w:rsidRPr="006A0F88">
                                  <w:rPr>
                                    <w:rFonts w:ascii="Times New Roman" w:hAnsi="Times New Roman" w:cs="Times New Roman"/>
                                    <w:i w:val="0"/>
                                    <w:iCs w:val="0"/>
                                    <w:color w:val="000000"/>
                                    <w:sz w:val="20"/>
                                    <w:szCs w:val="20"/>
                                  </w:rPr>
                                  <w:t>[45]</w:t>
                                </w:r>
                              </w:sdtContent>
                            </w:sdt>
                            <w:bookmarkEnd w:id="230"/>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4BFB5C" id="_x0000_t202" coordsize="21600,21600" o:spt="202" path="m,l,21600r21600,l21600,xe">
                <v:stroke joinstyle="miter"/>
                <v:path gradientshapeok="t" o:connecttype="rect"/>
              </v:shapetype>
              <v:shape id="Text Box 70" o:spid="_x0000_s1026" type="#_x0000_t202" style="position:absolute;left:0;text-align:left;margin-left:21.35pt;margin-top:299.85pt;width:401pt;height:27.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" stroked="f">
                <v:path arrowok="t"/>
                <v:textbox inset="0,0,0,0">
                  <w:txbxContent>
                    <w:p w14:paraId="2B854A12" w14:textId="360DAF7C" w:rsidR="00983BEC" w:rsidRPr="00133637" w:rsidRDefault="00983BEC" w:rsidP="00983BEC">
                      <w:pPr>
                        <w:pStyle w:val="Caption"/>
                        <w:jc w:val="center"/>
                        <w:rPr>
                          <w:rFonts w:ascii="Times New Roman" w:hAnsi="Times New Roman" w:cs="Times New Roman"/>
                          <w:i w:val="0"/>
                          <w:iCs w:val="0"/>
                          <w:noProof/>
                          <w:color w:val="auto"/>
                          <w:sz w:val="20"/>
                          <w:szCs w:val="20"/>
                        </w:rPr>
                      </w:pPr>
                      <w:bookmarkStart w:id="231" w:name="_Ref117507854"/>
                      <w:bookmarkStart w:id="232" w:name="_Toc125418773"/>
                      <w:r w:rsidRPr="00133637">
                        <w:rPr>
                          <w:rFonts w:ascii="Times New Roman" w:hAnsi="Times New Roman" w:cs="Times New Roman"/>
                          <w:i w:val="0"/>
                          <w:iCs w:val="0"/>
                          <w:color w:val="auto"/>
                          <w:sz w:val="20"/>
                          <w:szCs w:val="20"/>
                        </w:rPr>
                        <w:t xml:space="preserve">Figure </w:t>
                      </w:r>
                      <w:r w:rsidRPr="00133637">
                        <w:rPr>
                          <w:rFonts w:ascii="Times New Roman" w:hAnsi="Times New Roman" w:cs="Times New Roman"/>
                          <w:i w:val="0"/>
                          <w:iCs w:val="0"/>
                          <w:color w:val="auto"/>
                          <w:sz w:val="20"/>
                          <w:szCs w:val="20"/>
                        </w:rPr>
                        <w:fldChar w:fldCharType="begin"/>
                      </w:r>
                      <w:r w:rsidRPr="00133637">
                        <w:rPr>
                          <w:rFonts w:ascii="Times New Roman" w:hAnsi="Times New Roman" w:cs="Times New Roman"/>
                          <w:i w:val="0"/>
                          <w:iCs w:val="0"/>
                          <w:color w:val="auto"/>
                          <w:sz w:val="20"/>
                          <w:szCs w:val="20"/>
                        </w:rPr>
                        <w:instrText xml:space="preserve"> SEQ Figure \* ARABIC </w:instrText>
                      </w:r>
                      <w:r w:rsidRPr="00133637">
                        <w:rPr>
                          <w:rFonts w:ascii="Times New Roman" w:hAnsi="Times New Roman" w:cs="Times New Roman"/>
                          <w:i w:val="0"/>
                          <w:iCs w:val="0"/>
                          <w:color w:val="auto"/>
                          <w:sz w:val="20"/>
                          <w:szCs w:val="20"/>
                        </w:rPr>
                        <w:fldChar w:fldCharType="separate"/>
                      </w:r>
                      <w:r w:rsidR="006A12AF">
                        <w:rPr>
                          <w:rFonts w:ascii="Times New Roman" w:hAnsi="Times New Roman" w:cs="Times New Roman"/>
                          <w:i w:val="0"/>
                          <w:iCs w:val="0"/>
                          <w:noProof/>
                          <w:color w:val="auto"/>
                          <w:sz w:val="20"/>
                          <w:szCs w:val="20"/>
                        </w:rPr>
                        <w:t>2</w:t>
                      </w:r>
                      <w:r w:rsidRPr="00133637">
                        <w:rPr>
                          <w:rFonts w:ascii="Times New Roman" w:hAnsi="Times New Roman" w:cs="Times New Roman"/>
                          <w:i w:val="0"/>
                          <w:iCs w:val="0"/>
                          <w:color w:val="auto"/>
                          <w:sz w:val="20"/>
                          <w:szCs w:val="20"/>
                        </w:rPr>
                        <w:fldChar w:fldCharType="end"/>
                      </w:r>
                      <w:bookmarkEnd w:id="231"/>
                      <w:r w:rsidRPr="00133637">
                        <w:rPr>
                          <w:rFonts w:ascii="Times New Roman" w:hAnsi="Times New Roman" w:cs="Times New Roman"/>
                          <w:i w:val="0"/>
                          <w:iCs w:val="0"/>
                          <w:color w:val="auto"/>
                          <w:sz w:val="20"/>
                          <w:szCs w:val="20"/>
                        </w:rPr>
                        <w:t xml:space="preserve">. The Design Cycle by Wieringa </w:t>
                      </w:r>
                      <w:sdt>
                        <w:sdtPr>
                          <w:rPr>
                            <w:rFonts w:ascii="Times New Roman" w:hAnsi="Times New Roman" w:cs="Times New Roman"/>
                            <w:i w:val="0"/>
                            <w:iCs w:val="0"/>
                            <w:color w:val="000000"/>
                            <w:sz w:val="20"/>
                            <w:szCs w:val="20"/>
                          </w:rPr>
                          <w:tag w:val="MENDELEY_CITATION_v3_eyJjaXRhdGlvbklEIjoiTUVOREVMRVlfQ0lUQVRJT05fZWIyZmU1NDctMDUxZS00OWMzLTg3YzYtYmZhYjYyYjVlNjBl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2078557220"/>
                        </w:sdtPr>
                        <w:sdtContent>
                          <w:r w:rsidR="006A0F88" w:rsidRPr="006A0F88">
                            <w:rPr>
                              <w:rFonts w:ascii="Times New Roman" w:hAnsi="Times New Roman" w:cs="Times New Roman"/>
                              <w:i w:val="0"/>
                              <w:iCs w:val="0"/>
                              <w:color w:val="000000"/>
                              <w:sz w:val="20"/>
                              <w:szCs w:val="20"/>
                            </w:rPr>
                            <w:t>[45]</w:t>
                          </w:r>
                        </w:sdtContent>
                      </w:sdt>
                      <w:bookmarkEnd w:id="232"/>
                    </w:p>
                  </w:txbxContent>
                </v:textbox>
                <w10:wrap type="topAndBottom"/>
              </v:shape>
            </w:pict>
          </mc:Fallback>
        </mc:AlternateContent>
      </w:r>
      <w:r w:rsidR="00B74DC1" w:rsidRPr="00B74DC1">
        <w:rPr>
          <w:rFonts w:ascii="Times New Roman" w:hAnsi="Times New Roman" w:cs="Times New Roman"/>
          <w:sz w:val="24"/>
          <w:szCs w:val="24"/>
        </w:rPr>
        <w:t>To ensure the validity of our framework, we employed Design Science Methodology (DS</w:t>
      </w:r>
      <w:r w:rsidR="00B74DC1">
        <w:rPr>
          <w:rFonts w:ascii="Times New Roman" w:hAnsi="Times New Roman" w:cs="Times New Roman"/>
          <w:sz w:val="24"/>
          <w:szCs w:val="24"/>
        </w:rPr>
        <w:t>M</w:t>
      </w:r>
      <w:r w:rsidR="00B74DC1" w:rsidRPr="00B74DC1">
        <w:rPr>
          <w:rFonts w:ascii="Times New Roman" w:hAnsi="Times New Roman" w:cs="Times New Roman"/>
          <w:sz w:val="24"/>
          <w:szCs w:val="24"/>
        </w:rPr>
        <w:t>) proposed by</w:t>
      </w:r>
      <w:r w:rsidR="00B74DC1">
        <w:rPr>
          <w:rFonts w:ascii="Times New Roman" w:hAnsi="Times New Roman" w:cs="Times New Roman"/>
          <w:sz w:val="24"/>
          <w:szCs w:val="24"/>
        </w:rPr>
        <w:t xml:space="preserve"> </w:t>
      </w:r>
      <w:proofErr w:type="spellStart"/>
      <w:r w:rsidR="00B74DC1" w:rsidRPr="00F30CF5">
        <w:rPr>
          <w:rFonts w:ascii="Times New Roman" w:hAnsi="Times New Roman" w:cs="Times New Roman"/>
          <w:sz w:val="24"/>
          <w:szCs w:val="24"/>
        </w:rPr>
        <w:t>Wieringa</w:t>
      </w:r>
      <w:proofErr w:type="spellEnd"/>
      <w:r w:rsidR="00B74DC1" w:rsidRPr="00F30CF5">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TAwZWNjZjgtMGI5NS00NzEyLWJiMDQtMjUxZmYxNDdjMjI4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1932471844"/>
          <w:placeholder>
            <w:docPart w:val="C35F3FB918B69F41A65641F76021A4CC"/>
          </w:placeholder>
        </w:sdtPr>
        <w:sdtContent>
          <w:r w:rsidR="006A0F88" w:rsidRPr="006A0F88">
            <w:rPr>
              <w:rFonts w:ascii="Times New Roman" w:hAnsi="Times New Roman" w:cs="Times New Roman"/>
              <w:color w:val="000000"/>
              <w:sz w:val="24"/>
              <w:szCs w:val="24"/>
            </w:rPr>
            <w:t>[45]</w:t>
          </w:r>
        </w:sdtContent>
      </w:sdt>
      <w:r w:rsidR="00B74DC1">
        <w:rPr>
          <w:rFonts w:ascii="Times New Roman" w:hAnsi="Times New Roman" w:cs="Times New Roman"/>
          <w:color w:val="000000"/>
          <w:sz w:val="24"/>
          <w:szCs w:val="24"/>
        </w:rPr>
        <w:t xml:space="preserve">. </w:t>
      </w:r>
      <w:r w:rsidR="00B269D9" w:rsidRPr="00B74DC1">
        <w:rPr>
          <w:rFonts w:ascii="Times New Roman" w:hAnsi="Times New Roman" w:cs="Times New Roman"/>
          <w:sz w:val="24"/>
          <w:szCs w:val="24"/>
        </w:rPr>
        <w:t>DS</w:t>
      </w:r>
      <w:r w:rsidR="00B269D9">
        <w:rPr>
          <w:rFonts w:ascii="Times New Roman" w:hAnsi="Times New Roman" w:cs="Times New Roman"/>
          <w:sz w:val="24"/>
          <w:szCs w:val="24"/>
        </w:rPr>
        <w:t>M</w:t>
      </w:r>
      <w:r w:rsidR="00B269D9" w:rsidRPr="00B269D9">
        <w:rPr>
          <w:rFonts w:ascii="Times New Roman" w:hAnsi="Times New Roman" w:cs="Times New Roman"/>
          <w:color w:val="000000"/>
          <w:sz w:val="24"/>
          <w:szCs w:val="24"/>
        </w:rPr>
        <w:t xml:space="preserve"> provides an iterative approach that allowed us to build, validate and implement the framework without having to stop its execution for testing.</w:t>
      </w:r>
      <w:r w:rsidR="00B269D9" w:rsidRPr="00B269D9">
        <w:rPr>
          <w:rFonts w:ascii="Times New Roman" w:hAnsi="Times New Roman" w:cs="Times New Roman"/>
          <w:sz w:val="24"/>
          <w:szCs w:val="24"/>
        </w:rPr>
        <w:t xml:space="preserve"> </w:t>
      </w:r>
      <w:r w:rsidR="001C051A" w:rsidRPr="001C051A">
        <w:rPr>
          <w:rFonts w:ascii="Times New Roman" w:hAnsi="Times New Roman" w:cs="Times New Roman"/>
          <w:sz w:val="24"/>
          <w:szCs w:val="24"/>
        </w:rPr>
        <w:t xml:space="preserve">We chose this methodology due to its capability of creating an artefact with the intention of solving real-life problems, which was the case in our study targeting the difficulty to assess the worthiness of UX experiments. </w:t>
      </w:r>
    </w:p>
    <w:p w14:paraId="183DBB9C" w14:textId="3F854751" w:rsidR="00983BEC" w:rsidRDefault="00983BEC" w:rsidP="006C3EB9">
      <w:pPr>
        <w:pStyle w:val="ListParagraph"/>
        <w:numPr>
          <w:ilvl w:val="0"/>
          <w:numId w:val="4"/>
        </w:numPr>
        <w:spacing w:after="0" w:line="360" w:lineRule="auto"/>
        <w:jc w:val="both"/>
        <w:rPr>
          <w:rFonts w:ascii="Times New Roman" w:hAnsi="Times New Roman" w:cs="Times New Roman"/>
          <w:b/>
          <w:sz w:val="28"/>
          <w:szCs w:val="28"/>
        </w:rPr>
      </w:pPr>
      <w:r w:rsidRPr="00A158A6">
        <w:rPr>
          <w:rFonts w:ascii="Times New Roman" w:hAnsi="Times New Roman" w:cs="Times New Roman"/>
          <w:b/>
          <w:sz w:val="28"/>
          <w:szCs w:val="28"/>
        </w:rPr>
        <w:t>Design problem</w:t>
      </w:r>
    </w:p>
    <w:p w14:paraId="1352FBA8" w14:textId="0958F972" w:rsidR="00983BEC" w:rsidRDefault="00983BEC" w:rsidP="00C443F7">
      <w:pPr>
        <w:pStyle w:val="NormalWeb"/>
        <w:spacing w:before="0" w:beforeAutospacing="0" w:after="240" w:afterAutospacing="0" w:line="276" w:lineRule="auto"/>
        <w:ind w:firstLine="284"/>
        <w:jc w:val="both"/>
        <w:rPr>
          <w:rFonts w:eastAsia="Calibri"/>
        </w:rPr>
      </w:pPr>
      <w:r w:rsidRPr="001D4A00">
        <w:rPr>
          <w:rFonts w:eastAsia="Calibri"/>
        </w:rPr>
        <w:t xml:space="preserve">A design problem is defined by </w:t>
      </w:r>
      <w:proofErr w:type="spellStart"/>
      <w:r w:rsidRPr="001D4A00">
        <w:rPr>
          <w:rFonts w:eastAsia="Calibri"/>
        </w:rPr>
        <w:t>Wieringa</w:t>
      </w:r>
      <w:proofErr w:type="spellEnd"/>
      <w:r w:rsidRPr="001D4A00">
        <w:rPr>
          <w:rFonts w:eastAsia="Calibri"/>
        </w:rPr>
        <w:t xml:space="preserve"> as “a problem to (re)design an artifact so that it better contributes to the achievement of some goal” </w:t>
      </w:r>
      <w:sdt>
        <w:sdtPr>
          <w:rPr>
            <w:color w:val="000000"/>
          </w:rPr>
          <w:tag w:val="MENDELEY_CITATION_v3_eyJjaXRhdGlvbklEIjoiTUVOREVMRVlfQ0lUQVRJT05fODZkNDcyOWQtOWJkMC00NjUyLTg1MGItOWFlYmNhNDdmYzZm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353468253"/>
          <w:placeholder>
            <w:docPart w:val="53614FE458ECEE44A9C57CD67D0A2117"/>
          </w:placeholder>
        </w:sdtPr>
        <w:sdtContent>
          <w:r w:rsidR="006A0F88" w:rsidRPr="006A0F88">
            <w:rPr>
              <w:color w:val="000000"/>
            </w:rPr>
            <w:t>[45]</w:t>
          </w:r>
        </w:sdtContent>
      </w:sdt>
      <w:r>
        <w:rPr>
          <w:color w:val="000000"/>
        </w:rPr>
        <w:t xml:space="preserve">. </w:t>
      </w:r>
      <w:proofErr w:type="spellStart"/>
      <w:r w:rsidRPr="001D4A00">
        <w:rPr>
          <w:rFonts w:eastAsia="Calibri"/>
        </w:rPr>
        <w:t>Wieringa</w:t>
      </w:r>
      <w:proofErr w:type="spellEnd"/>
      <w:r w:rsidRPr="001D4A00">
        <w:rPr>
          <w:rFonts w:eastAsia="Calibri"/>
        </w:rPr>
        <w:t xml:space="preserve"> proposes a template </w:t>
      </w:r>
      <w:r>
        <w:rPr>
          <w:rFonts w:eastAsia="Calibri"/>
        </w:rPr>
        <w:t xml:space="preserve">for expressing </w:t>
      </w:r>
      <w:r w:rsidRPr="001D4A00">
        <w:rPr>
          <w:rFonts w:eastAsia="Calibri"/>
        </w:rPr>
        <w:t xml:space="preserve">a design problem: </w:t>
      </w:r>
    </w:p>
    <w:p w14:paraId="718D2768" w14:textId="77777777" w:rsidR="00983BEC" w:rsidRPr="001D4A00" w:rsidRDefault="00983BEC" w:rsidP="006C3EB9">
      <w:pPr>
        <w:pStyle w:val="NormalWeb"/>
        <w:numPr>
          <w:ilvl w:val="0"/>
          <w:numId w:val="5"/>
        </w:numPr>
        <w:spacing w:before="0" w:beforeAutospacing="0" w:after="0" w:afterAutospacing="0" w:line="276" w:lineRule="auto"/>
      </w:pPr>
      <w:r w:rsidRPr="001D4A00">
        <w:t>Improve &lt;</w:t>
      </w:r>
      <w:r w:rsidRPr="001D4A00">
        <w:rPr>
          <w:i/>
          <w:iCs/>
        </w:rPr>
        <w:t>a problem context</w:t>
      </w:r>
      <w:r w:rsidRPr="001D4A00">
        <w:t xml:space="preserve">&gt; </w:t>
      </w:r>
    </w:p>
    <w:p w14:paraId="4F2DB6A5" w14:textId="77777777" w:rsidR="00983BEC" w:rsidRPr="001D4A00" w:rsidRDefault="00983BEC" w:rsidP="006C3EB9">
      <w:pPr>
        <w:pStyle w:val="NormalWeb"/>
        <w:numPr>
          <w:ilvl w:val="0"/>
          <w:numId w:val="5"/>
        </w:numPr>
        <w:spacing w:before="0" w:beforeAutospacing="0" w:after="0" w:afterAutospacing="0" w:line="276" w:lineRule="auto"/>
      </w:pPr>
      <w:r w:rsidRPr="001D4A00">
        <w:t>by &lt;</w:t>
      </w:r>
      <w:r w:rsidRPr="001D4A00">
        <w:rPr>
          <w:i/>
          <w:iCs/>
        </w:rPr>
        <w:t>(re)designing an artifact</w:t>
      </w:r>
      <w:r w:rsidRPr="001D4A00">
        <w:t>&gt;</w:t>
      </w:r>
    </w:p>
    <w:p w14:paraId="27C4A724" w14:textId="77777777" w:rsidR="00983BEC" w:rsidRPr="001D4A00" w:rsidRDefault="00983BEC" w:rsidP="006C3EB9">
      <w:pPr>
        <w:pStyle w:val="NormalWeb"/>
        <w:numPr>
          <w:ilvl w:val="0"/>
          <w:numId w:val="5"/>
        </w:numPr>
        <w:spacing w:before="0" w:beforeAutospacing="0" w:after="0" w:afterAutospacing="0" w:line="276" w:lineRule="auto"/>
      </w:pPr>
      <w:r w:rsidRPr="001D4A00">
        <w:t>that satisfies &lt;</w:t>
      </w:r>
      <w:r w:rsidRPr="001D4A00">
        <w:rPr>
          <w:i/>
          <w:iCs/>
        </w:rPr>
        <w:t>some requirements</w:t>
      </w:r>
      <w:r w:rsidRPr="001D4A00">
        <w:t xml:space="preserve">&gt; </w:t>
      </w:r>
    </w:p>
    <w:p w14:paraId="3E4CE9B1" w14:textId="6C7166DF" w:rsidR="00983BEC" w:rsidRDefault="00983BEC" w:rsidP="006C3EB9">
      <w:pPr>
        <w:pStyle w:val="NormalWeb"/>
        <w:numPr>
          <w:ilvl w:val="0"/>
          <w:numId w:val="5"/>
        </w:numPr>
        <w:spacing w:before="0" w:beforeAutospacing="0" w:after="0" w:afterAutospacing="0" w:line="276" w:lineRule="auto"/>
      </w:pPr>
      <w:r w:rsidRPr="001D4A00">
        <w:t>in order to &lt;</w:t>
      </w:r>
      <w:r w:rsidRPr="001D4A00">
        <w:rPr>
          <w:i/>
          <w:iCs/>
        </w:rPr>
        <w:t>help stakeholders achieve some goals</w:t>
      </w:r>
      <w:r w:rsidRPr="001D4A00">
        <w:t xml:space="preserve">&gt; </w:t>
      </w:r>
    </w:p>
    <w:p w14:paraId="55846DC0" w14:textId="77777777" w:rsidR="00D15FD9" w:rsidRPr="00A158A6" w:rsidRDefault="00D15FD9" w:rsidP="00D15FD9">
      <w:pPr>
        <w:pStyle w:val="NormalWeb"/>
        <w:spacing w:before="0" w:beforeAutospacing="0" w:after="0" w:afterAutospacing="0" w:line="276" w:lineRule="auto"/>
        <w:ind w:left="720"/>
      </w:pPr>
    </w:p>
    <w:p w14:paraId="27AE0E6F" w14:textId="77777777" w:rsidR="00983BEC" w:rsidRDefault="00983BEC" w:rsidP="00C443F7">
      <w:pPr>
        <w:pStyle w:val="NormalWeb"/>
        <w:spacing w:before="0" w:beforeAutospacing="0" w:after="240" w:afterAutospacing="0" w:line="276" w:lineRule="auto"/>
        <w:ind w:firstLine="284"/>
        <w:jc w:val="both"/>
        <w:rPr>
          <w:rFonts w:eastAsia="Calibri"/>
        </w:rPr>
      </w:pPr>
      <w:r w:rsidRPr="00606411">
        <w:rPr>
          <w:rFonts w:eastAsia="Calibri"/>
        </w:rPr>
        <w:t xml:space="preserve">An artifact is a broad term that can be defined as “something created by people for some practical purpose” and the interaction between an artifact and the problem context is referred to as the treatment that is expected to solve a problem. Therefore, the problem context should be understood, and we need to study this interaction in order to evaluate if it solves the initial </w:t>
      </w:r>
      <w:r w:rsidRPr="00606411">
        <w:rPr>
          <w:rFonts w:eastAsia="Calibri"/>
        </w:rPr>
        <w:lastRenderedPageBreak/>
        <w:t>design problem. The template applied to our research context gives the following representation:</w:t>
      </w:r>
      <w:r w:rsidRPr="001D4A00">
        <w:rPr>
          <w:rFonts w:eastAsia="Calibri"/>
        </w:rPr>
        <w:t xml:space="preserve"> </w:t>
      </w:r>
    </w:p>
    <w:p w14:paraId="5B6C77B6" w14:textId="77777777" w:rsidR="00983BEC" w:rsidRPr="00FE6534" w:rsidRDefault="00983BEC" w:rsidP="006C3EB9">
      <w:pPr>
        <w:pStyle w:val="NormalWeb"/>
        <w:numPr>
          <w:ilvl w:val="0"/>
          <w:numId w:val="5"/>
        </w:numPr>
        <w:spacing w:before="0" w:beforeAutospacing="0" w:after="0" w:afterAutospacing="0" w:line="276" w:lineRule="auto"/>
        <w:jc w:val="both"/>
        <w:rPr>
          <w:i/>
          <w:iCs/>
        </w:rPr>
      </w:pPr>
      <w:r w:rsidRPr="001D4A00">
        <w:t xml:space="preserve">Improve </w:t>
      </w:r>
      <w:r w:rsidRPr="001D4A00">
        <w:rPr>
          <w:i/>
          <w:iCs/>
        </w:rPr>
        <w:t xml:space="preserve">the </w:t>
      </w:r>
      <w:r w:rsidRPr="001D4A00">
        <w:rPr>
          <w:rFonts w:eastAsiaTheme="minorEastAsia"/>
          <w:bCs/>
          <w:i/>
          <w:iCs/>
        </w:rPr>
        <w:t>integration of UX into Agile</w:t>
      </w:r>
    </w:p>
    <w:p w14:paraId="6B397494" w14:textId="77777777" w:rsidR="00983BEC" w:rsidRDefault="00983BEC" w:rsidP="006C3EB9">
      <w:pPr>
        <w:pStyle w:val="NormalWeb"/>
        <w:numPr>
          <w:ilvl w:val="0"/>
          <w:numId w:val="5"/>
        </w:numPr>
        <w:spacing w:before="0" w:beforeAutospacing="0" w:after="0" w:afterAutospacing="0" w:line="276" w:lineRule="auto"/>
        <w:jc w:val="both"/>
      </w:pPr>
      <w:r w:rsidRPr="001D4A00">
        <w:t xml:space="preserve">by </w:t>
      </w:r>
      <w:r w:rsidRPr="001D4A00">
        <w:rPr>
          <w:i/>
          <w:iCs/>
        </w:rPr>
        <w:t xml:space="preserve">designing a </w:t>
      </w:r>
      <w:r w:rsidRPr="00101EC3">
        <w:rPr>
          <w:i/>
          <w:iCs/>
        </w:rPr>
        <w:t>framework</w:t>
      </w:r>
      <w:r w:rsidRPr="005812B8">
        <w:rPr>
          <w:i/>
          <w:iCs/>
        </w:rPr>
        <w:t xml:space="preserve"> and a tool</w:t>
      </w:r>
    </w:p>
    <w:p w14:paraId="163A4E73" w14:textId="77777777" w:rsidR="00983BEC" w:rsidRPr="001D4A00" w:rsidRDefault="00983BEC" w:rsidP="006C3EB9">
      <w:pPr>
        <w:pStyle w:val="NormalWeb"/>
        <w:numPr>
          <w:ilvl w:val="0"/>
          <w:numId w:val="5"/>
        </w:numPr>
        <w:spacing w:before="0" w:beforeAutospacing="0" w:after="0" w:afterAutospacing="0" w:line="276" w:lineRule="auto"/>
        <w:jc w:val="both"/>
      </w:pPr>
      <w:r w:rsidRPr="001D4A00">
        <w:t xml:space="preserve">that </w:t>
      </w:r>
      <w:r>
        <w:rPr>
          <w:rFonts w:eastAsiaTheme="minorEastAsia"/>
          <w:bCs/>
          <w:i/>
          <w:iCs/>
        </w:rPr>
        <w:t>assess</w:t>
      </w:r>
      <w:r w:rsidRPr="00FE6534">
        <w:rPr>
          <w:rFonts w:eastAsiaTheme="minorEastAsia"/>
          <w:bCs/>
          <w:i/>
          <w:iCs/>
        </w:rPr>
        <w:t xml:space="preserve"> </w:t>
      </w:r>
      <w:r>
        <w:rPr>
          <w:rFonts w:eastAsiaTheme="minorEastAsia"/>
          <w:bCs/>
          <w:i/>
          <w:iCs/>
        </w:rPr>
        <w:t xml:space="preserve">the worthiness of conducting UX </w:t>
      </w:r>
      <w:r w:rsidRPr="00FE6534">
        <w:rPr>
          <w:rFonts w:eastAsiaTheme="minorEastAsia"/>
          <w:bCs/>
          <w:i/>
          <w:iCs/>
        </w:rPr>
        <w:t>experiment</w:t>
      </w:r>
      <w:r>
        <w:rPr>
          <w:rFonts w:eastAsiaTheme="minorEastAsia"/>
          <w:bCs/>
          <w:i/>
          <w:iCs/>
        </w:rPr>
        <w:t>s for each user story based on the influencing factors.</w:t>
      </w:r>
    </w:p>
    <w:p w14:paraId="193D8FBC" w14:textId="5052499A" w:rsidR="00983BEC" w:rsidRPr="00816131" w:rsidRDefault="00983BEC" w:rsidP="006C3EB9">
      <w:pPr>
        <w:pStyle w:val="NormalWeb"/>
        <w:numPr>
          <w:ilvl w:val="0"/>
          <w:numId w:val="5"/>
        </w:numPr>
        <w:spacing w:before="0" w:beforeAutospacing="0" w:after="240" w:afterAutospacing="0" w:line="276" w:lineRule="auto"/>
        <w:jc w:val="both"/>
        <w:rPr>
          <w:i/>
          <w:iCs/>
        </w:rPr>
      </w:pPr>
      <w:r w:rsidRPr="001D4A00">
        <w:t xml:space="preserve">in order to </w:t>
      </w:r>
      <w:r>
        <w:rPr>
          <w:rFonts w:eastAsiaTheme="minorEastAsia"/>
          <w:bCs/>
          <w:i/>
          <w:iCs/>
        </w:rPr>
        <w:t>help</w:t>
      </w:r>
      <w:r w:rsidRPr="00FE6534">
        <w:rPr>
          <w:rFonts w:eastAsiaTheme="minorEastAsia"/>
          <w:bCs/>
          <w:i/>
          <w:iCs/>
        </w:rPr>
        <w:t xml:space="preserve"> agile teams</w:t>
      </w:r>
      <w:r>
        <w:rPr>
          <w:rFonts w:eastAsiaTheme="minorEastAsia"/>
          <w:bCs/>
          <w:i/>
          <w:iCs/>
        </w:rPr>
        <w:t xml:space="preserve"> to prioritize which user stories are worth investing their effort carrying out </w:t>
      </w:r>
      <w:r w:rsidRPr="00FE6534">
        <w:rPr>
          <w:rFonts w:eastAsiaTheme="minorEastAsia"/>
          <w:bCs/>
          <w:i/>
          <w:iCs/>
        </w:rPr>
        <w:t>UX experiment</w:t>
      </w:r>
      <w:r>
        <w:rPr>
          <w:rFonts w:eastAsiaTheme="minorEastAsia"/>
          <w:bCs/>
          <w:i/>
          <w:iCs/>
        </w:rPr>
        <w:t>s and guide them in selecting which UX method is more appropriate.</w:t>
      </w:r>
    </w:p>
    <w:p w14:paraId="69BFDBE9" w14:textId="77777777" w:rsidR="00983BEC" w:rsidRDefault="00983BEC" w:rsidP="006C3EB9">
      <w:pPr>
        <w:pStyle w:val="ListParagraph"/>
        <w:numPr>
          <w:ilvl w:val="0"/>
          <w:numId w:val="4"/>
        </w:numPr>
        <w:rPr>
          <w:rFonts w:ascii="Times New Roman" w:hAnsi="Times New Roman" w:cs="Times New Roman"/>
          <w:b/>
          <w:sz w:val="28"/>
          <w:szCs w:val="28"/>
        </w:rPr>
      </w:pPr>
      <w:r w:rsidRPr="00040310">
        <w:rPr>
          <w:rFonts w:ascii="Times New Roman" w:hAnsi="Times New Roman" w:cs="Times New Roman"/>
          <w:b/>
          <w:sz w:val="28"/>
          <w:szCs w:val="28"/>
        </w:rPr>
        <w:t>The Design Cycle</w:t>
      </w:r>
    </w:p>
    <w:p w14:paraId="006477D4" w14:textId="180A7758" w:rsidR="00983BEC" w:rsidRPr="00AD6E71" w:rsidRDefault="00983BEC" w:rsidP="00C443F7">
      <w:pPr>
        <w:ind w:firstLine="284"/>
        <w:jc w:val="both"/>
        <w:rPr>
          <w:rFonts w:ascii="Times New Roman" w:hAnsi="Times New Roman" w:cs="Times New Roman"/>
          <w:color w:val="000000"/>
          <w:sz w:val="24"/>
          <w:szCs w:val="24"/>
        </w:rPr>
      </w:pPr>
      <w:r w:rsidRPr="008A07A0">
        <w:rPr>
          <w:rFonts w:ascii="Times New Roman" w:hAnsi="Times New Roman" w:cs="Times New Roman"/>
          <w:sz w:val="24"/>
          <w:szCs w:val="24"/>
        </w:rPr>
        <w:t xml:space="preserve">To conduct the research, we will follow the different steps described in the design cycle process proposed by </w:t>
      </w:r>
      <w:proofErr w:type="spellStart"/>
      <w:r w:rsidRPr="008A07A0">
        <w:rPr>
          <w:rFonts w:ascii="Times New Roman" w:hAnsi="Times New Roman" w:cs="Times New Roman"/>
          <w:sz w:val="24"/>
          <w:szCs w:val="24"/>
        </w:rPr>
        <w:t>Wieringa</w:t>
      </w:r>
      <w:proofErr w:type="spellEnd"/>
      <w:r w:rsidRPr="008A07A0">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ZjNzcwZjYtNTU0My00YjU1LTg5OWQtYzUyOWMxMGFmM2Qz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393895707"/>
          <w:placeholder>
            <w:docPart w:val="C4BC83FA1A65BE4BA120D1AB037B1B61"/>
          </w:placeholder>
        </w:sdtPr>
        <w:sdtContent>
          <w:r w:rsidR="006A0F88" w:rsidRPr="006A0F88">
            <w:rPr>
              <w:rFonts w:ascii="Times New Roman" w:hAnsi="Times New Roman" w:cs="Times New Roman"/>
              <w:color w:val="000000"/>
              <w:sz w:val="24"/>
              <w:szCs w:val="24"/>
            </w:rPr>
            <w:t>[45]</w:t>
          </w:r>
        </w:sdtContent>
      </w:sdt>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 REF _Ref117507854 \h </w:instrText>
      </w:r>
      <w:r>
        <w:rPr>
          <w:rFonts w:ascii="Times New Roman" w:hAnsi="Times New Roman" w:cs="Times New Roman"/>
          <w:color w:val="000000"/>
          <w:sz w:val="24"/>
          <w:szCs w:val="24"/>
        </w:rPr>
      </w:r>
      <w:r>
        <w:rPr>
          <w:rFonts w:ascii="Times New Roman" w:hAnsi="Times New Roman" w:cs="Times New Roman"/>
          <w:color w:val="000000"/>
          <w:sz w:val="24"/>
          <w:szCs w:val="24"/>
        </w:rPr>
        <w:fldChar w:fldCharType="separate"/>
      </w:r>
      <w:r w:rsidRPr="00F374BA">
        <w:rPr>
          <w:rFonts w:ascii="Times New Roman" w:hAnsi="Times New Roman" w:cs="Times New Roman"/>
          <w:sz w:val="24"/>
          <w:szCs w:val="24"/>
        </w:rPr>
        <w:t xml:space="preserve">Figure </w:t>
      </w:r>
      <w:r w:rsidRPr="00F374BA">
        <w:rPr>
          <w:rFonts w:ascii="Times New Roman" w:hAnsi="Times New Roman" w:cs="Times New Roman"/>
          <w:noProof/>
          <w:sz w:val="24"/>
          <w:szCs w:val="24"/>
        </w:rPr>
        <w:t>2</w:t>
      </w:r>
      <w:r>
        <w:rPr>
          <w:rFonts w:ascii="Times New Roman" w:hAnsi="Times New Roman" w:cs="Times New Roman"/>
          <w:color w:val="000000"/>
          <w:sz w:val="24"/>
          <w:szCs w:val="24"/>
        </w:rPr>
        <w:fldChar w:fldCharType="end"/>
      </w:r>
      <w:r>
        <w:rPr>
          <w:rFonts w:ascii="Times New Roman" w:hAnsi="Times New Roman" w:cs="Times New Roman"/>
          <w:color w:val="000000"/>
          <w:sz w:val="24"/>
          <w:szCs w:val="24"/>
        </w:rPr>
        <w:t>)</w:t>
      </w:r>
      <w:r w:rsidRPr="008A07A0">
        <w:rPr>
          <w:rFonts w:ascii="Times New Roman" w:hAnsi="Times New Roman" w:cs="Times New Roman"/>
          <w:sz w:val="24"/>
          <w:szCs w:val="24"/>
        </w:rPr>
        <w:t>. The design cycle is part of a larger problem-solving process, the engineering cycle.</w:t>
      </w:r>
      <w:r w:rsidRPr="008A07A0">
        <w:t xml:space="preserve"> </w:t>
      </w:r>
      <w:r w:rsidRPr="008A07A0">
        <w:rPr>
          <w:rFonts w:ascii="Times New Roman" w:hAnsi="Times New Roman" w:cs="Times New Roman"/>
          <w:sz w:val="24"/>
          <w:szCs w:val="24"/>
        </w:rPr>
        <w:t>The design cycle aims to iterate into problem investigation, treatment design, treatment validation where the engineering cycle also includes a task for the transfer of an artifact to the real-world, called implementation.</w:t>
      </w:r>
    </w:p>
    <w:p w14:paraId="2955AEFF" w14:textId="77777777" w:rsidR="00983BEC" w:rsidRDefault="00983BEC" w:rsidP="006C3EB9">
      <w:pPr>
        <w:pStyle w:val="ListParagraph"/>
        <w:numPr>
          <w:ilvl w:val="1"/>
          <w:numId w:val="4"/>
        </w:numPr>
        <w:spacing w:after="0" w:line="360" w:lineRule="auto"/>
        <w:jc w:val="both"/>
        <w:rPr>
          <w:rFonts w:ascii="Times New Roman" w:hAnsi="Times New Roman" w:cs="Times New Roman"/>
          <w:b/>
          <w:sz w:val="28"/>
          <w:szCs w:val="28"/>
        </w:rPr>
      </w:pPr>
      <w:r w:rsidRPr="00080D22">
        <w:rPr>
          <w:rFonts w:ascii="Times New Roman" w:hAnsi="Times New Roman" w:cs="Times New Roman"/>
          <w:b/>
          <w:sz w:val="28"/>
          <w:szCs w:val="28"/>
        </w:rPr>
        <w:t>Problem Investigation</w:t>
      </w:r>
    </w:p>
    <w:p w14:paraId="57274235" w14:textId="77777777" w:rsidR="00983BEC" w:rsidRDefault="00983BEC" w:rsidP="00C443F7">
      <w:pPr>
        <w:ind w:firstLine="284"/>
        <w:jc w:val="both"/>
        <w:rPr>
          <w:rFonts w:ascii="Times New Roman" w:hAnsi="Times New Roman" w:cs="Times New Roman"/>
          <w:sz w:val="24"/>
          <w:szCs w:val="24"/>
        </w:rPr>
      </w:pPr>
      <w:r>
        <w:rPr>
          <w:rFonts w:ascii="Times New Roman" w:hAnsi="Times New Roman" w:cs="Times New Roman"/>
          <w:sz w:val="24"/>
          <w:szCs w:val="24"/>
        </w:rPr>
        <w:t xml:space="preserve">The first step in the methodology involves </w:t>
      </w:r>
      <w:r w:rsidRPr="0037490E">
        <w:rPr>
          <w:rFonts w:ascii="Times New Roman" w:hAnsi="Times New Roman" w:cs="Times New Roman"/>
          <w:sz w:val="24"/>
          <w:szCs w:val="24"/>
        </w:rPr>
        <w:t>identifying, describing, and explaining the problem that must be solved or improved as well as defining motivation and goals</w:t>
      </w:r>
      <w:r>
        <w:rPr>
          <w:rFonts w:ascii="Times New Roman" w:hAnsi="Times New Roman" w:cs="Times New Roman"/>
          <w:sz w:val="24"/>
          <w:szCs w:val="24"/>
        </w:rPr>
        <w:t xml:space="preserve"> for </w:t>
      </w:r>
      <w:r w:rsidRPr="0037490E">
        <w:rPr>
          <w:rFonts w:ascii="Times New Roman" w:hAnsi="Times New Roman" w:cs="Times New Roman"/>
          <w:sz w:val="24"/>
          <w:szCs w:val="24"/>
        </w:rPr>
        <w:t>the research.</w:t>
      </w:r>
      <w:r w:rsidRPr="003D194B">
        <w:t xml:space="preserve"> </w:t>
      </w:r>
      <w:r w:rsidRPr="003D194B">
        <w:rPr>
          <w:rFonts w:ascii="Times New Roman" w:hAnsi="Times New Roman" w:cs="Times New Roman"/>
          <w:sz w:val="24"/>
          <w:szCs w:val="24"/>
        </w:rPr>
        <w:t xml:space="preserve">This step included asking questions such as: </w:t>
      </w:r>
      <w:r w:rsidRPr="00147056">
        <w:rPr>
          <w:rFonts w:ascii="Times New Roman" w:hAnsi="Times New Roman" w:cs="Times New Roman"/>
          <w:sz w:val="24"/>
          <w:szCs w:val="24"/>
        </w:rPr>
        <w:t xml:space="preserve">Why do </w:t>
      </w:r>
      <w:r>
        <w:rPr>
          <w:rFonts w:ascii="Times New Roman" w:hAnsi="Times New Roman" w:cs="Times New Roman"/>
          <w:sz w:val="24"/>
          <w:szCs w:val="24"/>
        </w:rPr>
        <w:t>agile teams</w:t>
      </w:r>
      <w:r w:rsidRPr="00147056">
        <w:rPr>
          <w:rFonts w:ascii="Times New Roman" w:hAnsi="Times New Roman" w:cs="Times New Roman"/>
          <w:sz w:val="24"/>
          <w:szCs w:val="24"/>
        </w:rPr>
        <w:t xml:space="preserve"> want to integrate UX into agile? </w:t>
      </w:r>
      <w:r w:rsidRPr="003D194B">
        <w:rPr>
          <w:rFonts w:ascii="Times New Roman" w:hAnsi="Times New Roman" w:cs="Times New Roman"/>
          <w:sz w:val="24"/>
          <w:szCs w:val="24"/>
        </w:rPr>
        <w:t xml:space="preserve">what are the challenges of agile and UX integration? How are </w:t>
      </w:r>
      <w:r>
        <w:rPr>
          <w:rFonts w:ascii="Times New Roman" w:hAnsi="Times New Roman" w:cs="Times New Roman"/>
          <w:sz w:val="24"/>
          <w:szCs w:val="24"/>
        </w:rPr>
        <w:t xml:space="preserve">these </w:t>
      </w:r>
      <w:r w:rsidRPr="003D194B">
        <w:rPr>
          <w:rFonts w:ascii="Times New Roman" w:hAnsi="Times New Roman" w:cs="Times New Roman"/>
          <w:sz w:val="24"/>
          <w:szCs w:val="24"/>
        </w:rPr>
        <w:t>challenges</w:t>
      </w:r>
      <w:r w:rsidRPr="00805446">
        <w:rPr>
          <w:rFonts w:ascii="Times New Roman" w:hAnsi="Times New Roman" w:cs="Times New Roman"/>
          <w:sz w:val="24"/>
          <w:szCs w:val="24"/>
        </w:rPr>
        <w:t xml:space="preserve"> </w:t>
      </w:r>
      <w:r w:rsidRPr="003D194B">
        <w:rPr>
          <w:rFonts w:ascii="Times New Roman" w:hAnsi="Times New Roman" w:cs="Times New Roman"/>
          <w:sz w:val="24"/>
          <w:szCs w:val="24"/>
        </w:rPr>
        <w:t>caused or why do they occur?</w:t>
      </w:r>
      <w:r>
        <w:rPr>
          <w:rFonts w:ascii="Times New Roman" w:hAnsi="Times New Roman" w:cs="Times New Roman"/>
          <w:sz w:val="24"/>
          <w:szCs w:val="24"/>
        </w:rPr>
        <w:t xml:space="preserve"> </w:t>
      </w:r>
      <w:r w:rsidRPr="00805446">
        <w:rPr>
          <w:rFonts w:ascii="Times New Roman" w:hAnsi="Times New Roman" w:cs="Times New Roman"/>
          <w:sz w:val="24"/>
          <w:szCs w:val="24"/>
        </w:rPr>
        <w:t xml:space="preserve">What will happen if </w:t>
      </w:r>
      <w:r>
        <w:rPr>
          <w:rFonts w:ascii="Times New Roman" w:hAnsi="Times New Roman" w:cs="Times New Roman"/>
          <w:sz w:val="24"/>
          <w:szCs w:val="24"/>
        </w:rPr>
        <w:t xml:space="preserve">these </w:t>
      </w:r>
      <w:r w:rsidRPr="003D194B">
        <w:rPr>
          <w:rFonts w:ascii="Times New Roman" w:hAnsi="Times New Roman" w:cs="Times New Roman"/>
          <w:sz w:val="24"/>
          <w:szCs w:val="24"/>
        </w:rPr>
        <w:t>challenges</w:t>
      </w:r>
      <w:r w:rsidRPr="00805446">
        <w:rPr>
          <w:rFonts w:ascii="Times New Roman" w:hAnsi="Times New Roman" w:cs="Times New Roman"/>
          <w:sz w:val="24"/>
          <w:szCs w:val="24"/>
        </w:rPr>
        <w:t xml:space="preserve"> remain unsolved?</w:t>
      </w:r>
      <w:r w:rsidRPr="00493046">
        <w:rPr>
          <w:rFonts w:ascii="Times New Roman" w:hAnsi="Times New Roman" w:cs="Times New Roman"/>
          <w:sz w:val="24"/>
          <w:szCs w:val="24"/>
        </w:rPr>
        <w:t xml:space="preserve"> </w:t>
      </w:r>
      <w:r w:rsidRPr="00805446">
        <w:rPr>
          <w:rFonts w:ascii="Times New Roman" w:hAnsi="Times New Roman" w:cs="Times New Roman"/>
          <w:sz w:val="24"/>
          <w:szCs w:val="24"/>
        </w:rPr>
        <w:t>What will improve if we find a solution?</w:t>
      </w:r>
    </w:p>
    <w:p w14:paraId="1823BDC1" w14:textId="77777777" w:rsidR="00983BEC" w:rsidRPr="00A023A6" w:rsidRDefault="00983BEC" w:rsidP="00C443F7">
      <w:pPr>
        <w:ind w:firstLine="284"/>
        <w:jc w:val="both"/>
        <w:rPr>
          <w:rFonts w:ascii="Times New Roman" w:hAnsi="Times New Roman" w:cs="Times New Roman"/>
          <w:sz w:val="24"/>
          <w:szCs w:val="24"/>
        </w:rPr>
      </w:pPr>
      <w:r w:rsidRPr="00080D22">
        <w:rPr>
          <w:rFonts w:ascii="Times New Roman" w:hAnsi="Times New Roman" w:cs="Times New Roman"/>
          <w:sz w:val="24"/>
          <w:szCs w:val="24"/>
        </w:rPr>
        <w:t xml:space="preserve">Following </w:t>
      </w:r>
      <w:proofErr w:type="spellStart"/>
      <w:r w:rsidRPr="00080D22">
        <w:rPr>
          <w:rFonts w:ascii="Times New Roman" w:hAnsi="Times New Roman" w:cs="Times New Roman"/>
          <w:sz w:val="24"/>
          <w:szCs w:val="24"/>
        </w:rPr>
        <w:t>Wieringa's</w:t>
      </w:r>
      <w:proofErr w:type="spellEnd"/>
      <w:r w:rsidRPr="00080D22">
        <w:rPr>
          <w:rFonts w:ascii="Times New Roman" w:hAnsi="Times New Roman" w:cs="Times New Roman"/>
          <w:sz w:val="24"/>
          <w:szCs w:val="24"/>
        </w:rPr>
        <w:t xml:space="preserve"> approach to problem investigation, we explored literature as a common technique for understanding the problem context. Therefore, the literature on the integration of agile and user experience was explored to answer the previous questions and assess the relevance and significance of the problem.</w:t>
      </w:r>
    </w:p>
    <w:p w14:paraId="2E334811" w14:textId="77777777" w:rsidR="00983BEC" w:rsidRPr="001F62C4" w:rsidRDefault="00983BEC" w:rsidP="006C3EB9">
      <w:pPr>
        <w:pStyle w:val="ListParagraph"/>
        <w:numPr>
          <w:ilvl w:val="1"/>
          <w:numId w:val="4"/>
        </w:numPr>
        <w:spacing w:after="0" w:line="360" w:lineRule="auto"/>
        <w:jc w:val="both"/>
        <w:rPr>
          <w:rFonts w:ascii="Times New Roman" w:hAnsi="Times New Roman" w:cs="Times New Roman"/>
          <w:b/>
          <w:sz w:val="28"/>
          <w:szCs w:val="28"/>
        </w:rPr>
      </w:pPr>
      <w:r w:rsidRPr="0092469C">
        <w:rPr>
          <w:rFonts w:ascii="Times New Roman" w:hAnsi="Times New Roman" w:cs="Times New Roman"/>
          <w:b/>
          <w:sz w:val="28"/>
          <w:szCs w:val="28"/>
        </w:rPr>
        <w:t>Treatment Design</w:t>
      </w:r>
    </w:p>
    <w:p w14:paraId="00607B70" w14:textId="77777777" w:rsidR="00983BEC" w:rsidRPr="00606411" w:rsidRDefault="00983BEC" w:rsidP="00C443F7">
      <w:pPr>
        <w:ind w:firstLine="284"/>
        <w:jc w:val="both"/>
        <w:rPr>
          <w:rFonts w:ascii="Times New Roman" w:hAnsi="Times New Roman" w:cs="Times New Roman"/>
          <w:sz w:val="24"/>
          <w:szCs w:val="24"/>
        </w:rPr>
      </w:pPr>
      <w:r w:rsidRPr="00606411">
        <w:rPr>
          <w:rFonts w:ascii="Times New Roman" w:hAnsi="Times New Roman" w:cs="Times New Roman"/>
          <w:sz w:val="24"/>
          <w:szCs w:val="24"/>
        </w:rPr>
        <w:t xml:space="preserve">The second step in the methodology involves designing an artifact to address the problems context of this study. Considering this is a pilot study, we decided to conduct a semi-structured interview with 10 UX professionals, which provided us with enough information to help us build the framework. The purpose of conducting interviews was to understand their work process as well as how they determine which features should go through UX experiments. Thereby to identify the main factors that were considered when determining the effort of a feature along with the weight that were suggested by the experts. </w:t>
      </w:r>
    </w:p>
    <w:p w14:paraId="106C2133" w14:textId="64913273" w:rsidR="00983BEC" w:rsidRPr="00606411" w:rsidRDefault="00983BEC" w:rsidP="00C443F7">
      <w:pPr>
        <w:ind w:firstLine="284"/>
        <w:jc w:val="both"/>
        <w:rPr>
          <w:rFonts w:ascii="Times New Roman" w:hAnsi="Times New Roman" w:cs="Times New Roman"/>
          <w:sz w:val="24"/>
          <w:szCs w:val="24"/>
        </w:rPr>
      </w:pPr>
      <w:r w:rsidRPr="00606411">
        <w:rPr>
          <w:rFonts w:ascii="Times New Roman" w:hAnsi="Times New Roman" w:cs="Times New Roman"/>
          <w:sz w:val="24"/>
          <w:szCs w:val="24"/>
        </w:rPr>
        <w:lastRenderedPageBreak/>
        <w:t>Based on the findings of that, we will design a formula</w:t>
      </w:r>
      <w:r w:rsidR="006F4616" w:rsidRPr="006F4616">
        <w:rPr>
          <w:rFonts w:ascii="Times New Roman" w:hAnsi="Times New Roman" w:cs="Times New Roman"/>
          <w:sz w:val="24"/>
          <w:szCs w:val="24"/>
        </w:rPr>
        <w:t xml:space="preserve"> </w:t>
      </w:r>
      <w:proofErr w:type="spellStart"/>
      <w:r w:rsidR="006F4616" w:rsidRPr="006F4616">
        <w:rPr>
          <w:rFonts w:ascii="Times New Roman" w:hAnsi="Times New Roman" w:cs="Times New Roman"/>
          <w:i/>
          <w:iCs/>
          <w:sz w:val="24"/>
          <w:szCs w:val="24"/>
        </w:rPr>
        <w:t>UXScore</w:t>
      </w:r>
      <w:proofErr w:type="spellEnd"/>
      <w:r w:rsidR="006F4616" w:rsidRPr="00606411">
        <w:rPr>
          <w:rFonts w:ascii="Times New Roman" w:hAnsi="Times New Roman" w:cs="Times New Roman"/>
          <w:sz w:val="24"/>
          <w:szCs w:val="24"/>
        </w:rPr>
        <w:t xml:space="preserve"> </w:t>
      </w:r>
      <w:r w:rsidRPr="00606411">
        <w:rPr>
          <w:rFonts w:ascii="Times New Roman" w:hAnsi="Times New Roman" w:cs="Times New Roman"/>
          <w:sz w:val="24"/>
          <w:szCs w:val="24"/>
        </w:rPr>
        <w:t>that will allow agile teams to determine a score independently, thereby allowing them to determine how much effort needs to be invested into UX methods without continually involving experts. As for the UX methods that will be considered in the designed artifact, we will reveal the frequently used methods that were outlined by Norman </w:t>
      </w:r>
      <w:sdt>
        <w:sdtPr>
          <w:rPr>
            <w:rFonts w:ascii="Times New Roman" w:hAnsi="Times New Roman" w:cs="Times New Roman"/>
            <w:color w:val="000000"/>
            <w:sz w:val="24"/>
            <w:szCs w:val="24"/>
          </w:rPr>
          <w:tag w:val="MENDELEY_CITATION_v3_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"/>
          <w:id w:val="548652777"/>
          <w:placeholder>
            <w:docPart w:val="A067AD137D658A4BAD344ACC2E651F60"/>
          </w:placeholder>
        </w:sdtPr>
        <w:sdtContent>
          <w:r w:rsidR="006A0F88" w:rsidRPr="006A0F88">
            <w:rPr>
              <w:rFonts w:ascii="Times New Roman" w:hAnsi="Times New Roman" w:cs="Times New Roman"/>
              <w:color w:val="000000"/>
              <w:sz w:val="24"/>
              <w:szCs w:val="24"/>
            </w:rPr>
            <w:t>[46]</w:t>
          </w:r>
        </w:sdtContent>
      </w:sdt>
      <w:r w:rsidRPr="00606411">
        <w:rPr>
          <w:rFonts w:ascii="Times New Roman" w:hAnsi="Times New Roman" w:cs="Times New Roman"/>
          <w:sz w:val="24"/>
          <w:szCs w:val="24"/>
        </w:rPr>
        <w:t xml:space="preserve"> and discuss with the experts how much effort is regularly spent on each method. Accordingly, we will design a mapping table to show what </w:t>
      </w:r>
      <w:proofErr w:type="spellStart"/>
      <w:r w:rsidR="006F4616" w:rsidRPr="006F4616">
        <w:rPr>
          <w:rFonts w:ascii="Times New Roman" w:hAnsi="Times New Roman" w:cs="Times New Roman"/>
          <w:i/>
          <w:iCs/>
          <w:sz w:val="24"/>
          <w:szCs w:val="24"/>
        </w:rPr>
        <w:t>UXScore</w:t>
      </w:r>
      <w:proofErr w:type="spellEnd"/>
      <w:r w:rsidRPr="00606411">
        <w:rPr>
          <w:rFonts w:ascii="Times New Roman" w:hAnsi="Times New Roman" w:cs="Times New Roman"/>
          <w:sz w:val="24"/>
          <w:szCs w:val="24"/>
        </w:rPr>
        <w:t xml:space="preserve"> values suggest which methods are appropriate. </w:t>
      </w:r>
    </w:p>
    <w:p w14:paraId="1F426D22" w14:textId="77777777" w:rsidR="00983BEC" w:rsidRDefault="00983BEC" w:rsidP="00C443F7">
      <w:pPr>
        <w:ind w:firstLine="284"/>
        <w:jc w:val="both"/>
        <w:rPr>
          <w:rFonts w:ascii="Times New Roman" w:hAnsi="Times New Roman" w:cs="Times New Roman"/>
          <w:sz w:val="24"/>
          <w:szCs w:val="24"/>
        </w:rPr>
      </w:pPr>
      <w:r w:rsidRPr="00603A19">
        <w:rPr>
          <w:rFonts w:ascii="Times New Roman" w:hAnsi="Times New Roman" w:cs="Times New Roman"/>
          <w:sz w:val="24"/>
          <w:szCs w:val="24"/>
        </w:rPr>
        <w:t>Our solution requirements (formula &amp; mapping table) will be validated by an agile team and comparing the results to experts' suggestion. This validation will be done to ensure the feasibility of these requirements by applying it to a real-life. On the basis of the validation results, we will build the tool.</w:t>
      </w:r>
    </w:p>
    <w:p w14:paraId="52617DC2" w14:textId="77777777" w:rsidR="00983BEC" w:rsidRPr="001F62C4" w:rsidRDefault="00983BEC" w:rsidP="006C3EB9">
      <w:pPr>
        <w:pStyle w:val="ListParagraph"/>
        <w:numPr>
          <w:ilvl w:val="1"/>
          <w:numId w:val="4"/>
        </w:numPr>
        <w:spacing w:after="0" w:line="360" w:lineRule="auto"/>
        <w:jc w:val="both"/>
        <w:rPr>
          <w:rFonts w:ascii="Times New Roman" w:hAnsi="Times New Roman" w:cs="Times New Roman"/>
          <w:b/>
          <w:sz w:val="28"/>
          <w:szCs w:val="28"/>
        </w:rPr>
      </w:pPr>
      <w:r w:rsidRPr="0092469C">
        <w:rPr>
          <w:rFonts w:ascii="Times New Roman" w:hAnsi="Times New Roman" w:cs="Times New Roman"/>
          <w:b/>
          <w:sz w:val="28"/>
          <w:szCs w:val="28"/>
        </w:rPr>
        <w:t xml:space="preserve">Treatment </w:t>
      </w:r>
      <w:r w:rsidRPr="00F30CF5">
        <w:rPr>
          <w:rFonts w:ascii="Times New Roman" w:hAnsi="Times New Roman" w:cs="Times New Roman"/>
          <w:b/>
          <w:sz w:val="28"/>
          <w:szCs w:val="28"/>
        </w:rPr>
        <w:t>Validation</w:t>
      </w:r>
    </w:p>
    <w:p w14:paraId="03C3FA1F" w14:textId="31494A8F" w:rsidR="00D15FD9" w:rsidRPr="00603A19" w:rsidRDefault="00983BEC" w:rsidP="00816131">
      <w:pPr>
        <w:ind w:firstLine="284"/>
        <w:jc w:val="both"/>
        <w:rPr>
          <w:rFonts w:ascii="Times New Roman" w:hAnsi="Times New Roman" w:cs="Times New Roman"/>
          <w:sz w:val="24"/>
          <w:szCs w:val="24"/>
        </w:rPr>
      </w:pPr>
      <w:r w:rsidRPr="00603A19">
        <w:rPr>
          <w:rFonts w:ascii="Times New Roman" w:hAnsi="Times New Roman" w:cs="Times New Roman"/>
          <w:sz w:val="24"/>
          <w:szCs w:val="24"/>
        </w:rPr>
        <w:t xml:space="preserve">The </w:t>
      </w:r>
      <w:r w:rsidRPr="006E3214">
        <w:rPr>
          <w:rFonts w:ascii="Times New Roman" w:hAnsi="Times New Roman" w:cs="Times New Roman"/>
          <w:sz w:val="24"/>
          <w:szCs w:val="24"/>
        </w:rPr>
        <w:t>third step in the methodology involves justifying whether the designed treatment contributes to satisfying the stakeholders' goals, when applied in a real contex</w:t>
      </w:r>
      <w:r w:rsidRPr="00603A19">
        <w:rPr>
          <w:rFonts w:ascii="Times New Roman" w:hAnsi="Times New Roman" w:cs="Times New Roman"/>
          <w:sz w:val="24"/>
          <w:szCs w:val="24"/>
        </w:rPr>
        <w:t xml:space="preserve">t </w:t>
      </w:r>
      <w:sdt>
        <w:sdtPr>
          <w:rPr>
            <w:rFonts w:ascii="Times New Roman" w:hAnsi="Times New Roman" w:cs="Times New Roman"/>
            <w:color w:val="000000"/>
            <w:sz w:val="24"/>
            <w:szCs w:val="24"/>
          </w:rPr>
          <w:tag w:val="MENDELEY_CITATION_v3_eyJjaXRhdGlvbklEIjoiTUVOREVMRVlfQ0lUQVRJT05fYWEzZWIxYjctNjZmNS00NGRlLWFmNWItMDA2NDZmYjliZGQw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
          <w:id w:val="-661162846"/>
          <w:placeholder>
            <w:docPart w:val="62343250FA03B645A1331C11BD5ED01D"/>
          </w:placeholder>
        </w:sdtPr>
        <w:sdtContent>
          <w:r w:rsidR="006A0F88" w:rsidRPr="006A0F88">
            <w:rPr>
              <w:rFonts w:ascii="Times New Roman" w:hAnsi="Times New Roman" w:cs="Times New Roman"/>
              <w:color w:val="000000"/>
              <w:sz w:val="24"/>
              <w:szCs w:val="24"/>
            </w:rPr>
            <w:t>[45]</w:t>
          </w:r>
        </w:sdtContent>
      </w:sdt>
      <w:r w:rsidRPr="00603A19">
        <w:rPr>
          <w:rFonts w:ascii="Times New Roman" w:hAnsi="Times New Roman" w:cs="Times New Roman"/>
          <w:sz w:val="24"/>
          <w:szCs w:val="24"/>
        </w:rPr>
        <w:t xml:space="preserve">. </w:t>
      </w:r>
      <w:r w:rsidRPr="006E3214">
        <w:rPr>
          <w:rFonts w:ascii="Times New Roman" w:hAnsi="Times New Roman" w:cs="Times New Roman"/>
          <w:sz w:val="24"/>
          <w:szCs w:val="24"/>
        </w:rPr>
        <w:t xml:space="preserve">In this study, the </w:t>
      </w:r>
      <w:r w:rsidRPr="001F5CE3">
        <w:rPr>
          <w:rFonts w:ascii="Times New Roman" w:hAnsi="Times New Roman" w:cs="Times New Roman"/>
          <w:b/>
          <w:bCs/>
          <w:sz w:val="24"/>
          <w:szCs w:val="24"/>
        </w:rPr>
        <w:t xml:space="preserve">designed framework will be implemented as a tool called </w:t>
      </w:r>
      <w:r w:rsidR="00B21901" w:rsidRPr="00B21901">
        <w:rPr>
          <w:rFonts w:ascii="Times New Roman" w:eastAsia="Times New Roman" w:hAnsi="Times New Roman" w:cs="Times New Roman"/>
          <w:b/>
          <w:bCs/>
          <w:color w:val="000000"/>
          <w:sz w:val="24"/>
          <w:szCs w:val="24"/>
        </w:rPr>
        <w:t>UX-Estimator</w:t>
      </w:r>
      <w:r w:rsidR="006F4616" w:rsidRPr="001F5CE3">
        <w:rPr>
          <w:rFonts w:ascii="Times New Roman" w:eastAsia="Times New Roman" w:hAnsi="Times New Roman" w:cs="Times New Roman"/>
          <w:b/>
          <w:bCs/>
          <w:color w:val="000000"/>
          <w:sz w:val="24"/>
          <w:szCs w:val="24"/>
        </w:rPr>
        <w:t>,</w:t>
      </w:r>
      <w:r w:rsidRPr="001F5CE3">
        <w:rPr>
          <w:rFonts w:ascii="Times New Roman" w:hAnsi="Times New Roman" w:cs="Times New Roman"/>
          <w:b/>
          <w:bCs/>
          <w:sz w:val="24"/>
          <w:szCs w:val="24"/>
        </w:rPr>
        <w:t xml:space="preserve"> and then </w:t>
      </w:r>
      <w:r w:rsidR="00B21901" w:rsidRPr="00B21901">
        <w:rPr>
          <w:rFonts w:ascii="Times New Roman" w:eastAsia="Times New Roman" w:hAnsi="Times New Roman" w:cs="Times New Roman"/>
          <w:b/>
          <w:bCs/>
          <w:color w:val="000000"/>
          <w:sz w:val="24"/>
          <w:szCs w:val="24"/>
        </w:rPr>
        <w:t xml:space="preserve">UX-Estimator </w:t>
      </w:r>
      <w:r w:rsidRPr="001F5CE3">
        <w:rPr>
          <w:rFonts w:ascii="Times New Roman" w:hAnsi="Times New Roman" w:cs="Times New Roman"/>
          <w:b/>
          <w:bCs/>
          <w:sz w:val="24"/>
          <w:szCs w:val="24"/>
        </w:rPr>
        <w:t>will be validated by an agile team</w:t>
      </w:r>
      <w:r w:rsidRPr="006E3214">
        <w:rPr>
          <w:rFonts w:ascii="Times New Roman" w:hAnsi="Times New Roman" w:cs="Times New Roman"/>
          <w:sz w:val="24"/>
          <w:szCs w:val="24"/>
        </w:rPr>
        <w:t xml:space="preserve"> to answer two questions: 1) Did the tool help novice practitioners or agile teams to better estimate the effort associated with UX activities or not? 2) Did the tool guide them in deciding which UX to use?</w:t>
      </w:r>
    </w:p>
    <w:p w14:paraId="66AA4BB3" w14:textId="4B427DFC" w:rsidR="00983BEC" w:rsidRDefault="00983BEC" w:rsidP="00983BEC">
      <w:pPr>
        <w:pStyle w:val="Heading2"/>
        <w:numPr>
          <w:ilvl w:val="2"/>
          <w:numId w:val="2"/>
        </w:numPr>
        <w:spacing w:line="480" w:lineRule="auto"/>
        <w:rPr>
          <w:rFonts w:ascii="Times New Roman" w:hAnsi="Times New Roman" w:cs="Times New Roman"/>
          <w:b/>
          <w:bCs/>
          <w:color w:val="auto"/>
          <w:sz w:val="28"/>
          <w:szCs w:val="28"/>
        </w:rPr>
      </w:pPr>
      <w:bookmarkStart w:id="233" w:name="_Toc126421105"/>
      <w:r>
        <w:rPr>
          <w:rFonts w:ascii="Times New Roman" w:hAnsi="Times New Roman" w:cs="Times New Roman"/>
          <w:b/>
          <w:bCs/>
          <w:color w:val="auto"/>
          <w:sz w:val="28"/>
          <w:szCs w:val="28"/>
        </w:rPr>
        <w:t>Timeline</w:t>
      </w:r>
      <w:bookmarkEnd w:id="233"/>
    </w:p>
    <w:p w14:paraId="242F7F87" w14:textId="7E07FEAF" w:rsidR="00983BEC" w:rsidRPr="00983BEC" w:rsidRDefault="00601E93" w:rsidP="00C443F7">
      <w:pPr>
        <w:ind w:left="-15" w:right="27" w:firstLine="299"/>
        <w:jc w:val="both"/>
        <w:rPr>
          <w:rFonts w:asciiTheme="majorBidi" w:hAnsiTheme="majorBidi" w:cstheme="majorBidi"/>
          <w:sz w:val="24"/>
          <w:szCs w:val="24"/>
        </w:rPr>
      </w:pPr>
      <w:r w:rsidRPr="00C172F2">
        <w:rPr>
          <w:rFonts w:ascii="Times New Roman" w:hAnsi="Times New Roman" w:cs="Times New Roman"/>
          <w:noProof/>
          <w:sz w:val="24"/>
          <w:szCs w:val="24"/>
          <w:highlight w:val="yellow"/>
        </w:rPr>
        <w:drawing>
          <wp:anchor distT="0" distB="0" distL="114300" distR="114300" simplePos="0" relativeHeight="251633664" behindDoc="0" locked="0" layoutInCell="1" allowOverlap="1" wp14:anchorId="307AF824" wp14:editId="08E99A15">
            <wp:simplePos x="0" y="0"/>
            <wp:positionH relativeFrom="column">
              <wp:posOffset>-46879</wp:posOffset>
            </wp:positionH>
            <wp:positionV relativeFrom="paragraph">
              <wp:posOffset>1075055</wp:posOffset>
            </wp:positionV>
            <wp:extent cx="5955030" cy="1954530"/>
            <wp:effectExtent l="0" t="0" r="1270" b="1270"/>
            <wp:wrapTopAndBottom/>
            <wp:docPr id="14" name="Picture 1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with low confidence"/>
                    <pic:cNvPicPr/>
                  </pic:nvPicPr>
                  <pic:blipFill>
                    <a:blip r:embed="rId19"/>
                    <a:stretch>
                      <a:fillRect/>
                    </a:stretch>
                  </pic:blipFill>
                  <pic:spPr>
                    <a:xfrm>
                      <a:off x="0" y="0"/>
                      <a:ext cx="5955030" cy="1954530"/>
                    </a:xfrm>
                    <a:prstGeom prst="rect">
                      <a:avLst/>
                    </a:prstGeom>
                  </pic:spPr>
                </pic:pic>
              </a:graphicData>
            </a:graphic>
            <wp14:sizeRelH relativeFrom="page">
              <wp14:pctWidth>0</wp14:pctWidth>
            </wp14:sizeRelH>
            <wp14:sizeRelV relativeFrom="page">
              <wp14:pctHeight>0</wp14:pctHeight>
            </wp14:sizeRelV>
          </wp:anchor>
        </w:drawing>
      </w:r>
      <w:r w:rsidRPr="00C172F2">
        <w:rPr>
          <w:noProof/>
          <w:highlight w:val="yellow"/>
        </w:rPr>
        <mc:AlternateContent>
          <mc:Choice Requires="wps">
            <w:drawing>
              <wp:anchor distT="0" distB="0" distL="114300" distR="114300" simplePos="0" relativeHeight="251634688" behindDoc="0" locked="0" layoutInCell="1" allowOverlap="1" wp14:anchorId="1164E205" wp14:editId="04C8BC1F">
                <wp:simplePos x="0" y="0"/>
                <wp:positionH relativeFrom="column">
                  <wp:posOffset>-109220</wp:posOffset>
                </wp:positionH>
                <wp:positionV relativeFrom="paragraph">
                  <wp:posOffset>3121853</wp:posOffset>
                </wp:positionV>
                <wp:extent cx="6223635" cy="635"/>
                <wp:effectExtent l="0" t="0" r="0" b="0"/>
                <wp:wrapTopAndBottom/>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23635" cy="635"/>
                        </a:xfrm>
                        <a:prstGeom prst="rect">
                          <a:avLst/>
                        </a:prstGeom>
                        <a:solidFill>
                          <a:prstClr val="white"/>
                        </a:solidFill>
                        <a:ln>
                          <a:noFill/>
                        </a:ln>
                      </wps:spPr>
                      <wps:txbx>
                        <w:txbxContent>
                          <w:p w14:paraId="5E3F3D0A" w14:textId="391BB5D3" w:rsidR="00983BEC" w:rsidRPr="00133637" w:rsidRDefault="00983BEC" w:rsidP="00983BEC">
                            <w:pPr>
                              <w:pStyle w:val="Caption"/>
                              <w:jc w:val="center"/>
                              <w:rPr>
                                <w:rFonts w:ascii="Times New Roman" w:hAnsi="Times New Roman" w:cs="Times New Roman"/>
                                <w:i w:val="0"/>
                                <w:iCs w:val="0"/>
                                <w:noProof/>
                                <w:color w:val="auto"/>
                                <w:sz w:val="21"/>
                                <w:szCs w:val="21"/>
                              </w:rPr>
                            </w:pPr>
                            <w:bookmarkStart w:id="234" w:name="_Ref125355893"/>
                            <w:bookmarkStart w:id="235" w:name="_Toc125418774"/>
                            <w:r w:rsidRPr="00133637">
                              <w:rPr>
                                <w:rFonts w:ascii="Times New Roman" w:hAnsi="Times New Roman" w:cs="Times New Roman"/>
                                <w:i w:val="0"/>
                                <w:iCs w:val="0"/>
                                <w:color w:val="auto"/>
                                <w:sz w:val="21"/>
                                <w:szCs w:val="21"/>
                              </w:rPr>
                              <w:t xml:space="preserve">Figure </w:t>
                            </w:r>
                            <w:r w:rsidRPr="00133637">
                              <w:rPr>
                                <w:rFonts w:ascii="Times New Roman" w:hAnsi="Times New Roman" w:cs="Times New Roman"/>
                                <w:i w:val="0"/>
                                <w:iCs w:val="0"/>
                                <w:color w:val="auto"/>
                                <w:sz w:val="21"/>
                                <w:szCs w:val="21"/>
                              </w:rPr>
                              <w:fldChar w:fldCharType="begin"/>
                            </w:r>
                            <w:r w:rsidRPr="00133637">
                              <w:rPr>
                                <w:rFonts w:ascii="Times New Roman" w:hAnsi="Times New Roman" w:cs="Times New Roman"/>
                                <w:i w:val="0"/>
                                <w:iCs w:val="0"/>
                                <w:color w:val="auto"/>
                                <w:sz w:val="21"/>
                                <w:szCs w:val="21"/>
                              </w:rPr>
                              <w:instrText xml:space="preserve"> SEQ Figure \* ARABIC </w:instrText>
                            </w:r>
                            <w:r w:rsidRPr="00133637">
                              <w:rPr>
                                <w:rFonts w:ascii="Times New Roman" w:hAnsi="Times New Roman" w:cs="Times New Roman"/>
                                <w:i w:val="0"/>
                                <w:iCs w:val="0"/>
                                <w:color w:val="auto"/>
                                <w:sz w:val="21"/>
                                <w:szCs w:val="21"/>
                              </w:rPr>
                              <w:fldChar w:fldCharType="separate"/>
                            </w:r>
                            <w:r w:rsidR="006A12AF">
                              <w:rPr>
                                <w:rFonts w:ascii="Times New Roman" w:hAnsi="Times New Roman" w:cs="Times New Roman"/>
                                <w:i w:val="0"/>
                                <w:iCs w:val="0"/>
                                <w:noProof/>
                                <w:color w:val="auto"/>
                                <w:sz w:val="21"/>
                                <w:szCs w:val="21"/>
                              </w:rPr>
                              <w:t>3</w:t>
                            </w:r>
                            <w:r w:rsidRPr="00133637">
                              <w:rPr>
                                <w:rFonts w:ascii="Times New Roman" w:hAnsi="Times New Roman" w:cs="Times New Roman"/>
                                <w:i w:val="0"/>
                                <w:iCs w:val="0"/>
                                <w:color w:val="auto"/>
                                <w:sz w:val="21"/>
                                <w:szCs w:val="21"/>
                              </w:rPr>
                              <w:fldChar w:fldCharType="end"/>
                            </w:r>
                            <w:bookmarkEnd w:id="234"/>
                            <w:r w:rsidRPr="00133637">
                              <w:rPr>
                                <w:rFonts w:ascii="Times New Roman" w:hAnsi="Times New Roman" w:cs="Times New Roman"/>
                                <w:i w:val="0"/>
                                <w:iCs w:val="0"/>
                                <w:color w:val="auto"/>
                                <w:sz w:val="21"/>
                                <w:szCs w:val="21"/>
                              </w:rPr>
                              <w:t>.Project Timeline</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164E205" id="Text Box 7" o:spid="_x0000_s1027" type="#_x0000_t202" style="position:absolute;left:0;text-align:left;margin-left:-8.6pt;margin-top:245.8pt;width:490.05pt;height:.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" stroked="f">
                <v:textbox style="mso-fit-shape-to-text:t" inset="0,0,0,0">
                  <w:txbxContent>
                    <w:p w14:paraId="5E3F3D0A" w14:textId="391BB5D3" w:rsidR="00983BEC" w:rsidRPr="00133637" w:rsidRDefault="00983BEC" w:rsidP="00983BEC">
                      <w:pPr>
                        <w:pStyle w:val="Caption"/>
                        <w:jc w:val="center"/>
                        <w:rPr>
                          <w:rFonts w:ascii="Times New Roman" w:hAnsi="Times New Roman" w:cs="Times New Roman"/>
                          <w:i w:val="0"/>
                          <w:iCs w:val="0"/>
                          <w:noProof/>
                          <w:color w:val="auto"/>
                          <w:sz w:val="21"/>
                          <w:szCs w:val="21"/>
                        </w:rPr>
                      </w:pPr>
                      <w:bookmarkStart w:id="236" w:name="_Ref125355893"/>
                      <w:bookmarkStart w:id="237" w:name="_Toc125418774"/>
                      <w:r w:rsidRPr="00133637">
                        <w:rPr>
                          <w:rFonts w:ascii="Times New Roman" w:hAnsi="Times New Roman" w:cs="Times New Roman"/>
                          <w:i w:val="0"/>
                          <w:iCs w:val="0"/>
                          <w:color w:val="auto"/>
                          <w:sz w:val="21"/>
                          <w:szCs w:val="21"/>
                        </w:rPr>
                        <w:t xml:space="preserve">Figure </w:t>
                      </w:r>
                      <w:r w:rsidRPr="00133637">
                        <w:rPr>
                          <w:rFonts w:ascii="Times New Roman" w:hAnsi="Times New Roman" w:cs="Times New Roman"/>
                          <w:i w:val="0"/>
                          <w:iCs w:val="0"/>
                          <w:color w:val="auto"/>
                          <w:sz w:val="21"/>
                          <w:szCs w:val="21"/>
                        </w:rPr>
                        <w:fldChar w:fldCharType="begin"/>
                      </w:r>
                      <w:r w:rsidRPr="00133637">
                        <w:rPr>
                          <w:rFonts w:ascii="Times New Roman" w:hAnsi="Times New Roman" w:cs="Times New Roman"/>
                          <w:i w:val="0"/>
                          <w:iCs w:val="0"/>
                          <w:color w:val="auto"/>
                          <w:sz w:val="21"/>
                          <w:szCs w:val="21"/>
                        </w:rPr>
                        <w:instrText xml:space="preserve"> SEQ Figure \* ARABIC </w:instrText>
                      </w:r>
                      <w:r w:rsidRPr="00133637">
                        <w:rPr>
                          <w:rFonts w:ascii="Times New Roman" w:hAnsi="Times New Roman" w:cs="Times New Roman"/>
                          <w:i w:val="0"/>
                          <w:iCs w:val="0"/>
                          <w:color w:val="auto"/>
                          <w:sz w:val="21"/>
                          <w:szCs w:val="21"/>
                        </w:rPr>
                        <w:fldChar w:fldCharType="separate"/>
                      </w:r>
                      <w:r w:rsidR="006A12AF">
                        <w:rPr>
                          <w:rFonts w:ascii="Times New Roman" w:hAnsi="Times New Roman" w:cs="Times New Roman"/>
                          <w:i w:val="0"/>
                          <w:iCs w:val="0"/>
                          <w:noProof/>
                          <w:color w:val="auto"/>
                          <w:sz w:val="21"/>
                          <w:szCs w:val="21"/>
                        </w:rPr>
                        <w:t>3</w:t>
                      </w:r>
                      <w:r w:rsidRPr="00133637">
                        <w:rPr>
                          <w:rFonts w:ascii="Times New Roman" w:hAnsi="Times New Roman" w:cs="Times New Roman"/>
                          <w:i w:val="0"/>
                          <w:iCs w:val="0"/>
                          <w:color w:val="auto"/>
                          <w:sz w:val="21"/>
                          <w:szCs w:val="21"/>
                        </w:rPr>
                        <w:fldChar w:fldCharType="end"/>
                      </w:r>
                      <w:bookmarkEnd w:id="236"/>
                      <w:r w:rsidRPr="00133637">
                        <w:rPr>
                          <w:rFonts w:ascii="Times New Roman" w:hAnsi="Times New Roman" w:cs="Times New Roman"/>
                          <w:i w:val="0"/>
                          <w:iCs w:val="0"/>
                          <w:color w:val="auto"/>
                          <w:sz w:val="21"/>
                          <w:szCs w:val="21"/>
                        </w:rPr>
                        <w:t>.Project Timeline</w:t>
                      </w:r>
                      <w:bookmarkEnd w:id="237"/>
                    </w:p>
                  </w:txbxContent>
                </v:textbox>
                <w10:wrap type="topAndBottom"/>
              </v:shape>
            </w:pict>
          </mc:Fallback>
        </mc:AlternateContent>
      </w:r>
      <w:r w:rsidR="00983BEC" w:rsidRPr="00C172F2">
        <w:rPr>
          <w:rFonts w:asciiTheme="majorBidi" w:hAnsiTheme="majorBidi" w:cstheme="majorBidi"/>
          <w:sz w:val="24"/>
          <w:szCs w:val="24"/>
          <w:highlight w:val="yellow"/>
        </w:rPr>
        <w:t>In this section, we will cover the project plan.</w:t>
      </w:r>
      <w:r w:rsidR="00983BEC" w:rsidRPr="00C41474">
        <w:rPr>
          <w:rFonts w:asciiTheme="majorBidi" w:hAnsiTheme="majorBidi" w:cstheme="majorBidi"/>
          <w:sz w:val="24"/>
          <w:szCs w:val="24"/>
        </w:rPr>
        <w:t xml:space="preserve"> </w:t>
      </w:r>
      <w:r w:rsidR="00133637" w:rsidRPr="00133637">
        <w:rPr>
          <w:rFonts w:asciiTheme="majorBidi" w:hAnsiTheme="majorBidi" w:cstheme="majorBidi"/>
          <w:sz w:val="24"/>
          <w:szCs w:val="24"/>
        </w:rPr>
        <w:fldChar w:fldCharType="begin"/>
      </w:r>
      <w:r w:rsidR="00133637" w:rsidRPr="00133637">
        <w:rPr>
          <w:rFonts w:asciiTheme="majorBidi" w:hAnsiTheme="majorBidi" w:cstheme="majorBidi"/>
          <w:sz w:val="24"/>
          <w:szCs w:val="24"/>
        </w:rPr>
        <w:instrText xml:space="preserve"> REF _Ref125355893 \h  \* MERGEFORMAT </w:instrText>
      </w:r>
      <w:r w:rsidR="00133637" w:rsidRPr="00133637">
        <w:rPr>
          <w:rFonts w:asciiTheme="majorBidi" w:hAnsiTheme="majorBidi" w:cstheme="majorBidi"/>
          <w:sz w:val="24"/>
          <w:szCs w:val="24"/>
        </w:rPr>
      </w:r>
      <w:r w:rsidR="00133637" w:rsidRPr="00133637">
        <w:rPr>
          <w:rFonts w:asciiTheme="majorBidi" w:hAnsiTheme="majorBidi" w:cstheme="majorBidi"/>
          <w:sz w:val="24"/>
          <w:szCs w:val="24"/>
        </w:rPr>
        <w:fldChar w:fldCharType="separate"/>
      </w:r>
      <w:r w:rsidR="00133637" w:rsidRPr="00133637">
        <w:rPr>
          <w:rFonts w:ascii="Times New Roman" w:hAnsi="Times New Roman" w:cs="Times New Roman"/>
          <w:sz w:val="24"/>
          <w:szCs w:val="24"/>
        </w:rPr>
        <w:t xml:space="preserve">Figure </w:t>
      </w:r>
      <w:r w:rsidR="00133637" w:rsidRPr="00133637">
        <w:rPr>
          <w:rFonts w:ascii="Times New Roman" w:hAnsi="Times New Roman" w:cs="Times New Roman"/>
          <w:noProof/>
          <w:sz w:val="24"/>
          <w:szCs w:val="24"/>
        </w:rPr>
        <w:t>3</w:t>
      </w:r>
      <w:r w:rsidR="00133637" w:rsidRPr="00133637">
        <w:rPr>
          <w:rFonts w:asciiTheme="majorBidi" w:hAnsiTheme="majorBidi" w:cstheme="majorBidi"/>
          <w:sz w:val="24"/>
          <w:szCs w:val="24"/>
        </w:rPr>
        <w:fldChar w:fldCharType="end"/>
      </w:r>
      <w:r w:rsidR="00133637">
        <w:rPr>
          <w:rFonts w:asciiTheme="majorBidi" w:hAnsiTheme="majorBidi" w:cstheme="majorBidi" w:hint="cs"/>
          <w:sz w:val="24"/>
          <w:szCs w:val="24"/>
          <w:rtl/>
        </w:rPr>
        <w:t xml:space="preserve"> </w:t>
      </w:r>
      <w:r w:rsidR="00983BEC" w:rsidRPr="00C41474">
        <w:rPr>
          <w:rFonts w:asciiTheme="majorBidi" w:hAnsiTheme="majorBidi" w:cstheme="majorBidi"/>
          <w:sz w:val="24"/>
          <w:szCs w:val="24"/>
        </w:rPr>
        <w:t xml:space="preserve">illustrates the timeline established for the project, </w:t>
      </w:r>
      <w:r w:rsidR="00983BEC">
        <w:rPr>
          <w:rFonts w:asciiTheme="majorBidi" w:hAnsiTheme="majorBidi" w:cstheme="majorBidi"/>
          <w:sz w:val="24"/>
          <w:szCs w:val="24"/>
        </w:rPr>
        <w:t>starting</w:t>
      </w:r>
      <w:r w:rsidR="00983BEC" w:rsidRPr="00C41474">
        <w:rPr>
          <w:rFonts w:asciiTheme="majorBidi" w:hAnsiTheme="majorBidi" w:cstheme="majorBidi"/>
          <w:sz w:val="24"/>
          <w:szCs w:val="24"/>
        </w:rPr>
        <w:t xml:space="preserve"> with the proposal, and </w:t>
      </w:r>
      <w:r w:rsidR="00983BEC">
        <w:rPr>
          <w:rFonts w:asciiTheme="majorBidi" w:hAnsiTheme="majorBidi" w:cstheme="majorBidi"/>
          <w:sz w:val="24"/>
          <w:szCs w:val="24"/>
        </w:rPr>
        <w:t>ending</w:t>
      </w:r>
      <w:r w:rsidR="00983BEC" w:rsidRPr="00C41474">
        <w:rPr>
          <w:rFonts w:asciiTheme="majorBidi" w:hAnsiTheme="majorBidi" w:cstheme="majorBidi"/>
          <w:sz w:val="24"/>
          <w:szCs w:val="24"/>
        </w:rPr>
        <w:t xml:space="preserve"> with the final phase. </w:t>
      </w:r>
      <w:r w:rsidR="00983BEC">
        <w:rPr>
          <w:rFonts w:asciiTheme="majorBidi" w:hAnsiTheme="majorBidi" w:cstheme="majorBidi"/>
          <w:sz w:val="24"/>
          <w:szCs w:val="24"/>
        </w:rPr>
        <w:t>As part of the</w:t>
      </w:r>
      <w:r w:rsidR="00983BEC" w:rsidRPr="00C41474">
        <w:rPr>
          <w:rFonts w:asciiTheme="majorBidi" w:hAnsiTheme="majorBidi" w:cstheme="majorBidi"/>
          <w:sz w:val="24"/>
          <w:szCs w:val="24"/>
        </w:rPr>
        <w:t xml:space="preserve"> proposal phase,</w:t>
      </w:r>
      <w:r w:rsidR="00983BEC" w:rsidRPr="00C41474">
        <w:t xml:space="preserve"> </w:t>
      </w:r>
      <w:r w:rsidR="00983BEC" w:rsidRPr="00C41474">
        <w:rPr>
          <w:rFonts w:asciiTheme="majorBidi" w:hAnsiTheme="majorBidi" w:cstheme="majorBidi"/>
          <w:sz w:val="24"/>
          <w:szCs w:val="24"/>
        </w:rPr>
        <w:t xml:space="preserve">which </w:t>
      </w:r>
      <w:r w:rsidR="00983BEC">
        <w:rPr>
          <w:rFonts w:asciiTheme="majorBidi" w:hAnsiTheme="majorBidi" w:cstheme="majorBidi"/>
          <w:sz w:val="24"/>
          <w:szCs w:val="24"/>
        </w:rPr>
        <w:t>began in</w:t>
      </w:r>
      <w:r w:rsidR="00983BEC" w:rsidRPr="00C41474">
        <w:rPr>
          <w:rFonts w:asciiTheme="majorBidi" w:hAnsiTheme="majorBidi" w:cstheme="majorBidi"/>
          <w:sz w:val="24"/>
          <w:szCs w:val="24"/>
        </w:rPr>
        <w:t xml:space="preserve"> Sep</w:t>
      </w:r>
      <w:r w:rsidR="00983BEC">
        <w:rPr>
          <w:rFonts w:asciiTheme="majorBidi" w:hAnsiTheme="majorBidi" w:cstheme="majorBidi"/>
          <w:sz w:val="24"/>
          <w:szCs w:val="24"/>
        </w:rPr>
        <w:t xml:space="preserve">tember 2022, </w:t>
      </w:r>
      <w:r w:rsidR="00983BEC" w:rsidRPr="00C41474">
        <w:rPr>
          <w:rFonts w:asciiTheme="majorBidi" w:hAnsiTheme="majorBidi" w:cstheme="majorBidi"/>
          <w:sz w:val="24"/>
          <w:szCs w:val="24"/>
        </w:rPr>
        <w:t xml:space="preserve">relevant studies </w:t>
      </w:r>
      <w:r w:rsidR="00983BEC">
        <w:rPr>
          <w:rFonts w:asciiTheme="majorBidi" w:hAnsiTheme="majorBidi" w:cstheme="majorBidi"/>
          <w:sz w:val="24"/>
          <w:szCs w:val="24"/>
        </w:rPr>
        <w:t xml:space="preserve">were reviewed, </w:t>
      </w:r>
      <w:r w:rsidR="00983BEC" w:rsidRPr="00C41474">
        <w:rPr>
          <w:rFonts w:asciiTheme="majorBidi" w:hAnsiTheme="majorBidi" w:cstheme="majorBidi"/>
          <w:sz w:val="24"/>
          <w:szCs w:val="24"/>
        </w:rPr>
        <w:t xml:space="preserve">the problem statement and project objectives </w:t>
      </w:r>
      <w:r w:rsidR="00983BEC">
        <w:rPr>
          <w:rFonts w:asciiTheme="majorBidi" w:hAnsiTheme="majorBidi" w:cstheme="majorBidi"/>
          <w:sz w:val="24"/>
          <w:szCs w:val="24"/>
        </w:rPr>
        <w:t>were defined,</w:t>
      </w:r>
      <w:r w:rsidR="00983BEC" w:rsidRPr="00C41474">
        <w:rPr>
          <w:rFonts w:asciiTheme="majorBidi" w:hAnsiTheme="majorBidi" w:cstheme="majorBidi"/>
          <w:sz w:val="24"/>
          <w:szCs w:val="24"/>
        </w:rPr>
        <w:t xml:space="preserve"> and the methodology that will be followed in the implementation phase</w:t>
      </w:r>
      <w:r w:rsidR="00983BEC">
        <w:rPr>
          <w:rFonts w:asciiTheme="majorBidi" w:hAnsiTheme="majorBidi" w:cstheme="majorBidi"/>
          <w:sz w:val="24"/>
          <w:szCs w:val="24"/>
        </w:rPr>
        <w:t xml:space="preserve"> has been propose</w:t>
      </w:r>
      <w:bookmarkStart w:id="238" w:name="_Toc117342779"/>
      <w:bookmarkEnd w:id="238"/>
      <w:r w:rsidR="00983BEC">
        <w:rPr>
          <w:rFonts w:asciiTheme="majorBidi" w:hAnsiTheme="majorBidi" w:cstheme="majorBidi"/>
          <w:sz w:val="24"/>
          <w:szCs w:val="24"/>
        </w:rPr>
        <w:t>d</w:t>
      </w:r>
      <w:r w:rsidR="00983BEC" w:rsidRPr="00C41474">
        <w:rPr>
          <w:rFonts w:asciiTheme="majorBidi" w:hAnsiTheme="majorBidi" w:cstheme="majorBidi"/>
          <w:sz w:val="24"/>
          <w:szCs w:val="24"/>
        </w:rPr>
        <w:t>.</w:t>
      </w:r>
      <w:r w:rsidR="00983BEC">
        <w:br w:type="page"/>
      </w:r>
    </w:p>
    <w:p w14:paraId="41C3197E" w14:textId="77777777" w:rsidR="00983BEC" w:rsidRPr="00B85759" w:rsidRDefault="00983BEC" w:rsidP="00983BEC">
      <w:pPr>
        <w:pStyle w:val="Heading1"/>
        <w:spacing w:line="480" w:lineRule="auto"/>
        <w:rPr>
          <w:rFonts w:ascii="Times New Roman" w:eastAsiaTheme="majorEastAsia" w:hAnsi="Times New Roman" w:cs="Times New Roman"/>
          <w:sz w:val="32"/>
          <w:szCs w:val="32"/>
        </w:rPr>
      </w:pPr>
      <w:bookmarkStart w:id="239" w:name="_Toc126421106"/>
      <w:bookmarkEnd w:id="239"/>
    </w:p>
    <w:p w14:paraId="74B5DF25" w14:textId="322FA624"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40" w:name="_Toc126421107"/>
      <w:r w:rsidRPr="00983BEC">
        <w:rPr>
          <w:rFonts w:ascii="Times New Roman" w:eastAsiaTheme="majorEastAsia" w:hAnsi="Times New Roman" w:cs="Times New Roman"/>
          <w:b/>
          <w:sz w:val="32"/>
          <w:szCs w:val="32"/>
        </w:rPr>
        <w:t>Problem Investigation</w:t>
      </w:r>
      <w:bookmarkEnd w:id="240"/>
    </w:p>
    <w:p w14:paraId="1291E0DA" w14:textId="77777777" w:rsidR="00983BEC" w:rsidRDefault="00983BEC" w:rsidP="00C443F7">
      <w:pPr>
        <w:spacing w:after="100" w:afterAutospacing="1"/>
        <w:ind w:firstLine="284"/>
        <w:jc w:val="both"/>
        <w:rPr>
          <w:rFonts w:ascii="Times New Roman" w:hAnsi="Times New Roman" w:cs="Times New Roman"/>
          <w:i/>
          <w:iCs/>
          <w:sz w:val="24"/>
          <w:szCs w:val="24"/>
          <w:rtl/>
        </w:rPr>
      </w:pPr>
      <w:r w:rsidRPr="00C930AA">
        <w:rPr>
          <w:rFonts w:ascii="Times New Roman" w:hAnsi="Times New Roman" w:cs="Times New Roman"/>
          <w:i/>
          <w:iCs/>
          <w:sz w:val="24"/>
          <w:szCs w:val="24"/>
        </w:rPr>
        <w:t>The first step in the methodology involves identifying, describing, and explaining the problem that must be solved or improved as well as defining motivation and goals for the research.</w:t>
      </w:r>
      <w:r w:rsidRPr="00C930AA">
        <w:rPr>
          <w:i/>
          <w:iCs/>
        </w:rPr>
        <w:t xml:space="preserve"> </w:t>
      </w:r>
      <w:r w:rsidRPr="00C930AA">
        <w:rPr>
          <w:rFonts w:ascii="Times New Roman" w:hAnsi="Times New Roman" w:cs="Times New Roman"/>
          <w:i/>
          <w:iCs/>
          <w:sz w:val="24"/>
          <w:szCs w:val="24"/>
        </w:rPr>
        <w:t>This step included asking questions such as: Why do agile teams want to integrate UX into agile? what are the challenges of agile and UX integration? How are these challenges caused or why do they occur? What will happen if these challenges remain unsolved? What will improve if we find a solution?</w:t>
      </w:r>
    </w:p>
    <w:p w14:paraId="016BC1E6" w14:textId="77777777" w:rsidR="00983BEC" w:rsidRPr="00C930AA" w:rsidRDefault="00983BEC" w:rsidP="00C443F7">
      <w:pPr>
        <w:spacing w:before="100" w:beforeAutospacing="1" w:after="100" w:afterAutospacing="1"/>
        <w:ind w:firstLine="284"/>
        <w:jc w:val="both"/>
        <w:rPr>
          <w:rFonts w:ascii="Times New Roman" w:hAnsi="Times New Roman" w:cs="Times New Roman"/>
          <w:i/>
          <w:iCs/>
          <w:sz w:val="24"/>
          <w:szCs w:val="24"/>
        </w:rPr>
      </w:pPr>
      <w:r w:rsidRPr="00C930AA">
        <w:rPr>
          <w:rFonts w:ascii="Times New Roman" w:hAnsi="Times New Roman" w:cs="Times New Roman"/>
          <w:i/>
          <w:iCs/>
          <w:sz w:val="24"/>
          <w:szCs w:val="24"/>
        </w:rPr>
        <w:t xml:space="preserve">Following </w:t>
      </w:r>
      <w:proofErr w:type="spellStart"/>
      <w:r w:rsidRPr="00C930AA">
        <w:rPr>
          <w:rFonts w:ascii="Times New Roman" w:hAnsi="Times New Roman" w:cs="Times New Roman"/>
          <w:i/>
          <w:iCs/>
          <w:sz w:val="24"/>
          <w:szCs w:val="24"/>
        </w:rPr>
        <w:t>Wieringa's</w:t>
      </w:r>
      <w:proofErr w:type="spellEnd"/>
      <w:r w:rsidRPr="00C930AA">
        <w:rPr>
          <w:rFonts w:ascii="Times New Roman" w:hAnsi="Times New Roman" w:cs="Times New Roman"/>
          <w:i/>
          <w:iCs/>
          <w:sz w:val="24"/>
          <w:szCs w:val="24"/>
        </w:rPr>
        <w:t xml:space="preserve"> approach to problem investigation, we explored literature as a common technique for understanding the problem context. Therefore, the literature on the integration of agile and user experience was explored to answer the previous questions and assess the relevance and significance of the problem.</w:t>
      </w:r>
    </w:p>
    <w:p w14:paraId="69057CCE" w14:textId="77777777" w:rsidR="00983BEC" w:rsidRPr="00983BEC" w:rsidRDefault="00983BEC" w:rsidP="00983BEC"/>
    <w:p w14:paraId="003E8F9F" w14:textId="166E60CF" w:rsidR="00983BEC" w:rsidRDefault="00983BEC" w:rsidP="00983BEC">
      <w:pPr>
        <w:pStyle w:val="Heading2"/>
        <w:numPr>
          <w:ilvl w:val="0"/>
          <w:numId w:val="2"/>
        </w:numPr>
        <w:spacing w:line="480" w:lineRule="auto"/>
        <w:rPr>
          <w:rFonts w:ascii="Times New Roman" w:hAnsi="Times New Roman" w:cs="Times New Roman"/>
          <w:b/>
          <w:bCs/>
          <w:color w:val="auto"/>
          <w:sz w:val="28"/>
          <w:szCs w:val="28"/>
        </w:rPr>
      </w:pPr>
      <w:bookmarkStart w:id="241" w:name="_Toc126421108"/>
      <w:r>
        <w:rPr>
          <w:rFonts w:ascii="Times New Roman" w:hAnsi="Times New Roman" w:cs="Times New Roman"/>
          <w:b/>
          <w:bCs/>
          <w:color w:val="auto"/>
          <w:sz w:val="28"/>
          <w:szCs w:val="28"/>
        </w:rPr>
        <w:t>………..</w:t>
      </w:r>
      <w:bookmarkEnd w:id="241"/>
    </w:p>
    <w:p w14:paraId="7B187FEE" w14:textId="06AA6D9B" w:rsidR="00983BEC" w:rsidRPr="00B85759" w:rsidRDefault="00F02D35" w:rsidP="00983BEC">
      <w:pPr>
        <w:pStyle w:val="Heading2"/>
        <w:numPr>
          <w:ilvl w:val="2"/>
          <w:numId w:val="2"/>
        </w:numPr>
        <w:spacing w:line="480" w:lineRule="auto"/>
        <w:rPr>
          <w:rFonts w:ascii="Times New Roman" w:hAnsi="Times New Roman" w:cs="Times New Roman"/>
          <w:b/>
          <w:bCs/>
          <w:color w:val="auto"/>
          <w:sz w:val="28"/>
          <w:szCs w:val="28"/>
        </w:rPr>
      </w:pPr>
      <w:bookmarkStart w:id="242" w:name="_Toc126421109"/>
      <w:r>
        <w:rPr>
          <w:rFonts w:ascii="Times New Roman" w:hAnsi="Times New Roman" w:cs="Times New Roman"/>
          <w:b/>
          <w:bCs/>
          <w:color w:val="auto"/>
          <w:sz w:val="28"/>
          <w:szCs w:val="28"/>
        </w:rPr>
        <w:t>…………</w:t>
      </w:r>
      <w:bookmarkEnd w:id="242"/>
    </w:p>
    <w:p w14:paraId="0D599446" w14:textId="77777777" w:rsidR="006F4616" w:rsidRDefault="00F02D35" w:rsidP="006F4616">
      <w:pPr>
        <w:pStyle w:val="Heading2"/>
        <w:numPr>
          <w:ilvl w:val="1"/>
          <w:numId w:val="2"/>
        </w:numPr>
        <w:spacing w:line="480" w:lineRule="auto"/>
        <w:rPr>
          <w:rFonts w:ascii="Times New Roman" w:hAnsi="Times New Roman" w:cs="Times New Roman"/>
          <w:b/>
          <w:bCs/>
          <w:color w:val="auto"/>
          <w:sz w:val="28"/>
          <w:szCs w:val="28"/>
        </w:rPr>
      </w:pPr>
      <w:bookmarkStart w:id="243" w:name="_Toc126421110"/>
      <w:r>
        <w:rPr>
          <w:rFonts w:ascii="Times New Roman" w:hAnsi="Times New Roman" w:cs="Times New Roman"/>
          <w:b/>
          <w:bCs/>
          <w:color w:val="auto"/>
          <w:sz w:val="28"/>
          <w:szCs w:val="28"/>
        </w:rPr>
        <w:t>……………</w:t>
      </w:r>
      <w:r w:rsidR="006F4616">
        <w:rPr>
          <w:rFonts w:ascii="Times New Roman" w:hAnsi="Times New Roman" w:cs="Times New Roman"/>
          <w:b/>
          <w:bCs/>
          <w:color w:val="auto"/>
          <w:sz w:val="28"/>
          <w:szCs w:val="28"/>
        </w:rPr>
        <w:t>……………</w:t>
      </w:r>
      <w:bookmarkEnd w:id="243"/>
    </w:p>
    <w:p w14:paraId="6B331286" w14:textId="77777777" w:rsidR="006F4616" w:rsidRDefault="006F4616" w:rsidP="006F4616">
      <w:pPr>
        <w:pStyle w:val="Heading2"/>
        <w:numPr>
          <w:ilvl w:val="1"/>
          <w:numId w:val="2"/>
        </w:numPr>
        <w:spacing w:line="480" w:lineRule="auto"/>
        <w:rPr>
          <w:rFonts w:ascii="Times New Roman" w:hAnsi="Times New Roman" w:cs="Times New Roman"/>
          <w:b/>
          <w:bCs/>
          <w:color w:val="auto"/>
          <w:sz w:val="28"/>
          <w:szCs w:val="28"/>
        </w:rPr>
      </w:pPr>
      <w:bookmarkStart w:id="244" w:name="_Toc126421111"/>
      <w:r>
        <w:rPr>
          <w:rFonts w:ascii="Times New Roman" w:hAnsi="Times New Roman" w:cs="Times New Roman"/>
          <w:b/>
          <w:bCs/>
          <w:color w:val="auto"/>
          <w:sz w:val="28"/>
          <w:szCs w:val="28"/>
        </w:rPr>
        <w:t>……………</w:t>
      </w:r>
      <w:bookmarkEnd w:id="244"/>
    </w:p>
    <w:p w14:paraId="215A87CE" w14:textId="77777777" w:rsidR="006F4616" w:rsidRDefault="006F4616" w:rsidP="006F4616">
      <w:pPr>
        <w:pStyle w:val="Heading2"/>
        <w:numPr>
          <w:ilvl w:val="1"/>
          <w:numId w:val="2"/>
        </w:numPr>
        <w:spacing w:line="480" w:lineRule="auto"/>
        <w:rPr>
          <w:rFonts w:ascii="Times New Roman" w:hAnsi="Times New Roman" w:cs="Times New Roman"/>
          <w:b/>
          <w:bCs/>
          <w:color w:val="auto"/>
          <w:sz w:val="28"/>
          <w:szCs w:val="28"/>
        </w:rPr>
      </w:pPr>
      <w:bookmarkStart w:id="245" w:name="_Toc126421112"/>
      <w:r>
        <w:rPr>
          <w:rFonts w:ascii="Times New Roman" w:hAnsi="Times New Roman" w:cs="Times New Roman"/>
          <w:b/>
          <w:bCs/>
          <w:color w:val="auto"/>
          <w:sz w:val="28"/>
          <w:szCs w:val="28"/>
        </w:rPr>
        <w:t>……………</w:t>
      </w:r>
      <w:bookmarkEnd w:id="245"/>
    </w:p>
    <w:p w14:paraId="002562FA" w14:textId="5337D32C" w:rsidR="00983BEC" w:rsidRPr="006F4616" w:rsidRDefault="00983BEC" w:rsidP="006F4616">
      <w:pPr>
        <w:spacing w:after="0" w:line="240" w:lineRule="auto"/>
        <w:rPr>
          <w:rFonts w:ascii="Times New Roman" w:eastAsiaTheme="majorEastAsia" w:hAnsi="Times New Roman" w:cs="Times New Roman"/>
          <w:b/>
          <w:bCs/>
          <w:sz w:val="28"/>
          <w:szCs w:val="28"/>
        </w:rPr>
      </w:pPr>
      <w:r w:rsidRPr="00F02D35">
        <w:rPr>
          <w:rFonts w:ascii="Times New Roman" w:hAnsi="Times New Roman" w:cs="Times New Roman"/>
          <w:sz w:val="32"/>
          <w:szCs w:val="32"/>
        </w:rPr>
        <w:br w:type="page"/>
      </w:r>
    </w:p>
    <w:p w14:paraId="2FFD3A1F" w14:textId="77777777" w:rsidR="00983BEC" w:rsidRPr="00B85759" w:rsidRDefault="00983BEC" w:rsidP="00983BEC">
      <w:pPr>
        <w:pStyle w:val="Heading1"/>
        <w:spacing w:line="480" w:lineRule="auto"/>
        <w:rPr>
          <w:rFonts w:ascii="Times New Roman" w:eastAsiaTheme="majorEastAsia" w:hAnsi="Times New Roman" w:cs="Times New Roman"/>
          <w:sz w:val="32"/>
          <w:szCs w:val="32"/>
        </w:rPr>
      </w:pPr>
      <w:bookmarkStart w:id="246" w:name="_Toc126421113"/>
      <w:bookmarkEnd w:id="246"/>
    </w:p>
    <w:p w14:paraId="3552B5FC" w14:textId="628A73ED"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47" w:name="_Toc126421114"/>
      <w:r w:rsidRPr="00983BEC">
        <w:rPr>
          <w:rFonts w:ascii="Times New Roman" w:eastAsiaTheme="majorEastAsia" w:hAnsi="Times New Roman" w:cs="Times New Roman"/>
          <w:b/>
          <w:sz w:val="32"/>
          <w:szCs w:val="32"/>
        </w:rPr>
        <w:t>Treatment Design</w:t>
      </w:r>
      <w:bookmarkEnd w:id="247"/>
    </w:p>
    <w:p w14:paraId="4DBA7F50" w14:textId="1D5D391A" w:rsidR="001A09BA" w:rsidRPr="00A14562" w:rsidRDefault="002C7119" w:rsidP="00C443F7">
      <w:pPr>
        <w:spacing w:after="100" w:afterAutospacing="1"/>
        <w:ind w:firstLine="284"/>
        <w:jc w:val="both"/>
        <w:rPr>
          <w:rFonts w:ascii="Times New Roman" w:hAnsi="Times New Roman" w:cs="Times New Roman"/>
          <w:sz w:val="24"/>
          <w:szCs w:val="24"/>
        </w:rPr>
      </w:pPr>
      <w:r w:rsidRPr="002C7119">
        <w:rPr>
          <w:rFonts w:ascii="Times New Roman" w:hAnsi="Times New Roman" w:cs="Times New Roman"/>
          <w:sz w:val="24"/>
          <w:szCs w:val="24"/>
          <w:lang w:val="en-SA"/>
        </w:rPr>
        <w:t xml:space="preserve">This chapter presents details of the </w:t>
      </w:r>
      <w:r w:rsidR="00BB1539">
        <w:rPr>
          <w:rFonts w:ascii="Times New Roman" w:hAnsi="Times New Roman" w:cs="Times New Roman"/>
          <w:sz w:val="24"/>
          <w:szCs w:val="24"/>
        </w:rPr>
        <w:t xml:space="preserve">designed </w:t>
      </w:r>
      <w:r w:rsidRPr="002C7119">
        <w:rPr>
          <w:rFonts w:ascii="Times New Roman" w:hAnsi="Times New Roman" w:cs="Times New Roman"/>
          <w:sz w:val="24"/>
          <w:szCs w:val="24"/>
          <w:lang w:val="en-SA"/>
        </w:rPr>
        <w:t>framework</w:t>
      </w:r>
      <w:r w:rsidR="00BB1539">
        <w:rPr>
          <w:rFonts w:ascii="Times New Roman" w:hAnsi="Times New Roman" w:cs="Times New Roman"/>
          <w:sz w:val="24"/>
          <w:szCs w:val="24"/>
        </w:rPr>
        <w:t xml:space="preserve"> </w:t>
      </w:r>
      <w:r w:rsidR="00A10136" w:rsidRPr="00A10136">
        <w:rPr>
          <w:rFonts w:ascii="Times New Roman" w:hAnsi="Times New Roman" w:cs="Times New Roman"/>
          <w:sz w:val="24"/>
          <w:szCs w:val="24"/>
          <w:lang w:val="en-SA"/>
        </w:rPr>
        <w:t xml:space="preserve">and </w:t>
      </w:r>
      <w:r w:rsidR="00452731" w:rsidRPr="00452731">
        <w:rPr>
          <w:rFonts w:ascii="Times New Roman" w:hAnsi="Times New Roman" w:cs="Times New Roman"/>
          <w:sz w:val="24"/>
          <w:szCs w:val="24"/>
          <w:lang w:val="en-SA"/>
        </w:rPr>
        <w:t>answering</w:t>
      </w:r>
      <w:r w:rsidR="00452731">
        <w:rPr>
          <w:rFonts w:ascii="Times New Roman" w:hAnsi="Times New Roman" w:cs="Times New Roman"/>
          <w:sz w:val="24"/>
          <w:szCs w:val="24"/>
        </w:rPr>
        <w:t xml:space="preserve"> </w:t>
      </w:r>
      <w:r w:rsidR="00A10136" w:rsidRPr="00A10136">
        <w:rPr>
          <w:rFonts w:ascii="Times New Roman" w:hAnsi="Times New Roman" w:cs="Times New Roman"/>
          <w:sz w:val="24"/>
          <w:szCs w:val="24"/>
          <w:lang w:val="en-SA"/>
        </w:rPr>
        <w:t>the research questions which are essential in constructing the framework</w:t>
      </w:r>
      <w:r w:rsidR="00452731">
        <w:rPr>
          <w:rFonts w:ascii="Times New Roman" w:hAnsi="Times New Roman" w:cs="Times New Roman"/>
          <w:sz w:val="24"/>
          <w:szCs w:val="24"/>
        </w:rPr>
        <w:t>.</w:t>
      </w:r>
      <w:r w:rsidRPr="002C7119">
        <w:rPr>
          <w:rFonts w:ascii="Times New Roman" w:hAnsi="Times New Roman" w:cs="Times New Roman"/>
          <w:sz w:val="24"/>
          <w:szCs w:val="24"/>
          <w:lang w:val="en-SA"/>
        </w:rPr>
        <w:t xml:space="preserve"> </w:t>
      </w:r>
      <w:r w:rsidR="00D11444" w:rsidRPr="00D11444">
        <w:rPr>
          <w:rFonts w:ascii="Times New Roman" w:hAnsi="Times New Roman" w:cs="Times New Roman"/>
          <w:sz w:val="24"/>
          <w:szCs w:val="24"/>
          <w:lang w:val="en-SA"/>
        </w:rPr>
        <w:t>In addition,</w:t>
      </w:r>
      <w:r w:rsidR="00D11444">
        <w:rPr>
          <w:rFonts w:ascii="Times New Roman" w:hAnsi="Times New Roman" w:cs="Times New Roman"/>
          <w:sz w:val="24"/>
          <w:szCs w:val="24"/>
        </w:rPr>
        <w:t xml:space="preserve"> </w:t>
      </w:r>
      <w:r w:rsidR="00B167DD">
        <w:rPr>
          <w:rFonts w:ascii="Times New Roman" w:hAnsi="Times New Roman" w:cs="Times New Roman"/>
          <w:sz w:val="24"/>
          <w:szCs w:val="24"/>
        </w:rPr>
        <w:t>it</w:t>
      </w:r>
      <w:r w:rsidRPr="002C7119">
        <w:rPr>
          <w:rFonts w:ascii="Times New Roman" w:hAnsi="Times New Roman" w:cs="Times New Roman"/>
          <w:sz w:val="24"/>
          <w:szCs w:val="24"/>
          <w:lang w:val="en-SA"/>
        </w:rPr>
        <w:t xml:space="preserve"> provides </w:t>
      </w:r>
      <w:r w:rsidR="00B167DD">
        <w:rPr>
          <w:rFonts w:ascii="Times New Roman" w:hAnsi="Times New Roman" w:cs="Times New Roman"/>
          <w:sz w:val="24"/>
          <w:szCs w:val="24"/>
        </w:rPr>
        <w:t>details</w:t>
      </w:r>
      <w:r w:rsidRPr="002C7119">
        <w:rPr>
          <w:rFonts w:ascii="Times New Roman" w:hAnsi="Times New Roman" w:cs="Times New Roman"/>
          <w:sz w:val="24"/>
          <w:szCs w:val="24"/>
          <w:lang w:val="en-SA"/>
        </w:rPr>
        <w:t xml:space="preserve"> on the tool that has been </w:t>
      </w:r>
      <w:r w:rsidR="00AF596A" w:rsidRPr="00AF596A">
        <w:rPr>
          <w:rFonts w:ascii="Times New Roman" w:hAnsi="Times New Roman" w:cs="Times New Roman"/>
          <w:sz w:val="24"/>
          <w:szCs w:val="24"/>
          <w:lang w:val="en-SA"/>
        </w:rPr>
        <w:t>developed</w:t>
      </w:r>
      <w:r w:rsidR="00AF596A">
        <w:rPr>
          <w:rFonts w:ascii="Times New Roman" w:hAnsi="Times New Roman" w:cs="Times New Roman"/>
          <w:sz w:val="24"/>
          <w:szCs w:val="24"/>
        </w:rPr>
        <w:t xml:space="preserve"> </w:t>
      </w:r>
      <w:r w:rsidRPr="002C7119">
        <w:rPr>
          <w:rFonts w:ascii="Times New Roman" w:hAnsi="Times New Roman" w:cs="Times New Roman"/>
          <w:sz w:val="24"/>
          <w:szCs w:val="24"/>
          <w:lang w:val="en-SA"/>
        </w:rPr>
        <w:t xml:space="preserve">to assist agile teams in </w:t>
      </w:r>
      <w:r w:rsidR="00AF596A" w:rsidRPr="00AF596A">
        <w:rPr>
          <w:rFonts w:ascii="Times New Roman" w:hAnsi="Times New Roman" w:cs="Times New Roman"/>
          <w:sz w:val="24"/>
          <w:szCs w:val="24"/>
          <w:lang w:val="en-SA"/>
        </w:rPr>
        <w:t>estimat</w:t>
      </w:r>
      <w:proofErr w:type="spellStart"/>
      <w:r w:rsidR="00AF596A">
        <w:rPr>
          <w:rFonts w:ascii="Times New Roman" w:hAnsi="Times New Roman" w:cs="Times New Roman"/>
          <w:sz w:val="24"/>
          <w:szCs w:val="24"/>
        </w:rPr>
        <w:t>ing</w:t>
      </w:r>
      <w:proofErr w:type="spellEnd"/>
      <w:r w:rsidR="00AF596A" w:rsidRPr="00AF596A">
        <w:rPr>
          <w:rFonts w:ascii="Times New Roman" w:hAnsi="Times New Roman" w:cs="Times New Roman"/>
          <w:sz w:val="24"/>
          <w:szCs w:val="24"/>
          <w:lang w:val="en-SA"/>
        </w:rPr>
        <w:t xml:space="preserve"> the worthiness of conducting UX experiments</w:t>
      </w:r>
      <w:r w:rsidR="00A14562">
        <w:rPr>
          <w:rFonts w:ascii="Times New Roman" w:hAnsi="Times New Roman" w:cs="Times New Roman"/>
          <w:sz w:val="24"/>
          <w:szCs w:val="24"/>
        </w:rPr>
        <w:t>.</w:t>
      </w:r>
    </w:p>
    <w:p w14:paraId="27E24F7B" w14:textId="220B2A8A" w:rsidR="006F4616" w:rsidRPr="006F4616" w:rsidRDefault="00CA30A6" w:rsidP="00816131">
      <w:pPr>
        <w:pStyle w:val="Heading2"/>
        <w:numPr>
          <w:ilvl w:val="0"/>
          <w:numId w:val="2"/>
        </w:numPr>
        <w:spacing w:line="480" w:lineRule="auto"/>
        <w:ind w:left="567" w:hanging="567"/>
        <w:rPr>
          <w:rFonts w:ascii="Times New Roman" w:hAnsi="Times New Roman" w:cs="Times New Roman"/>
          <w:b/>
          <w:bCs/>
          <w:color w:val="auto"/>
          <w:sz w:val="28"/>
          <w:szCs w:val="28"/>
        </w:rPr>
      </w:pPr>
      <w:bookmarkStart w:id="248" w:name="_Toc126421115"/>
      <w:commentRangeStart w:id="249"/>
      <w:r>
        <w:rPr>
          <w:rFonts w:ascii="Times New Roman" w:hAnsi="Times New Roman" w:cs="Times New Roman"/>
          <w:b/>
          <w:bCs/>
          <w:color w:val="auto"/>
          <w:sz w:val="28"/>
          <w:szCs w:val="28"/>
        </w:rPr>
        <w:t xml:space="preserve">Building </w:t>
      </w:r>
      <w:commentRangeEnd w:id="249"/>
      <w:r>
        <w:rPr>
          <w:rStyle w:val="CommentReference"/>
          <w:rFonts w:ascii="Calibri" w:eastAsia="Calibri" w:hAnsi="Calibri" w:cs="Arial"/>
          <w:color w:val="auto"/>
        </w:rPr>
        <w:commentReference w:id="249"/>
      </w:r>
      <w:r w:rsidR="00B21901" w:rsidRPr="00B21901">
        <w:rPr>
          <w:rFonts w:ascii="Times New Roman" w:hAnsi="Times New Roman" w:cs="Times New Roman"/>
          <w:b/>
          <w:bCs/>
          <w:color w:val="auto"/>
          <w:sz w:val="28"/>
          <w:szCs w:val="28"/>
        </w:rPr>
        <w:t xml:space="preserve">UX-Estimator </w:t>
      </w:r>
      <w:r w:rsidR="006F4616">
        <w:rPr>
          <w:rFonts w:ascii="Times New Roman" w:hAnsi="Times New Roman" w:cs="Times New Roman"/>
          <w:b/>
          <w:bCs/>
          <w:color w:val="auto"/>
          <w:sz w:val="28"/>
          <w:szCs w:val="28"/>
        </w:rPr>
        <w:t>framework</w:t>
      </w:r>
      <w:bookmarkEnd w:id="248"/>
    </w:p>
    <w:p w14:paraId="6389C81B" w14:textId="6021CE41" w:rsidR="0019494D" w:rsidRPr="00160424" w:rsidRDefault="0019494D" w:rsidP="00C443F7">
      <w:pPr>
        <w:ind w:firstLine="284"/>
        <w:jc w:val="both"/>
        <w:rPr>
          <w:rFonts w:ascii="Times New Roman" w:eastAsiaTheme="minorEastAsia" w:hAnsi="Times New Roman" w:cs="Times New Roman"/>
          <w:bCs/>
          <w:sz w:val="24"/>
          <w:szCs w:val="24"/>
        </w:rPr>
      </w:pPr>
      <w:r w:rsidRPr="00160424">
        <w:rPr>
          <w:rFonts w:ascii="Times New Roman" w:hAnsi="Times New Roman" w:cs="Times New Roman"/>
          <w:sz w:val="24"/>
          <w:szCs w:val="24"/>
        </w:rPr>
        <w:t xml:space="preserve">To start building the framework, we need to answer RQ1 </w:t>
      </w:r>
      <w:r>
        <w:rPr>
          <w:rFonts w:ascii="Times New Roman" w:hAnsi="Times New Roman" w:cs="Times New Roman"/>
          <w:sz w:val="24"/>
          <w:szCs w:val="24"/>
        </w:rPr>
        <w:t xml:space="preserve">that aims to address </w:t>
      </w:r>
      <w:r w:rsidRPr="00160424">
        <w:rPr>
          <w:rFonts w:ascii="Times New Roman" w:hAnsi="Times New Roman" w:cs="Times New Roman"/>
          <w:sz w:val="24"/>
          <w:szCs w:val="24"/>
        </w:rPr>
        <w:t>how</w:t>
      </w:r>
      <w:r w:rsidRPr="00160424">
        <w:rPr>
          <w:rFonts w:ascii="Times New Roman" w:eastAsiaTheme="majorEastAsia" w:hAnsi="Times New Roman" w:cs="Times New Roman"/>
          <w:sz w:val="24"/>
          <w:szCs w:val="24"/>
        </w:rPr>
        <w:t xml:space="preserve"> agile teams decide which </w:t>
      </w:r>
      <w:r w:rsidRPr="00160424">
        <w:rPr>
          <w:rFonts w:ascii="Times New Roman" w:eastAsiaTheme="minorEastAsia" w:hAnsi="Times New Roman" w:cs="Times New Roman"/>
          <w:bCs/>
          <w:sz w:val="24"/>
          <w:szCs w:val="24"/>
        </w:rPr>
        <w:t>user stories</w:t>
      </w:r>
      <w:r w:rsidRPr="00160424">
        <w:rPr>
          <w:rFonts w:ascii="Times New Roman" w:eastAsiaTheme="majorEastAsia" w:hAnsi="Times New Roman" w:cs="Times New Roman"/>
          <w:sz w:val="24"/>
          <w:szCs w:val="24"/>
        </w:rPr>
        <w:t xml:space="preserve"> are worth conducting UX experiments</w:t>
      </w:r>
      <w:r>
        <w:rPr>
          <w:rFonts w:ascii="Times New Roman" w:eastAsiaTheme="majorEastAsia" w:hAnsi="Times New Roman" w:cs="Times New Roman"/>
          <w:sz w:val="24"/>
          <w:szCs w:val="24"/>
        </w:rPr>
        <w:t>.</w:t>
      </w:r>
      <w:r w:rsidRPr="00160424">
        <w:rPr>
          <w:rFonts w:ascii="Times New Roman" w:eastAsiaTheme="majorEastAsia" w:hAnsi="Times New Roman" w:cs="Times New Roman"/>
          <w:sz w:val="24"/>
          <w:szCs w:val="24"/>
        </w:rPr>
        <w:t xml:space="preserve"> To answer this question, we decided to </w:t>
      </w:r>
      <w:r>
        <w:rPr>
          <w:rFonts w:ascii="Times New Roman" w:eastAsiaTheme="majorEastAsia" w:hAnsi="Times New Roman" w:cs="Times New Roman"/>
          <w:sz w:val="24"/>
          <w:szCs w:val="24"/>
        </w:rPr>
        <w:t xml:space="preserve">conduct </w:t>
      </w:r>
      <w:r w:rsidRPr="00160424">
        <w:rPr>
          <w:rFonts w:ascii="Times New Roman" w:eastAsiaTheme="majorEastAsia" w:hAnsi="Times New Roman" w:cs="Times New Roman"/>
          <w:sz w:val="24"/>
          <w:szCs w:val="24"/>
        </w:rPr>
        <w:t>interview</w:t>
      </w:r>
      <w:r>
        <w:rPr>
          <w:rFonts w:ascii="Times New Roman" w:eastAsiaTheme="majorEastAsia" w:hAnsi="Times New Roman" w:cs="Times New Roman"/>
          <w:sz w:val="24"/>
          <w:szCs w:val="24"/>
        </w:rPr>
        <w:t>s with</w:t>
      </w:r>
      <w:r w:rsidRPr="00160424">
        <w:rPr>
          <w:rFonts w:ascii="Times New Roman" w:eastAsiaTheme="majorEastAsia" w:hAnsi="Times New Roman" w:cs="Times New Roman"/>
          <w:sz w:val="24"/>
          <w:szCs w:val="24"/>
        </w:rPr>
        <w:t xml:space="preserve"> a number of UX </w:t>
      </w:r>
      <w:r w:rsidRPr="00160424">
        <w:rPr>
          <w:rFonts w:ascii="Times New Roman" w:eastAsiaTheme="minorEastAsia" w:hAnsi="Times New Roman" w:cs="Times New Roman"/>
          <w:bCs/>
          <w:sz w:val="24"/>
          <w:szCs w:val="24"/>
        </w:rPr>
        <w:t xml:space="preserve">practitioners to </w:t>
      </w:r>
      <w:r w:rsidRPr="00160424">
        <w:rPr>
          <w:rFonts w:ascii="Times New Roman" w:hAnsi="Times New Roman" w:cs="Times New Roman"/>
          <w:sz w:val="24"/>
          <w:szCs w:val="24"/>
        </w:rPr>
        <w:t>understand their work process and how they decide which features should go through UX experiments.</w:t>
      </w:r>
      <w:r w:rsidRPr="00160424">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The aim of this procedure was</w:t>
      </w:r>
      <w:r w:rsidRPr="00160424">
        <w:rPr>
          <w:rFonts w:ascii="Times New Roman" w:eastAsiaTheme="minorEastAsia" w:hAnsi="Times New Roman" w:cs="Times New Roman"/>
          <w:bCs/>
          <w:sz w:val="24"/>
          <w:szCs w:val="24"/>
        </w:rPr>
        <w:t xml:space="preserve"> to identify what factors practitioners </w:t>
      </w:r>
      <w:r>
        <w:rPr>
          <w:rFonts w:ascii="Times New Roman" w:eastAsiaTheme="minorEastAsia" w:hAnsi="Times New Roman" w:cs="Times New Roman"/>
          <w:bCs/>
          <w:sz w:val="24"/>
          <w:szCs w:val="24"/>
        </w:rPr>
        <w:t xml:space="preserve">usually </w:t>
      </w:r>
      <w:r w:rsidRPr="00160424">
        <w:rPr>
          <w:rFonts w:ascii="Times New Roman" w:eastAsiaTheme="minorEastAsia" w:hAnsi="Times New Roman" w:cs="Times New Roman"/>
          <w:bCs/>
          <w:sz w:val="24"/>
          <w:szCs w:val="24"/>
        </w:rPr>
        <w:t>consider when conducting UX experiments.</w:t>
      </w:r>
    </w:p>
    <w:p w14:paraId="37CEAB78" w14:textId="2AB199D7" w:rsidR="0019494D" w:rsidRPr="00160424" w:rsidRDefault="00262845" w:rsidP="00A14562">
      <w:pPr>
        <w:ind w:firstLine="567"/>
        <w:jc w:val="both"/>
        <w:rPr>
          <w:rFonts w:ascii="Times New Roman" w:eastAsiaTheme="minorEastAsia" w:hAnsi="Times New Roman" w:cs="Times New Roman"/>
          <w:bCs/>
          <w:sz w:val="24"/>
          <w:szCs w:val="24"/>
        </w:rPr>
      </w:pPr>
      <w:commentRangeStart w:id="250"/>
      <w:r w:rsidRPr="00160424">
        <w:rPr>
          <w:rFonts w:ascii="Times New Roman" w:eastAsiaTheme="minorEastAsia" w:hAnsi="Times New Roman" w:cs="Times New Roman"/>
          <w:bCs/>
          <w:sz w:val="24"/>
          <w:szCs w:val="24"/>
        </w:rPr>
        <w:t xml:space="preserve">A </w:t>
      </w:r>
      <w:ins w:id="251" w:author="رزان الدوسري ID 443203966" w:date="2023-01-28T15:51:00Z">
        <w:r w:rsidR="009D4795" w:rsidRPr="009D4795">
          <w:rPr>
            <w:rFonts w:ascii="Times New Roman" w:eastAsiaTheme="minorEastAsia" w:hAnsi="Times New Roman" w:cs="Times New Roman"/>
            <w:bCs/>
            <w:sz w:val="24"/>
            <w:szCs w:val="24"/>
          </w:rPr>
          <w:t xml:space="preserve">semi-structured </w:t>
        </w:r>
      </w:ins>
      <w:del w:id="252" w:author="رزان الدوسري ID 443203966" w:date="2023-01-28T15:51:00Z">
        <w:r w:rsidRPr="00160424" w:rsidDel="009D4795">
          <w:rPr>
            <w:rFonts w:ascii="Times New Roman" w:eastAsiaTheme="minorEastAsia" w:hAnsi="Times New Roman" w:cs="Times New Roman"/>
            <w:bCs/>
            <w:sz w:val="24"/>
            <w:szCs w:val="24"/>
          </w:rPr>
          <w:delText xml:space="preserve">typical </w:delText>
        </w:r>
      </w:del>
      <w:r w:rsidRPr="00160424">
        <w:rPr>
          <w:rFonts w:ascii="Times New Roman" w:eastAsiaTheme="minorEastAsia" w:hAnsi="Times New Roman" w:cs="Times New Roman"/>
          <w:bCs/>
          <w:sz w:val="24"/>
          <w:szCs w:val="24"/>
        </w:rPr>
        <w:t xml:space="preserve">interview process </w:t>
      </w:r>
      <w:commentRangeEnd w:id="250"/>
      <w:r>
        <w:rPr>
          <w:rStyle w:val="CommentReference"/>
        </w:rPr>
        <w:commentReference w:id="250"/>
      </w:r>
      <w:r w:rsidR="0019494D" w:rsidRPr="00160424">
        <w:rPr>
          <w:rFonts w:ascii="Times New Roman" w:eastAsiaTheme="minorEastAsia" w:hAnsi="Times New Roman" w:cs="Times New Roman"/>
          <w:bCs/>
          <w:sz w:val="24"/>
          <w:szCs w:val="24"/>
        </w:rPr>
        <w:t xml:space="preserve">is conducted until data saturation is reached, meaning no new insights are provided. Guest et al. </w:t>
      </w:r>
      <w:sdt>
        <w:sdtPr>
          <w:rPr>
            <w:rFonts w:ascii="Times New Roman" w:eastAsiaTheme="minorEastAsia" w:hAnsi="Times New Roman" w:cs="Times New Roman"/>
            <w:bCs/>
            <w:color w:val="000000"/>
            <w:sz w:val="24"/>
            <w:szCs w:val="24"/>
          </w:rPr>
          <w:tag w:val="MENDELEY_CITATION_v3_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"/>
          <w:id w:val="994300335"/>
          <w:placeholder>
            <w:docPart w:val="CF24059CC7FB7543A10FCEEB8A4E99D1"/>
          </w:placeholder>
        </w:sdtPr>
        <w:sdtContent>
          <w:r w:rsidR="006A0F88" w:rsidRPr="006A0F88">
            <w:rPr>
              <w:rFonts w:ascii="Times New Roman" w:eastAsiaTheme="minorEastAsia" w:hAnsi="Times New Roman" w:cs="Times New Roman"/>
              <w:bCs/>
              <w:color w:val="000000"/>
              <w:sz w:val="24"/>
              <w:szCs w:val="24"/>
            </w:rPr>
            <w:t>[47]</w:t>
          </w:r>
        </w:sdtContent>
      </w:sdt>
      <w:r w:rsidR="0019494D" w:rsidRPr="00160424">
        <w:rPr>
          <w:rFonts w:ascii="Times New Roman" w:eastAsiaTheme="minorEastAsia" w:hAnsi="Times New Roman" w:cs="Times New Roman"/>
          <w:bCs/>
          <w:sz w:val="24"/>
          <w:szCs w:val="24"/>
        </w:rPr>
        <w:t xml:space="preserve"> suggest that 12 interviews are usually needed to reach saturation. Accordingly, we planned to interview 10-15 </w:t>
      </w:r>
      <w:r w:rsidR="0019494D" w:rsidRPr="00160424">
        <w:rPr>
          <w:rFonts w:ascii="Times New Roman" w:eastAsiaTheme="majorEastAsia" w:hAnsi="Times New Roman" w:cs="Times New Roman"/>
          <w:sz w:val="24"/>
          <w:szCs w:val="24"/>
        </w:rPr>
        <w:t xml:space="preserve">UX </w:t>
      </w:r>
      <w:r w:rsidR="0019494D" w:rsidRPr="00160424">
        <w:rPr>
          <w:rFonts w:ascii="Times New Roman" w:eastAsiaTheme="minorEastAsia" w:hAnsi="Times New Roman" w:cs="Times New Roman"/>
          <w:bCs/>
          <w:sz w:val="24"/>
          <w:szCs w:val="24"/>
        </w:rPr>
        <w:t>practitioners, with the possibility of adding more saturation</w:t>
      </w:r>
      <w:r w:rsidR="0019494D">
        <w:rPr>
          <w:rFonts w:ascii="Times New Roman" w:eastAsiaTheme="minorEastAsia" w:hAnsi="Times New Roman" w:cs="Times New Roman"/>
          <w:bCs/>
          <w:sz w:val="24"/>
          <w:szCs w:val="24"/>
        </w:rPr>
        <w:t xml:space="preserve"> was not reached</w:t>
      </w:r>
      <w:r w:rsidR="0019494D" w:rsidRPr="00160424">
        <w:rPr>
          <w:rFonts w:ascii="Times New Roman" w:eastAsiaTheme="minorEastAsia" w:hAnsi="Times New Roman" w:cs="Times New Roman"/>
          <w:bCs/>
          <w:sz w:val="24"/>
          <w:szCs w:val="24"/>
        </w:rPr>
        <w:t>.</w:t>
      </w:r>
    </w:p>
    <w:p w14:paraId="4144EC99" w14:textId="44D5125F" w:rsidR="0019494D" w:rsidRPr="00160424" w:rsidRDefault="0019494D" w:rsidP="00C443F7">
      <w:pPr>
        <w:ind w:firstLine="284"/>
        <w:jc w:val="both"/>
        <w:rPr>
          <w:rFonts w:ascii="Times New Roman" w:eastAsiaTheme="minorEastAsia" w:hAnsi="Times New Roman" w:cs="Times New Roman"/>
          <w:bCs/>
          <w:sz w:val="24"/>
          <w:szCs w:val="24"/>
        </w:rPr>
      </w:pPr>
      <w:r w:rsidRPr="00160424">
        <w:rPr>
          <w:rFonts w:ascii="Times New Roman" w:eastAsiaTheme="minorEastAsia" w:hAnsi="Times New Roman" w:cs="Times New Roman"/>
          <w:bCs/>
          <w:sz w:val="24"/>
          <w:szCs w:val="24"/>
        </w:rPr>
        <w:t>We interviewed 15 UX practitioners working at different companies in Riyadh</w:t>
      </w:r>
      <w:r>
        <w:rPr>
          <w:rFonts w:ascii="Times New Roman" w:eastAsiaTheme="minorEastAsia" w:hAnsi="Times New Roman" w:cs="Times New Roman"/>
          <w:bCs/>
          <w:sz w:val="24"/>
          <w:szCs w:val="24"/>
        </w:rPr>
        <w:t>, Saudi Arabia</w:t>
      </w:r>
      <w:r w:rsidRPr="00160424">
        <w:rPr>
          <w:rFonts w:ascii="Times New Roman" w:eastAsiaTheme="minorEastAsia" w:hAnsi="Times New Roman" w:cs="Times New Roman"/>
          <w:bCs/>
          <w:sz w:val="24"/>
          <w:szCs w:val="24"/>
        </w:rPr>
        <w:t>. Their roles ranged from UX Researcher, UX Designer, UX/UI Designer, CX Designer, Consultant to Manager. The interviews</w:t>
      </w:r>
      <w:r>
        <w:rPr>
          <w:rFonts w:ascii="Times New Roman" w:eastAsiaTheme="minorEastAsia" w:hAnsi="Times New Roman" w:cs="Times New Roman"/>
          <w:bCs/>
          <w:sz w:val="24"/>
          <w:szCs w:val="24"/>
        </w:rPr>
        <w:t>, audio-recorded,</w:t>
      </w:r>
      <w:r w:rsidRPr="00160424">
        <w:rPr>
          <w:rFonts w:ascii="Times New Roman" w:eastAsiaTheme="minorEastAsia" w:hAnsi="Times New Roman" w:cs="Times New Roman"/>
          <w:bCs/>
          <w:sz w:val="24"/>
          <w:szCs w:val="24"/>
        </w:rPr>
        <w:t xml:space="preserve"> were </w:t>
      </w:r>
      <w:r>
        <w:rPr>
          <w:rFonts w:ascii="Times New Roman" w:eastAsiaTheme="minorEastAsia" w:hAnsi="Times New Roman" w:cs="Times New Roman"/>
          <w:bCs/>
          <w:sz w:val="24"/>
          <w:szCs w:val="24"/>
        </w:rPr>
        <w:t>conducted</w:t>
      </w:r>
      <w:r w:rsidRPr="00160424">
        <w:rPr>
          <w:rFonts w:ascii="Times New Roman" w:eastAsiaTheme="minorEastAsia" w:hAnsi="Times New Roman" w:cs="Times New Roman"/>
          <w:bCs/>
          <w:sz w:val="24"/>
          <w:szCs w:val="24"/>
        </w:rPr>
        <w:t xml:space="preserve"> either in-person or via conference call. An overview of the participants is provided in </w:t>
      </w:r>
      <w:r w:rsidRPr="00160424">
        <w:rPr>
          <w:rFonts w:ascii="Times New Roman" w:eastAsiaTheme="minorEastAsia" w:hAnsi="Times New Roman" w:cs="Times New Roman"/>
          <w:bCs/>
          <w:sz w:val="24"/>
          <w:szCs w:val="24"/>
        </w:rPr>
        <w:fldChar w:fldCharType="begin"/>
      </w:r>
      <w:r w:rsidRPr="00160424">
        <w:rPr>
          <w:rFonts w:ascii="Times New Roman" w:eastAsiaTheme="minorEastAsia" w:hAnsi="Times New Roman" w:cs="Times New Roman"/>
          <w:bCs/>
          <w:sz w:val="24"/>
          <w:szCs w:val="24"/>
        </w:rPr>
        <w:instrText xml:space="preserve"> REF _Ref122051526 \h  \* MERGEFORMAT </w:instrText>
      </w:r>
      <w:r w:rsidRPr="00160424">
        <w:rPr>
          <w:rFonts w:ascii="Times New Roman" w:eastAsiaTheme="minorEastAsia" w:hAnsi="Times New Roman" w:cs="Times New Roman"/>
          <w:bCs/>
          <w:sz w:val="24"/>
          <w:szCs w:val="24"/>
        </w:rPr>
      </w:r>
      <w:r w:rsidRPr="00160424">
        <w:rPr>
          <w:rFonts w:ascii="Times New Roman" w:eastAsiaTheme="minorEastAsia" w:hAnsi="Times New Roman" w:cs="Times New Roman"/>
          <w:bCs/>
          <w:sz w:val="24"/>
          <w:szCs w:val="24"/>
        </w:rPr>
        <w:fldChar w:fldCharType="separate"/>
      </w:r>
      <w:r w:rsidRPr="00160424">
        <w:rPr>
          <w:rFonts w:ascii="Times New Roman" w:eastAsiaTheme="minorEastAsia" w:hAnsi="Times New Roman" w:cs="Times New Roman"/>
          <w:bCs/>
          <w:sz w:val="24"/>
          <w:szCs w:val="24"/>
        </w:rPr>
        <w:t>Appendix A - Interview Participants</w:t>
      </w:r>
      <w:r w:rsidRPr="00160424">
        <w:rPr>
          <w:rFonts w:ascii="Times New Roman" w:eastAsiaTheme="minorEastAsia" w:hAnsi="Times New Roman" w:cs="Times New Roman"/>
          <w:bCs/>
          <w:sz w:val="24"/>
          <w:szCs w:val="24"/>
        </w:rPr>
        <w:fldChar w:fldCharType="end"/>
      </w:r>
      <w:r w:rsidRPr="00160424">
        <w:rPr>
          <w:rFonts w:ascii="Times New Roman" w:eastAsiaTheme="minorEastAsia" w:hAnsi="Times New Roman" w:cs="Times New Roman"/>
          <w:bCs/>
          <w:sz w:val="24"/>
          <w:szCs w:val="24"/>
        </w:rPr>
        <w:t>.</w:t>
      </w:r>
      <w:r w:rsidRPr="00160424">
        <w:t xml:space="preserve"> </w:t>
      </w:r>
      <w:r w:rsidRPr="00EC7493">
        <w:rPr>
          <w:rFonts w:ascii="Times New Roman" w:eastAsiaTheme="minorEastAsia" w:hAnsi="Times New Roman" w:cs="Times New Roman"/>
          <w:bCs/>
          <w:sz w:val="24"/>
          <w:szCs w:val="24"/>
        </w:rPr>
        <w:t>The interviews were then transcribed</w:t>
      </w:r>
      <w:r w:rsidR="00EC7493" w:rsidRPr="00EC7493">
        <w:rPr>
          <w:rFonts w:ascii="Times New Roman" w:eastAsiaTheme="minorEastAsia" w:hAnsi="Times New Roman" w:cs="Times New Roman"/>
          <w:bCs/>
          <w:sz w:val="24"/>
          <w:szCs w:val="24"/>
        </w:rPr>
        <w:t xml:space="preserve"> verbatim. </w:t>
      </w:r>
      <w:r w:rsidRPr="00160424">
        <w:rPr>
          <w:rFonts w:ascii="Times New Roman" w:eastAsiaTheme="minorEastAsia" w:hAnsi="Times New Roman" w:cs="Times New Roman"/>
          <w:bCs/>
          <w:sz w:val="24"/>
          <w:szCs w:val="24"/>
        </w:rPr>
        <w:t>After all the interviews were completed, we listened to the recordings again and compared them with the data to ensure that nothing was missing.</w:t>
      </w:r>
    </w:p>
    <w:p w14:paraId="7AC1E4E8" w14:textId="03248764" w:rsidR="00D10A40" w:rsidRPr="0010116C" w:rsidRDefault="0019494D" w:rsidP="00D10A40">
      <w:pPr>
        <w:ind w:firstLine="284"/>
        <w:jc w:val="both"/>
        <w:rPr>
          <w:rFonts w:ascii="Times New Roman" w:eastAsiaTheme="minorEastAsia" w:hAnsi="Times New Roman" w:cs="Times New Roman"/>
          <w:bCs/>
          <w:sz w:val="24"/>
          <w:szCs w:val="24"/>
        </w:rPr>
      </w:pPr>
      <w:r w:rsidRPr="00160424">
        <w:rPr>
          <w:rFonts w:ascii="Times New Roman" w:eastAsiaTheme="minorEastAsia" w:hAnsi="Times New Roman" w:cs="Times New Roman"/>
          <w:bCs/>
          <w:sz w:val="24"/>
          <w:szCs w:val="24"/>
        </w:rPr>
        <w:t>In the first part of the interview,</w:t>
      </w:r>
      <w:r>
        <w:rPr>
          <w:rFonts w:ascii="Times New Roman" w:eastAsiaTheme="minorEastAsia" w:hAnsi="Times New Roman" w:cs="Times New Roman"/>
          <w:bCs/>
          <w:sz w:val="24"/>
          <w:szCs w:val="24"/>
        </w:rPr>
        <w:t xml:space="preserve"> the</w:t>
      </w:r>
      <w:r w:rsidRPr="00160424">
        <w:rPr>
          <w:rFonts w:ascii="Times New Roman" w:eastAsiaTheme="minorEastAsia" w:hAnsi="Times New Roman" w:cs="Times New Roman"/>
          <w:bCs/>
          <w:sz w:val="24"/>
          <w:szCs w:val="24"/>
        </w:rPr>
        <w:t xml:space="preserve"> practitioners were asked what factors they consider when conducting UX experiments. </w:t>
      </w:r>
      <w:r>
        <w:rPr>
          <w:rFonts w:ascii="Times New Roman" w:eastAsiaTheme="minorEastAsia" w:hAnsi="Times New Roman" w:cs="Times New Roman"/>
          <w:bCs/>
          <w:sz w:val="24"/>
          <w:szCs w:val="24"/>
        </w:rPr>
        <w:t>Addressing t</w:t>
      </w:r>
      <w:r w:rsidRPr="00160424">
        <w:rPr>
          <w:rFonts w:ascii="Times New Roman" w:eastAsiaTheme="minorEastAsia" w:hAnsi="Times New Roman" w:cs="Times New Roman"/>
          <w:bCs/>
          <w:sz w:val="24"/>
          <w:szCs w:val="24"/>
        </w:rPr>
        <w:t xml:space="preserve">hese factors </w:t>
      </w:r>
      <w:r>
        <w:rPr>
          <w:rFonts w:ascii="Times New Roman" w:eastAsiaTheme="minorEastAsia" w:hAnsi="Times New Roman" w:cs="Times New Roman"/>
          <w:bCs/>
          <w:sz w:val="24"/>
          <w:szCs w:val="24"/>
        </w:rPr>
        <w:t>is likely to</w:t>
      </w:r>
      <w:r w:rsidRPr="00160424">
        <w:rPr>
          <w:rFonts w:ascii="Times New Roman" w:eastAsiaTheme="minorEastAsia" w:hAnsi="Times New Roman" w:cs="Times New Roman"/>
          <w:bCs/>
          <w:sz w:val="24"/>
          <w:szCs w:val="24"/>
        </w:rPr>
        <w:t xml:space="preserve"> help us in building an equation which is the basis for building the tool that will generate a score for each user story. Based on that score, </w:t>
      </w:r>
      <w:r>
        <w:rPr>
          <w:rFonts w:ascii="Times New Roman" w:eastAsiaTheme="minorEastAsia" w:hAnsi="Times New Roman" w:cs="Times New Roman"/>
          <w:bCs/>
          <w:sz w:val="24"/>
          <w:szCs w:val="24"/>
        </w:rPr>
        <w:t>the</w:t>
      </w:r>
      <w:r w:rsidRPr="00160424">
        <w:rPr>
          <w:rFonts w:ascii="Times New Roman" w:eastAsiaTheme="minorEastAsia" w:hAnsi="Times New Roman" w:cs="Times New Roman"/>
          <w:bCs/>
          <w:sz w:val="24"/>
          <w:szCs w:val="24"/>
        </w:rPr>
        <w:t xml:space="preserve"> agile team can make a decision on whether to prioritize this user story for a UX experiment or not. In summary, we found three </w:t>
      </w:r>
      <w:r w:rsidRPr="00133637">
        <w:rPr>
          <w:rFonts w:ascii="Times New Roman" w:eastAsiaTheme="minorEastAsia" w:hAnsi="Times New Roman" w:cs="Times New Roman"/>
          <w:bCs/>
          <w:sz w:val="24"/>
          <w:szCs w:val="24"/>
        </w:rPr>
        <w:t>factors</w:t>
      </w:r>
      <w:r w:rsidR="00133637">
        <w:rPr>
          <w:rFonts w:ascii="Times New Roman" w:eastAsiaTheme="minorEastAsia" w:hAnsi="Times New Roman" w:cs="Times New Roman"/>
          <w:bCs/>
          <w:sz w:val="24"/>
          <w:szCs w:val="24"/>
        </w:rPr>
        <w:t xml:space="preserve"> </w:t>
      </w:r>
      <w:r w:rsidR="00133637" w:rsidRPr="00133637">
        <w:rPr>
          <w:rFonts w:ascii="Times New Roman" w:eastAsiaTheme="minorEastAsia" w:hAnsi="Times New Roman" w:cs="Times New Roman"/>
          <w:bCs/>
          <w:sz w:val="24"/>
          <w:szCs w:val="24"/>
        </w:rPr>
        <w:t>(</w:t>
      </w:r>
      <w:r w:rsidR="00133637" w:rsidRPr="00133637">
        <w:rPr>
          <w:rFonts w:ascii="Times New Roman" w:eastAsiaTheme="minorEastAsia" w:hAnsi="Times New Roman" w:cs="Times New Roman"/>
          <w:bCs/>
          <w:sz w:val="24"/>
          <w:szCs w:val="24"/>
        </w:rPr>
        <w:fldChar w:fldCharType="begin"/>
      </w:r>
      <w:r w:rsidR="00133637" w:rsidRPr="00133637">
        <w:rPr>
          <w:rFonts w:ascii="Times New Roman" w:eastAsiaTheme="minorEastAsia" w:hAnsi="Times New Roman" w:cs="Times New Roman"/>
          <w:bCs/>
          <w:sz w:val="24"/>
          <w:szCs w:val="24"/>
        </w:rPr>
        <w:instrText xml:space="preserve"> REF _Ref125355930 \h  \* MERGEFORMAT </w:instrText>
      </w:r>
      <w:r w:rsidR="00133637" w:rsidRPr="00133637">
        <w:rPr>
          <w:rFonts w:ascii="Times New Roman" w:eastAsiaTheme="minorEastAsia" w:hAnsi="Times New Roman" w:cs="Times New Roman"/>
          <w:bCs/>
          <w:sz w:val="24"/>
          <w:szCs w:val="24"/>
        </w:rPr>
      </w:r>
      <w:r w:rsidR="00133637" w:rsidRPr="00133637">
        <w:rPr>
          <w:rFonts w:ascii="Times New Roman" w:eastAsiaTheme="minorEastAsia" w:hAnsi="Times New Roman" w:cs="Times New Roman"/>
          <w:bCs/>
          <w:sz w:val="24"/>
          <w:szCs w:val="24"/>
        </w:rPr>
        <w:fldChar w:fldCharType="separate"/>
      </w:r>
      <w:r w:rsidR="00133637" w:rsidRPr="00133637">
        <w:rPr>
          <w:rFonts w:asciiTheme="majorBidi" w:hAnsiTheme="majorBidi" w:cstheme="majorBidi"/>
          <w:sz w:val="24"/>
          <w:szCs w:val="24"/>
        </w:rPr>
        <w:t xml:space="preserve">Figure </w:t>
      </w:r>
      <w:r w:rsidR="00133637" w:rsidRPr="00133637">
        <w:rPr>
          <w:rFonts w:asciiTheme="majorBidi" w:hAnsiTheme="majorBidi" w:cstheme="majorBidi"/>
          <w:noProof/>
          <w:sz w:val="24"/>
          <w:szCs w:val="24"/>
        </w:rPr>
        <w:t>4</w:t>
      </w:r>
      <w:r w:rsidR="00133637" w:rsidRPr="00133637">
        <w:rPr>
          <w:rFonts w:ascii="Times New Roman" w:eastAsiaTheme="minorEastAsia" w:hAnsi="Times New Roman" w:cs="Times New Roman"/>
          <w:bCs/>
          <w:sz w:val="24"/>
          <w:szCs w:val="24"/>
        </w:rPr>
        <w:fldChar w:fldCharType="end"/>
      </w:r>
      <w:r w:rsidR="00133637">
        <w:rPr>
          <w:rFonts w:ascii="Times New Roman" w:eastAsiaTheme="minorEastAsia" w:hAnsi="Times New Roman" w:cs="Times New Roman"/>
          <w:bCs/>
          <w:sz w:val="24"/>
          <w:szCs w:val="24"/>
        </w:rPr>
        <w:t>)</w:t>
      </w:r>
      <w:r w:rsidRPr="00160424">
        <w:rPr>
          <w:rFonts w:ascii="Times New Roman" w:eastAsiaTheme="minorEastAsia" w:hAnsi="Times New Roman" w:cs="Times New Roman"/>
          <w:bCs/>
          <w:sz w:val="24"/>
          <w:szCs w:val="24"/>
        </w:rPr>
        <w:t xml:space="preserve">: </w:t>
      </w:r>
      <w:r w:rsidRPr="00160424">
        <w:rPr>
          <w:rFonts w:ascii="Times New Roman" w:eastAsiaTheme="minorEastAsia" w:hAnsi="Times New Roman" w:cs="Times New Roman"/>
          <w:bCs/>
          <w:i/>
          <w:iCs/>
          <w:sz w:val="24"/>
          <w:szCs w:val="24"/>
        </w:rPr>
        <w:t>Potential Value</w:t>
      </w:r>
      <w:r w:rsidRPr="00160424">
        <w:rPr>
          <w:rFonts w:ascii="Times New Roman" w:eastAsiaTheme="minorEastAsia" w:hAnsi="Times New Roman" w:cs="Times New Roman"/>
          <w:bCs/>
          <w:sz w:val="24"/>
          <w:szCs w:val="24"/>
        </w:rPr>
        <w:t xml:space="preserve">, </w:t>
      </w:r>
      <w:proofErr w:type="gramStart"/>
      <w:r w:rsidRPr="00160424">
        <w:rPr>
          <w:rFonts w:ascii="Times New Roman" w:eastAsiaTheme="minorEastAsia" w:hAnsi="Times New Roman" w:cs="Times New Roman"/>
          <w:bCs/>
          <w:i/>
          <w:iCs/>
          <w:sz w:val="24"/>
          <w:szCs w:val="24"/>
        </w:rPr>
        <w:t>Clarity</w:t>
      </w:r>
      <w:proofErr w:type="gramEnd"/>
      <w:r w:rsidRPr="00160424">
        <w:rPr>
          <w:rFonts w:ascii="Times New Roman" w:eastAsiaTheme="minorEastAsia" w:hAnsi="Times New Roman" w:cs="Times New Roman"/>
          <w:bCs/>
          <w:sz w:val="24"/>
          <w:szCs w:val="24"/>
        </w:rPr>
        <w:t xml:space="preserve"> and </w:t>
      </w:r>
      <w:r w:rsidRPr="00160424">
        <w:rPr>
          <w:rFonts w:ascii="Times New Roman" w:eastAsiaTheme="minorEastAsia" w:hAnsi="Times New Roman" w:cs="Times New Roman"/>
          <w:bCs/>
          <w:i/>
          <w:iCs/>
          <w:sz w:val="24"/>
          <w:szCs w:val="24"/>
        </w:rPr>
        <w:t>Familiarity</w:t>
      </w:r>
      <w:ins w:id="253" w:author="رزان الدوسري ID 443203966" w:date="2023-01-28T16:51:00Z">
        <w:r w:rsidR="00D10A40">
          <w:rPr>
            <w:rFonts w:ascii="Times New Roman" w:eastAsiaTheme="minorEastAsia" w:hAnsi="Times New Roman" w:cs="Times New Roman"/>
            <w:bCs/>
            <w:sz w:val="24"/>
            <w:szCs w:val="24"/>
          </w:rPr>
          <w:t xml:space="preserve">. </w:t>
        </w:r>
      </w:ins>
      <w:del w:id="254" w:author="رزان الدوسري ID 443203966" w:date="2023-01-28T16:51:00Z">
        <w:r w:rsidRPr="00160424" w:rsidDel="00D10A40">
          <w:rPr>
            <w:rFonts w:ascii="Times New Roman" w:eastAsiaTheme="minorEastAsia" w:hAnsi="Times New Roman" w:cs="Times New Roman"/>
            <w:bCs/>
            <w:sz w:val="24"/>
            <w:szCs w:val="24"/>
          </w:rPr>
          <w:delText xml:space="preserve"> </w:delText>
        </w:r>
        <w:r w:rsidRPr="00133637" w:rsidDel="00D10A40">
          <w:rPr>
            <w:rFonts w:ascii="Times New Roman" w:eastAsiaTheme="minorEastAsia" w:hAnsi="Times New Roman" w:cs="Times New Roman"/>
            <w:bCs/>
            <w:sz w:val="24"/>
            <w:szCs w:val="24"/>
            <w:highlight w:val="yellow"/>
          </w:rPr>
          <w:delText>which will be described in the following</w:delText>
        </w:r>
        <w:r w:rsidRPr="00160424" w:rsidDel="00D10A40">
          <w:rPr>
            <w:rFonts w:ascii="Times New Roman" w:eastAsiaTheme="minorEastAsia" w:hAnsi="Times New Roman" w:cs="Times New Roman"/>
            <w:bCs/>
            <w:sz w:val="24"/>
            <w:szCs w:val="24"/>
          </w:rPr>
          <w:delText>.</w:delText>
        </w:r>
      </w:del>
      <w:ins w:id="255" w:author="رزان الدوسري ID 443203966" w:date="2023-01-28T16:50:00Z">
        <w:r w:rsidR="00D10A40" w:rsidRPr="00D10A40">
          <w:rPr>
            <w:rFonts w:ascii="Times New Roman" w:eastAsiaTheme="minorEastAsia" w:hAnsi="Times New Roman" w:cs="Times New Roman"/>
            <w:bCs/>
            <w:sz w:val="24"/>
            <w:szCs w:val="24"/>
          </w:rPr>
          <w:t xml:space="preserve">The </w:t>
        </w:r>
      </w:ins>
      <w:ins w:id="256" w:author="رزان الدوسري ID 443203966" w:date="2023-01-28T16:51:00Z">
        <w:r w:rsidR="00D10A40">
          <w:rPr>
            <w:rFonts w:ascii="Times New Roman" w:eastAsiaTheme="minorEastAsia" w:hAnsi="Times New Roman" w:cs="Times New Roman"/>
            <w:bCs/>
            <w:sz w:val="24"/>
            <w:szCs w:val="24"/>
          </w:rPr>
          <w:t>factors</w:t>
        </w:r>
      </w:ins>
      <w:ins w:id="257" w:author="رزان الدوسري ID 443203966" w:date="2023-01-28T16:50:00Z">
        <w:r w:rsidR="00D10A40" w:rsidRPr="00D10A40">
          <w:rPr>
            <w:rFonts w:ascii="Times New Roman" w:eastAsiaTheme="minorEastAsia" w:hAnsi="Times New Roman" w:cs="Times New Roman"/>
            <w:bCs/>
            <w:sz w:val="24"/>
            <w:szCs w:val="24"/>
          </w:rPr>
          <w:t xml:space="preserve"> are further described in detail below</w:t>
        </w:r>
      </w:ins>
      <w:ins w:id="258" w:author="رزان الدوسري ID 443203966" w:date="2023-01-28T16:51:00Z">
        <w:r w:rsidR="00D10A40">
          <w:rPr>
            <w:rFonts w:ascii="Times New Roman" w:eastAsiaTheme="minorEastAsia" w:hAnsi="Times New Roman" w:cs="Times New Roman"/>
            <w:bCs/>
            <w:sz w:val="24"/>
            <w:szCs w:val="24"/>
          </w:rPr>
          <w:t>.</w:t>
        </w:r>
      </w:ins>
    </w:p>
    <w:p w14:paraId="7F96BD48" w14:textId="2EAC99E2" w:rsidR="00133637" w:rsidRPr="00133637" w:rsidRDefault="00401A19" w:rsidP="00133637">
      <w:pPr>
        <w:pStyle w:val="Caption"/>
        <w:jc w:val="center"/>
        <w:rPr>
          <w:rFonts w:asciiTheme="majorBidi" w:hAnsiTheme="majorBidi" w:cstheme="majorBidi"/>
          <w:i w:val="0"/>
          <w:iCs w:val="0"/>
          <w:color w:val="auto"/>
          <w:sz w:val="20"/>
          <w:szCs w:val="20"/>
        </w:rPr>
      </w:pPr>
      <w:bookmarkStart w:id="259" w:name="_Ref125355930"/>
      <w:bookmarkStart w:id="260" w:name="_Toc125418775"/>
      <w:r>
        <w:rPr>
          <w:rFonts w:ascii="Times New Roman" w:eastAsiaTheme="minorEastAsia" w:hAnsi="Times New Roman" w:cs="Times New Roman"/>
          <w:bCs/>
          <w:noProof/>
          <w:sz w:val="24"/>
          <w:szCs w:val="24"/>
        </w:rPr>
        <w:lastRenderedPageBreak/>
        <w:drawing>
          <wp:anchor distT="0" distB="0" distL="114300" distR="114300" simplePos="0" relativeHeight="251667456" behindDoc="0" locked="0" layoutInCell="1" allowOverlap="1" wp14:anchorId="7DFC5A93" wp14:editId="2945AEFE">
            <wp:simplePos x="0" y="0"/>
            <wp:positionH relativeFrom="column">
              <wp:posOffset>174625</wp:posOffset>
            </wp:positionH>
            <wp:positionV relativeFrom="paragraph">
              <wp:posOffset>577</wp:posOffset>
            </wp:positionV>
            <wp:extent cx="5471795" cy="2413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71795" cy="2413000"/>
                    </a:xfrm>
                    <a:prstGeom prst="rect">
                      <a:avLst/>
                    </a:prstGeom>
                  </pic:spPr>
                </pic:pic>
              </a:graphicData>
            </a:graphic>
            <wp14:sizeRelH relativeFrom="page">
              <wp14:pctWidth>0</wp14:pctWidth>
            </wp14:sizeRelH>
            <wp14:sizeRelV relativeFrom="page">
              <wp14:pctHeight>0</wp14:pctHeight>
            </wp14:sizeRelV>
          </wp:anchor>
        </w:drawing>
      </w:r>
      <w:r w:rsidR="00F43EEF" w:rsidRPr="00133637">
        <w:rPr>
          <w:rFonts w:asciiTheme="majorBidi" w:hAnsiTheme="majorBidi" w:cstheme="majorBidi"/>
          <w:i w:val="0"/>
          <w:iCs w:val="0"/>
          <w:color w:val="auto"/>
          <w:sz w:val="20"/>
          <w:szCs w:val="20"/>
        </w:rPr>
        <w:t xml:space="preserve">Figure </w:t>
      </w:r>
      <w:r w:rsidR="00F43EEF" w:rsidRPr="00133637">
        <w:rPr>
          <w:rFonts w:asciiTheme="majorBidi" w:hAnsiTheme="majorBidi" w:cstheme="majorBidi"/>
          <w:i w:val="0"/>
          <w:iCs w:val="0"/>
          <w:color w:val="auto"/>
          <w:sz w:val="20"/>
          <w:szCs w:val="20"/>
        </w:rPr>
        <w:fldChar w:fldCharType="begin"/>
      </w:r>
      <w:r w:rsidR="00F43EEF" w:rsidRPr="00133637">
        <w:rPr>
          <w:rFonts w:asciiTheme="majorBidi" w:hAnsiTheme="majorBidi" w:cstheme="majorBidi"/>
          <w:i w:val="0"/>
          <w:iCs w:val="0"/>
          <w:color w:val="auto"/>
          <w:sz w:val="20"/>
          <w:szCs w:val="20"/>
        </w:rPr>
        <w:instrText xml:space="preserve"> SEQ Figure \* ARABIC </w:instrText>
      </w:r>
      <w:r w:rsidR="00F43EEF" w:rsidRPr="00133637">
        <w:rPr>
          <w:rFonts w:asciiTheme="majorBidi" w:hAnsiTheme="majorBidi" w:cstheme="majorBidi"/>
          <w:i w:val="0"/>
          <w:iCs w:val="0"/>
          <w:color w:val="auto"/>
          <w:sz w:val="20"/>
          <w:szCs w:val="20"/>
        </w:rPr>
        <w:fldChar w:fldCharType="separate"/>
      </w:r>
      <w:r w:rsidR="006A12AF">
        <w:rPr>
          <w:rFonts w:asciiTheme="majorBidi" w:hAnsiTheme="majorBidi" w:cstheme="majorBidi"/>
          <w:i w:val="0"/>
          <w:iCs w:val="0"/>
          <w:noProof/>
          <w:color w:val="auto"/>
          <w:sz w:val="20"/>
          <w:szCs w:val="20"/>
        </w:rPr>
        <w:t>4</w:t>
      </w:r>
      <w:r w:rsidR="00F43EEF" w:rsidRPr="00133637">
        <w:rPr>
          <w:rFonts w:asciiTheme="majorBidi" w:hAnsiTheme="majorBidi" w:cstheme="majorBidi"/>
          <w:i w:val="0"/>
          <w:iCs w:val="0"/>
          <w:color w:val="auto"/>
          <w:sz w:val="20"/>
          <w:szCs w:val="20"/>
        </w:rPr>
        <w:fldChar w:fldCharType="end"/>
      </w:r>
      <w:bookmarkEnd w:id="259"/>
      <w:r w:rsidR="00F43EEF" w:rsidRPr="00133637">
        <w:rPr>
          <w:rFonts w:asciiTheme="majorBidi" w:hAnsiTheme="majorBidi" w:cstheme="majorBidi"/>
          <w:i w:val="0"/>
          <w:iCs w:val="0"/>
          <w:color w:val="auto"/>
          <w:sz w:val="20"/>
          <w:szCs w:val="20"/>
        </w:rPr>
        <w:t>.Factors that influence the amount of effort required for UX experiments</w:t>
      </w:r>
      <w:bookmarkEnd w:id="260"/>
    </w:p>
    <w:p w14:paraId="4C189081" w14:textId="03E58DD7" w:rsidR="006F4616" w:rsidRPr="00A61BEB" w:rsidRDefault="006F4616" w:rsidP="006C3EB9">
      <w:pPr>
        <w:pStyle w:val="ListParagraph"/>
        <w:numPr>
          <w:ilvl w:val="1"/>
          <w:numId w:val="5"/>
        </w:numPr>
        <w:ind w:left="993"/>
        <w:jc w:val="both"/>
        <w:rPr>
          <w:rFonts w:ascii="Times New Roman" w:eastAsiaTheme="minorEastAsia" w:hAnsi="Times New Roman" w:cs="Times New Roman"/>
          <w:b/>
          <w:sz w:val="24"/>
          <w:szCs w:val="24"/>
        </w:rPr>
      </w:pPr>
      <w:r w:rsidRPr="00A61BEB">
        <w:rPr>
          <w:rFonts w:ascii="Times New Roman" w:eastAsiaTheme="minorEastAsia" w:hAnsi="Times New Roman" w:cs="Times New Roman"/>
          <w:b/>
          <w:sz w:val="24"/>
          <w:szCs w:val="24"/>
        </w:rPr>
        <w:t>Potential Value</w:t>
      </w:r>
    </w:p>
    <w:p w14:paraId="656C7E1A" w14:textId="63892194" w:rsidR="006F4616" w:rsidRDefault="006F4616" w:rsidP="00C443F7">
      <w:pPr>
        <w:ind w:firstLine="284"/>
        <w:jc w:val="both"/>
        <w:rPr>
          <w:rFonts w:ascii="Times New Roman" w:eastAsiaTheme="minorEastAsia" w:hAnsi="Times New Roman" w:cs="Times New Roman"/>
          <w:bCs/>
          <w:sz w:val="24"/>
          <w:szCs w:val="24"/>
        </w:rPr>
      </w:pPr>
      <w:r w:rsidRPr="00822FD6">
        <w:rPr>
          <w:rFonts w:ascii="Times New Roman" w:eastAsiaTheme="minorEastAsia" w:hAnsi="Times New Roman" w:cs="Times New Roman"/>
          <w:bCs/>
          <w:sz w:val="24"/>
          <w:szCs w:val="24"/>
        </w:rPr>
        <w:t>Among the participants we interviewed, nearly all of the participants mentioned</w:t>
      </w:r>
      <w:r>
        <w:rPr>
          <w:rFonts w:ascii="Times New Roman" w:eastAsiaTheme="minorEastAsia" w:hAnsi="Times New Roman" w:cs="Times New Roman"/>
          <w:bCs/>
          <w:sz w:val="24"/>
          <w:szCs w:val="24"/>
        </w:rPr>
        <w:t xml:space="preserve"> that</w:t>
      </w:r>
      <w:r w:rsidRPr="00822FD6">
        <w:rPr>
          <w:rFonts w:ascii="Times New Roman" w:eastAsiaTheme="minorEastAsia" w:hAnsi="Times New Roman" w:cs="Times New Roman"/>
          <w:bCs/>
          <w:sz w:val="24"/>
          <w:szCs w:val="24"/>
        </w:rPr>
        <w:t xml:space="preserve"> business and customer value are taken </w:t>
      </w:r>
      <w:r>
        <w:rPr>
          <w:rFonts w:ascii="Times New Roman" w:eastAsiaTheme="minorEastAsia" w:hAnsi="Times New Roman" w:cs="Times New Roman"/>
          <w:bCs/>
          <w:sz w:val="24"/>
          <w:szCs w:val="24"/>
        </w:rPr>
        <w:t>into</w:t>
      </w:r>
      <w:r w:rsidRPr="00822FD6">
        <w:rPr>
          <w:rFonts w:ascii="Times New Roman" w:eastAsiaTheme="minorEastAsia" w:hAnsi="Times New Roman" w:cs="Times New Roman"/>
          <w:bCs/>
          <w:sz w:val="24"/>
          <w:szCs w:val="24"/>
        </w:rPr>
        <w:t xml:space="preserve"> consideration, </w:t>
      </w:r>
      <w:r>
        <w:rPr>
          <w:rFonts w:ascii="Times New Roman" w:eastAsiaTheme="minorEastAsia" w:hAnsi="Times New Roman" w:cs="Times New Roman"/>
          <w:bCs/>
          <w:sz w:val="24"/>
          <w:szCs w:val="24"/>
        </w:rPr>
        <w:t>but</w:t>
      </w:r>
      <w:r w:rsidRPr="00822FD6">
        <w:rPr>
          <w:rFonts w:ascii="Times New Roman" w:eastAsiaTheme="minorEastAsia" w:hAnsi="Times New Roman" w:cs="Times New Roman"/>
          <w:bCs/>
          <w:sz w:val="24"/>
          <w:szCs w:val="24"/>
        </w:rPr>
        <w:t xml:space="preserve"> there </w:t>
      </w:r>
      <w:r>
        <w:rPr>
          <w:rFonts w:ascii="Times New Roman" w:eastAsiaTheme="minorEastAsia" w:hAnsi="Times New Roman" w:cs="Times New Roman"/>
          <w:bCs/>
          <w:sz w:val="24"/>
          <w:szCs w:val="24"/>
        </w:rPr>
        <w:t>were</w:t>
      </w:r>
      <w:r w:rsidRPr="00822FD6">
        <w:rPr>
          <w:rFonts w:ascii="Times New Roman" w:eastAsiaTheme="minorEastAsia" w:hAnsi="Times New Roman" w:cs="Times New Roman"/>
          <w:bCs/>
          <w:sz w:val="24"/>
          <w:szCs w:val="24"/>
        </w:rPr>
        <w:t xml:space="preserve"> some tensions </w:t>
      </w:r>
      <w:r>
        <w:rPr>
          <w:rFonts w:ascii="Times New Roman" w:eastAsiaTheme="minorEastAsia" w:hAnsi="Times New Roman" w:cs="Times New Roman"/>
          <w:bCs/>
          <w:sz w:val="24"/>
          <w:szCs w:val="24"/>
        </w:rPr>
        <w:t xml:space="preserve">of </w:t>
      </w:r>
      <w:r w:rsidRPr="00822FD6">
        <w:rPr>
          <w:rFonts w:ascii="Times New Roman" w:eastAsiaTheme="minorEastAsia" w:hAnsi="Times New Roman" w:cs="Times New Roman"/>
          <w:bCs/>
          <w:sz w:val="24"/>
          <w:szCs w:val="24"/>
        </w:rPr>
        <w:t xml:space="preserve">whether the business value has higher impact than customer value or not. </w:t>
      </w:r>
      <w:r>
        <w:rPr>
          <w:rFonts w:ascii="Times New Roman" w:eastAsiaTheme="minorEastAsia" w:hAnsi="Times New Roman" w:cs="Times New Roman"/>
          <w:bCs/>
          <w:sz w:val="24"/>
          <w:szCs w:val="24"/>
        </w:rPr>
        <w:t xml:space="preserve">Several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s</w:t>
      </w:r>
      <w:r w:rsidRPr="006F17E3">
        <w:rPr>
          <w:rFonts w:ascii="Times New Roman" w:eastAsiaTheme="minorEastAsia" w:hAnsi="Times New Roman" w:cs="Times New Roman"/>
          <w:bCs/>
          <w:sz w:val="24"/>
          <w:szCs w:val="24"/>
        </w:rPr>
        <w:t xml:space="preserve"> stated</w:t>
      </w:r>
      <w:r>
        <w:rPr>
          <w:rFonts w:ascii="Times New Roman" w:eastAsiaTheme="minorEastAsia" w:hAnsi="Times New Roman" w:cs="Times New Roman"/>
          <w:bCs/>
          <w:sz w:val="24"/>
          <w:szCs w:val="24"/>
        </w:rPr>
        <w:t xml:space="preserve"> that they focus on business value, however one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sees from his perspective that the customer value should consider more important than business value:</w:t>
      </w:r>
    </w:p>
    <w:p w14:paraId="0E2E921A" w14:textId="77777777" w:rsidR="006F4616" w:rsidRDefault="006F4616" w:rsidP="00A14562">
      <w:pPr>
        <w:ind w:left="567"/>
        <w:jc w:val="both"/>
        <w:rPr>
          <w:rFonts w:ascii="Times New Roman" w:eastAsiaTheme="minorEastAsia" w:hAnsi="Times New Roman" w:cs="Times New Roman"/>
          <w:bCs/>
          <w:sz w:val="24"/>
          <w:szCs w:val="24"/>
        </w:rPr>
      </w:pPr>
      <w:r w:rsidRPr="006F17E3">
        <w:rPr>
          <w:rFonts w:ascii="Times New Roman" w:eastAsiaTheme="minorEastAsia" w:hAnsi="Times New Roman" w:cs="Times New Roman"/>
          <w:bCs/>
          <w:sz w:val="24"/>
          <w:szCs w:val="24"/>
        </w:rPr>
        <w:t xml:space="preserve">“It is business, so we focus on delivering features and services that return profit to the company”, yet, in his opinion, “If your product is not used by the users, will it have value? </w:t>
      </w:r>
      <w:r>
        <w:rPr>
          <w:rFonts w:ascii="Times New Roman" w:eastAsiaTheme="minorEastAsia" w:hAnsi="Times New Roman" w:cs="Times New Roman"/>
          <w:bCs/>
          <w:sz w:val="24"/>
          <w:szCs w:val="24"/>
        </w:rPr>
        <w:t>No, i</w:t>
      </w:r>
      <w:r w:rsidRPr="006F17E3">
        <w:rPr>
          <w:rFonts w:ascii="Times New Roman" w:eastAsiaTheme="minorEastAsia" w:hAnsi="Times New Roman" w:cs="Times New Roman"/>
          <w:bCs/>
          <w:sz w:val="24"/>
          <w:szCs w:val="24"/>
        </w:rPr>
        <w:t>t will not. Therefore, from my perspective, we should focus on the users.</w:t>
      </w:r>
      <w:r>
        <w:rPr>
          <w:rFonts w:ascii="Times New Roman" w:eastAsiaTheme="minorEastAsia" w:hAnsi="Times New Roman" w:cs="Times New Roman"/>
          <w:bCs/>
          <w:sz w:val="24"/>
          <w:szCs w:val="24"/>
        </w:rPr>
        <w:t>”.</w:t>
      </w:r>
      <w:r w:rsidRPr="006F17E3">
        <w:rPr>
          <w:rFonts w:ascii="Times New Roman" w:eastAsiaTheme="minorEastAsia" w:hAnsi="Times New Roman" w:cs="Times New Roman"/>
          <w:bCs/>
          <w:sz w:val="24"/>
          <w:szCs w:val="24"/>
        </w:rPr>
        <w:t xml:space="preserve"> Continuing, the participant said, </w:t>
      </w:r>
      <w:r>
        <w:rPr>
          <w:rFonts w:ascii="Times New Roman" w:eastAsiaTheme="minorEastAsia" w:hAnsi="Times New Roman" w:cs="Times New Roman"/>
          <w:bCs/>
          <w:sz w:val="24"/>
          <w:szCs w:val="24"/>
        </w:rPr>
        <w:t>“</w:t>
      </w:r>
      <w:r w:rsidRPr="006F17E3">
        <w:rPr>
          <w:rFonts w:ascii="Times New Roman" w:eastAsiaTheme="minorEastAsia" w:hAnsi="Times New Roman" w:cs="Times New Roman"/>
          <w:bCs/>
          <w:sz w:val="24"/>
          <w:szCs w:val="24"/>
        </w:rPr>
        <w:t>We should focus more on customer value than business value, as the services/features might not succeed as expected without knowing the users' needs”.</w:t>
      </w:r>
      <w:r>
        <w:rPr>
          <w:rFonts w:ascii="Times New Roman" w:eastAsiaTheme="minorEastAsia" w:hAnsi="Times New Roman" w:cs="Times New Roman"/>
          <w:bCs/>
          <w:sz w:val="24"/>
          <w:szCs w:val="24"/>
        </w:rPr>
        <w:t xml:space="preserve"> (Saad)</w:t>
      </w:r>
    </w:p>
    <w:p w14:paraId="2BA79D14"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“Another factor to consider is, which feature is important to the stakeholder (</w:t>
      </w:r>
      <w:r w:rsidRPr="001352D6">
        <w:rPr>
          <w:rFonts w:ascii="Times New Roman" w:eastAsiaTheme="minorEastAsia" w:hAnsi="Times New Roman" w:cs="Times New Roman"/>
          <w:bCs/>
          <w:sz w:val="24"/>
          <w:szCs w:val="24"/>
        </w:rPr>
        <w:t>business</w:t>
      </w:r>
      <w:r>
        <w:rPr>
          <w:rFonts w:ascii="Times New Roman" w:eastAsiaTheme="minorEastAsia" w:hAnsi="Times New Roman" w:cs="Times New Roman"/>
          <w:bCs/>
          <w:sz w:val="24"/>
          <w:szCs w:val="24"/>
        </w:rPr>
        <w:t>)”. (Hamad)</w:t>
      </w:r>
    </w:p>
    <w:p w14:paraId="5841D37E" w14:textId="77777777" w:rsidR="006F4616" w:rsidRDefault="006F4616" w:rsidP="00C443F7">
      <w:pPr>
        <w:ind w:firstLine="284"/>
        <w:jc w:val="both"/>
        <w:rPr>
          <w:rFonts w:ascii="Times New Roman" w:eastAsiaTheme="minorEastAsia" w:hAnsi="Times New Roman" w:cs="Times New Roman"/>
          <w:bCs/>
          <w:sz w:val="24"/>
          <w:szCs w:val="24"/>
        </w:rPr>
      </w:pPr>
      <w:r w:rsidRPr="006A696F">
        <w:rPr>
          <w:rFonts w:ascii="Times New Roman" w:eastAsiaTheme="minorEastAsia" w:hAnsi="Times New Roman" w:cs="Times New Roman"/>
          <w:bCs/>
          <w:sz w:val="24"/>
          <w:szCs w:val="24"/>
        </w:rPr>
        <w:t xml:space="preserve">One participant </w:t>
      </w:r>
      <w:r>
        <w:rPr>
          <w:rFonts w:ascii="Times New Roman" w:eastAsiaTheme="minorEastAsia" w:hAnsi="Times New Roman" w:cs="Times New Roman"/>
          <w:bCs/>
          <w:sz w:val="24"/>
          <w:szCs w:val="24"/>
        </w:rPr>
        <w:t xml:space="preserve">stated that the </w:t>
      </w:r>
      <w:r w:rsidRPr="00436ECC">
        <w:rPr>
          <w:rFonts w:ascii="Times New Roman" w:eastAsiaTheme="minorEastAsia" w:hAnsi="Times New Roman" w:cs="Times New Roman"/>
          <w:bCs/>
          <w:sz w:val="24"/>
          <w:szCs w:val="24"/>
        </w:rPr>
        <w:t xml:space="preserve">feature </w:t>
      </w:r>
      <w:r>
        <w:rPr>
          <w:rFonts w:ascii="Times New Roman" w:eastAsiaTheme="minorEastAsia" w:hAnsi="Times New Roman" w:cs="Times New Roman"/>
          <w:bCs/>
          <w:sz w:val="24"/>
          <w:szCs w:val="24"/>
        </w:rPr>
        <w:t xml:space="preserve">that has a business value is </w:t>
      </w:r>
      <w:r w:rsidRPr="00436ECC">
        <w:rPr>
          <w:rFonts w:ascii="Times New Roman" w:eastAsiaTheme="minorEastAsia" w:hAnsi="Times New Roman" w:cs="Times New Roman"/>
          <w:bCs/>
          <w:sz w:val="24"/>
          <w:szCs w:val="24"/>
        </w:rPr>
        <w:t>considered a high priority regardless of whether the user needs it or not</w:t>
      </w:r>
      <w:r>
        <w:rPr>
          <w:rFonts w:ascii="Times New Roman" w:eastAsiaTheme="minorEastAsia" w:hAnsi="Times New Roman" w:cs="Times New Roman"/>
          <w:bCs/>
          <w:sz w:val="24"/>
          <w:szCs w:val="24"/>
        </w:rPr>
        <w:t>:</w:t>
      </w:r>
    </w:p>
    <w:p w14:paraId="705B70B2"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“A</w:t>
      </w:r>
      <w:r w:rsidRPr="00436ECC">
        <w:rPr>
          <w:rFonts w:ascii="Times New Roman" w:eastAsiaTheme="minorEastAsia" w:hAnsi="Times New Roman" w:cs="Times New Roman"/>
          <w:bCs/>
          <w:sz w:val="24"/>
          <w:szCs w:val="24"/>
        </w:rPr>
        <w:t xml:space="preserve"> feature that provides profit </w:t>
      </w:r>
      <w:r>
        <w:rPr>
          <w:rFonts w:ascii="Times New Roman" w:eastAsiaTheme="minorEastAsia" w:hAnsi="Times New Roman" w:cs="Times New Roman"/>
          <w:bCs/>
          <w:sz w:val="24"/>
          <w:szCs w:val="24"/>
        </w:rPr>
        <w:t>for</w:t>
      </w:r>
      <w:r w:rsidRPr="00436ECC">
        <w:rPr>
          <w:rFonts w:ascii="Times New Roman" w:eastAsiaTheme="minorEastAsia" w:hAnsi="Times New Roman" w:cs="Times New Roman"/>
          <w:bCs/>
          <w:sz w:val="24"/>
          <w:szCs w:val="24"/>
        </w:rPr>
        <w:t xml:space="preserve"> the company should be considered a high priority regardless of whether the user needs it or not, as long as it furthers the company's business goal. </w:t>
      </w:r>
      <w:r>
        <w:rPr>
          <w:rFonts w:ascii="Times New Roman" w:eastAsiaTheme="minorEastAsia" w:hAnsi="Times New Roman" w:cs="Times New Roman"/>
          <w:bCs/>
          <w:sz w:val="24"/>
          <w:szCs w:val="24"/>
        </w:rPr>
        <w:t xml:space="preserve">I try to balance between </w:t>
      </w:r>
      <w:r w:rsidRPr="001352D6">
        <w:rPr>
          <w:rFonts w:ascii="Times New Roman" w:eastAsiaTheme="minorEastAsia" w:hAnsi="Times New Roman" w:cs="Times New Roman"/>
          <w:bCs/>
          <w:sz w:val="24"/>
          <w:szCs w:val="24"/>
        </w:rPr>
        <w:t>both business and customer value</w:t>
      </w:r>
      <w:r>
        <w:rPr>
          <w:rFonts w:ascii="Times New Roman" w:eastAsiaTheme="minorEastAsia" w:hAnsi="Times New Roman" w:cs="Times New Roman"/>
          <w:bCs/>
          <w:sz w:val="24"/>
          <w:szCs w:val="24"/>
        </w:rPr>
        <w:t>.” (Moath)</w:t>
      </w:r>
    </w:p>
    <w:p w14:paraId="7EFF5A64"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However, several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s</w:t>
      </w:r>
      <w:r w:rsidRPr="006F17E3">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stated the effect of business and customer is subjective, where it depends on the company’s strategy:</w:t>
      </w:r>
    </w:p>
    <w:p w14:paraId="253BA6BD"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 consider customer value has a higher impact than business</w:t>
      </w:r>
      <w:r w:rsidRPr="00721B65">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value. However, </w:t>
      </w:r>
      <w:r w:rsidRPr="00436ECC">
        <w:rPr>
          <w:rFonts w:ascii="Times New Roman" w:eastAsiaTheme="minorEastAsia" w:hAnsi="Times New Roman" w:cs="Times New Roman"/>
          <w:bCs/>
          <w:sz w:val="24"/>
          <w:szCs w:val="24"/>
        </w:rPr>
        <w:t>when the process is conducted in a way that ensures that both values are treated equally</w:t>
      </w:r>
      <w:r>
        <w:rPr>
          <w:rFonts w:ascii="Times New Roman" w:eastAsiaTheme="minorEastAsia" w:hAnsi="Times New Roman" w:cs="Times New Roman"/>
          <w:bCs/>
          <w:sz w:val="24"/>
          <w:szCs w:val="24"/>
        </w:rPr>
        <w:t xml:space="preserve">, by </w:t>
      </w:r>
      <w:r>
        <w:rPr>
          <w:rFonts w:ascii="Times New Roman" w:eastAsiaTheme="minorEastAsia" w:hAnsi="Times New Roman" w:cs="Times New Roman"/>
          <w:bCs/>
          <w:sz w:val="24"/>
          <w:szCs w:val="24"/>
        </w:rPr>
        <w:lastRenderedPageBreak/>
        <w:t xml:space="preserve">including UX researchers during the requirement and analysis phases will ensure that these values will be aligned.”. </w:t>
      </w:r>
      <w:r w:rsidRPr="00436ECC">
        <w:rPr>
          <w:rFonts w:ascii="Times New Roman" w:eastAsiaTheme="minorEastAsia" w:hAnsi="Times New Roman" w:cs="Times New Roman"/>
          <w:bCs/>
          <w:sz w:val="24"/>
          <w:szCs w:val="24"/>
        </w:rPr>
        <w:t xml:space="preserve">In addition, the participant said, </w:t>
      </w:r>
      <w:r>
        <w:rPr>
          <w:rFonts w:ascii="Times New Roman" w:eastAsiaTheme="minorEastAsia" w:hAnsi="Times New Roman" w:cs="Times New Roman"/>
          <w:bCs/>
          <w:sz w:val="24"/>
          <w:szCs w:val="24"/>
        </w:rPr>
        <w:t>“In practice it is subjective; it depends on the company’s strategy, whether the UX team is part of the product team (“business value is higher”) or are part of the development and operations team (“customer value is higher”), again it depends on the company’s strategy”. (Saif)</w:t>
      </w:r>
    </w:p>
    <w:p w14:paraId="7C787699"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075BF9">
        <w:rPr>
          <w:rFonts w:ascii="Times New Roman" w:eastAsiaTheme="minorEastAsia" w:hAnsi="Times New Roman" w:cs="Times New Roman"/>
          <w:bCs/>
          <w:sz w:val="24"/>
          <w:szCs w:val="24"/>
        </w:rPr>
        <w:t xml:space="preserve">We conduct usability testing to a critical feature, and the criticality depends on what sector the UX practitioner belongs to. In the case of a sector related to human safety, then we will focus on user </w:t>
      </w:r>
      <w:r>
        <w:rPr>
          <w:rFonts w:ascii="Times New Roman" w:eastAsiaTheme="minorEastAsia" w:hAnsi="Times New Roman" w:cs="Times New Roman"/>
          <w:bCs/>
          <w:sz w:val="24"/>
          <w:szCs w:val="24"/>
        </w:rPr>
        <w:t>value</w:t>
      </w:r>
      <w:r w:rsidRPr="00075BF9">
        <w:rPr>
          <w:rFonts w:ascii="Times New Roman" w:eastAsiaTheme="minorEastAsia" w:hAnsi="Times New Roman" w:cs="Times New Roman"/>
          <w:bCs/>
          <w:sz w:val="24"/>
          <w:szCs w:val="24"/>
        </w:rPr>
        <w:t xml:space="preserve">, whereas in a private sector we will focus on business </w:t>
      </w:r>
      <w:r>
        <w:rPr>
          <w:rFonts w:ascii="Times New Roman" w:eastAsiaTheme="minorEastAsia" w:hAnsi="Times New Roman" w:cs="Times New Roman"/>
          <w:bCs/>
          <w:sz w:val="24"/>
          <w:szCs w:val="24"/>
        </w:rPr>
        <w:t>value</w:t>
      </w:r>
      <w:r w:rsidRPr="00075BF9">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w:t>
      </w:r>
      <w:r w:rsidRPr="00075BF9">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(Hamad)</w:t>
      </w:r>
    </w:p>
    <w:p w14:paraId="346AD8E6"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E8177C">
        <w:rPr>
          <w:rFonts w:ascii="Times New Roman" w:eastAsiaTheme="minorEastAsia" w:hAnsi="Times New Roman" w:cs="Times New Roman"/>
          <w:bCs/>
          <w:sz w:val="24"/>
          <w:szCs w:val="24"/>
        </w:rPr>
        <w:t>As UX practitioners are part of the organization, their prioritization should not be driven by only their work, rather it should be based on the organization's strategic goals.</w:t>
      </w:r>
      <w:r>
        <w:rPr>
          <w:rFonts w:ascii="Times New Roman" w:eastAsiaTheme="minorEastAsia" w:hAnsi="Times New Roman" w:cs="Times New Roman"/>
          <w:bCs/>
          <w:sz w:val="24"/>
          <w:szCs w:val="24"/>
        </w:rPr>
        <w:t>” (Bandar)</w:t>
      </w:r>
    </w:p>
    <w:p w14:paraId="020FB937" w14:textId="77777777" w:rsidR="006F4616" w:rsidRDefault="006F4616" w:rsidP="00C443F7">
      <w:pPr>
        <w:ind w:firstLine="284"/>
        <w:jc w:val="both"/>
        <w:rPr>
          <w:rFonts w:ascii="Times New Roman" w:eastAsiaTheme="minorEastAsia" w:hAnsi="Times New Roman" w:cs="Times New Roman"/>
          <w:bCs/>
          <w:sz w:val="24"/>
          <w:szCs w:val="24"/>
        </w:rPr>
      </w:pPr>
      <w:r w:rsidRPr="0074626B">
        <w:rPr>
          <w:rFonts w:ascii="Times New Roman" w:eastAsiaTheme="minorEastAsia" w:hAnsi="Times New Roman" w:cs="Times New Roman"/>
          <w:bCs/>
          <w:sz w:val="24"/>
          <w:szCs w:val="24"/>
        </w:rPr>
        <w:t xml:space="preserve">There is an inherent tension between business value and customer value, which can be resolved by considering both values as potential value. </w:t>
      </w:r>
      <w:r>
        <w:rPr>
          <w:rFonts w:ascii="Times New Roman" w:eastAsiaTheme="minorEastAsia" w:hAnsi="Times New Roman" w:cs="Times New Roman"/>
          <w:bCs/>
          <w:sz w:val="24"/>
          <w:szCs w:val="24"/>
        </w:rPr>
        <w:t>Three p</w:t>
      </w:r>
      <w:r w:rsidRPr="00A61BEB">
        <w:rPr>
          <w:rFonts w:ascii="Times New Roman" w:eastAsiaTheme="minorEastAsia" w:hAnsi="Times New Roman" w:cs="Times New Roman"/>
          <w:bCs/>
          <w:sz w:val="24"/>
          <w:szCs w:val="24"/>
        </w:rPr>
        <w:t xml:space="preserve">articipants emphasized that both </w:t>
      </w:r>
      <w:r>
        <w:rPr>
          <w:rFonts w:ascii="Times New Roman" w:eastAsiaTheme="minorEastAsia" w:hAnsi="Times New Roman" w:cs="Times New Roman"/>
          <w:bCs/>
          <w:sz w:val="24"/>
          <w:szCs w:val="24"/>
        </w:rPr>
        <w:t xml:space="preserve">values </w:t>
      </w:r>
      <w:r w:rsidRPr="00A61BEB">
        <w:rPr>
          <w:rFonts w:ascii="Times New Roman" w:eastAsiaTheme="minorEastAsia" w:hAnsi="Times New Roman" w:cs="Times New Roman"/>
          <w:bCs/>
          <w:sz w:val="24"/>
          <w:szCs w:val="24"/>
        </w:rPr>
        <w:t>are related and can be aligned</w:t>
      </w:r>
      <w:r>
        <w:rPr>
          <w:rFonts w:ascii="Times New Roman" w:eastAsiaTheme="minorEastAsia" w:hAnsi="Times New Roman" w:cs="Times New Roman"/>
          <w:bCs/>
          <w:sz w:val="24"/>
          <w:szCs w:val="24"/>
        </w:rPr>
        <w:t>:</w:t>
      </w:r>
    </w:p>
    <w:p w14:paraId="3041154D"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“In the research phase, </w:t>
      </w:r>
      <w:r w:rsidRPr="00104050">
        <w:rPr>
          <w:rFonts w:ascii="Times New Roman" w:eastAsiaTheme="minorEastAsia" w:hAnsi="Times New Roman" w:cs="Times New Roman"/>
          <w:bCs/>
          <w:sz w:val="24"/>
          <w:szCs w:val="24"/>
        </w:rPr>
        <w:t xml:space="preserve">I should know what the user's needs are, because in the end the user is going to use the system. I do not like designers who put themselves in the role of the user and ignore the business. If there is a lack of alignment between both business and customer value, I know there are some intersections and differences, but we should </w:t>
      </w:r>
      <w:r w:rsidRPr="000B0D92">
        <w:rPr>
          <w:rFonts w:ascii="Times New Roman" w:eastAsiaTheme="minorEastAsia" w:hAnsi="Times New Roman" w:cs="Times New Roman"/>
          <w:bCs/>
          <w:sz w:val="24"/>
          <w:szCs w:val="24"/>
        </w:rPr>
        <w:t>unite points of view</w:t>
      </w:r>
      <w:r>
        <w:rPr>
          <w:rFonts w:ascii="Times New Roman" w:eastAsiaTheme="minorEastAsia" w:hAnsi="Times New Roman" w:cs="Times New Roman"/>
          <w:bCs/>
          <w:sz w:val="24"/>
          <w:szCs w:val="24"/>
        </w:rPr>
        <w:t>.</w:t>
      </w:r>
      <w:r w:rsidRPr="00104050">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(Sara)</w:t>
      </w:r>
    </w:p>
    <w:p w14:paraId="4BDAE5CB"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57492A">
        <w:rPr>
          <w:rFonts w:ascii="Times New Roman" w:eastAsiaTheme="minorEastAsia" w:hAnsi="Times New Roman" w:cs="Times New Roman"/>
          <w:bCs/>
          <w:sz w:val="24"/>
          <w:szCs w:val="24"/>
        </w:rPr>
        <w:t>There is no difference between customer value and business value if we look at it as a big picture. If it does not add value to the customer, it will not add value to the business. Both values are related to each other, at the end either it is customer value or business value it is a value.”</w:t>
      </w:r>
      <w:r w:rsidRPr="00104050">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(Hamad)</w:t>
      </w:r>
    </w:p>
    <w:p w14:paraId="27AE7DC8"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“There will not be any tension between business and </w:t>
      </w:r>
      <w:r w:rsidRPr="00822FD6">
        <w:rPr>
          <w:rFonts w:ascii="Times New Roman" w:eastAsiaTheme="minorEastAsia" w:hAnsi="Times New Roman" w:cs="Times New Roman"/>
          <w:bCs/>
          <w:sz w:val="24"/>
          <w:szCs w:val="24"/>
        </w:rPr>
        <w:t>customer value</w:t>
      </w:r>
      <w:r>
        <w:rPr>
          <w:rFonts w:ascii="Times New Roman" w:eastAsiaTheme="minorEastAsia" w:hAnsi="Times New Roman" w:cs="Times New Roman"/>
          <w:bCs/>
          <w:sz w:val="24"/>
          <w:szCs w:val="24"/>
        </w:rPr>
        <w:t xml:space="preserve"> when UX is incorporated into the company’s culture.” (Saad)</w:t>
      </w:r>
    </w:p>
    <w:p w14:paraId="6C1C1DBF" w14:textId="77777777" w:rsidR="006F4616" w:rsidRPr="00A61BEB" w:rsidRDefault="006F4616" w:rsidP="006C3EB9">
      <w:pPr>
        <w:pStyle w:val="ListParagraph"/>
        <w:numPr>
          <w:ilvl w:val="1"/>
          <w:numId w:val="5"/>
        </w:numPr>
        <w:ind w:left="993"/>
        <w:jc w:val="both"/>
        <w:rPr>
          <w:rFonts w:ascii="Times New Roman" w:eastAsiaTheme="minorEastAsia" w:hAnsi="Times New Roman" w:cs="Times New Roman"/>
          <w:b/>
          <w:sz w:val="24"/>
          <w:szCs w:val="24"/>
        </w:rPr>
      </w:pPr>
      <w:r w:rsidRPr="00A61BEB">
        <w:rPr>
          <w:rFonts w:ascii="Times New Roman" w:eastAsiaTheme="minorEastAsia" w:hAnsi="Times New Roman" w:cs="Times New Roman"/>
          <w:b/>
          <w:sz w:val="24"/>
          <w:szCs w:val="24"/>
        </w:rPr>
        <w:t>Clarity</w:t>
      </w:r>
    </w:p>
    <w:p w14:paraId="0DAE1C28" w14:textId="0D5989F8" w:rsidR="006F4616" w:rsidRDefault="006F4616" w:rsidP="00C443F7">
      <w:pPr>
        <w:ind w:firstLine="284"/>
        <w:jc w:val="both"/>
        <w:rPr>
          <w:rFonts w:ascii="Times New Roman" w:eastAsiaTheme="minorEastAsia" w:hAnsi="Times New Roman" w:cs="Times New Roman"/>
          <w:bCs/>
          <w:sz w:val="24"/>
          <w:szCs w:val="24"/>
        </w:rPr>
      </w:pPr>
      <w:r w:rsidRPr="0065226B">
        <w:rPr>
          <w:rFonts w:ascii="Times New Roman" w:eastAsiaTheme="minorEastAsia" w:hAnsi="Times New Roman" w:cs="Times New Roman"/>
          <w:bCs/>
          <w:sz w:val="24"/>
          <w:szCs w:val="24"/>
        </w:rPr>
        <w:t xml:space="preserve">A number of participants </w:t>
      </w:r>
      <w:r w:rsidRPr="00822FD6">
        <w:rPr>
          <w:rFonts w:ascii="Times New Roman" w:eastAsiaTheme="minorEastAsia" w:hAnsi="Times New Roman" w:cs="Times New Roman"/>
          <w:bCs/>
          <w:sz w:val="24"/>
          <w:szCs w:val="24"/>
        </w:rPr>
        <w:t xml:space="preserve">mentioned </w:t>
      </w:r>
      <w:r w:rsidRPr="0065226B">
        <w:rPr>
          <w:rFonts w:ascii="Times New Roman" w:eastAsiaTheme="minorEastAsia" w:hAnsi="Times New Roman" w:cs="Times New Roman"/>
          <w:bCs/>
          <w:sz w:val="24"/>
          <w:szCs w:val="24"/>
        </w:rPr>
        <w:t xml:space="preserve">the clarity of the user story </w:t>
      </w:r>
      <w:r>
        <w:rPr>
          <w:rFonts w:ascii="Times New Roman" w:eastAsiaTheme="minorEastAsia" w:hAnsi="Times New Roman" w:cs="Times New Roman"/>
          <w:bCs/>
          <w:sz w:val="24"/>
          <w:szCs w:val="24"/>
        </w:rPr>
        <w:t>is</w:t>
      </w:r>
      <w:r w:rsidRPr="0065226B">
        <w:rPr>
          <w:rFonts w:ascii="Times New Roman" w:eastAsiaTheme="minorEastAsia" w:hAnsi="Times New Roman" w:cs="Times New Roman"/>
          <w:bCs/>
          <w:sz w:val="24"/>
          <w:szCs w:val="24"/>
        </w:rPr>
        <w:t xml:space="preserve"> one of the factors </w:t>
      </w:r>
      <w:r>
        <w:rPr>
          <w:rFonts w:ascii="Times New Roman" w:eastAsiaTheme="minorEastAsia" w:hAnsi="Times New Roman" w:cs="Times New Roman"/>
          <w:bCs/>
          <w:sz w:val="24"/>
          <w:szCs w:val="24"/>
        </w:rPr>
        <w:t xml:space="preserve">that should be considered, </w:t>
      </w:r>
      <w:r w:rsidR="00170D43">
        <w:rPr>
          <w:rFonts w:ascii="Times New Roman" w:eastAsiaTheme="minorEastAsia" w:hAnsi="Times New Roman" w:cs="Times New Roman"/>
          <w:bCs/>
          <w:sz w:val="24"/>
          <w:szCs w:val="24"/>
        </w:rPr>
        <w:t xml:space="preserve">as </w:t>
      </w:r>
      <w:r w:rsidR="00F3450B" w:rsidRPr="00F3450B">
        <w:rPr>
          <w:rFonts w:ascii="Times New Roman" w:eastAsiaTheme="minorEastAsia" w:hAnsi="Times New Roman" w:cs="Times New Roman"/>
          <w:bCs/>
          <w:i/>
          <w:iCs/>
          <w:sz w:val="24"/>
          <w:szCs w:val="24"/>
        </w:rPr>
        <w:t>Clarity</w:t>
      </w:r>
      <w:r w:rsidR="00F3450B" w:rsidRPr="00F3450B">
        <w:rPr>
          <w:rFonts w:ascii="Times New Roman" w:eastAsiaTheme="minorEastAsia" w:hAnsi="Times New Roman" w:cs="Times New Roman"/>
          <w:bCs/>
          <w:sz w:val="24"/>
          <w:szCs w:val="24"/>
        </w:rPr>
        <w:t xml:space="preserve"> in </w:t>
      </w:r>
      <w:r w:rsidR="00F3450B">
        <w:rPr>
          <w:rFonts w:ascii="Times New Roman" w:eastAsiaTheme="minorEastAsia" w:hAnsi="Times New Roman" w:cs="Times New Roman"/>
          <w:bCs/>
          <w:sz w:val="24"/>
          <w:szCs w:val="24"/>
        </w:rPr>
        <w:t>S</w:t>
      </w:r>
      <w:r w:rsidR="00F3450B" w:rsidRPr="00F3450B">
        <w:rPr>
          <w:rFonts w:ascii="Times New Roman" w:eastAsiaTheme="minorEastAsia" w:hAnsi="Times New Roman" w:cs="Times New Roman"/>
          <w:bCs/>
          <w:sz w:val="24"/>
          <w:szCs w:val="24"/>
        </w:rPr>
        <w:t xml:space="preserve">oftware </w:t>
      </w:r>
      <w:r w:rsidR="00F3450B">
        <w:rPr>
          <w:rFonts w:ascii="Times New Roman" w:eastAsiaTheme="minorEastAsia" w:hAnsi="Times New Roman" w:cs="Times New Roman"/>
          <w:bCs/>
          <w:sz w:val="24"/>
          <w:szCs w:val="24"/>
        </w:rPr>
        <w:t>R</w:t>
      </w:r>
      <w:r w:rsidR="00F3450B" w:rsidRPr="00F3450B">
        <w:rPr>
          <w:rFonts w:ascii="Times New Roman" w:eastAsiaTheme="minorEastAsia" w:hAnsi="Times New Roman" w:cs="Times New Roman"/>
          <w:bCs/>
          <w:sz w:val="24"/>
          <w:szCs w:val="24"/>
        </w:rPr>
        <w:t xml:space="preserve">equirements refers to the </w:t>
      </w:r>
      <w:r w:rsidR="009E4E80" w:rsidRPr="009E4E80">
        <w:rPr>
          <w:rFonts w:ascii="Times New Roman" w:eastAsiaTheme="minorEastAsia" w:hAnsi="Times New Roman" w:cs="Times New Roman"/>
          <w:bCs/>
          <w:sz w:val="24"/>
          <w:szCs w:val="24"/>
        </w:rPr>
        <w:t>degree to which a requirement is unambiguous and understandable</w:t>
      </w:r>
      <w:r w:rsidR="004B19CD">
        <w:rPr>
          <w:rFonts w:ascii="Times New Roman" w:eastAsiaTheme="minorEastAsia" w:hAnsi="Times New Roman" w:cs="Times New Roman"/>
          <w:bCs/>
          <w:sz w:val="24"/>
          <w:szCs w:val="24"/>
        </w:rPr>
        <w:t xml:space="preserve"> </w:t>
      </w:r>
      <w:sdt>
        <w:sdtPr>
          <w:rPr>
            <w:rFonts w:ascii="Times New Roman" w:eastAsiaTheme="minorEastAsia" w:hAnsi="Times New Roman" w:cs="Times New Roman"/>
            <w:bCs/>
            <w:color w:val="000000"/>
            <w:sz w:val="24"/>
            <w:szCs w:val="24"/>
          </w:rPr>
          <w:tag w:val="MENDELEY_CITATION_v3_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"/>
          <w:id w:val="-1552920506"/>
          <w:placeholder>
            <w:docPart w:val="DefaultPlaceholder_-1854013440"/>
          </w:placeholder>
        </w:sdtPr>
        <w:sdtContent>
          <w:r w:rsidR="006A0F88" w:rsidRPr="006A0F88">
            <w:rPr>
              <w:rFonts w:ascii="Times New Roman" w:eastAsiaTheme="minorEastAsia" w:hAnsi="Times New Roman" w:cs="Times New Roman"/>
              <w:bCs/>
              <w:color w:val="000000"/>
              <w:sz w:val="24"/>
              <w:szCs w:val="24"/>
            </w:rPr>
            <w:t>[48]</w:t>
          </w:r>
        </w:sdtContent>
      </w:sdt>
      <w:r w:rsidR="009E4E80">
        <w:rPr>
          <w:rFonts w:ascii="Times New Roman" w:eastAsiaTheme="minorEastAsia" w:hAnsi="Times New Roman" w:cs="Times New Roman"/>
          <w:bCs/>
          <w:sz w:val="24"/>
          <w:szCs w:val="24"/>
        </w:rPr>
        <w:t>.</w:t>
      </w:r>
    </w:p>
    <w:p w14:paraId="6B7AD011" w14:textId="77777777" w:rsidR="006F4616" w:rsidRDefault="006F4616" w:rsidP="00A14562">
      <w:pPr>
        <w:ind w:left="567" w:firstLine="9"/>
        <w:jc w:val="both"/>
        <w:rPr>
          <w:rFonts w:ascii="Times New Roman" w:eastAsiaTheme="minorEastAsia" w:hAnsi="Times New Roman" w:cs="Times New Roman"/>
          <w:bCs/>
          <w:sz w:val="24"/>
          <w:szCs w:val="24"/>
        </w:rPr>
      </w:pPr>
      <w:r w:rsidRPr="0065226B">
        <w:rPr>
          <w:rFonts w:ascii="Times New Roman" w:eastAsiaTheme="minorEastAsia" w:hAnsi="Times New Roman" w:cs="Times New Roman"/>
          <w:bCs/>
          <w:sz w:val="24"/>
          <w:szCs w:val="24"/>
        </w:rPr>
        <w:t xml:space="preserve">“We need to make sure that the user story is clear </w:t>
      </w:r>
      <w:r>
        <w:rPr>
          <w:rFonts w:ascii="Times New Roman" w:eastAsiaTheme="minorEastAsia" w:hAnsi="Times New Roman" w:cs="Times New Roman"/>
          <w:bCs/>
          <w:sz w:val="24"/>
          <w:szCs w:val="24"/>
        </w:rPr>
        <w:t>and</w:t>
      </w:r>
      <w:r w:rsidRPr="0065226B">
        <w:rPr>
          <w:rFonts w:ascii="Times New Roman" w:eastAsiaTheme="minorEastAsia" w:hAnsi="Times New Roman" w:cs="Times New Roman"/>
          <w:bCs/>
          <w:sz w:val="24"/>
          <w:szCs w:val="24"/>
        </w:rPr>
        <w:t xml:space="preserve"> detailed</w:t>
      </w:r>
      <w:r>
        <w:rPr>
          <w:rFonts w:ascii="Times New Roman" w:eastAsiaTheme="minorEastAsia" w:hAnsi="Times New Roman" w:cs="Times New Roman"/>
          <w:bCs/>
          <w:sz w:val="24"/>
          <w:szCs w:val="24"/>
        </w:rPr>
        <w:t xml:space="preserve"> when we are receiving it, so that </w:t>
      </w:r>
      <w:r w:rsidRPr="0065226B">
        <w:rPr>
          <w:rFonts w:ascii="Times New Roman" w:eastAsiaTheme="minorEastAsia" w:hAnsi="Times New Roman" w:cs="Times New Roman"/>
          <w:bCs/>
          <w:sz w:val="24"/>
          <w:szCs w:val="24"/>
        </w:rPr>
        <w:t xml:space="preserve">we are aligned </w:t>
      </w:r>
      <w:r>
        <w:rPr>
          <w:rFonts w:ascii="Times New Roman" w:eastAsiaTheme="minorEastAsia" w:hAnsi="Times New Roman" w:cs="Times New Roman"/>
          <w:bCs/>
          <w:sz w:val="24"/>
          <w:szCs w:val="24"/>
        </w:rPr>
        <w:t xml:space="preserve">with the other teams such as business </w:t>
      </w:r>
      <w:r w:rsidRPr="0065226B">
        <w:rPr>
          <w:rFonts w:ascii="Times New Roman" w:eastAsiaTheme="minorEastAsia" w:hAnsi="Times New Roman" w:cs="Times New Roman"/>
          <w:bCs/>
          <w:sz w:val="24"/>
          <w:szCs w:val="24"/>
        </w:rPr>
        <w:t xml:space="preserve">on how the feature is </w:t>
      </w:r>
      <w:r w:rsidRPr="008838CF">
        <w:rPr>
          <w:rFonts w:ascii="Times New Roman" w:eastAsiaTheme="minorEastAsia" w:hAnsi="Times New Roman" w:cs="Times New Roman"/>
          <w:bCs/>
          <w:sz w:val="24"/>
          <w:szCs w:val="24"/>
        </w:rPr>
        <w:t>likely</w:t>
      </w:r>
      <w:r>
        <w:rPr>
          <w:rFonts w:ascii="Times New Roman" w:eastAsiaTheme="minorEastAsia" w:hAnsi="Times New Roman" w:cs="Times New Roman"/>
          <w:bCs/>
          <w:sz w:val="24"/>
          <w:szCs w:val="24"/>
        </w:rPr>
        <w:t xml:space="preserve"> </w:t>
      </w:r>
      <w:r w:rsidRPr="0065226B">
        <w:rPr>
          <w:rFonts w:ascii="Times New Roman" w:eastAsiaTheme="minorEastAsia" w:hAnsi="Times New Roman" w:cs="Times New Roman"/>
          <w:bCs/>
          <w:sz w:val="24"/>
          <w:szCs w:val="24"/>
        </w:rPr>
        <w:t>to be”</w:t>
      </w:r>
      <w:r>
        <w:rPr>
          <w:rFonts w:ascii="Times New Roman" w:eastAsiaTheme="minorEastAsia" w:hAnsi="Times New Roman" w:cs="Times New Roman"/>
          <w:bCs/>
          <w:sz w:val="24"/>
          <w:szCs w:val="24"/>
        </w:rPr>
        <w:t>. (Hamad)</w:t>
      </w:r>
    </w:p>
    <w:p w14:paraId="618D1C74" w14:textId="77777777" w:rsidR="006F4616" w:rsidRDefault="006F4616" w:rsidP="00A14562">
      <w:pPr>
        <w:ind w:left="567" w:firstLine="9"/>
        <w:jc w:val="both"/>
        <w:rPr>
          <w:rFonts w:ascii="Times New Roman" w:eastAsiaTheme="minorEastAsia" w:hAnsi="Times New Roman" w:cs="Times New Roman"/>
          <w:bCs/>
          <w:sz w:val="24"/>
          <w:szCs w:val="24"/>
        </w:rPr>
      </w:pPr>
      <w:r w:rsidRPr="0051509B">
        <w:rPr>
          <w:rFonts w:ascii="Times New Roman" w:eastAsiaTheme="minorEastAsia" w:hAnsi="Times New Roman" w:cs="Times New Roman"/>
          <w:bCs/>
          <w:sz w:val="24"/>
          <w:szCs w:val="24"/>
        </w:rPr>
        <w:lastRenderedPageBreak/>
        <w:t>“We understand there may be some missing information in the user story, but as a UX designer, I prefer the user story to be full of information, so that I do not need to go back and forth with the owner of the feature.” (Sara)</w:t>
      </w:r>
    </w:p>
    <w:p w14:paraId="7D8966C7"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One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stated that the feature should be clear and detailed before moving to the design phase:</w:t>
      </w:r>
    </w:p>
    <w:p w14:paraId="1B38DBED"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“We</w:t>
      </w:r>
      <w:r w:rsidRPr="000B26E6">
        <w:rPr>
          <w:rFonts w:ascii="Times New Roman" w:eastAsiaTheme="minorEastAsia" w:hAnsi="Times New Roman" w:cs="Times New Roman"/>
          <w:bCs/>
          <w:sz w:val="24"/>
          <w:szCs w:val="24"/>
        </w:rPr>
        <w:t xml:space="preserve"> do not </w:t>
      </w:r>
      <w:r w:rsidRPr="00385607">
        <w:rPr>
          <w:rFonts w:ascii="Times New Roman" w:eastAsiaTheme="minorEastAsia" w:hAnsi="Times New Roman" w:cs="Times New Roman"/>
          <w:bCs/>
          <w:sz w:val="24"/>
          <w:szCs w:val="24"/>
        </w:rPr>
        <w:t xml:space="preserve">pay much attention to the clarity of the feature in the design phase since it can be handled during the requirements phase, when we set up with the client to get the feature, we </w:t>
      </w:r>
      <w:r>
        <w:rPr>
          <w:rFonts w:ascii="Times New Roman" w:eastAsiaTheme="minorEastAsia" w:hAnsi="Times New Roman" w:cs="Times New Roman"/>
          <w:bCs/>
          <w:sz w:val="24"/>
          <w:szCs w:val="24"/>
        </w:rPr>
        <w:t>perform</w:t>
      </w:r>
      <w:r w:rsidRPr="00385607">
        <w:rPr>
          <w:rFonts w:ascii="Times New Roman" w:eastAsiaTheme="minorEastAsia" w:hAnsi="Times New Roman" w:cs="Times New Roman"/>
          <w:bCs/>
          <w:sz w:val="24"/>
          <w:szCs w:val="24"/>
        </w:rPr>
        <w:t xml:space="preserve"> some tests to learn </w:t>
      </w:r>
      <w:r w:rsidRPr="000B26E6">
        <w:rPr>
          <w:rFonts w:ascii="Times New Roman" w:eastAsiaTheme="minorEastAsia" w:hAnsi="Times New Roman" w:cs="Times New Roman"/>
          <w:bCs/>
          <w:sz w:val="24"/>
          <w:szCs w:val="24"/>
        </w:rPr>
        <w:t>what the users want</w:t>
      </w:r>
      <w:r>
        <w:rPr>
          <w:rFonts w:ascii="Times New Roman" w:eastAsiaTheme="minorEastAsia" w:hAnsi="Times New Roman" w:cs="Times New Roman"/>
          <w:bCs/>
          <w:sz w:val="24"/>
          <w:szCs w:val="24"/>
        </w:rPr>
        <w:t>.” (Saif)</w:t>
      </w:r>
    </w:p>
    <w:p w14:paraId="6F59E1D8" w14:textId="77777777" w:rsidR="006F4616" w:rsidRDefault="006F4616" w:rsidP="00C443F7">
      <w:pPr>
        <w:pStyle w:val="NormalWeb"/>
        <w:spacing w:before="0" w:beforeAutospacing="0" w:after="200" w:afterAutospacing="0" w:line="276" w:lineRule="auto"/>
        <w:ind w:firstLine="284"/>
        <w:jc w:val="both"/>
        <w:rPr>
          <w:color w:val="000000"/>
        </w:rPr>
      </w:pPr>
      <w:r w:rsidRPr="002B30A7">
        <w:rPr>
          <w:color w:val="000000"/>
        </w:rPr>
        <w:t>Two participants noted that the requirements were not completely clear when they received them, but they expect that, as the rest of the work can be done by them</w:t>
      </w:r>
      <w:r>
        <w:rPr>
          <w:color w:val="000000"/>
        </w:rPr>
        <w:t>:</w:t>
      </w:r>
    </w:p>
    <w:p w14:paraId="663A17FF" w14:textId="77777777" w:rsidR="006F4616" w:rsidRDefault="006F4616" w:rsidP="00A14562">
      <w:pPr>
        <w:ind w:left="567"/>
        <w:jc w:val="both"/>
        <w:rPr>
          <w:rFonts w:ascii="Times New Roman" w:eastAsiaTheme="minorEastAsia" w:hAnsi="Times New Roman" w:cs="Times New Roman"/>
          <w:bCs/>
          <w:sz w:val="24"/>
          <w:szCs w:val="24"/>
        </w:rPr>
      </w:pPr>
      <w:r w:rsidRPr="0065226B">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W</w:t>
      </w:r>
      <w:r w:rsidRPr="0065226B">
        <w:rPr>
          <w:rFonts w:ascii="Times New Roman" w:eastAsiaTheme="minorEastAsia" w:hAnsi="Times New Roman" w:cs="Times New Roman"/>
          <w:bCs/>
          <w:sz w:val="24"/>
          <w:szCs w:val="24"/>
        </w:rPr>
        <w:t>e just want to know what</w:t>
      </w:r>
      <w:r>
        <w:rPr>
          <w:rFonts w:ascii="Times New Roman" w:eastAsiaTheme="minorEastAsia" w:hAnsi="Times New Roman" w:cs="Times New Roman"/>
          <w:bCs/>
          <w:sz w:val="24"/>
          <w:szCs w:val="24"/>
        </w:rPr>
        <w:t xml:space="preserve"> the user</w:t>
      </w:r>
      <w:r w:rsidRPr="0065226B">
        <w:rPr>
          <w:rFonts w:ascii="Times New Roman" w:eastAsiaTheme="minorEastAsia" w:hAnsi="Times New Roman" w:cs="Times New Roman"/>
          <w:bCs/>
          <w:sz w:val="24"/>
          <w:szCs w:val="24"/>
        </w:rPr>
        <w:t xml:space="preserve"> expects</w:t>
      </w:r>
      <w:r>
        <w:rPr>
          <w:rFonts w:ascii="Times New Roman" w:eastAsiaTheme="minorEastAsia" w:hAnsi="Times New Roman" w:cs="Times New Roman"/>
          <w:bCs/>
          <w:sz w:val="24"/>
          <w:szCs w:val="24"/>
        </w:rPr>
        <w:t xml:space="preserve"> </w:t>
      </w:r>
      <w:r w:rsidRPr="0065226B">
        <w:rPr>
          <w:rFonts w:ascii="Times New Roman" w:eastAsiaTheme="minorEastAsia" w:hAnsi="Times New Roman" w:cs="Times New Roman"/>
          <w:bCs/>
          <w:sz w:val="24"/>
          <w:szCs w:val="24"/>
        </w:rPr>
        <w:t xml:space="preserve">from the services/features, and we will handle the rest from our end and see what </w:t>
      </w:r>
      <w:r>
        <w:rPr>
          <w:rFonts w:ascii="Times New Roman" w:eastAsiaTheme="minorEastAsia" w:hAnsi="Times New Roman" w:cs="Times New Roman"/>
          <w:bCs/>
          <w:sz w:val="24"/>
          <w:szCs w:val="24"/>
        </w:rPr>
        <w:t>works</w:t>
      </w:r>
      <w:r w:rsidRPr="0065226B">
        <w:rPr>
          <w:rFonts w:ascii="Times New Roman" w:eastAsiaTheme="minorEastAsia" w:hAnsi="Times New Roman" w:cs="Times New Roman"/>
          <w:bCs/>
          <w:sz w:val="24"/>
          <w:szCs w:val="24"/>
        </w:rPr>
        <w:t xml:space="preserve"> best for our users</w:t>
      </w:r>
      <w:r>
        <w:rPr>
          <w:rFonts w:ascii="Times New Roman" w:eastAsiaTheme="minorEastAsia" w:hAnsi="Times New Roman" w:cs="Times New Roman"/>
          <w:bCs/>
          <w:sz w:val="24"/>
          <w:szCs w:val="24"/>
        </w:rPr>
        <w:t>.</w:t>
      </w:r>
      <w:r w:rsidRPr="0065226B">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(Nasser)</w:t>
      </w:r>
    </w:p>
    <w:p w14:paraId="5DB78DA4"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“In practice, the requirements are not completely clear, a UX practitioner </w:t>
      </w:r>
      <w:r w:rsidRPr="009965A0">
        <w:rPr>
          <w:rFonts w:ascii="Times New Roman" w:eastAsiaTheme="minorEastAsia" w:hAnsi="Times New Roman" w:cs="Times New Roman"/>
          <w:bCs/>
          <w:sz w:val="24"/>
          <w:szCs w:val="24"/>
        </w:rPr>
        <w:t>wishes to have clear requirements</w:t>
      </w:r>
      <w:r>
        <w:rPr>
          <w:rFonts w:ascii="Times New Roman" w:eastAsiaTheme="minorEastAsia" w:hAnsi="Times New Roman" w:cs="Times New Roman"/>
          <w:bCs/>
          <w:sz w:val="24"/>
          <w:szCs w:val="24"/>
        </w:rPr>
        <w:t xml:space="preserve"> so that they can be more</w:t>
      </w:r>
      <w:r w:rsidRPr="00491890">
        <w:rPr>
          <w:rFonts w:ascii="Times New Roman" w:eastAsiaTheme="minorEastAsia" w:hAnsi="Times New Roman" w:cs="Times New Roman"/>
          <w:bCs/>
          <w:sz w:val="24"/>
          <w:szCs w:val="24"/>
        </w:rPr>
        <w:t xml:space="preserve"> creative and design something</w:t>
      </w:r>
      <w:r>
        <w:rPr>
          <w:rFonts w:ascii="Times New Roman" w:eastAsiaTheme="minorEastAsia" w:hAnsi="Times New Roman" w:cs="Times New Roman"/>
          <w:bCs/>
          <w:sz w:val="24"/>
          <w:szCs w:val="24"/>
        </w:rPr>
        <w:t xml:space="preserve"> better.”, </w:t>
      </w:r>
      <w:r w:rsidRPr="00385607">
        <w:rPr>
          <w:rFonts w:ascii="Times New Roman" w:eastAsiaTheme="minorEastAsia" w:hAnsi="Times New Roman" w:cs="Times New Roman"/>
          <w:bCs/>
          <w:sz w:val="24"/>
          <w:szCs w:val="24"/>
        </w:rPr>
        <w:t xml:space="preserve">the participant said, adding that </w:t>
      </w:r>
      <w:r w:rsidRPr="0065226B">
        <w:rPr>
          <w:rFonts w:ascii="Times New Roman" w:eastAsiaTheme="minorEastAsia" w:hAnsi="Times New Roman" w:cs="Times New Roman"/>
          <w:bCs/>
          <w:sz w:val="24"/>
          <w:szCs w:val="24"/>
        </w:rPr>
        <w:t>“</w:t>
      </w:r>
      <w:r w:rsidRPr="00385607">
        <w:rPr>
          <w:rFonts w:ascii="Times New Roman" w:eastAsiaTheme="minorEastAsia" w:hAnsi="Times New Roman" w:cs="Times New Roman"/>
          <w:bCs/>
          <w:sz w:val="24"/>
          <w:szCs w:val="24"/>
        </w:rPr>
        <w:t xml:space="preserve">businesses are not always contented or did not consider all the cases that might apply to the feature. In addition, he added that </w:t>
      </w:r>
      <w:r>
        <w:rPr>
          <w:rFonts w:ascii="Times New Roman" w:eastAsiaTheme="minorEastAsia" w:hAnsi="Times New Roman" w:cs="Times New Roman"/>
          <w:bCs/>
          <w:sz w:val="24"/>
          <w:szCs w:val="24"/>
        </w:rPr>
        <w:t>“</w:t>
      </w:r>
      <w:r w:rsidRPr="00385607">
        <w:rPr>
          <w:rFonts w:ascii="Times New Roman" w:eastAsiaTheme="minorEastAsia" w:hAnsi="Times New Roman" w:cs="Times New Roman"/>
          <w:bCs/>
          <w:sz w:val="24"/>
          <w:szCs w:val="24"/>
        </w:rPr>
        <w:t xml:space="preserve">most of the time, clients come to us with a huge idea without defining the requirements </w:t>
      </w:r>
      <w:r>
        <w:rPr>
          <w:rFonts w:ascii="Times New Roman" w:eastAsiaTheme="minorEastAsia" w:hAnsi="Times New Roman" w:cs="Times New Roman"/>
          <w:bCs/>
          <w:sz w:val="24"/>
          <w:szCs w:val="24"/>
        </w:rPr>
        <w:t xml:space="preserve">and </w:t>
      </w:r>
      <w:r w:rsidRPr="00385607">
        <w:rPr>
          <w:rFonts w:ascii="Times New Roman" w:eastAsiaTheme="minorEastAsia" w:hAnsi="Times New Roman" w:cs="Times New Roman"/>
          <w:bCs/>
          <w:sz w:val="24"/>
          <w:szCs w:val="24"/>
        </w:rPr>
        <w:t xml:space="preserve">expect </w:t>
      </w:r>
      <w:r>
        <w:rPr>
          <w:rFonts w:ascii="Times New Roman" w:eastAsiaTheme="minorEastAsia" w:hAnsi="Times New Roman" w:cs="Times New Roman"/>
          <w:bCs/>
          <w:sz w:val="24"/>
          <w:szCs w:val="24"/>
        </w:rPr>
        <w:t xml:space="preserve">a </w:t>
      </w:r>
      <w:r w:rsidRPr="000B0D92">
        <w:rPr>
          <w:rFonts w:ascii="Times New Roman" w:eastAsiaTheme="minorEastAsia" w:hAnsi="Times New Roman" w:cs="Times New Roman"/>
          <w:bCs/>
          <w:sz w:val="24"/>
          <w:szCs w:val="24"/>
        </w:rPr>
        <w:t>solution from us.”.</w:t>
      </w:r>
      <w:r>
        <w:rPr>
          <w:rFonts w:ascii="Times New Roman" w:eastAsiaTheme="minorEastAsia" w:hAnsi="Times New Roman" w:cs="Times New Roman"/>
          <w:bCs/>
          <w:sz w:val="24"/>
          <w:szCs w:val="24"/>
        </w:rPr>
        <w:t xml:space="preserve"> (Moath)</w:t>
      </w:r>
    </w:p>
    <w:p w14:paraId="65C1BE04" w14:textId="77777777" w:rsidR="006F4616" w:rsidRPr="009042F2" w:rsidRDefault="006F4616" w:rsidP="00C443F7">
      <w:pPr>
        <w:pStyle w:val="NormalWeb"/>
        <w:spacing w:before="0" w:beforeAutospacing="0" w:after="200" w:afterAutospacing="0" w:line="276" w:lineRule="auto"/>
        <w:ind w:firstLine="284"/>
        <w:jc w:val="both"/>
        <w:rPr>
          <w:color w:val="000000"/>
        </w:rPr>
      </w:pPr>
      <w:r>
        <w:rPr>
          <w:color w:val="000000"/>
        </w:rPr>
        <w:t>A</w:t>
      </w:r>
      <w:r w:rsidRPr="002B30A7">
        <w:rPr>
          <w:color w:val="000000"/>
        </w:rPr>
        <w:t xml:space="preserve"> participant</w:t>
      </w:r>
      <w:r>
        <w:rPr>
          <w:color w:val="000000"/>
        </w:rPr>
        <w:t xml:space="preserve"> stated that to get a clear requirement, it is better to have wireframes rather than documents:</w:t>
      </w:r>
    </w:p>
    <w:p w14:paraId="54A39FCE"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9042F2">
        <w:rPr>
          <w:rFonts w:ascii="Times New Roman" w:eastAsiaTheme="minorEastAsia" w:hAnsi="Times New Roman" w:cs="Times New Roman"/>
          <w:bCs/>
          <w:sz w:val="24"/>
          <w:szCs w:val="24"/>
        </w:rPr>
        <w:t>We received up to 200 pages of documents describing requirements, which was chaos. We solved the problem by letting the product team design some wireframes and sketches instead of us reading the large documents.</w:t>
      </w:r>
      <w:r>
        <w:rPr>
          <w:rFonts w:ascii="Times New Roman" w:eastAsiaTheme="minorEastAsia" w:hAnsi="Times New Roman" w:cs="Times New Roman"/>
          <w:bCs/>
          <w:sz w:val="24"/>
          <w:szCs w:val="24"/>
        </w:rPr>
        <w:t>”. (Anas)</w:t>
      </w:r>
    </w:p>
    <w:p w14:paraId="24368172"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One</w:t>
      </w:r>
      <w:r w:rsidRPr="008838CF">
        <w:rPr>
          <w:rFonts w:ascii="Times New Roman" w:eastAsiaTheme="minorEastAsia" w:hAnsi="Times New Roman" w:cs="Times New Roman"/>
          <w:bCs/>
          <w:sz w:val="24"/>
          <w:szCs w:val="24"/>
        </w:rPr>
        <w:t xml:space="preserve"> participant</w:t>
      </w:r>
      <w:r>
        <w:rPr>
          <w:rFonts w:ascii="Times New Roman" w:eastAsiaTheme="minorEastAsia" w:hAnsi="Times New Roman" w:cs="Times New Roman"/>
          <w:bCs/>
          <w:sz w:val="24"/>
          <w:szCs w:val="24"/>
        </w:rPr>
        <w:t xml:space="preserve"> </w:t>
      </w:r>
      <w:r w:rsidRPr="008838CF">
        <w:rPr>
          <w:rFonts w:ascii="Times New Roman" w:eastAsiaTheme="minorEastAsia" w:hAnsi="Times New Roman" w:cs="Times New Roman"/>
          <w:bCs/>
          <w:sz w:val="24"/>
          <w:szCs w:val="24"/>
        </w:rPr>
        <w:t>considered the complexity of the feature</w:t>
      </w:r>
      <w:r>
        <w:rPr>
          <w:rFonts w:ascii="Times New Roman" w:eastAsiaTheme="minorEastAsia" w:hAnsi="Times New Roman" w:cs="Times New Roman"/>
          <w:bCs/>
          <w:sz w:val="24"/>
          <w:szCs w:val="24"/>
        </w:rPr>
        <w:t xml:space="preserve"> should be defined and clear</w:t>
      </w:r>
      <w:r w:rsidRPr="008838CF">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as it has an impact in</w:t>
      </w:r>
      <w:r w:rsidRPr="008838CF">
        <w:rPr>
          <w:rFonts w:ascii="Times New Roman" w:eastAsiaTheme="minorEastAsia" w:hAnsi="Times New Roman" w:cs="Times New Roman"/>
          <w:bCs/>
          <w:sz w:val="24"/>
          <w:szCs w:val="24"/>
        </w:rPr>
        <w:t xml:space="preserve"> determining whether to conduct UX experiments</w:t>
      </w:r>
      <w:r>
        <w:rPr>
          <w:rFonts w:ascii="Times New Roman" w:eastAsiaTheme="minorEastAsia" w:hAnsi="Times New Roman" w:cs="Times New Roman"/>
          <w:bCs/>
          <w:sz w:val="24"/>
          <w:szCs w:val="24"/>
        </w:rPr>
        <w:t>:</w:t>
      </w:r>
    </w:p>
    <w:p w14:paraId="5A10C38F" w14:textId="77777777" w:rsidR="006F4616" w:rsidRPr="00D235F7"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 xml:space="preserve">When the feature has a complex business model or when it depends upon or impacts another feature, we decide whether this feature is complex or not, and if yes, we will focus on it and consider it </w:t>
      </w:r>
      <w:r>
        <w:rPr>
          <w:rFonts w:ascii="Times New Roman" w:eastAsiaTheme="minorEastAsia" w:hAnsi="Times New Roman" w:cs="Times New Roman"/>
          <w:bCs/>
          <w:sz w:val="24"/>
          <w:szCs w:val="24"/>
        </w:rPr>
        <w:t>important”</w:t>
      </w:r>
      <w:r w:rsidRPr="008838CF">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w:t>
      </w:r>
      <w:r w:rsidRPr="008838CF">
        <w:rPr>
          <w:rFonts w:ascii="Times New Roman" w:eastAsiaTheme="minorEastAsia" w:hAnsi="Times New Roman" w:cs="Times New Roman"/>
          <w:bCs/>
          <w:sz w:val="24"/>
          <w:szCs w:val="24"/>
        </w:rPr>
        <w:t>In addition, the participant continued</w:t>
      </w:r>
      <w:r w:rsidRPr="00EB3285">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“When the feature has impact on future features, I need to study this feature so I can build it in a flexible way in order to make some modification in future.”.</w:t>
      </w:r>
      <w:r w:rsidRPr="00323856">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(Moath)</w:t>
      </w:r>
    </w:p>
    <w:p w14:paraId="502B3A49" w14:textId="77777777" w:rsidR="006F4616" w:rsidRPr="00A61BEB" w:rsidRDefault="006F4616" w:rsidP="006C3EB9">
      <w:pPr>
        <w:pStyle w:val="ListParagraph"/>
        <w:numPr>
          <w:ilvl w:val="1"/>
          <w:numId w:val="5"/>
        </w:numPr>
        <w:ind w:left="993"/>
        <w:jc w:val="both"/>
        <w:rPr>
          <w:rFonts w:ascii="Times New Roman" w:eastAsiaTheme="minorEastAsia" w:hAnsi="Times New Roman" w:cs="Times New Roman"/>
          <w:b/>
          <w:sz w:val="24"/>
          <w:szCs w:val="24"/>
        </w:rPr>
      </w:pPr>
      <w:r w:rsidRPr="00A61BEB">
        <w:rPr>
          <w:rFonts w:ascii="Times New Roman" w:eastAsiaTheme="minorEastAsia" w:hAnsi="Times New Roman" w:cs="Times New Roman"/>
          <w:b/>
          <w:sz w:val="24"/>
          <w:szCs w:val="24"/>
        </w:rPr>
        <w:t>Familiarity</w:t>
      </w:r>
    </w:p>
    <w:p w14:paraId="2567ED98"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Several </w:t>
      </w:r>
      <w:r w:rsidRPr="002163B0">
        <w:rPr>
          <w:rFonts w:ascii="Times New Roman" w:eastAsiaTheme="minorEastAsia" w:hAnsi="Times New Roman" w:cs="Times New Roman"/>
          <w:bCs/>
          <w:sz w:val="24"/>
          <w:szCs w:val="24"/>
        </w:rPr>
        <w:t>participants stated</w:t>
      </w:r>
      <w:r>
        <w:rPr>
          <w:rFonts w:ascii="Times New Roman" w:eastAsiaTheme="minorEastAsia" w:hAnsi="Times New Roman" w:cs="Times New Roman"/>
          <w:bCs/>
          <w:sz w:val="24"/>
          <w:szCs w:val="24"/>
        </w:rPr>
        <w:t xml:space="preserve"> having </w:t>
      </w:r>
      <w:r w:rsidRPr="001C7859">
        <w:rPr>
          <w:rFonts w:ascii="Times New Roman" w:eastAsiaTheme="minorEastAsia" w:hAnsi="Times New Roman" w:cs="Times New Roman"/>
          <w:bCs/>
          <w:sz w:val="24"/>
          <w:szCs w:val="24"/>
        </w:rPr>
        <w:t>experience</w:t>
      </w:r>
      <w:r>
        <w:rPr>
          <w:rFonts w:ascii="Times New Roman" w:eastAsiaTheme="minorEastAsia" w:hAnsi="Times New Roman" w:cs="Times New Roman"/>
          <w:bCs/>
          <w:sz w:val="24"/>
          <w:szCs w:val="24"/>
        </w:rPr>
        <w:t xml:space="preserve"> within the product domain also </w:t>
      </w:r>
      <w:r w:rsidRPr="002163B0">
        <w:rPr>
          <w:rFonts w:ascii="Times New Roman" w:eastAsiaTheme="minorEastAsia" w:hAnsi="Times New Roman" w:cs="Times New Roman"/>
          <w:bCs/>
          <w:sz w:val="24"/>
          <w:szCs w:val="24"/>
        </w:rPr>
        <w:t>play</w:t>
      </w:r>
      <w:r>
        <w:rPr>
          <w:rFonts w:ascii="Times New Roman" w:eastAsiaTheme="minorEastAsia" w:hAnsi="Times New Roman" w:cs="Times New Roman"/>
          <w:bCs/>
          <w:sz w:val="24"/>
          <w:szCs w:val="24"/>
        </w:rPr>
        <w:t>s</w:t>
      </w:r>
      <w:r w:rsidRPr="002163B0">
        <w:rPr>
          <w:rFonts w:ascii="Times New Roman" w:eastAsiaTheme="minorEastAsia" w:hAnsi="Times New Roman" w:cs="Times New Roman"/>
          <w:bCs/>
          <w:sz w:val="24"/>
          <w:szCs w:val="24"/>
        </w:rPr>
        <w:t xml:space="preserve"> a role</w:t>
      </w:r>
      <w:r>
        <w:rPr>
          <w:rFonts w:ascii="Times New Roman" w:eastAsiaTheme="minorEastAsia" w:hAnsi="Times New Roman" w:cs="Times New Roman"/>
          <w:bCs/>
          <w:sz w:val="24"/>
          <w:szCs w:val="24"/>
        </w:rPr>
        <w:t xml:space="preserve"> when</w:t>
      </w:r>
      <w:r w:rsidRPr="008F72C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deciding to </w:t>
      </w:r>
      <w:r w:rsidRPr="008F72C1">
        <w:rPr>
          <w:rFonts w:ascii="Times New Roman" w:eastAsiaTheme="minorEastAsia" w:hAnsi="Times New Roman" w:cs="Times New Roman"/>
          <w:bCs/>
          <w:sz w:val="24"/>
          <w:szCs w:val="24"/>
        </w:rPr>
        <w:t>conduct UX experiments</w:t>
      </w:r>
      <w:r>
        <w:rPr>
          <w:rFonts w:ascii="Times New Roman" w:eastAsiaTheme="minorEastAsia" w:hAnsi="Times New Roman" w:cs="Times New Roman"/>
          <w:bCs/>
          <w:sz w:val="24"/>
          <w:szCs w:val="24"/>
        </w:rPr>
        <w:t>:</w:t>
      </w:r>
    </w:p>
    <w:p w14:paraId="1F12A95A"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“I am familiar with how users behave towards a particular feature, as I have done a similar feature in the past, so I do not need to do extensive research.”. (Anas)</w:t>
      </w:r>
    </w:p>
    <w:p w14:paraId="29F79FF6"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351EC8">
        <w:rPr>
          <w:rFonts w:ascii="Times New Roman" w:eastAsiaTheme="minorEastAsia" w:hAnsi="Times New Roman" w:cs="Times New Roman"/>
          <w:bCs/>
          <w:sz w:val="24"/>
          <w:szCs w:val="24"/>
        </w:rPr>
        <w:t>There are some UI patterns that are verified from UX guidelines, and others are verified from existing features for which we have already performed some testing, which in turn can be reused when implementing a new feature, so we can use them without conducting any further testing</w:t>
      </w:r>
      <w:r>
        <w:rPr>
          <w:rFonts w:ascii="Times New Roman" w:eastAsiaTheme="minorEastAsia" w:hAnsi="Times New Roman" w:cs="Times New Roman"/>
          <w:bCs/>
          <w:sz w:val="24"/>
          <w:szCs w:val="24"/>
        </w:rPr>
        <w:t>”</w:t>
      </w:r>
      <w:r w:rsidRPr="00351EC8">
        <w:rPr>
          <w:rFonts w:ascii="Times New Roman" w:eastAsiaTheme="minorEastAsia" w:hAnsi="Times New Roman" w:cs="Times New Roman"/>
          <w:bCs/>
          <w:sz w:val="24"/>
          <w:szCs w:val="24"/>
        </w:rPr>
        <w:t>.</w:t>
      </w:r>
      <w:r>
        <w:rPr>
          <w:rFonts w:ascii="Times New Roman" w:eastAsiaTheme="minorEastAsia" w:hAnsi="Times New Roman" w:cs="Times New Roman"/>
          <w:bCs/>
          <w:sz w:val="24"/>
          <w:szCs w:val="24"/>
        </w:rPr>
        <w:t xml:space="preserve"> (Nasser)</w:t>
      </w:r>
    </w:p>
    <w:p w14:paraId="1BC07809"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“I</w:t>
      </w:r>
      <w:r w:rsidRPr="00280FFB">
        <w:rPr>
          <w:rFonts w:ascii="Times New Roman" w:eastAsiaTheme="minorEastAsia" w:hAnsi="Times New Roman" w:cs="Times New Roman"/>
          <w:bCs/>
          <w:sz w:val="24"/>
          <w:szCs w:val="24"/>
        </w:rPr>
        <w:t xml:space="preserve">t is good to make sure the UI patterns cover part of the system design, as if we test them for </w:t>
      </w:r>
      <w:r>
        <w:rPr>
          <w:rFonts w:ascii="Times New Roman" w:eastAsiaTheme="minorEastAsia" w:hAnsi="Times New Roman" w:cs="Times New Roman"/>
          <w:bCs/>
          <w:sz w:val="24"/>
          <w:szCs w:val="24"/>
        </w:rPr>
        <w:t xml:space="preserve">a </w:t>
      </w:r>
      <w:r w:rsidRPr="00280FFB">
        <w:rPr>
          <w:rFonts w:ascii="Times New Roman" w:eastAsiaTheme="minorEastAsia" w:hAnsi="Times New Roman" w:cs="Times New Roman"/>
          <w:bCs/>
          <w:sz w:val="24"/>
          <w:szCs w:val="24"/>
        </w:rPr>
        <w:t>specific feature, we can reuse them in another feature; this ultimately gives us the opportunity to reduce effort by using proven components and avoiding testing them</w:t>
      </w:r>
      <w:r>
        <w:rPr>
          <w:rFonts w:ascii="Times New Roman" w:eastAsiaTheme="minorEastAsia" w:hAnsi="Times New Roman" w:cs="Times New Roman"/>
          <w:bCs/>
          <w:sz w:val="24"/>
          <w:szCs w:val="24"/>
        </w:rPr>
        <w:t>,</w:t>
      </w:r>
      <w:r w:rsidRPr="00280FFB">
        <w:rPr>
          <w:rFonts w:ascii="Times New Roman" w:eastAsiaTheme="minorEastAsia" w:hAnsi="Times New Roman" w:cs="Times New Roman"/>
          <w:bCs/>
          <w:sz w:val="24"/>
          <w:szCs w:val="24"/>
        </w:rPr>
        <w:t xml:space="preserve"> except when they are </w:t>
      </w:r>
      <w:r w:rsidRPr="00074EA8">
        <w:rPr>
          <w:rFonts w:ascii="Times New Roman" w:eastAsiaTheme="minorEastAsia" w:hAnsi="Times New Roman" w:cs="Times New Roman"/>
          <w:bCs/>
          <w:sz w:val="24"/>
          <w:szCs w:val="24"/>
        </w:rPr>
        <w:t>utilized</w:t>
      </w:r>
      <w:r>
        <w:rPr>
          <w:rFonts w:ascii="Times New Roman" w:eastAsiaTheme="minorEastAsia" w:hAnsi="Times New Roman" w:cs="Times New Roman"/>
          <w:bCs/>
          <w:sz w:val="24"/>
          <w:szCs w:val="24"/>
        </w:rPr>
        <w:t xml:space="preserve"> </w:t>
      </w:r>
      <w:r w:rsidRPr="00280FFB">
        <w:rPr>
          <w:rFonts w:ascii="Times New Roman" w:eastAsiaTheme="minorEastAsia" w:hAnsi="Times New Roman" w:cs="Times New Roman"/>
          <w:bCs/>
          <w:sz w:val="24"/>
          <w:szCs w:val="24"/>
        </w:rPr>
        <w:t>differently from what is expected</w:t>
      </w:r>
      <w:r>
        <w:rPr>
          <w:rFonts w:ascii="Times New Roman" w:eastAsiaTheme="minorEastAsia" w:hAnsi="Times New Roman" w:cs="Times New Roman"/>
          <w:bCs/>
          <w:sz w:val="24"/>
          <w:szCs w:val="24"/>
        </w:rPr>
        <w:t>.”</w:t>
      </w:r>
      <w:r w:rsidRPr="00280FFB">
        <w:rPr>
          <w:rFonts w:ascii="Times New Roman" w:eastAsiaTheme="minorEastAsia" w:hAnsi="Times New Roman" w:cs="Times New Roman"/>
          <w:bCs/>
          <w:sz w:val="24"/>
          <w:szCs w:val="24"/>
        </w:rPr>
        <w:t>.</w:t>
      </w:r>
      <w:r w:rsidRPr="00CD4DDC">
        <w:rPr>
          <w:rFonts w:ascii="Times New Roman" w:eastAsiaTheme="minorEastAsia" w:hAnsi="Times New Roman" w:cs="Times New Roman"/>
          <w:bCs/>
          <w:sz w:val="24"/>
          <w:szCs w:val="24"/>
        </w:rPr>
        <w:t xml:space="preserve"> </w:t>
      </w:r>
      <w:r w:rsidRPr="008838CF">
        <w:rPr>
          <w:rFonts w:ascii="Times New Roman" w:eastAsiaTheme="minorEastAsia" w:hAnsi="Times New Roman" w:cs="Times New Roman"/>
          <w:bCs/>
          <w:sz w:val="24"/>
          <w:szCs w:val="24"/>
        </w:rPr>
        <w:t>The participant continued, saying that</w:t>
      </w:r>
      <w:r>
        <w:rPr>
          <w:rFonts w:ascii="Times New Roman" w:eastAsiaTheme="minorEastAsia" w:hAnsi="Times New Roman" w:cs="Times New Roman"/>
          <w:bCs/>
          <w:sz w:val="24"/>
          <w:szCs w:val="24"/>
        </w:rPr>
        <w:t>,</w:t>
      </w:r>
      <w:r w:rsidRPr="000B26E6">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w:t>
      </w:r>
      <w:r w:rsidRPr="00240468">
        <w:rPr>
          <w:rFonts w:ascii="Times New Roman" w:eastAsiaTheme="minorEastAsia" w:hAnsi="Times New Roman" w:cs="Times New Roman"/>
          <w:bCs/>
          <w:sz w:val="24"/>
          <w:szCs w:val="24"/>
        </w:rPr>
        <w:t xml:space="preserve">In </w:t>
      </w:r>
      <w:r>
        <w:rPr>
          <w:rFonts w:ascii="Times New Roman" w:eastAsiaTheme="minorEastAsia" w:hAnsi="Times New Roman" w:cs="Times New Roman"/>
          <w:bCs/>
          <w:sz w:val="24"/>
          <w:szCs w:val="24"/>
        </w:rPr>
        <w:t>most</w:t>
      </w:r>
      <w:r w:rsidRPr="00240468">
        <w:rPr>
          <w:rFonts w:ascii="Times New Roman" w:eastAsiaTheme="minorEastAsia" w:hAnsi="Times New Roman" w:cs="Times New Roman"/>
          <w:bCs/>
          <w:sz w:val="24"/>
          <w:szCs w:val="24"/>
        </w:rPr>
        <w:t xml:space="preserve"> cases we do</w:t>
      </w:r>
      <w:r>
        <w:rPr>
          <w:rFonts w:ascii="Times New Roman" w:eastAsiaTheme="minorEastAsia" w:hAnsi="Times New Roman" w:cs="Times New Roman"/>
          <w:bCs/>
          <w:sz w:val="24"/>
          <w:szCs w:val="24"/>
        </w:rPr>
        <w:t xml:space="preserve"> not</w:t>
      </w:r>
      <w:r w:rsidRPr="00240468">
        <w:rPr>
          <w:rFonts w:ascii="Times New Roman" w:eastAsiaTheme="minorEastAsia" w:hAnsi="Times New Roman" w:cs="Times New Roman"/>
          <w:bCs/>
          <w:sz w:val="24"/>
          <w:szCs w:val="24"/>
        </w:rPr>
        <w:t xml:space="preserve"> need to </w:t>
      </w:r>
      <w:r>
        <w:rPr>
          <w:rFonts w:ascii="Times New Roman" w:eastAsiaTheme="minorEastAsia" w:hAnsi="Times New Roman" w:cs="Times New Roman"/>
          <w:bCs/>
          <w:sz w:val="24"/>
          <w:szCs w:val="24"/>
        </w:rPr>
        <w:t>conduct</w:t>
      </w:r>
      <w:r w:rsidRPr="00240468">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user </w:t>
      </w:r>
      <w:r w:rsidRPr="00240468">
        <w:rPr>
          <w:rFonts w:ascii="Times New Roman" w:eastAsiaTheme="minorEastAsia" w:hAnsi="Times New Roman" w:cs="Times New Roman"/>
          <w:bCs/>
          <w:sz w:val="24"/>
          <w:szCs w:val="24"/>
        </w:rPr>
        <w:t>research,</w:t>
      </w:r>
      <w:r>
        <w:rPr>
          <w:rFonts w:ascii="Times New Roman" w:eastAsiaTheme="minorEastAsia" w:hAnsi="Times New Roman" w:cs="Times New Roman"/>
          <w:bCs/>
          <w:sz w:val="24"/>
          <w:szCs w:val="24"/>
        </w:rPr>
        <w:t xml:space="preserve"> since we already have insight on how the user behave. We only need to conduct user </w:t>
      </w:r>
      <w:r w:rsidRPr="00240468">
        <w:rPr>
          <w:rFonts w:ascii="Times New Roman" w:eastAsiaTheme="minorEastAsia" w:hAnsi="Times New Roman" w:cs="Times New Roman"/>
          <w:bCs/>
          <w:sz w:val="24"/>
          <w:szCs w:val="24"/>
        </w:rPr>
        <w:t>research</w:t>
      </w:r>
      <w:r>
        <w:rPr>
          <w:rFonts w:ascii="Times New Roman" w:eastAsiaTheme="minorEastAsia" w:hAnsi="Times New Roman" w:cs="Times New Roman"/>
          <w:bCs/>
          <w:sz w:val="24"/>
          <w:szCs w:val="24"/>
        </w:rPr>
        <w:t xml:space="preserve"> when the product team give us feedback on that feature.” (Saif)</w:t>
      </w:r>
    </w:p>
    <w:p w14:paraId="41C9B8AD" w14:textId="77777777" w:rsidR="006F4616" w:rsidRDefault="006F4616" w:rsidP="00A14562">
      <w:pPr>
        <w:ind w:firstLine="576"/>
        <w:jc w:val="both"/>
        <w:rPr>
          <w:rFonts w:ascii="Times New Roman" w:eastAsiaTheme="minorEastAsia" w:hAnsi="Times New Roman" w:cs="Times New Roman"/>
          <w:bCs/>
          <w:sz w:val="24"/>
          <w:szCs w:val="24"/>
        </w:rPr>
      </w:pPr>
      <w:r w:rsidRPr="008838CF">
        <w:rPr>
          <w:rFonts w:ascii="Times New Roman" w:eastAsiaTheme="minorEastAsia" w:hAnsi="Times New Roman" w:cs="Times New Roman"/>
          <w:bCs/>
          <w:sz w:val="24"/>
          <w:szCs w:val="24"/>
        </w:rPr>
        <w:t>One participant considered the</w:t>
      </w:r>
      <w:r>
        <w:rPr>
          <w:rFonts w:ascii="Times New Roman" w:eastAsiaTheme="minorEastAsia" w:hAnsi="Times New Roman" w:cs="Times New Roman"/>
          <w:bCs/>
          <w:sz w:val="24"/>
          <w:szCs w:val="24"/>
        </w:rPr>
        <w:t xml:space="preserve"> maturity of the UX designer:</w:t>
      </w:r>
    </w:p>
    <w:p w14:paraId="72BEA2A8"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“UX designers can estimate the effort based on their experience, by saying</w:t>
      </w:r>
      <w:r w:rsidRPr="005803FE">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I am familiar with, and I did something similar to it, or I may say I should do part A before part B and so on.” (Sara)</w:t>
      </w:r>
    </w:p>
    <w:p w14:paraId="1672F0C2"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One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stated that </w:t>
      </w:r>
      <w:r w:rsidRPr="00C035B4">
        <w:rPr>
          <w:rFonts w:ascii="Times New Roman" w:eastAsiaTheme="minorEastAsia" w:hAnsi="Times New Roman" w:cs="Times New Roman"/>
          <w:bCs/>
          <w:sz w:val="24"/>
          <w:szCs w:val="24"/>
        </w:rPr>
        <w:t>enhanc</w:t>
      </w:r>
      <w:r>
        <w:rPr>
          <w:rFonts w:ascii="Times New Roman" w:eastAsiaTheme="minorEastAsia" w:hAnsi="Times New Roman" w:cs="Times New Roman"/>
          <w:bCs/>
          <w:sz w:val="24"/>
          <w:szCs w:val="24"/>
        </w:rPr>
        <w:t>ing</w:t>
      </w:r>
      <w:r w:rsidRPr="00C035B4">
        <w:rPr>
          <w:rFonts w:ascii="Times New Roman" w:eastAsiaTheme="minorEastAsia" w:hAnsi="Times New Roman" w:cs="Times New Roman"/>
          <w:bCs/>
          <w:sz w:val="24"/>
          <w:szCs w:val="24"/>
        </w:rPr>
        <w:t xml:space="preserve"> an existing feature</w:t>
      </w:r>
      <w:r>
        <w:rPr>
          <w:rFonts w:ascii="Times New Roman" w:eastAsiaTheme="minorEastAsia" w:hAnsi="Times New Roman" w:cs="Times New Roman"/>
          <w:bCs/>
          <w:sz w:val="24"/>
          <w:szCs w:val="24"/>
        </w:rPr>
        <w:t xml:space="preserve"> is simpler than working on</w:t>
      </w:r>
      <w:r w:rsidRPr="00D1517C">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a </w:t>
      </w:r>
      <w:r w:rsidRPr="00C035B4">
        <w:rPr>
          <w:rFonts w:ascii="Times New Roman" w:eastAsiaTheme="minorEastAsia" w:hAnsi="Times New Roman" w:cs="Times New Roman"/>
          <w:bCs/>
          <w:sz w:val="24"/>
          <w:szCs w:val="24"/>
        </w:rPr>
        <w:t xml:space="preserve">new </w:t>
      </w:r>
      <w:r>
        <w:rPr>
          <w:rFonts w:ascii="Times New Roman" w:eastAsiaTheme="minorEastAsia" w:hAnsi="Times New Roman" w:cs="Times New Roman"/>
          <w:bCs/>
          <w:sz w:val="24"/>
          <w:szCs w:val="24"/>
        </w:rPr>
        <w:t xml:space="preserve">one, since it </w:t>
      </w:r>
      <w:r w:rsidRPr="00C035B4">
        <w:rPr>
          <w:rFonts w:ascii="Times New Roman" w:eastAsiaTheme="minorEastAsia" w:hAnsi="Times New Roman" w:cs="Times New Roman"/>
          <w:bCs/>
          <w:sz w:val="24"/>
          <w:szCs w:val="24"/>
        </w:rPr>
        <w:t xml:space="preserve">already has a </w:t>
      </w:r>
      <w:r>
        <w:rPr>
          <w:rFonts w:ascii="Times New Roman" w:eastAsiaTheme="minorEastAsia" w:hAnsi="Times New Roman" w:cs="Times New Roman"/>
          <w:bCs/>
          <w:sz w:val="24"/>
          <w:szCs w:val="24"/>
        </w:rPr>
        <w:t>track record:</w:t>
      </w:r>
    </w:p>
    <w:p w14:paraId="528B0157" w14:textId="77777777" w:rsidR="006F4616" w:rsidRDefault="006F4616" w:rsidP="00A14562">
      <w:pPr>
        <w:ind w:left="567"/>
        <w:jc w:val="both"/>
        <w:rPr>
          <w:rFonts w:ascii="Times New Roman" w:eastAsiaTheme="minorEastAsia" w:hAnsi="Times New Roman" w:cs="Times New Roman"/>
          <w:bCs/>
          <w:sz w:val="24"/>
          <w:szCs w:val="24"/>
        </w:rPr>
      </w:pPr>
      <w:r w:rsidRPr="002B0D7F">
        <w:rPr>
          <w:rFonts w:ascii="Times New Roman" w:eastAsiaTheme="minorEastAsia" w:hAnsi="Times New Roman" w:cs="Times New Roman"/>
          <w:bCs/>
          <w:sz w:val="24"/>
          <w:szCs w:val="24"/>
        </w:rPr>
        <w:t>“There is a difference between working on a user story that is an enhancement of an existing feature and a new feature. An enhancement user story will do better than a new feature, because it already has a success and failure rate, so the work will be based on feedback from the existing feature, but the new feature we do not yet know whether the feature is really needed or not.” (Nasser)</w:t>
      </w:r>
    </w:p>
    <w:p w14:paraId="39BF4FA8" w14:textId="77777777" w:rsidR="006F4616" w:rsidRDefault="006F4616" w:rsidP="00C443F7">
      <w:pPr>
        <w:ind w:firstLine="284"/>
        <w:jc w:val="both"/>
        <w:rPr>
          <w:rFonts w:ascii="Times New Roman" w:eastAsiaTheme="minorEastAsia" w:hAnsi="Times New Roman" w:cs="Times New Roman"/>
          <w:bCs/>
          <w:sz w:val="24"/>
          <w:szCs w:val="24"/>
        </w:rPr>
      </w:pPr>
      <w:r w:rsidRPr="00D1517C">
        <w:rPr>
          <w:rFonts w:ascii="Times New Roman" w:eastAsiaTheme="minorEastAsia" w:hAnsi="Times New Roman" w:cs="Times New Roman"/>
          <w:bCs/>
          <w:sz w:val="24"/>
          <w:szCs w:val="24"/>
        </w:rPr>
        <w:t xml:space="preserve">One participant stated that making changes to features that impact the existing behavior of the user is challenging, </w:t>
      </w:r>
      <w:r>
        <w:rPr>
          <w:rFonts w:ascii="Times New Roman" w:eastAsiaTheme="minorEastAsia" w:hAnsi="Times New Roman" w:cs="Times New Roman"/>
          <w:bCs/>
          <w:sz w:val="24"/>
          <w:szCs w:val="24"/>
        </w:rPr>
        <w:t>leading to</w:t>
      </w:r>
      <w:r w:rsidRPr="00D1517C">
        <w:rPr>
          <w:rFonts w:ascii="Times New Roman" w:eastAsiaTheme="minorEastAsia" w:hAnsi="Times New Roman" w:cs="Times New Roman"/>
          <w:bCs/>
          <w:sz w:val="24"/>
          <w:szCs w:val="24"/>
        </w:rPr>
        <w:t xml:space="preserve"> a need for intensive UX experiments</w:t>
      </w:r>
      <w:r>
        <w:rPr>
          <w:rFonts w:ascii="Times New Roman" w:eastAsiaTheme="minorEastAsia" w:hAnsi="Times New Roman" w:cs="Times New Roman"/>
          <w:bCs/>
          <w:sz w:val="24"/>
          <w:szCs w:val="24"/>
        </w:rPr>
        <w:t>:</w:t>
      </w:r>
    </w:p>
    <w:p w14:paraId="7B5FACD4"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E57B35">
        <w:rPr>
          <w:rFonts w:ascii="Times New Roman" w:eastAsiaTheme="minorEastAsia" w:hAnsi="Times New Roman" w:cs="Times New Roman"/>
          <w:bCs/>
          <w:sz w:val="24"/>
          <w:szCs w:val="24"/>
        </w:rPr>
        <w:t>It is important to consider whether this feature will change the existing behavior of the user. For example, a user might be accustomed to a certain behavior, and I as a designer will change it. So, the question here is whether this change will have a positive impact or not</w:t>
      </w:r>
      <w:r>
        <w:rPr>
          <w:rFonts w:ascii="Times New Roman" w:eastAsiaTheme="minorEastAsia" w:hAnsi="Times New Roman" w:cs="Times New Roman"/>
          <w:bCs/>
          <w:sz w:val="24"/>
          <w:szCs w:val="24"/>
        </w:rPr>
        <w:t>?</w:t>
      </w:r>
      <w:r w:rsidRPr="00E57B35">
        <w:rPr>
          <w:rFonts w:ascii="Times New Roman" w:eastAsiaTheme="minorEastAsia" w:hAnsi="Times New Roman" w:cs="Times New Roman"/>
          <w:bCs/>
          <w:sz w:val="24"/>
          <w:szCs w:val="24"/>
        </w:rPr>
        <w:t xml:space="preserve"> In this case, I consider investing heavily in UX experiments.</w:t>
      </w:r>
      <w:r>
        <w:rPr>
          <w:rFonts w:ascii="Times New Roman" w:eastAsiaTheme="minorEastAsia" w:hAnsi="Times New Roman" w:cs="Times New Roman"/>
          <w:bCs/>
          <w:sz w:val="24"/>
          <w:szCs w:val="24"/>
        </w:rPr>
        <w:t>” (Nasser)</w:t>
      </w:r>
    </w:p>
    <w:p w14:paraId="20764830" w14:textId="77777777" w:rsidR="006F4616" w:rsidRDefault="006F4616" w:rsidP="00C443F7">
      <w:pPr>
        <w:ind w:firstLine="284"/>
        <w:jc w:val="both"/>
        <w:rPr>
          <w:rFonts w:ascii="Times New Roman" w:eastAsiaTheme="minorEastAsia" w:hAnsi="Times New Roman" w:cs="Times New Roman"/>
          <w:bCs/>
          <w:sz w:val="24"/>
          <w:szCs w:val="24"/>
        </w:rPr>
      </w:pPr>
      <w:r w:rsidRPr="00874BE2">
        <w:rPr>
          <w:rFonts w:ascii="Times New Roman" w:eastAsiaTheme="minorEastAsia" w:hAnsi="Times New Roman" w:cs="Times New Roman"/>
          <w:bCs/>
          <w:sz w:val="24"/>
          <w:szCs w:val="24"/>
        </w:rPr>
        <w:t>Several participants stated that introducing a new feature into the market requires a lot of effort:</w:t>
      </w:r>
    </w:p>
    <w:p w14:paraId="74BC26FC" w14:textId="77777777" w:rsidR="006F4616"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8F0E86">
        <w:rPr>
          <w:rFonts w:ascii="Times New Roman" w:eastAsiaTheme="minorEastAsia" w:hAnsi="Times New Roman" w:cs="Times New Roman"/>
          <w:bCs/>
          <w:sz w:val="24"/>
          <w:szCs w:val="24"/>
        </w:rPr>
        <w:t>When a new feature enters the market and there are no competitors</w:t>
      </w:r>
      <w:r>
        <w:rPr>
          <w:rFonts w:ascii="Times New Roman" w:eastAsiaTheme="minorEastAsia" w:hAnsi="Times New Roman" w:cs="Times New Roman"/>
          <w:bCs/>
          <w:sz w:val="24"/>
          <w:szCs w:val="24"/>
        </w:rPr>
        <w:t xml:space="preserve">, and it did not exist before, </w:t>
      </w:r>
      <w:r w:rsidRPr="008F0E86">
        <w:rPr>
          <w:rFonts w:ascii="Times New Roman" w:eastAsiaTheme="minorEastAsia" w:hAnsi="Times New Roman" w:cs="Times New Roman"/>
          <w:bCs/>
          <w:sz w:val="24"/>
          <w:szCs w:val="24"/>
        </w:rPr>
        <w:t>it will require effort,</w:t>
      </w:r>
      <w:r>
        <w:rPr>
          <w:rFonts w:ascii="Times New Roman" w:eastAsiaTheme="minorEastAsia" w:hAnsi="Times New Roman" w:cs="Times New Roman"/>
          <w:bCs/>
          <w:sz w:val="24"/>
          <w:szCs w:val="24"/>
        </w:rPr>
        <w:t xml:space="preserve"> </w:t>
      </w:r>
      <w:r w:rsidRPr="008F0E86">
        <w:rPr>
          <w:rFonts w:ascii="Times New Roman" w:eastAsiaTheme="minorEastAsia" w:hAnsi="Times New Roman" w:cs="Times New Roman"/>
          <w:bCs/>
          <w:sz w:val="24"/>
          <w:szCs w:val="24"/>
        </w:rPr>
        <w:t>as I have to understand the user's behavior.</w:t>
      </w:r>
      <w:r>
        <w:rPr>
          <w:rFonts w:ascii="Times New Roman" w:eastAsiaTheme="minorEastAsia" w:hAnsi="Times New Roman" w:cs="Times New Roman"/>
          <w:bCs/>
          <w:sz w:val="24"/>
          <w:szCs w:val="24"/>
        </w:rPr>
        <w:t>”.</w:t>
      </w:r>
      <w:r w:rsidRPr="0008719E">
        <w:rPr>
          <w:rFonts w:ascii="Times New Roman" w:eastAsiaTheme="minorEastAsia" w:hAnsi="Times New Roman" w:cs="Times New Roman"/>
          <w:bCs/>
          <w:sz w:val="24"/>
          <w:szCs w:val="24"/>
        </w:rPr>
        <w:t xml:space="preserve"> </w:t>
      </w:r>
      <w:r w:rsidRPr="008F0E86">
        <w:rPr>
          <w:rFonts w:ascii="Times New Roman" w:eastAsiaTheme="minorEastAsia" w:hAnsi="Times New Roman" w:cs="Times New Roman"/>
          <w:bCs/>
          <w:sz w:val="24"/>
          <w:szCs w:val="24"/>
        </w:rPr>
        <w:t xml:space="preserve">Continuing, the </w:t>
      </w:r>
      <w:r w:rsidRPr="008F0E86">
        <w:rPr>
          <w:rFonts w:ascii="Times New Roman" w:eastAsiaTheme="minorEastAsia" w:hAnsi="Times New Roman" w:cs="Times New Roman"/>
          <w:bCs/>
          <w:sz w:val="24"/>
          <w:szCs w:val="24"/>
        </w:rPr>
        <w:lastRenderedPageBreak/>
        <w:t xml:space="preserve">participant said, </w:t>
      </w:r>
      <w:r>
        <w:rPr>
          <w:rFonts w:ascii="Times New Roman" w:eastAsiaTheme="minorEastAsia" w:hAnsi="Times New Roman" w:cs="Times New Roman"/>
          <w:bCs/>
          <w:sz w:val="24"/>
          <w:szCs w:val="24"/>
        </w:rPr>
        <w:t>“</w:t>
      </w:r>
      <w:r w:rsidRPr="00240468">
        <w:rPr>
          <w:rFonts w:ascii="Times New Roman" w:eastAsiaTheme="minorEastAsia" w:hAnsi="Times New Roman" w:cs="Times New Roman"/>
          <w:bCs/>
          <w:sz w:val="24"/>
          <w:szCs w:val="24"/>
        </w:rPr>
        <w:t>I</w:t>
      </w:r>
      <w:r>
        <w:rPr>
          <w:rFonts w:ascii="Times New Roman" w:eastAsiaTheme="minorEastAsia" w:hAnsi="Times New Roman" w:cs="Times New Roman"/>
          <w:bCs/>
          <w:sz w:val="24"/>
          <w:szCs w:val="24"/>
        </w:rPr>
        <w:t xml:space="preserve">f I already know how the user behaves, here </w:t>
      </w:r>
      <w:r w:rsidRPr="0008719E">
        <w:rPr>
          <w:rFonts w:ascii="Times New Roman" w:eastAsiaTheme="minorEastAsia" w:hAnsi="Times New Roman" w:cs="Times New Roman"/>
          <w:bCs/>
          <w:sz w:val="24"/>
          <w:szCs w:val="24"/>
        </w:rPr>
        <w:t xml:space="preserve">I will start from the last point where we reached </w:t>
      </w:r>
      <w:r>
        <w:rPr>
          <w:rFonts w:ascii="Times New Roman" w:eastAsiaTheme="minorEastAsia" w:hAnsi="Times New Roman" w:cs="Times New Roman"/>
          <w:bCs/>
          <w:sz w:val="24"/>
          <w:szCs w:val="24"/>
        </w:rPr>
        <w:t>in the</w:t>
      </w:r>
      <w:r w:rsidRPr="0008719E">
        <w:rPr>
          <w:rFonts w:ascii="Times New Roman" w:eastAsiaTheme="minorEastAsia" w:hAnsi="Times New Roman" w:cs="Times New Roman"/>
          <w:bCs/>
          <w:sz w:val="24"/>
          <w:szCs w:val="24"/>
        </w:rPr>
        <w:t xml:space="preserve"> product </w:t>
      </w:r>
      <w:r>
        <w:rPr>
          <w:rFonts w:ascii="Times New Roman" w:eastAsiaTheme="minorEastAsia" w:hAnsi="Times New Roman" w:cs="Times New Roman"/>
          <w:bCs/>
          <w:sz w:val="24"/>
          <w:szCs w:val="24"/>
        </w:rPr>
        <w:t>and do further enhancement.” (Hamad)</w:t>
      </w:r>
    </w:p>
    <w:p w14:paraId="713091AC" w14:textId="77777777" w:rsidR="006F4616" w:rsidRDefault="006F4616" w:rsidP="00A14562">
      <w:pPr>
        <w:pStyle w:val="NormalWeb"/>
        <w:spacing w:before="0" w:beforeAutospacing="0" w:after="200" w:afterAutospacing="0" w:line="276" w:lineRule="auto"/>
        <w:ind w:left="567"/>
        <w:jc w:val="both"/>
        <w:rPr>
          <w:color w:val="000000"/>
        </w:rPr>
      </w:pPr>
      <w:r>
        <w:rPr>
          <w:color w:val="000000"/>
        </w:rPr>
        <w:t>“If the service is very newly introduced to the market, I will conduct a benchmark analysis of how the outsiders did it, I will make quick research on how this feature is used externally, and if this feature is available in our market, I will conduct a competitive analysis. Then I will see if this feature achieves the desired need or not, if not, I will take it to the market and do my</w:t>
      </w:r>
      <w:r>
        <w:rPr>
          <w:rStyle w:val="apple-converted-space"/>
          <w:color w:val="000000"/>
        </w:rPr>
        <w:t> </w:t>
      </w:r>
      <w:r>
        <w:rPr>
          <w:rStyle w:val="issue-underline"/>
          <w:color w:val="000000"/>
        </w:rPr>
        <w:t>best</w:t>
      </w:r>
      <w:r>
        <w:rPr>
          <w:rStyle w:val="apple-converted-space"/>
          <w:color w:val="000000"/>
        </w:rPr>
        <w:t> </w:t>
      </w:r>
      <w:r>
        <w:rPr>
          <w:color w:val="000000"/>
        </w:rPr>
        <w:t>and take feedback on it.” (Saad)</w:t>
      </w:r>
    </w:p>
    <w:p w14:paraId="6F5164B3" w14:textId="77777777" w:rsidR="006F4616" w:rsidRPr="001C373C"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7152AE">
        <w:rPr>
          <w:rFonts w:ascii="Times New Roman" w:eastAsiaTheme="minorEastAsia" w:hAnsi="Times New Roman" w:cs="Times New Roman"/>
          <w:bCs/>
          <w:sz w:val="24"/>
          <w:szCs w:val="24"/>
        </w:rPr>
        <w:t>When adding a new feature, let</w:t>
      </w:r>
      <w:r>
        <w:rPr>
          <w:rFonts w:ascii="Times New Roman" w:eastAsiaTheme="minorEastAsia" w:hAnsi="Times New Roman" w:cs="Times New Roman"/>
          <w:bCs/>
          <w:sz w:val="24"/>
          <w:szCs w:val="24"/>
        </w:rPr>
        <w:t xml:space="preserve"> u</w:t>
      </w:r>
      <w:r w:rsidRPr="007152AE">
        <w:rPr>
          <w:rFonts w:ascii="Times New Roman" w:eastAsiaTheme="minorEastAsia" w:hAnsi="Times New Roman" w:cs="Times New Roman"/>
          <w:bCs/>
          <w:sz w:val="24"/>
          <w:szCs w:val="24"/>
        </w:rPr>
        <w:t xml:space="preserve">s say </w:t>
      </w:r>
      <w:r w:rsidRPr="007152AE">
        <w:rPr>
          <w:rFonts w:ascii="Times New Roman" w:eastAsiaTheme="minorEastAsia" w:hAnsi="Times New Roman" w:cs="Times New Roman"/>
          <w:bCs/>
          <w:i/>
          <w:iCs/>
          <w:sz w:val="24"/>
          <w:szCs w:val="24"/>
        </w:rPr>
        <w:t>auctions of special numbers</w:t>
      </w:r>
      <w:r w:rsidRPr="007152AE">
        <w:rPr>
          <w:rFonts w:ascii="Times New Roman" w:eastAsiaTheme="minorEastAsia" w:hAnsi="Times New Roman" w:cs="Times New Roman"/>
          <w:bCs/>
          <w:sz w:val="24"/>
          <w:szCs w:val="24"/>
        </w:rPr>
        <w:t xml:space="preserve">, there are no familiar features that have done that before, we need to look for indirect studies instead to find out what are the problems that the user faces in an auction feature in general, not the exact same service we provide, which is special numbers. In this case, the users will buy, </w:t>
      </w:r>
      <w:r>
        <w:rPr>
          <w:rFonts w:ascii="Times New Roman" w:eastAsiaTheme="minorEastAsia" w:hAnsi="Times New Roman" w:cs="Times New Roman"/>
          <w:bCs/>
          <w:sz w:val="24"/>
          <w:szCs w:val="24"/>
        </w:rPr>
        <w:t>we</w:t>
      </w:r>
      <w:r w:rsidRPr="007152AE">
        <w:rPr>
          <w:rFonts w:ascii="Times New Roman" w:eastAsiaTheme="minorEastAsia" w:hAnsi="Times New Roman" w:cs="Times New Roman"/>
          <w:bCs/>
          <w:sz w:val="24"/>
          <w:szCs w:val="24"/>
        </w:rPr>
        <w:t xml:space="preserve"> will pay attention to how they buy. </w:t>
      </w:r>
      <w:r>
        <w:rPr>
          <w:rFonts w:ascii="Times New Roman" w:eastAsiaTheme="minorEastAsia" w:hAnsi="Times New Roman" w:cs="Times New Roman"/>
          <w:bCs/>
          <w:sz w:val="24"/>
          <w:szCs w:val="24"/>
        </w:rPr>
        <w:t>(Lujain)</w:t>
      </w:r>
    </w:p>
    <w:p w14:paraId="2091128D" w14:textId="77777777" w:rsidR="006F4616" w:rsidRDefault="006F4616" w:rsidP="00A14562">
      <w:pPr>
        <w:ind w:left="567"/>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w:t>
      </w:r>
      <w:r w:rsidRPr="00D01551">
        <w:rPr>
          <w:rFonts w:ascii="Times New Roman" w:eastAsiaTheme="minorEastAsia" w:hAnsi="Times New Roman" w:cs="Times New Roman"/>
          <w:bCs/>
          <w:sz w:val="24"/>
          <w:szCs w:val="24"/>
        </w:rPr>
        <w:t xml:space="preserve">The process of adding new features, that have not been applied yet, and how </w:t>
      </w:r>
      <w:r>
        <w:rPr>
          <w:rFonts w:ascii="Times New Roman" w:eastAsiaTheme="minorEastAsia" w:hAnsi="Times New Roman" w:cs="Times New Roman"/>
          <w:bCs/>
          <w:sz w:val="24"/>
          <w:szCs w:val="24"/>
        </w:rPr>
        <w:t>we</w:t>
      </w:r>
      <w:r w:rsidRPr="00D01551">
        <w:rPr>
          <w:rFonts w:ascii="Times New Roman" w:eastAsiaTheme="minorEastAsia" w:hAnsi="Times New Roman" w:cs="Times New Roman"/>
          <w:bCs/>
          <w:sz w:val="24"/>
          <w:szCs w:val="24"/>
        </w:rPr>
        <w:t xml:space="preserve"> can apply them, does not go like regular features, because the new features have no customer base, therefore we will use surveys to find out our target audience.</w:t>
      </w:r>
      <w:r>
        <w:rPr>
          <w:rFonts w:ascii="Times New Roman" w:eastAsiaTheme="minorEastAsia" w:hAnsi="Times New Roman" w:cs="Times New Roman"/>
          <w:bCs/>
          <w:sz w:val="24"/>
          <w:szCs w:val="24"/>
        </w:rPr>
        <w:t xml:space="preserve"> </w:t>
      </w:r>
      <w:r w:rsidRPr="00B6340E">
        <w:rPr>
          <w:rFonts w:ascii="Times New Roman" w:eastAsiaTheme="minorEastAsia" w:hAnsi="Times New Roman" w:cs="Times New Roman"/>
          <w:bCs/>
          <w:sz w:val="24"/>
          <w:szCs w:val="24"/>
        </w:rPr>
        <w:t xml:space="preserve">Since it is a new idea, we need to sketch a new experience, where </w:t>
      </w:r>
      <w:r>
        <w:rPr>
          <w:rFonts w:ascii="Times New Roman" w:eastAsiaTheme="minorEastAsia" w:hAnsi="Times New Roman" w:cs="Times New Roman"/>
          <w:bCs/>
          <w:sz w:val="24"/>
          <w:szCs w:val="24"/>
        </w:rPr>
        <w:t>we</w:t>
      </w:r>
      <w:r w:rsidRPr="00B6340E">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need</w:t>
      </w:r>
      <w:r w:rsidRPr="00B6340E">
        <w:rPr>
          <w:rFonts w:ascii="Times New Roman" w:eastAsiaTheme="minorEastAsia" w:hAnsi="Times New Roman" w:cs="Times New Roman"/>
          <w:bCs/>
          <w:sz w:val="24"/>
          <w:szCs w:val="24"/>
        </w:rPr>
        <w:t xml:space="preserve"> do heavy work to understand what </w:t>
      </w:r>
      <w:r>
        <w:rPr>
          <w:rFonts w:ascii="Times New Roman" w:eastAsiaTheme="minorEastAsia" w:hAnsi="Times New Roman" w:cs="Times New Roman"/>
          <w:bCs/>
          <w:sz w:val="24"/>
          <w:szCs w:val="24"/>
        </w:rPr>
        <w:t>users</w:t>
      </w:r>
      <w:r w:rsidRPr="00B6340E">
        <w:rPr>
          <w:rFonts w:ascii="Times New Roman" w:eastAsiaTheme="minorEastAsia" w:hAnsi="Times New Roman" w:cs="Times New Roman"/>
          <w:bCs/>
          <w:sz w:val="24"/>
          <w:szCs w:val="24"/>
        </w:rPr>
        <w:t xml:space="preserve"> are expecting from this feature</w:t>
      </w:r>
      <w:r>
        <w:rPr>
          <w:rFonts w:ascii="Times New Roman" w:eastAsiaTheme="minorEastAsia" w:hAnsi="Times New Roman" w:cs="Times New Roman"/>
          <w:bCs/>
          <w:sz w:val="24"/>
          <w:szCs w:val="24"/>
        </w:rPr>
        <w:t>.” (Bandar)</w:t>
      </w:r>
    </w:p>
    <w:p w14:paraId="202A7926" w14:textId="620330D8" w:rsidR="0031270E"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One</w:t>
      </w:r>
      <w:r w:rsidRPr="00874BE2">
        <w:rPr>
          <w:rFonts w:ascii="Times New Roman" w:eastAsiaTheme="minorEastAsia" w:hAnsi="Times New Roman" w:cs="Times New Roman"/>
          <w:bCs/>
          <w:sz w:val="24"/>
          <w:szCs w:val="24"/>
        </w:rPr>
        <w:t xml:space="preserve"> participant</w:t>
      </w:r>
      <w:r>
        <w:rPr>
          <w:rFonts w:ascii="Times New Roman" w:eastAsiaTheme="minorEastAsia" w:hAnsi="Times New Roman" w:cs="Times New Roman"/>
          <w:bCs/>
          <w:sz w:val="24"/>
          <w:szCs w:val="24"/>
        </w:rPr>
        <w:t xml:space="preserve"> </w:t>
      </w:r>
      <w:r w:rsidRPr="00874BE2">
        <w:rPr>
          <w:rFonts w:ascii="Times New Roman" w:eastAsiaTheme="minorEastAsia" w:hAnsi="Times New Roman" w:cs="Times New Roman"/>
          <w:bCs/>
          <w:sz w:val="24"/>
          <w:szCs w:val="24"/>
        </w:rPr>
        <w:t xml:space="preserve">stated that </w:t>
      </w:r>
      <w:r w:rsidR="0031270E">
        <w:rPr>
          <w:rFonts w:ascii="Times New Roman" w:eastAsiaTheme="minorEastAsia" w:hAnsi="Times New Roman" w:cs="Times New Roman"/>
          <w:bCs/>
          <w:sz w:val="24"/>
          <w:szCs w:val="24"/>
        </w:rPr>
        <w:t xml:space="preserve">they should </w:t>
      </w:r>
      <w:r w:rsidR="00DA36D4">
        <w:rPr>
          <w:rFonts w:ascii="Times New Roman" w:eastAsiaTheme="minorEastAsia" w:hAnsi="Times New Roman" w:cs="Times New Roman"/>
          <w:bCs/>
          <w:sz w:val="24"/>
          <w:szCs w:val="24"/>
        </w:rPr>
        <w:t>determine the complexity of the feature</w:t>
      </w:r>
      <w:r w:rsidR="00321E81">
        <w:rPr>
          <w:rFonts w:ascii="Times New Roman" w:eastAsiaTheme="minorEastAsia" w:hAnsi="Times New Roman" w:cs="Times New Roman"/>
          <w:bCs/>
          <w:sz w:val="24"/>
          <w:szCs w:val="24"/>
        </w:rPr>
        <w:t xml:space="preserve"> and </w:t>
      </w:r>
      <w:r w:rsidR="00EF2F60">
        <w:rPr>
          <w:rFonts w:ascii="Times New Roman" w:eastAsiaTheme="minorEastAsia" w:hAnsi="Times New Roman" w:cs="Times New Roman"/>
          <w:bCs/>
          <w:sz w:val="24"/>
          <w:szCs w:val="24"/>
        </w:rPr>
        <w:t>whether</w:t>
      </w:r>
      <w:r w:rsidR="00321E81">
        <w:rPr>
          <w:rFonts w:ascii="Times New Roman" w:eastAsiaTheme="minorEastAsia" w:hAnsi="Times New Roman" w:cs="Times New Roman"/>
          <w:bCs/>
          <w:sz w:val="24"/>
          <w:szCs w:val="24"/>
        </w:rPr>
        <w:t xml:space="preserve"> it will be easily </w:t>
      </w:r>
      <w:r w:rsidR="00EF2F60">
        <w:rPr>
          <w:rFonts w:ascii="Times New Roman" w:eastAsiaTheme="minorEastAsia" w:hAnsi="Times New Roman" w:cs="Times New Roman"/>
          <w:bCs/>
          <w:sz w:val="24"/>
          <w:szCs w:val="24"/>
        </w:rPr>
        <w:t>understood</w:t>
      </w:r>
      <w:r w:rsidR="009F0C2D">
        <w:rPr>
          <w:rFonts w:ascii="Times New Roman" w:eastAsiaTheme="minorEastAsia" w:hAnsi="Times New Roman" w:cs="Times New Roman"/>
          <w:bCs/>
          <w:sz w:val="24"/>
          <w:szCs w:val="24"/>
        </w:rPr>
        <w:t xml:space="preserve"> by its users</w:t>
      </w:r>
      <w:r w:rsidR="00EF2F60">
        <w:rPr>
          <w:rFonts w:ascii="Times New Roman" w:eastAsiaTheme="minorEastAsia" w:hAnsi="Times New Roman" w:cs="Times New Roman"/>
          <w:bCs/>
          <w:sz w:val="24"/>
          <w:szCs w:val="24"/>
        </w:rPr>
        <w:t>.</w:t>
      </w:r>
    </w:p>
    <w:p w14:paraId="19E09F40" w14:textId="77777777" w:rsidR="006F4616" w:rsidRPr="007E5D00" w:rsidRDefault="006F4616" w:rsidP="00A14562">
      <w:pPr>
        <w:ind w:left="567" w:firstLine="9"/>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“How complicated is the feature, which I mean the complicated of the process to make it simple to the user or not, for example, when we say that this feature may confuse the users in specific steps or other features, here I will try to see how I can simple it without </w:t>
      </w:r>
      <w:r w:rsidRPr="006B6EDF">
        <w:rPr>
          <w:rFonts w:ascii="Times New Roman" w:eastAsiaTheme="minorEastAsia" w:hAnsi="Times New Roman" w:cs="Times New Roman"/>
          <w:bCs/>
          <w:sz w:val="24"/>
          <w:szCs w:val="24"/>
        </w:rPr>
        <w:t>making a problem</w:t>
      </w:r>
      <w:r>
        <w:rPr>
          <w:rFonts w:ascii="Times New Roman" w:eastAsiaTheme="minorEastAsia" w:hAnsi="Times New Roman" w:cs="Times New Roman"/>
          <w:bCs/>
          <w:sz w:val="24"/>
          <w:szCs w:val="24"/>
        </w:rPr>
        <w:t xml:space="preserve"> to the user.” (Lujain)</w:t>
      </w:r>
    </w:p>
    <w:p w14:paraId="47D3A587" w14:textId="69301EEF" w:rsidR="00280F5E" w:rsidRDefault="006F4616" w:rsidP="003A07CA">
      <w:pPr>
        <w:ind w:firstLine="576"/>
        <w:jc w:val="both"/>
        <w:rPr>
          <w:rFonts w:ascii="Times New Roman" w:eastAsiaTheme="minorEastAsia" w:hAnsi="Times New Roman" w:cs="Times New Roman"/>
          <w:bCs/>
          <w:sz w:val="24"/>
          <w:szCs w:val="24"/>
        </w:rPr>
      </w:pPr>
      <w:r w:rsidRPr="008C360E">
        <w:rPr>
          <w:rFonts w:ascii="Times New Roman" w:eastAsiaTheme="minorEastAsia" w:hAnsi="Times New Roman" w:cs="Times New Roman"/>
          <w:bCs/>
          <w:sz w:val="24"/>
          <w:szCs w:val="24"/>
          <w:highlight w:val="yellow"/>
        </w:rPr>
        <w:t>Drones, time to market (Moath, Bandar and Hamad 36.40) ...…………...…….………… ……………………………………………………………………………………………………………………………………………………………………………………………………</w:t>
      </w:r>
    </w:p>
    <w:p w14:paraId="0867F0F9" w14:textId="77777777" w:rsidR="006F4616" w:rsidRDefault="006F4616" w:rsidP="00C443F7">
      <w:pPr>
        <w:ind w:firstLine="284"/>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Based on the </w:t>
      </w:r>
      <w:r w:rsidRPr="00D77019">
        <w:rPr>
          <w:rFonts w:ascii="Times New Roman" w:eastAsiaTheme="minorEastAsia" w:hAnsi="Times New Roman" w:cs="Times New Roman"/>
          <w:bCs/>
          <w:sz w:val="24"/>
          <w:szCs w:val="24"/>
        </w:rPr>
        <w:t>practitioners’</w:t>
      </w:r>
      <w:r>
        <w:rPr>
          <w:rFonts w:ascii="Times New Roman" w:eastAsiaTheme="minorEastAsia" w:hAnsi="Times New Roman" w:cs="Times New Roman"/>
          <w:bCs/>
          <w:sz w:val="24"/>
          <w:szCs w:val="24"/>
        </w:rPr>
        <w:t xml:space="preserve"> responses, they </w:t>
      </w:r>
      <w:r w:rsidRPr="008F72C1">
        <w:rPr>
          <w:rFonts w:ascii="Times New Roman" w:eastAsiaTheme="minorEastAsia" w:hAnsi="Times New Roman" w:cs="Times New Roman"/>
          <w:bCs/>
          <w:sz w:val="24"/>
          <w:szCs w:val="24"/>
        </w:rPr>
        <w:t xml:space="preserve">determine </w:t>
      </w:r>
      <w:r>
        <w:rPr>
          <w:rFonts w:ascii="Times New Roman" w:eastAsiaTheme="minorEastAsia" w:hAnsi="Times New Roman" w:cs="Times New Roman"/>
          <w:bCs/>
          <w:sz w:val="24"/>
          <w:szCs w:val="24"/>
        </w:rPr>
        <w:t xml:space="preserve">the </w:t>
      </w:r>
      <w:r w:rsidRPr="008F72C1">
        <w:rPr>
          <w:rFonts w:ascii="Times New Roman" w:eastAsiaTheme="minorEastAsia" w:hAnsi="Times New Roman" w:cs="Times New Roman"/>
          <w:bCs/>
          <w:sz w:val="24"/>
          <w:szCs w:val="24"/>
        </w:rPr>
        <w:t>importance</w:t>
      </w:r>
      <w:r>
        <w:rPr>
          <w:rFonts w:ascii="Times New Roman" w:eastAsiaTheme="minorEastAsia" w:hAnsi="Times New Roman" w:cs="Times New Roman"/>
          <w:bCs/>
          <w:sz w:val="24"/>
          <w:szCs w:val="24"/>
        </w:rPr>
        <w:t xml:space="preserve"> of </w:t>
      </w:r>
      <w:r w:rsidRPr="008F72C1">
        <w:rPr>
          <w:rFonts w:ascii="Times New Roman" w:eastAsiaTheme="minorEastAsia" w:hAnsi="Times New Roman" w:cs="Times New Roman"/>
          <w:bCs/>
          <w:sz w:val="24"/>
          <w:szCs w:val="24"/>
        </w:rPr>
        <w:t xml:space="preserve">conducting UX experiments by evaluating </w:t>
      </w:r>
      <w:r>
        <w:rPr>
          <w:rFonts w:ascii="Times New Roman" w:eastAsiaTheme="minorEastAsia" w:hAnsi="Times New Roman" w:cs="Times New Roman"/>
          <w:bCs/>
          <w:sz w:val="24"/>
          <w:szCs w:val="24"/>
        </w:rPr>
        <w:t xml:space="preserve">potential value, familiarity </w:t>
      </w:r>
      <w:r w:rsidRPr="008F72C1">
        <w:rPr>
          <w:rFonts w:ascii="Times New Roman" w:eastAsiaTheme="minorEastAsia" w:hAnsi="Times New Roman" w:cs="Times New Roman"/>
          <w:bCs/>
          <w:sz w:val="24"/>
          <w:szCs w:val="24"/>
        </w:rPr>
        <w:t>and clarity relationship</w:t>
      </w:r>
      <w:r>
        <w:rPr>
          <w:rFonts w:ascii="Times New Roman" w:eastAsiaTheme="minorEastAsia" w:hAnsi="Times New Roman" w:cs="Times New Roman"/>
          <w:bCs/>
          <w:sz w:val="24"/>
          <w:szCs w:val="24"/>
        </w:rPr>
        <w:t xml:space="preserve">, with potential value having a </w:t>
      </w:r>
      <w:r w:rsidRPr="00721492">
        <w:rPr>
          <w:rFonts w:ascii="Times New Roman" w:eastAsiaTheme="minorEastAsia" w:hAnsi="Times New Roman" w:cs="Times New Roman"/>
          <w:bCs/>
          <w:sz w:val="24"/>
          <w:szCs w:val="24"/>
        </w:rPr>
        <w:t xml:space="preserve">significant </w:t>
      </w:r>
      <w:r>
        <w:rPr>
          <w:rFonts w:ascii="Times New Roman" w:eastAsiaTheme="minorEastAsia" w:hAnsi="Times New Roman" w:cs="Times New Roman"/>
          <w:bCs/>
          <w:sz w:val="24"/>
          <w:szCs w:val="24"/>
        </w:rPr>
        <w:t>impact over familiarity</w:t>
      </w:r>
      <w:r w:rsidRPr="008F72C1">
        <w:rPr>
          <w:rFonts w:ascii="Times New Roman" w:eastAsiaTheme="minorEastAsia" w:hAnsi="Times New Roman" w:cs="Times New Roman"/>
          <w:bCs/>
          <w:sz w:val="24"/>
          <w:szCs w:val="24"/>
        </w:rPr>
        <w:t xml:space="preserve"> </w:t>
      </w:r>
      <w:r>
        <w:rPr>
          <w:rFonts w:ascii="Times New Roman" w:eastAsiaTheme="minorEastAsia" w:hAnsi="Times New Roman" w:cs="Times New Roman"/>
          <w:bCs/>
          <w:sz w:val="24"/>
          <w:szCs w:val="24"/>
        </w:rPr>
        <w:t xml:space="preserve">and </w:t>
      </w:r>
      <w:r w:rsidRPr="008F72C1">
        <w:rPr>
          <w:rFonts w:ascii="Times New Roman" w:eastAsiaTheme="minorEastAsia" w:hAnsi="Times New Roman" w:cs="Times New Roman"/>
          <w:bCs/>
          <w:sz w:val="24"/>
          <w:szCs w:val="24"/>
        </w:rPr>
        <w:t>clarity</w:t>
      </w:r>
      <w:r>
        <w:rPr>
          <w:rFonts w:ascii="Times New Roman" w:eastAsiaTheme="minorEastAsia" w:hAnsi="Times New Roman" w:cs="Times New Roman"/>
          <w:bCs/>
          <w:sz w:val="24"/>
          <w:szCs w:val="24"/>
        </w:rPr>
        <w:t xml:space="preserve">, </w:t>
      </w:r>
      <w:r w:rsidRPr="00961B12">
        <w:rPr>
          <w:rFonts w:ascii="Times New Roman" w:eastAsiaTheme="minorEastAsia" w:hAnsi="Times New Roman" w:cs="Times New Roman"/>
          <w:bCs/>
          <w:sz w:val="24"/>
          <w:szCs w:val="24"/>
        </w:rPr>
        <w:t>while</w:t>
      </w:r>
      <w:r>
        <w:rPr>
          <w:rFonts w:ascii="Times New Roman" w:eastAsiaTheme="minorEastAsia" w:hAnsi="Times New Roman" w:cs="Times New Roman" w:hint="cs"/>
          <w:bCs/>
          <w:sz w:val="24"/>
          <w:szCs w:val="24"/>
          <w:rtl/>
        </w:rPr>
        <w:t xml:space="preserve"> </w:t>
      </w:r>
      <w:r>
        <w:rPr>
          <w:rFonts w:ascii="Times New Roman" w:eastAsiaTheme="minorEastAsia" w:hAnsi="Times New Roman" w:cs="Times New Roman"/>
          <w:bCs/>
          <w:sz w:val="24"/>
          <w:szCs w:val="24"/>
        </w:rPr>
        <w:t>familiarity</w:t>
      </w:r>
      <w:r>
        <w:rPr>
          <w:rFonts w:ascii="Times New Roman" w:eastAsiaTheme="minorEastAsia" w:hAnsi="Times New Roman" w:cs="Times New Roman" w:hint="cs"/>
          <w:bCs/>
          <w:sz w:val="24"/>
          <w:szCs w:val="24"/>
          <w:rtl/>
        </w:rPr>
        <w:t xml:space="preserve"> </w:t>
      </w:r>
      <w:r>
        <w:rPr>
          <w:rFonts w:ascii="Times New Roman" w:eastAsiaTheme="minorEastAsia" w:hAnsi="Times New Roman" w:cs="Times New Roman"/>
          <w:bCs/>
          <w:sz w:val="24"/>
          <w:szCs w:val="24"/>
        </w:rPr>
        <w:t xml:space="preserve">has </w:t>
      </w:r>
      <w:r w:rsidRPr="00721492">
        <w:rPr>
          <w:rFonts w:ascii="Times New Roman" w:eastAsiaTheme="minorEastAsia" w:hAnsi="Times New Roman" w:cs="Times New Roman"/>
          <w:bCs/>
          <w:sz w:val="24"/>
          <w:szCs w:val="24"/>
        </w:rPr>
        <w:t xml:space="preserve">slightly </w:t>
      </w:r>
      <w:r>
        <w:rPr>
          <w:rFonts w:ascii="Times New Roman" w:eastAsiaTheme="minorEastAsia" w:hAnsi="Times New Roman" w:cs="Times New Roman"/>
          <w:bCs/>
          <w:sz w:val="24"/>
          <w:szCs w:val="24"/>
        </w:rPr>
        <w:t xml:space="preserve">higher impact than </w:t>
      </w:r>
      <w:r w:rsidRPr="008F72C1">
        <w:rPr>
          <w:rFonts w:ascii="Times New Roman" w:eastAsiaTheme="minorEastAsia" w:hAnsi="Times New Roman" w:cs="Times New Roman"/>
          <w:bCs/>
          <w:sz w:val="24"/>
          <w:szCs w:val="24"/>
        </w:rPr>
        <w:t>clarity</w:t>
      </w:r>
      <w:r>
        <w:rPr>
          <w:rFonts w:ascii="Times New Roman" w:eastAsiaTheme="minorEastAsia" w:hAnsi="Times New Roman" w:cs="Times New Roman"/>
          <w:bCs/>
          <w:sz w:val="24"/>
          <w:szCs w:val="24"/>
        </w:rPr>
        <w:t xml:space="preserve">. Resulting to conclusion the </w:t>
      </w:r>
      <w:r w:rsidRPr="00F43744">
        <w:rPr>
          <w:rFonts w:ascii="Times New Roman" w:eastAsiaTheme="minorEastAsia" w:hAnsi="Times New Roman" w:cs="Times New Roman"/>
          <w:bCs/>
          <w:sz w:val="24"/>
          <w:szCs w:val="24"/>
        </w:rPr>
        <w:t>suggested weighting is</w:t>
      </w:r>
      <w:r>
        <w:rPr>
          <w:rFonts w:ascii="Times New Roman" w:eastAsiaTheme="minorEastAsia" w:hAnsi="Times New Roman" w:cs="Times New Roman"/>
          <w:bCs/>
          <w:sz w:val="24"/>
          <w:szCs w:val="24"/>
        </w:rPr>
        <w:t xml:space="preserve"> 6:3:1 </w:t>
      </w:r>
      <w:r w:rsidRPr="00F43744">
        <w:rPr>
          <w:rFonts w:ascii="Times New Roman" w:eastAsiaTheme="minorEastAsia" w:hAnsi="Times New Roman" w:cs="Times New Roman"/>
          <w:bCs/>
          <w:sz w:val="24"/>
          <w:szCs w:val="24"/>
        </w:rPr>
        <w:t xml:space="preserve">for </w:t>
      </w:r>
      <w:r>
        <w:rPr>
          <w:rFonts w:ascii="Times New Roman" w:eastAsiaTheme="minorEastAsia" w:hAnsi="Times New Roman" w:cs="Times New Roman"/>
          <w:bCs/>
          <w:sz w:val="24"/>
          <w:szCs w:val="24"/>
        </w:rPr>
        <w:t xml:space="preserve">potential value, familiarity </w:t>
      </w:r>
      <w:r w:rsidRPr="008F72C1">
        <w:rPr>
          <w:rFonts w:ascii="Times New Roman" w:eastAsiaTheme="minorEastAsia" w:hAnsi="Times New Roman" w:cs="Times New Roman"/>
          <w:bCs/>
          <w:sz w:val="24"/>
          <w:szCs w:val="24"/>
        </w:rPr>
        <w:t>and clarity</w:t>
      </w:r>
      <w:r>
        <w:rPr>
          <w:rFonts w:ascii="Times New Roman" w:eastAsiaTheme="minorEastAsia" w:hAnsi="Times New Roman" w:cs="Times New Roman"/>
          <w:bCs/>
          <w:sz w:val="24"/>
          <w:szCs w:val="24"/>
        </w:rPr>
        <w:t xml:space="preserve">. </w:t>
      </w:r>
    </w:p>
    <w:p w14:paraId="42A0CCAC" w14:textId="5068B38D" w:rsidR="00EE134D" w:rsidRDefault="006F4616" w:rsidP="002C0E54">
      <w:pPr>
        <w:ind w:firstLine="284"/>
        <w:jc w:val="both"/>
        <w:rPr>
          <w:rFonts w:ascii="Times New Roman" w:eastAsiaTheme="minorEastAsia" w:hAnsi="Times New Roman" w:cs="Times New Roman"/>
          <w:bCs/>
          <w:sz w:val="24"/>
          <w:szCs w:val="24"/>
        </w:rPr>
      </w:pPr>
      <w:r w:rsidRPr="00114ED3">
        <w:rPr>
          <w:rFonts w:ascii="Times New Roman" w:eastAsiaTheme="minorEastAsia" w:hAnsi="Times New Roman" w:cs="Times New Roman"/>
          <w:bCs/>
          <w:sz w:val="24"/>
          <w:szCs w:val="24"/>
        </w:rPr>
        <w:t>The weighting is done because a high level of potential value (</w:t>
      </w:r>
      <w:r>
        <w:rPr>
          <w:rFonts w:ascii="Times New Roman" w:eastAsiaTheme="minorEastAsia" w:hAnsi="Times New Roman" w:cs="Times New Roman"/>
          <w:bCs/>
          <w:sz w:val="24"/>
          <w:szCs w:val="24"/>
        </w:rPr>
        <w:t>customer</w:t>
      </w:r>
      <w:r w:rsidRPr="00114ED3">
        <w:rPr>
          <w:rFonts w:ascii="Times New Roman" w:eastAsiaTheme="minorEastAsia" w:hAnsi="Times New Roman" w:cs="Times New Roman"/>
          <w:bCs/>
          <w:sz w:val="24"/>
          <w:szCs w:val="24"/>
        </w:rPr>
        <w:t xml:space="preserve"> and business value) leads to long-term profitability and growth, thus increasing the need for carrying out UX experiments. Besides, a high level of unfamiliarity can negatively impact whether a feature will fulfill the user's expectations. However, the feature can still be delivered with a minimum </w:t>
      </w:r>
      <w:r w:rsidRPr="00114ED3">
        <w:rPr>
          <w:rFonts w:ascii="Times New Roman" w:eastAsiaTheme="minorEastAsia" w:hAnsi="Times New Roman" w:cs="Times New Roman"/>
          <w:bCs/>
          <w:sz w:val="24"/>
          <w:szCs w:val="24"/>
        </w:rPr>
        <w:lastRenderedPageBreak/>
        <w:t xml:space="preserve">requirement so the UX team can observe how the user behaves towards this feature and get some feedback. Unclarity also has an impact on conducting UX experiments. However, when compared with potential value and unfamiliarity, it does not have a significant impact, because </w:t>
      </w:r>
      <w:r w:rsidR="00816131">
        <w:rPr>
          <w:rFonts w:ascii="Times New Roman" w:eastAsiaTheme="minorEastAsia" w:hAnsi="Times New Roman" w:cs="Times New Roman"/>
          <w:bCs/>
          <w:noProof/>
          <w:sz w:val="24"/>
          <w:szCs w:val="24"/>
        </w:rPr>
        <w:drawing>
          <wp:anchor distT="0" distB="0" distL="114300" distR="114300" simplePos="0" relativeHeight="251668480" behindDoc="0" locked="0" layoutInCell="1" allowOverlap="1" wp14:anchorId="5382481E" wp14:editId="715712FF">
            <wp:simplePos x="0" y="0"/>
            <wp:positionH relativeFrom="column">
              <wp:posOffset>130175</wp:posOffset>
            </wp:positionH>
            <wp:positionV relativeFrom="paragraph">
              <wp:posOffset>949325</wp:posOffset>
            </wp:positionV>
            <wp:extent cx="5466080" cy="4683125"/>
            <wp:effectExtent l="0" t="0" r="0" b="317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6080" cy="4683125"/>
                    </a:xfrm>
                    <a:prstGeom prst="rect">
                      <a:avLst/>
                    </a:prstGeom>
                  </pic:spPr>
                </pic:pic>
              </a:graphicData>
            </a:graphic>
            <wp14:sizeRelH relativeFrom="page">
              <wp14:pctWidth>0</wp14:pctWidth>
            </wp14:sizeRelH>
            <wp14:sizeRelV relativeFrom="page">
              <wp14:pctHeight>0</wp14:pctHeight>
            </wp14:sizeRelV>
          </wp:anchor>
        </w:drawing>
      </w:r>
      <w:r w:rsidR="006A12AF">
        <w:rPr>
          <w:noProof/>
        </w:rPr>
        <mc:AlternateContent>
          <mc:Choice Requires="wps">
            <w:drawing>
              <wp:anchor distT="0" distB="0" distL="114300" distR="114300" simplePos="0" relativeHeight="251670528" behindDoc="0" locked="0" layoutInCell="1" allowOverlap="1" wp14:anchorId="5C5505CB" wp14:editId="3480C0D7">
                <wp:simplePos x="0" y="0"/>
                <wp:positionH relativeFrom="column">
                  <wp:posOffset>165735</wp:posOffset>
                </wp:positionH>
                <wp:positionV relativeFrom="paragraph">
                  <wp:posOffset>5673173</wp:posOffset>
                </wp:positionV>
                <wp:extent cx="5465445" cy="635"/>
                <wp:effectExtent l="0" t="0" r="0" b="6350"/>
                <wp:wrapTopAndBottom/>
                <wp:docPr id="63" name="Text Box 63"/>
                <wp:cNvGraphicFramePr/>
                <a:graphic xmlns:a="http://schemas.openxmlformats.org/drawingml/2006/main">
                  <a:graphicData uri="http://schemas.microsoft.com/office/word/2010/wordprocessingShape">
                    <wps:wsp>
                      <wps:cNvSpPr txBox="1"/>
                      <wps:spPr>
                        <a:xfrm>
                          <a:off x="0" y="0"/>
                          <a:ext cx="5465445" cy="635"/>
                        </a:xfrm>
                        <a:prstGeom prst="rect">
                          <a:avLst/>
                        </a:prstGeom>
                        <a:solidFill>
                          <a:prstClr val="white"/>
                        </a:solidFill>
                        <a:ln>
                          <a:noFill/>
                        </a:ln>
                      </wps:spPr>
                      <wps:txbx>
                        <w:txbxContent>
                          <w:p w14:paraId="5C474C4D" w14:textId="7C656204" w:rsidR="002C0E54" w:rsidRPr="002C0E54" w:rsidRDefault="002C0E54" w:rsidP="002C0E54">
                            <w:pPr>
                              <w:pStyle w:val="Caption"/>
                              <w:jc w:val="center"/>
                              <w:rPr>
                                <w:rFonts w:asciiTheme="majorBidi" w:hAnsiTheme="majorBidi" w:cstheme="majorBidi"/>
                                <w:bCs/>
                                <w:i w:val="0"/>
                                <w:iCs w:val="0"/>
                                <w:color w:val="auto"/>
                                <w:sz w:val="20"/>
                                <w:szCs w:val="20"/>
                              </w:rPr>
                            </w:pPr>
                            <w:bookmarkStart w:id="261" w:name="_Toc125418776"/>
                            <w:r w:rsidRPr="002C0E54">
                              <w:rPr>
                                <w:rFonts w:asciiTheme="majorBidi" w:hAnsiTheme="majorBidi" w:cstheme="majorBidi"/>
                                <w:i w:val="0"/>
                                <w:iCs w:val="0"/>
                                <w:color w:val="auto"/>
                                <w:sz w:val="20"/>
                                <w:szCs w:val="20"/>
                              </w:rPr>
                              <w:t xml:space="preserve">Figure </w:t>
                            </w:r>
                            <w:r w:rsidRPr="002C0E54">
                              <w:rPr>
                                <w:rFonts w:asciiTheme="majorBidi" w:hAnsiTheme="majorBidi" w:cstheme="majorBidi"/>
                                <w:i w:val="0"/>
                                <w:iCs w:val="0"/>
                                <w:color w:val="auto"/>
                                <w:sz w:val="20"/>
                                <w:szCs w:val="20"/>
                              </w:rPr>
                              <w:fldChar w:fldCharType="begin"/>
                            </w:r>
                            <w:r w:rsidRPr="002C0E54">
                              <w:rPr>
                                <w:rFonts w:asciiTheme="majorBidi" w:hAnsiTheme="majorBidi" w:cstheme="majorBidi"/>
                                <w:i w:val="0"/>
                                <w:iCs w:val="0"/>
                                <w:color w:val="auto"/>
                                <w:sz w:val="20"/>
                                <w:szCs w:val="20"/>
                              </w:rPr>
                              <w:instrText xml:space="preserve"> SEQ Figure \* ARABIC </w:instrText>
                            </w:r>
                            <w:r w:rsidRPr="002C0E54">
                              <w:rPr>
                                <w:rFonts w:asciiTheme="majorBidi" w:hAnsiTheme="majorBidi" w:cstheme="majorBidi"/>
                                <w:i w:val="0"/>
                                <w:iCs w:val="0"/>
                                <w:color w:val="auto"/>
                                <w:sz w:val="20"/>
                                <w:szCs w:val="20"/>
                              </w:rPr>
                              <w:fldChar w:fldCharType="separate"/>
                            </w:r>
                            <w:r w:rsidR="006A12AF">
                              <w:rPr>
                                <w:rFonts w:asciiTheme="majorBidi" w:hAnsiTheme="majorBidi" w:cstheme="majorBidi"/>
                                <w:i w:val="0"/>
                                <w:iCs w:val="0"/>
                                <w:noProof/>
                                <w:color w:val="auto"/>
                                <w:sz w:val="20"/>
                                <w:szCs w:val="20"/>
                              </w:rPr>
                              <w:t>5</w:t>
                            </w:r>
                            <w:r w:rsidRPr="002C0E54">
                              <w:rPr>
                                <w:rFonts w:asciiTheme="majorBidi" w:hAnsiTheme="majorBidi" w:cstheme="majorBidi"/>
                                <w:i w:val="0"/>
                                <w:iCs w:val="0"/>
                                <w:color w:val="auto"/>
                                <w:sz w:val="20"/>
                                <w:szCs w:val="20"/>
                              </w:rPr>
                              <w:fldChar w:fldCharType="end"/>
                            </w:r>
                            <w:r w:rsidRPr="002C0E54">
                              <w:rPr>
                                <w:rFonts w:asciiTheme="majorBidi" w:hAnsiTheme="majorBidi" w:cstheme="majorBidi"/>
                                <w:i w:val="0"/>
                                <w:iCs w:val="0"/>
                                <w:color w:val="auto"/>
                                <w:sz w:val="20"/>
                                <w:szCs w:val="20"/>
                              </w:rPr>
                              <w:t>. Summary of Interview Findings</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505CB" id="Text Box 63" o:spid="_x0000_s1028" type="#_x0000_t202" style="position:absolute;left:0;text-align:left;margin-left:13.05pt;margin-top:446.7pt;width:430.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" stroked="f">
                <v:textbox style="mso-fit-shape-to-text:t" inset="0,0,0,0">
                  <w:txbxContent>
                    <w:p w14:paraId="5C474C4D" w14:textId="7C656204" w:rsidR="002C0E54" w:rsidRPr="002C0E54" w:rsidRDefault="002C0E54" w:rsidP="002C0E54">
                      <w:pPr>
                        <w:pStyle w:val="Caption"/>
                        <w:jc w:val="center"/>
                        <w:rPr>
                          <w:rFonts w:asciiTheme="majorBidi" w:hAnsiTheme="majorBidi" w:cstheme="majorBidi"/>
                          <w:bCs/>
                          <w:i w:val="0"/>
                          <w:iCs w:val="0"/>
                          <w:color w:val="auto"/>
                          <w:sz w:val="20"/>
                          <w:szCs w:val="20"/>
                        </w:rPr>
                      </w:pPr>
                      <w:bookmarkStart w:id="262" w:name="_Toc125418776"/>
                      <w:r w:rsidRPr="002C0E54">
                        <w:rPr>
                          <w:rFonts w:asciiTheme="majorBidi" w:hAnsiTheme="majorBidi" w:cstheme="majorBidi"/>
                          <w:i w:val="0"/>
                          <w:iCs w:val="0"/>
                          <w:color w:val="auto"/>
                          <w:sz w:val="20"/>
                          <w:szCs w:val="20"/>
                        </w:rPr>
                        <w:t xml:space="preserve">Figure </w:t>
                      </w:r>
                      <w:r w:rsidRPr="002C0E54">
                        <w:rPr>
                          <w:rFonts w:asciiTheme="majorBidi" w:hAnsiTheme="majorBidi" w:cstheme="majorBidi"/>
                          <w:i w:val="0"/>
                          <w:iCs w:val="0"/>
                          <w:color w:val="auto"/>
                          <w:sz w:val="20"/>
                          <w:szCs w:val="20"/>
                        </w:rPr>
                        <w:fldChar w:fldCharType="begin"/>
                      </w:r>
                      <w:r w:rsidRPr="002C0E54">
                        <w:rPr>
                          <w:rFonts w:asciiTheme="majorBidi" w:hAnsiTheme="majorBidi" w:cstheme="majorBidi"/>
                          <w:i w:val="0"/>
                          <w:iCs w:val="0"/>
                          <w:color w:val="auto"/>
                          <w:sz w:val="20"/>
                          <w:szCs w:val="20"/>
                        </w:rPr>
                        <w:instrText xml:space="preserve"> SEQ Figure \* ARABIC </w:instrText>
                      </w:r>
                      <w:r w:rsidRPr="002C0E54">
                        <w:rPr>
                          <w:rFonts w:asciiTheme="majorBidi" w:hAnsiTheme="majorBidi" w:cstheme="majorBidi"/>
                          <w:i w:val="0"/>
                          <w:iCs w:val="0"/>
                          <w:color w:val="auto"/>
                          <w:sz w:val="20"/>
                          <w:szCs w:val="20"/>
                        </w:rPr>
                        <w:fldChar w:fldCharType="separate"/>
                      </w:r>
                      <w:r w:rsidR="006A12AF">
                        <w:rPr>
                          <w:rFonts w:asciiTheme="majorBidi" w:hAnsiTheme="majorBidi" w:cstheme="majorBidi"/>
                          <w:i w:val="0"/>
                          <w:iCs w:val="0"/>
                          <w:noProof/>
                          <w:color w:val="auto"/>
                          <w:sz w:val="20"/>
                          <w:szCs w:val="20"/>
                        </w:rPr>
                        <w:t>5</w:t>
                      </w:r>
                      <w:r w:rsidRPr="002C0E54">
                        <w:rPr>
                          <w:rFonts w:asciiTheme="majorBidi" w:hAnsiTheme="majorBidi" w:cstheme="majorBidi"/>
                          <w:i w:val="0"/>
                          <w:iCs w:val="0"/>
                          <w:color w:val="auto"/>
                          <w:sz w:val="20"/>
                          <w:szCs w:val="20"/>
                        </w:rPr>
                        <w:fldChar w:fldCharType="end"/>
                      </w:r>
                      <w:r w:rsidRPr="002C0E54">
                        <w:rPr>
                          <w:rFonts w:asciiTheme="majorBidi" w:hAnsiTheme="majorBidi" w:cstheme="majorBidi"/>
                          <w:i w:val="0"/>
                          <w:iCs w:val="0"/>
                          <w:color w:val="auto"/>
                          <w:sz w:val="20"/>
                          <w:szCs w:val="20"/>
                        </w:rPr>
                        <w:t>. Summary of Interview Findings</w:t>
                      </w:r>
                      <w:bookmarkEnd w:id="262"/>
                    </w:p>
                  </w:txbxContent>
                </v:textbox>
                <w10:wrap type="topAndBottom"/>
              </v:shape>
            </w:pict>
          </mc:Fallback>
        </mc:AlternateContent>
      </w:r>
      <w:r w:rsidRPr="00114ED3">
        <w:rPr>
          <w:rFonts w:ascii="Times New Roman" w:eastAsiaTheme="minorEastAsia" w:hAnsi="Times New Roman" w:cs="Times New Roman"/>
          <w:bCs/>
          <w:sz w:val="24"/>
          <w:szCs w:val="24"/>
        </w:rPr>
        <w:t>it is expected that the requirements are not completely understood.</w:t>
      </w:r>
    </w:p>
    <w:p w14:paraId="3FBBBDB2" w14:textId="77777777" w:rsidR="003E3628" w:rsidRDefault="006F4616" w:rsidP="00C443F7">
      <w:pPr>
        <w:ind w:firstLine="284"/>
        <w:jc w:val="both"/>
        <w:rPr>
          <w:rFonts w:ascii="Times New Roman" w:eastAsiaTheme="minorEastAsia" w:hAnsi="Times New Roman" w:cs="Times New Roman"/>
          <w:bCs/>
          <w:sz w:val="24"/>
          <w:szCs w:val="24"/>
        </w:rPr>
      </w:pPr>
      <w:r w:rsidRPr="00C930AA">
        <w:rPr>
          <w:rFonts w:ascii="Times New Roman" w:eastAsiaTheme="minorEastAsia" w:hAnsi="Times New Roman" w:cs="Times New Roman"/>
          <w:bCs/>
          <w:sz w:val="24"/>
          <w:szCs w:val="24"/>
        </w:rPr>
        <w:t xml:space="preserve">Based on this weighting, </w:t>
      </w:r>
      <w:proofErr w:type="spellStart"/>
      <w:r w:rsidRPr="00982A73">
        <w:rPr>
          <w:rFonts w:ascii="Times New Roman" w:eastAsiaTheme="minorEastAsia" w:hAnsi="Times New Roman" w:cs="Times New Roman"/>
          <w:bCs/>
          <w:i/>
          <w:iCs/>
          <w:sz w:val="24"/>
          <w:szCs w:val="24"/>
        </w:rPr>
        <w:t>UXScore</w:t>
      </w:r>
      <w:proofErr w:type="spellEnd"/>
      <w:r w:rsidRPr="00C930AA">
        <w:rPr>
          <w:rFonts w:ascii="Times New Roman" w:eastAsiaTheme="minorEastAsia" w:hAnsi="Times New Roman" w:cs="Times New Roman"/>
          <w:bCs/>
          <w:sz w:val="24"/>
          <w:szCs w:val="24"/>
        </w:rPr>
        <w:t xml:space="preserve"> is calculated by scoring each user story </w:t>
      </w:r>
      <w:r w:rsidRPr="00053DF1">
        <w:rPr>
          <w:rFonts w:ascii="Times New Roman" w:eastAsiaTheme="minorEastAsia" w:hAnsi="Times New Roman" w:cs="Times New Roman"/>
          <w:bCs/>
          <w:sz w:val="24"/>
          <w:szCs w:val="24"/>
          <w:highlight w:val="red"/>
        </w:rPr>
        <w:t>relative to each other against the factors</w:t>
      </w:r>
      <w:r w:rsidRPr="00C930AA">
        <w:rPr>
          <w:rFonts w:ascii="Times New Roman" w:eastAsiaTheme="minorEastAsia" w:hAnsi="Times New Roman" w:cs="Times New Roman"/>
          <w:bCs/>
          <w:sz w:val="24"/>
          <w:szCs w:val="24"/>
        </w:rPr>
        <w:t xml:space="preserve"> on a scale from 1 to 10, where 10 represents high potential value, high </w:t>
      </w:r>
      <w:r>
        <w:rPr>
          <w:rFonts w:ascii="Times New Roman" w:eastAsiaTheme="minorEastAsia" w:hAnsi="Times New Roman" w:cs="Times New Roman"/>
          <w:bCs/>
          <w:sz w:val="24"/>
          <w:szCs w:val="24"/>
        </w:rPr>
        <w:t>un</w:t>
      </w:r>
      <w:r w:rsidRPr="00C930AA">
        <w:rPr>
          <w:rFonts w:ascii="Times New Roman" w:eastAsiaTheme="minorEastAsia" w:hAnsi="Times New Roman" w:cs="Times New Roman"/>
          <w:bCs/>
          <w:sz w:val="24"/>
          <w:szCs w:val="24"/>
        </w:rPr>
        <w:t xml:space="preserve">familiarity and high </w:t>
      </w:r>
      <w:r>
        <w:rPr>
          <w:rFonts w:ascii="Times New Roman" w:eastAsiaTheme="minorEastAsia" w:hAnsi="Times New Roman" w:cs="Times New Roman"/>
          <w:bCs/>
          <w:sz w:val="24"/>
          <w:szCs w:val="24"/>
        </w:rPr>
        <w:t>un</w:t>
      </w:r>
      <w:r w:rsidRPr="00C930AA">
        <w:rPr>
          <w:rFonts w:ascii="Times New Roman" w:eastAsiaTheme="minorEastAsia" w:hAnsi="Times New Roman" w:cs="Times New Roman"/>
          <w:bCs/>
          <w:sz w:val="24"/>
          <w:szCs w:val="24"/>
        </w:rPr>
        <w:t xml:space="preserve">clarity respectively. </w:t>
      </w:r>
      <w:r w:rsidRPr="00053DF1">
        <w:rPr>
          <w:rFonts w:ascii="Times New Roman" w:eastAsiaTheme="minorEastAsia" w:hAnsi="Times New Roman" w:cs="Times New Roman"/>
          <w:bCs/>
          <w:sz w:val="24"/>
          <w:szCs w:val="24"/>
          <w:highlight w:val="red"/>
        </w:rPr>
        <w:t>As user stories are ranked relative to each other, making them easily be adaptable to different projects.</w:t>
      </w:r>
      <w:r w:rsidRPr="00CB0938">
        <w:rPr>
          <w:rFonts w:ascii="Times New Roman" w:eastAsiaTheme="minorEastAsia" w:hAnsi="Times New Roman" w:cs="Times New Roman"/>
          <w:bCs/>
          <w:sz w:val="24"/>
          <w:szCs w:val="24"/>
        </w:rPr>
        <w:t xml:space="preserve"> To be able to do the calculation of </w:t>
      </w:r>
      <w:proofErr w:type="spellStart"/>
      <w:r w:rsidRPr="00982A73">
        <w:rPr>
          <w:rFonts w:ascii="Times New Roman" w:eastAsiaTheme="minorEastAsia" w:hAnsi="Times New Roman" w:cs="Times New Roman"/>
          <w:bCs/>
          <w:i/>
          <w:iCs/>
          <w:sz w:val="24"/>
          <w:szCs w:val="24"/>
        </w:rPr>
        <w:t>UXScore</w:t>
      </w:r>
      <w:proofErr w:type="spellEnd"/>
      <w:r w:rsidRPr="00CB0938">
        <w:rPr>
          <w:rFonts w:ascii="Times New Roman" w:eastAsiaTheme="minorEastAsia" w:hAnsi="Times New Roman" w:cs="Times New Roman"/>
          <w:bCs/>
          <w:sz w:val="24"/>
          <w:szCs w:val="24"/>
        </w:rPr>
        <w:t>, the familiarity and clarity ratings must be inverted since the effort for discovery increases with high unfamiliarity and high unclarity. Finally, due to the different weights (6 for potential value,</w:t>
      </w:r>
      <w:r>
        <w:rPr>
          <w:rFonts w:ascii="Times New Roman" w:eastAsiaTheme="minorEastAsia" w:hAnsi="Times New Roman" w:cs="Times New Roman"/>
          <w:bCs/>
          <w:sz w:val="24"/>
          <w:szCs w:val="24"/>
        </w:rPr>
        <w:t xml:space="preserve"> </w:t>
      </w:r>
    </w:p>
    <w:p w14:paraId="7CE39A5C" w14:textId="77777777" w:rsidR="006F4616" w:rsidRPr="00C27714" w:rsidRDefault="006F4616" w:rsidP="006F4616">
      <w:pPr>
        <w:ind w:firstLine="576"/>
        <w:jc w:val="both"/>
        <w:rPr>
          <w:rFonts w:ascii="Times New Roman" w:eastAsiaTheme="minorEastAsia" w:hAnsi="Times New Roman" w:cs="Times New Roman"/>
          <w:bCs/>
          <w:sz w:val="24"/>
          <w:szCs w:val="24"/>
        </w:rPr>
      </w:pPr>
      <m:oMathPara>
        <m:oMath>
          <m:r>
            <m:rPr>
              <m:sty m:val="p"/>
            </m:rPr>
            <w:rPr>
              <w:rFonts w:ascii="Cambria Math" w:eastAsiaTheme="minorEastAsia" w:hAnsi="Cambria Math" w:cs="Times New Roman"/>
              <w:sz w:val="24"/>
              <w:szCs w:val="24"/>
            </w:rPr>
            <m:t>UXScore</m:t>
          </m:r>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6×</m:t>
              </m:r>
              <m:d>
                <m:dPr>
                  <m:ctrlPr>
                    <w:rPr>
                      <w:rFonts w:ascii="Cambria Math" w:eastAsiaTheme="minorEastAsia" w:hAnsi="Cambria Math" w:cs="Times New Roman"/>
                      <w:bCs/>
                      <w:i/>
                      <w:sz w:val="24"/>
                      <w:szCs w:val="24"/>
                    </w:rPr>
                  </m:ctrlPr>
                </m:dPr>
                <m:e>
                  <m:r>
                    <m:rPr>
                      <m:sty m:val="p"/>
                    </m:rPr>
                    <w:rPr>
                      <w:rFonts w:ascii="Cambria Math" w:eastAsiaTheme="minorEastAsia" w:hAnsi="Cambria Math" w:cs="Times New Roman"/>
                      <w:sz w:val="24"/>
                      <w:szCs w:val="24"/>
                    </w:rPr>
                    <m:t>potential value</m:t>
                  </m:r>
                </m:e>
              </m:d>
              <m:r>
                <w:rPr>
                  <w:rFonts w:ascii="Cambria Math" w:eastAsiaTheme="minorEastAsia" w:hAnsi="Cambria Math" w:cs="Times New Roman"/>
                  <w:sz w:val="24"/>
                  <w:szCs w:val="24"/>
                </w:rPr>
                <m:t>+3×</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10-</m:t>
                  </m:r>
                  <m:r>
                    <m:rPr>
                      <m:sty m:val="p"/>
                    </m:rPr>
                    <w:rPr>
                      <w:rFonts w:ascii="Cambria Math" w:eastAsiaTheme="minorEastAsia" w:hAnsi="Cambria Math" w:cs="Times New Roman"/>
                      <w:sz w:val="24"/>
                      <w:szCs w:val="24"/>
                    </w:rPr>
                    <m:t>familiarity</m:t>
                  </m:r>
                </m:e>
              </m:d>
              <m:r>
                <w:rPr>
                  <w:rFonts w:ascii="Cambria Math" w:eastAsiaTheme="minorEastAsia" w:hAnsi="Cambria Math" w:cs="Times New Roman"/>
                  <w:sz w:val="24"/>
                  <w:szCs w:val="24"/>
                </w:rPr>
                <m:t>+1×</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10-</m:t>
                  </m:r>
                  <m:r>
                    <m:rPr>
                      <m:sty m:val="p"/>
                    </m:rPr>
                    <w:rPr>
                      <w:rFonts w:ascii="Cambria Math" w:eastAsiaTheme="minorEastAsia" w:hAnsi="Cambria Math" w:cs="Times New Roman"/>
                      <w:sz w:val="24"/>
                      <w:szCs w:val="24"/>
                    </w:rPr>
                    <m:t>clarity</m:t>
                  </m:r>
                </m:e>
              </m:d>
            </m:num>
            <m:den>
              <m:r>
                <w:rPr>
                  <w:rFonts w:ascii="Cambria Math" w:eastAsiaTheme="minorEastAsia" w:hAnsi="Cambria Math" w:cs="Times New Roman"/>
                  <w:sz w:val="24"/>
                  <w:szCs w:val="24"/>
                </w:rPr>
                <m:t>10</m:t>
              </m:r>
            </m:den>
          </m:f>
        </m:oMath>
      </m:oMathPara>
    </w:p>
    <w:p w14:paraId="68A07787" w14:textId="7455BD4B" w:rsidR="006F4616" w:rsidRPr="00133637" w:rsidRDefault="006F4616" w:rsidP="00133637">
      <w:pPr>
        <w:pStyle w:val="Caption"/>
        <w:spacing w:line="276" w:lineRule="auto"/>
        <w:jc w:val="center"/>
        <w:rPr>
          <w:rFonts w:ascii="Times New Roman" w:hAnsi="Times New Roman" w:cs="Times New Roman"/>
          <w:i w:val="0"/>
          <w:iCs w:val="0"/>
          <w:color w:val="auto"/>
          <w:sz w:val="20"/>
          <w:szCs w:val="20"/>
        </w:rPr>
      </w:pPr>
      <w:r w:rsidRPr="00133637">
        <w:rPr>
          <w:rFonts w:ascii="Times New Roman" w:hAnsi="Times New Roman" w:cs="Times New Roman"/>
          <w:i w:val="0"/>
          <w:iCs w:val="0"/>
          <w:color w:val="auto"/>
          <w:sz w:val="20"/>
          <w:szCs w:val="20"/>
        </w:rPr>
        <w:t xml:space="preserve">Equation </w:t>
      </w:r>
      <w:r w:rsidRPr="00133637">
        <w:rPr>
          <w:rFonts w:ascii="Times New Roman" w:hAnsi="Times New Roman" w:cs="Times New Roman"/>
          <w:i w:val="0"/>
          <w:iCs w:val="0"/>
          <w:color w:val="auto"/>
          <w:sz w:val="20"/>
          <w:szCs w:val="20"/>
        </w:rPr>
        <w:fldChar w:fldCharType="begin"/>
      </w:r>
      <w:r w:rsidRPr="00133637">
        <w:rPr>
          <w:rFonts w:ascii="Times New Roman" w:hAnsi="Times New Roman" w:cs="Times New Roman"/>
          <w:i w:val="0"/>
          <w:iCs w:val="0"/>
          <w:color w:val="auto"/>
          <w:sz w:val="20"/>
          <w:szCs w:val="20"/>
        </w:rPr>
        <w:instrText xml:space="preserve"> SEQ Equation \* ARABIC </w:instrText>
      </w:r>
      <w:r w:rsidRPr="00133637">
        <w:rPr>
          <w:rFonts w:ascii="Times New Roman" w:hAnsi="Times New Roman" w:cs="Times New Roman"/>
          <w:i w:val="0"/>
          <w:iCs w:val="0"/>
          <w:color w:val="auto"/>
          <w:sz w:val="20"/>
          <w:szCs w:val="20"/>
        </w:rPr>
        <w:fldChar w:fldCharType="separate"/>
      </w:r>
      <w:r w:rsidRPr="00133637">
        <w:rPr>
          <w:rFonts w:ascii="Times New Roman" w:hAnsi="Times New Roman" w:cs="Times New Roman"/>
          <w:i w:val="0"/>
          <w:iCs w:val="0"/>
          <w:color w:val="auto"/>
          <w:sz w:val="20"/>
          <w:szCs w:val="20"/>
        </w:rPr>
        <w:t>1</w:t>
      </w:r>
      <w:r w:rsidRPr="00133637">
        <w:rPr>
          <w:rFonts w:ascii="Times New Roman" w:hAnsi="Times New Roman" w:cs="Times New Roman"/>
          <w:i w:val="0"/>
          <w:iCs w:val="0"/>
          <w:color w:val="auto"/>
          <w:sz w:val="20"/>
          <w:szCs w:val="20"/>
        </w:rPr>
        <w:fldChar w:fldCharType="end"/>
      </w:r>
      <w:r w:rsidRPr="00133637">
        <w:rPr>
          <w:rFonts w:ascii="Times New Roman" w:hAnsi="Times New Roman" w:cs="Times New Roman"/>
          <w:i w:val="0"/>
          <w:iCs w:val="0"/>
          <w:color w:val="auto"/>
          <w:sz w:val="20"/>
          <w:szCs w:val="20"/>
        </w:rPr>
        <w:t xml:space="preserve">. </w:t>
      </w:r>
      <w:proofErr w:type="spellStart"/>
      <w:r w:rsidRPr="00133637">
        <w:rPr>
          <w:rFonts w:ascii="Times New Roman" w:hAnsi="Times New Roman" w:cs="Times New Roman"/>
          <w:i w:val="0"/>
          <w:iCs w:val="0"/>
          <w:color w:val="auto"/>
          <w:sz w:val="20"/>
          <w:szCs w:val="20"/>
        </w:rPr>
        <w:t>UXScore</w:t>
      </w:r>
      <w:proofErr w:type="spellEnd"/>
      <w:r w:rsidRPr="00133637">
        <w:rPr>
          <w:rFonts w:ascii="Times New Roman" w:hAnsi="Times New Roman" w:cs="Times New Roman"/>
          <w:i w:val="0"/>
          <w:iCs w:val="0"/>
          <w:color w:val="auto"/>
          <w:sz w:val="20"/>
          <w:szCs w:val="20"/>
        </w:rPr>
        <w:t xml:space="preserve"> formula</w:t>
      </w:r>
    </w:p>
    <w:p w14:paraId="6F165367" w14:textId="2F78EA33" w:rsidR="006F4616" w:rsidRDefault="006F4616" w:rsidP="00C443F7">
      <w:pPr>
        <w:ind w:firstLine="284"/>
        <w:jc w:val="both"/>
        <w:rPr>
          <w:rFonts w:ascii="Times New Roman" w:eastAsiaTheme="minorEastAsia" w:hAnsi="Times New Roman" w:cs="Times New Roman"/>
          <w:bCs/>
          <w:sz w:val="24"/>
          <w:szCs w:val="24"/>
          <w:rtl/>
        </w:rPr>
      </w:pPr>
      <w:r w:rsidRPr="003120EC">
        <w:rPr>
          <w:rFonts w:ascii="Times New Roman" w:eastAsiaTheme="minorEastAsia" w:hAnsi="Times New Roman" w:cs="Times New Roman"/>
          <w:bCs/>
          <w:sz w:val="24"/>
          <w:szCs w:val="24"/>
        </w:rPr>
        <w:lastRenderedPageBreak/>
        <w:t xml:space="preserve">The results of this equation will be used to decide </w:t>
      </w:r>
      <w:r>
        <w:rPr>
          <w:rFonts w:ascii="Times New Roman" w:eastAsiaTheme="minorEastAsia" w:hAnsi="Times New Roman" w:cs="Times New Roman"/>
          <w:bCs/>
          <w:sz w:val="24"/>
          <w:szCs w:val="24"/>
        </w:rPr>
        <w:t>which UX method using the mapping table will provide in the following.</w:t>
      </w:r>
    </w:p>
    <w:p w14:paraId="468A7CB2" w14:textId="7284F458" w:rsidR="006F4616" w:rsidRDefault="006F4616" w:rsidP="00A14562">
      <w:pPr>
        <w:ind w:firstLine="576"/>
        <w:jc w:val="both"/>
        <w:rPr>
          <w:rFonts w:ascii="Times New Roman" w:eastAsiaTheme="minorEastAsia" w:hAnsi="Times New Roman" w:cs="Times New Roman"/>
          <w:bCs/>
          <w:sz w:val="24"/>
          <w:szCs w:val="24"/>
          <w:rtl/>
        </w:rPr>
      </w:pPr>
      <w:r>
        <w:rPr>
          <w:rFonts w:ascii="Times New Roman" w:eastAsiaTheme="minorEastAsia" w:hAnsi="Times New Roman" w:cs="Times New Roman" w:hint="cs"/>
          <w:bCs/>
          <w:sz w:val="24"/>
          <w:szCs w:val="24"/>
          <w:rtl/>
        </w:rPr>
        <w:t xml:space="preserve"> </w:t>
      </w:r>
      <w:r w:rsidRPr="008022E5">
        <w:rPr>
          <w:rFonts w:ascii="Times New Roman" w:eastAsiaTheme="minorEastAsia" w:hAnsi="Times New Roman" w:cs="Times New Roman"/>
          <w:bCs/>
          <w:sz w:val="24"/>
          <w:szCs w:val="24"/>
        </w:rPr>
        <w:t xml:space="preserve">In order to design a mapping table, which is part of our </w:t>
      </w:r>
      <w:r>
        <w:rPr>
          <w:rFonts w:ascii="Times New Roman" w:eastAsiaTheme="minorEastAsia" w:hAnsi="Times New Roman" w:cs="Times New Roman"/>
          <w:bCs/>
          <w:sz w:val="24"/>
          <w:szCs w:val="24"/>
        </w:rPr>
        <w:t>framework</w:t>
      </w:r>
      <w:r w:rsidRPr="008022E5">
        <w:rPr>
          <w:rFonts w:ascii="Times New Roman" w:eastAsiaTheme="minorEastAsia" w:hAnsi="Times New Roman" w:cs="Times New Roman"/>
          <w:bCs/>
          <w:sz w:val="24"/>
          <w:szCs w:val="24"/>
        </w:rPr>
        <w:t xml:space="preserve">, we need to answer </w:t>
      </w:r>
      <w:r w:rsidRPr="008022E5">
        <w:rPr>
          <w:rFonts w:ascii="Times New Roman" w:eastAsiaTheme="minorEastAsia" w:hAnsi="Times New Roman" w:cs="Times New Roman"/>
          <w:b/>
          <w:sz w:val="24"/>
          <w:szCs w:val="24"/>
        </w:rPr>
        <w:t>RQ2</w:t>
      </w:r>
      <w:r w:rsidRPr="008022E5">
        <w:rPr>
          <w:rFonts w:ascii="Times New Roman" w:eastAsiaTheme="minorEastAsia" w:hAnsi="Times New Roman" w:cs="Times New Roman"/>
          <w:bCs/>
          <w:sz w:val="24"/>
          <w:szCs w:val="24"/>
        </w:rPr>
        <w:t xml:space="preserve">, which focuses on exploring what </w:t>
      </w:r>
      <w:proofErr w:type="spellStart"/>
      <w:r w:rsidRPr="009B4F54">
        <w:rPr>
          <w:rFonts w:ascii="Times New Roman" w:eastAsiaTheme="minorEastAsia" w:hAnsi="Times New Roman" w:cs="Times New Roman"/>
          <w:bCs/>
          <w:i/>
          <w:iCs/>
          <w:sz w:val="24"/>
          <w:szCs w:val="24"/>
        </w:rPr>
        <w:t>UXScore</w:t>
      </w:r>
      <w:proofErr w:type="spellEnd"/>
      <w:r w:rsidRPr="008022E5">
        <w:rPr>
          <w:rFonts w:ascii="Times New Roman" w:eastAsiaTheme="minorEastAsia" w:hAnsi="Times New Roman" w:cs="Times New Roman"/>
          <w:bCs/>
          <w:sz w:val="24"/>
          <w:szCs w:val="24"/>
        </w:rPr>
        <w:t xml:space="preserve"> values suggest which methods are appropriate. To accomplish this, we returned to the participants to see how they decide what methods to use for a given user story, asked them to share </w:t>
      </w:r>
      <w:r>
        <w:rPr>
          <w:rFonts w:ascii="Times New Roman" w:eastAsiaTheme="minorEastAsia" w:hAnsi="Times New Roman" w:cs="Times New Roman"/>
          <w:bCs/>
          <w:sz w:val="24"/>
          <w:szCs w:val="24"/>
        </w:rPr>
        <w:t>some</w:t>
      </w:r>
      <w:r w:rsidRPr="008022E5">
        <w:rPr>
          <w:rFonts w:ascii="Times New Roman" w:eastAsiaTheme="minorEastAsia" w:hAnsi="Times New Roman" w:cs="Times New Roman"/>
          <w:bCs/>
          <w:sz w:val="24"/>
          <w:szCs w:val="24"/>
        </w:rPr>
        <w:t xml:space="preserve"> example</w:t>
      </w:r>
      <w:r>
        <w:rPr>
          <w:rFonts w:ascii="Times New Roman" w:eastAsiaTheme="minorEastAsia" w:hAnsi="Times New Roman" w:cs="Times New Roman"/>
          <w:bCs/>
          <w:sz w:val="24"/>
          <w:szCs w:val="24"/>
        </w:rPr>
        <w:t>s</w:t>
      </w:r>
      <w:r w:rsidRPr="008022E5">
        <w:rPr>
          <w:rFonts w:ascii="Times New Roman" w:eastAsiaTheme="minorEastAsia" w:hAnsi="Times New Roman" w:cs="Times New Roman"/>
          <w:bCs/>
          <w:sz w:val="24"/>
          <w:szCs w:val="24"/>
        </w:rPr>
        <w:t xml:space="preserve"> of the user stories they worked on, and rank the Potential Value, Clarity and Familiarity of the user story.</w:t>
      </w:r>
      <w:r>
        <w:rPr>
          <w:rFonts w:ascii="Times New Roman" w:eastAsiaTheme="minorEastAsia" w:hAnsi="Times New Roman" w:cs="Times New Roman"/>
          <w:bCs/>
          <w:sz w:val="24"/>
          <w:szCs w:val="24"/>
        </w:rPr>
        <w:t xml:space="preserve"> </w:t>
      </w:r>
      <w:r w:rsidRPr="00F53F87">
        <w:rPr>
          <w:rFonts w:ascii="Times New Roman" w:eastAsiaTheme="minorEastAsia" w:hAnsi="Times New Roman" w:cs="Times New Roman"/>
          <w:bCs/>
          <w:i/>
          <w:iCs/>
          <w:sz w:val="24"/>
          <w:szCs w:val="24"/>
        </w:rPr>
        <w:t xml:space="preserve">[they were excited more than </w:t>
      </w:r>
      <w:r>
        <w:rPr>
          <w:rFonts w:ascii="Times New Roman" w:eastAsiaTheme="minorEastAsia" w:hAnsi="Times New Roman" w:cs="Times New Roman"/>
          <w:bCs/>
          <w:i/>
          <w:iCs/>
          <w:sz w:val="24"/>
          <w:szCs w:val="24"/>
        </w:rPr>
        <w:t>first</w:t>
      </w:r>
      <w:r w:rsidRPr="00F53F87">
        <w:rPr>
          <w:rFonts w:ascii="Times New Roman" w:eastAsiaTheme="minorEastAsia" w:hAnsi="Times New Roman" w:cs="Times New Roman"/>
          <w:bCs/>
          <w:i/>
          <w:iCs/>
          <w:sz w:val="24"/>
          <w:szCs w:val="24"/>
        </w:rPr>
        <w:t xml:space="preserve"> interview]</w:t>
      </w:r>
    </w:p>
    <w:p w14:paraId="49DE9041" w14:textId="05084659" w:rsidR="006F4616" w:rsidRDefault="006F4616" w:rsidP="00C443F7">
      <w:pPr>
        <w:pStyle w:val="NormalWeb"/>
        <w:spacing w:before="0" w:beforeAutospacing="0" w:after="200" w:afterAutospacing="0" w:line="276" w:lineRule="auto"/>
        <w:ind w:firstLine="284"/>
        <w:jc w:val="both"/>
        <w:rPr>
          <w:rFonts w:eastAsiaTheme="minorEastAsia"/>
          <w:bCs/>
          <w:rtl/>
        </w:rPr>
      </w:pPr>
      <w:r w:rsidRPr="007B2501">
        <w:rPr>
          <w:rFonts w:eastAsiaTheme="minorEastAsia"/>
          <w:bCs/>
        </w:rPr>
        <w:t xml:space="preserve">A participant provided an example of a new feature </w:t>
      </w:r>
      <w:r>
        <w:rPr>
          <w:rFonts w:eastAsiaTheme="minorEastAsia"/>
          <w:bCs/>
        </w:rPr>
        <w:t xml:space="preserve">that is considered to have a high value and </w:t>
      </w:r>
      <w:r w:rsidRPr="007B2501">
        <w:rPr>
          <w:rFonts w:eastAsiaTheme="minorEastAsia"/>
          <w:bCs/>
        </w:rPr>
        <w:t xml:space="preserve">that had never been implemented in an application that he knows of, and he does not know how users will respond to it; he suggested doing a </w:t>
      </w:r>
      <w:r w:rsidRPr="007B2501">
        <w:rPr>
          <w:rFonts w:eastAsiaTheme="minorEastAsia"/>
          <w:bCs/>
          <w:i/>
          <w:iCs/>
        </w:rPr>
        <w:t>Field study</w:t>
      </w:r>
      <w:r w:rsidRPr="007B2501">
        <w:rPr>
          <w:rFonts w:eastAsiaTheme="minorEastAsia"/>
          <w:bCs/>
        </w:rPr>
        <w:t xml:space="preserve"> to </w:t>
      </w:r>
      <w:r>
        <w:rPr>
          <w:color w:val="000000"/>
        </w:rPr>
        <w:t xml:space="preserve">find out </w:t>
      </w:r>
      <w:r w:rsidRPr="007B2501">
        <w:rPr>
          <w:rFonts w:eastAsiaTheme="minorEastAsia"/>
          <w:bCs/>
        </w:rPr>
        <w:t xml:space="preserve">if there are applications not known that may use this feature or perhaps a </w:t>
      </w:r>
      <w:r w:rsidRPr="007B2501">
        <w:rPr>
          <w:rFonts w:eastAsiaTheme="minorEastAsia"/>
          <w:bCs/>
          <w:i/>
          <w:iCs/>
        </w:rPr>
        <w:t>Secondary study</w:t>
      </w:r>
      <w:r w:rsidRPr="007B2501">
        <w:rPr>
          <w:rFonts w:eastAsiaTheme="minorEastAsia"/>
          <w:bCs/>
        </w:rPr>
        <w:t xml:space="preserve"> to see how</w:t>
      </w:r>
      <w:r>
        <w:rPr>
          <w:rFonts w:eastAsiaTheme="minorEastAsia"/>
          <w:bCs/>
        </w:rPr>
        <w:t xml:space="preserve"> the </w:t>
      </w:r>
      <w:r w:rsidRPr="007B2501">
        <w:rPr>
          <w:rFonts w:eastAsiaTheme="minorEastAsia"/>
          <w:bCs/>
        </w:rPr>
        <w:t>feature is implemented in a different context to gain insight on how to start doing it.</w:t>
      </w:r>
      <w:r>
        <w:rPr>
          <w:rFonts w:eastAsiaTheme="minorEastAsia"/>
          <w:bCs/>
        </w:rPr>
        <w:t xml:space="preserve"> </w:t>
      </w:r>
      <w:r w:rsidRPr="00E05877">
        <w:rPr>
          <w:rFonts w:eastAsiaTheme="minorEastAsia"/>
          <w:bCs/>
        </w:rPr>
        <w:t xml:space="preserve">Furthermore, he suggests doing </w:t>
      </w:r>
      <w:r w:rsidRPr="00E05877">
        <w:rPr>
          <w:rFonts w:eastAsiaTheme="minorEastAsia"/>
          <w:bCs/>
          <w:i/>
          <w:iCs/>
        </w:rPr>
        <w:t>High fidelity prototypes</w:t>
      </w:r>
      <w:r w:rsidRPr="00E05877">
        <w:rPr>
          <w:rFonts w:eastAsiaTheme="minorEastAsia"/>
          <w:bCs/>
        </w:rPr>
        <w:t xml:space="preserve"> and </w:t>
      </w:r>
      <w:r w:rsidRPr="00E05877">
        <w:rPr>
          <w:rFonts w:eastAsiaTheme="minorEastAsia"/>
          <w:bCs/>
          <w:i/>
          <w:iCs/>
        </w:rPr>
        <w:t>In-person usability testing</w:t>
      </w:r>
      <w:r w:rsidRPr="00E05877">
        <w:rPr>
          <w:rFonts w:eastAsiaTheme="minorEastAsia"/>
          <w:bCs/>
        </w:rPr>
        <w:t xml:space="preserve"> to observe how users interact with the feature so that the feature can be improved to match their behavior.</w:t>
      </w:r>
    </w:p>
    <w:p w14:paraId="7A50F469" w14:textId="6437D354" w:rsidR="006F4616" w:rsidRDefault="006F4616" w:rsidP="00C443F7">
      <w:pPr>
        <w:pStyle w:val="NormalWeb"/>
        <w:spacing w:before="0" w:beforeAutospacing="0" w:after="200" w:afterAutospacing="0" w:line="276" w:lineRule="auto"/>
        <w:ind w:firstLine="284"/>
        <w:jc w:val="both"/>
        <w:rPr>
          <w:rFonts w:eastAsiaTheme="minorEastAsia"/>
          <w:bCs/>
        </w:rPr>
      </w:pPr>
      <w:r w:rsidRPr="009A7EF0">
        <w:rPr>
          <w:rFonts w:eastAsiaTheme="minorEastAsia"/>
          <w:bCs/>
        </w:rPr>
        <w:t xml:space="preserve">Several participants suggested doing </w:t>
      </w:r>
      <w:r w:rsidRPr="009A7EF0">
        <w:rPr>
          <w:rFonts w:eastAsiaTheme="minorEastAsia"/>
          <w:bCs/>
          <w:i/>
          <w:iCs/>
        </w:rPr>
        <w:t>Remote usability testing</w:t>
      </w:r>
      <w:r w:rsidRPr="009A7EF0">
        <w:rPr>
          <w:rFonts w:eastAsiaTheme="minorEastAsia"/>
          <w:bCs/>
        </w:rPr>
        <w:t xml:space="preserve"> when the user story has moderate value, and they want to be sure they understand their targeted users.</w:t>
      </w:r>
      <w:r>
        <w:rPr>
          <w:rFonts w:eastAsiaTheme="minorEastAsia"/>
          <w:bCs/>
        </w:rPr>
        <w:t xml:space="preserve"> Whereas </w:t>
      </w:r>
      <w:r w:rsidRPr="0079677E">
        <w:rPr>
          <w:rFonts w:eastAsiaTheme="minorEastAsia"/>
          <w:bCs/>
          <w:i/>
          <w:iCs/>
        </w:rPr>
        <w:t xml:space="preserve">In-person usability testing </w:t>
      </w:r>
      <w:r w:rsidRPr="009A7EF0">
        <w:rPr>
          <w:rFonts w:eastAsiaTheme="minorEastAsia"/>
          <w:bCs/>
        </w:rPr>
        <w:t xml:space="preserve">is </w:t>
      </w:r>
      <w:r>
        <w:rPr>
          <w:rFonts w:eastAsiaTheme="minorEastAsia"/>
          <w:bCs/>
        </w:rPr>
        <w:t>recommended</w:t>
      </w:r>
      <w:r w:rsidRPr="009A7EF0">
        <w:rPr>
          <w:rFonts w:eastAsiaTheme="minorEastAsia"/>
          <w:bCs/>
        </w:rPr>
        <w:t xml:space="preserve"> when the user story has significant value and there is no certainty about how users will react.</w:t>
      </w:r>
    </w:p>
    <w:p w14:paraId="5EEA6C00" w14:textId="023325C3" w:rsidR="00C119FF" w:rsidRPr="00C119FF" w:rsidRDefault="00F22416" w:rsidP="00C443F7">
      <w:pPr>
        <w:pStyle w:val="NormalWeb"/>
        <w:spacing w:before="0" w:beforeAutospacing="0" w:after="200" w:afterAutospacing="0" w:line="276" w:lineRule="auto"/>
        <w:ind w:firstLine="284"/>
        <w:jc w:val="both"/>
        <w:rPr>
          <w:rFonts w:eastAsiaTheme="minorEastAsia"/>
          <w:bCs/>
        </w:rPr>
      </w:pPr>
      <w:r>
        <w:rPr>
          <w:rFonts w:eastAsiaTheme="minorEastAsia"/>
          <w:bCs/>
        </w:rPr>
        <w:t>Another</w:t>
      </w:r>
      <w:r w:rsidR="00C119FF" w:rsidRPr="00C119FF">
        <w:rPr>
          <w:rFonts w:eastAsiaTheme="minorEastAsia"/>
          <w:bCs/>
        </w:rPr>
        <w:t xml:space="preserve"> participant suggested conducting</w:t>
      </w:r>
      <w:r w:rsidR="00C119FF" w:rsidRPr="00C119FF">
        <w:rPr>
          <w:rFonts w:eastAsiaTheme="minorEastAsia"/>
          <w:bCs/>
          <w:i/>
          <w:iCs/>
        </w:rPr>
        <w:t xml:space="preserve"> In-person usability testing</w:t>
      </w:r>
      <w:r w:rsidR="00C119FF" w:rsidRPr="00C119FF">
        <w:rPr>
          <w:rFonts w:eastAsiaTheme="minorEastAsia"/>
          <w:bCs/>
        </w:rPr>
        <w:t xml:space="preserve"> when a feature is complex, meaning that it has multiple scenarios and various cases; this will help in gaining more insight and understanding of the users and facilitate easier communication.</w:t>
      </w:r>
    </w:p>
    <w:p w14:paraId="0EBD6871" w14:textId="1B810B99" w:rsidR="006F4616" w:rsidRDefault="006F4616" w:rsidP="00C443F7">
      <w:pPr>
        <w:pStyle w:val="NormalWeb"/>
        <w:spacing w:before="0" w:beforeAutospacing="0" w:after="200" w:afterAutospacing="0" w:line="276" w:lineRule="auto"/>
        <w:ind w:firstLine="284"/>
        <w:jc w:val="both"/>
        <w:rPr>
          <w:rFonts w:eastAsiaTheme="minorEastAsia"/>
          <w:bCs/>
        </w:rPr>
      </w:pPr>
      <w:r>
        <w:rPr>
          <w:rFonts w:eastAsiaTheme="minorEastAsia"/>
          <w:bCs/>
        </w:rPr>
        <w:t xml:space="preserve">Several </w:t>
      </w:r>
      <w:r w:rsidRPr="002163B0">
        <w:rPr>
          <w:rFonts w:eastAsiaTheme="minorEastAsia"/>
          <w:bCs/>
        </w:rPr>
        <w:t>participants stated</w:t>
      </w:r>
      <w:r>
        <w:rPr>
          <w:rFonts w:eastAsiaTheme="minorEastAsia"/>
          <w:bCs/>
        </w:rPr>
        <w:t xml:space="preserve"> </w:t>
      </w:r>
      <w:r w:rsidRPr="003666D1">
        <w:rPr>
          <w:rFonts w:eastAsiaTheme="minorEastAsia"/>
          <w:bCs/>
        </w:rPr>
        <w:t xml:space="preserve">that if a user story is clear and simple and does not hold a lot of value, a </w:t>
      </w:r>
      <w:r w:rsidRPr="003666D1">
        <w:rPr>
          <w:rFonts w:eastAsiaTheme="minorEastAsia"/>
          <w:bCs/>
          <w:i/>
          <w:iCs/>
        </w:rPr>
        <w:t>low-fidelity prototype</w:t>
      </w:r>
      <w:r w:rsidRPr="003666D1">
        <w:rPr>
          <w:rFonts w:eastAsiaTheme="minorEastAsia"/>
          <w:bCs/>
        </w:rPr>
        <w:t xml:space="preserve"> and </w:t>
      </w:r>
      <w:r w:rsidRPr="003666D1">
        <w:rPr>
          <w:rFonts w:eastAsiaTheme="minorEastAsia"/>
          <w:bCs/>
          <w:i/>
          <w:iCs/>
        </w:rPr>
        <w:t>design review</w:t>
      </w:r>
      <w:r w:rsidRPr="003666D1">
        <w:rPr>
          <w:rFonts w:eastAsiaTheme="minorEastAsia"/>
          <w:bCs/>
        </w:rPr>
        <w:t xml:space="preserve"> may be enough to define the design to the development team so it can be implemented and tested smoothly.</w:t>
      </w:r>
    </w:p>
    <w:p w14:paraId="234C7ACC" w14:textId="08976CFC" w:rsidR="00F22416" w:rsidRPr="00236E0F" w:rsidRDefault="00F22416" w:rsidP="00C443F7">
      <w:pPr>
        <w:pStyle w:val="NormalWeb"/>
        <w:spacing w:before="0" w:beforeAutospacing="0" w:after="200" w:afterAutospacing="0" w:line="276" w:lineRule="auto"/>
        <w:ind w:firstLine="284"/>
        <w:jc w:val="both"/>
        <w:rPr>
          <w:rFonts w:eastAsiaTheme="minorEastAsia"/>
          <w:bCs/>
        </w:rPr>
      </w:pPr>
      <w:r>
        <w:rPr>
          <w:rFonts w:eastAsiaTheme="minorEastAsia"/>
          <w:bCs/>
        </w:rPr>
        <w:t>O</w:t>
      </w:r>
      <w:r w:rsidRPr="00F22416">
        <w:rPr>
          <w:rFonts w:eastAsiaTheme="minorEastAsia"/>
          <w:bCs/>
        </w:rPr>
        <w:t xml:space="preserve">ne participant stated that he prefers doing </w:t>
      </w:r>
      <w:r>
        <w:rPr>
          <w:rFonts w:eastAsiaTheme="minorEastAsia"/>
          <w:bCs/>
          <w:i/>
          <w:iCs/>
        </w:rPr>
        <w:t>H</w:t>
      </w:r>
      <w:r w:rsidRPr="00F22416">
        <w:rPr>
          <w:rFonts w:eastAsiaTheme="minorEastAsia"/>
          <w:bCs/>
          <w:i/>
          <w:iCs/>
        </w:rPr>
        <w:t>igh-fidelity prototypes</w:t>
      </w:r>
      <w:r w:rsidRPr="00F22416">
        <w:rPr>
          <w:rFonts w:eastAsiaTheme="minorEastAsia"/>
          <w:bCs/>
        </w:rPr>
        <w:t xml:space="preserve"> over </w:t>
      </w:r>
      <w:r>
        <w:rPr>
          <w:rFonts w:eastAsiaTheme="minorEastAsia"/>
          <w:bCs/>
          <w:i/>
          <w:iCs/>
        </w:rPr>
        <w:t>L</w:t>
      </w:r>
      <w:r w:rsidRPr="00F22416">
        <w:rPr>
          <w:rFonts w:eastAsiaTheme="minorEastAsia"/>
          <w:bCs/>
          <w:i/>
          <w:iCs/>
        </w:rPr>
        <w:t>ow-fidelity prototypes</w:t>
      </w:r>
      <w:r w:rsidRPr="00F22416">
        <w:rPr>
          <w:rFonts w:eastAsiaTheme="minorEastAsia"/>
          <w:bCs/>
        </w:rPr>
        <w:t xml:space="preserve">, even if the feature is not so crucial. He explained that this will be more beneficial when </w:t>
      </w:r>
      <w:r>
        <w:rPr>
          <w:rFonts w:eastAsiaTheme="minorEastAsia"/>
          <w:bCs/>
        </w:rPr>
        <w:t>dealing with</w:t>
      </w:r>
      <w:r w:rsidRPr="00F22416">
        <w:rPr>
          <w:rFonts w:eastAsiaTheme="minorEastAsia"/>
          <w:bCs/>
        </w:rPr>
        <w:t xml:space="preserve"> multiple stakeholders (Business, Development, and Quality Assurance</w:t>
      </w:r>
      <w:r>
        <w:rPr>
          <w:rFonts w:eastAsiaTheme="minorEastAsia"/>
          <w:bCs/>
        </w:rPr>
        <w:t>) as it</w:t>
      </w:r>
      <w:r w:rsidRPr="00F22416">
        <w:rPr>
          <w:rFonts w:eastAsiaTheme="minorEastAsia"/>
          <w:bCs/>
        </w:rPr>
        <w:t xml:space="preserve"> helps align all the teams by taking into account resources, time, and existing UI components.</w:t>
      </w:r>
      <w:r>
        <w:rPr>
          <w:rFonts w:eastAsiaTheme="minorEastAsia"/>
          <w:bCs/>
        </w:rPr>
        <w:t xml:space="preserve"> </w:t>
      </w:r>
      <w:r w:rsidRPr="00F22416">
        <w:rPr>
          <w:rFonts w:eastAsiaTheme="minorEastAsia"/>
          <w:bCs/>
        </w:rPr>
        <w:t>However, when time is limited, he will conduct high-fidelity prototypes of important features.</w:t>
      </w:r>
    </w:p>
    <w:p w14:paraId="27AEC00C" w14:textId="0E6CF35F" w:rsidR="002B0D7F" w:rsidRDefault="006F4616" w:rsidP="00C443F7">
      <w:pPr>
        <w:pStyle w:val="NormalWeb"/>
        <w:spacing w:before="0" w:beforeAutospacing="0" w:after="200" w:afterAutospacing="0" w:line="276" w:lineRule="auto"/>
        <w:ind w:firstLine="284"/>
        <w:jc w:val="both"/>
        <w:rPr>
          <w:color w:val="000000"/>
        </w:rPr>
      </w:pPr>
      <w:r>
        <w:rPr>
          <w:color w:val="000000"/>
        </w:rPr>
        <w:t xml:space="preserve">Four participants suggested doing </w:t>
      </w:r>
      <w:r w:rsidRPr="002767EF">
        <w:rPr>
          <w:i/>
          <w:iCs/>
          <w:color w:val="000000"/>
        </w:rPr>
        <w:t xml:space="preserve">User interviews </w:t>
      </w:r>
      <w:r>
        <w:rPr>
          <w:color w:val="000000"/>
        </w:rPr>
        <w:t>when the user story has a high</w:t>
      </w:r>
      <w:r>
        <w:rPr>
          <w:rStyle w:val="apple-converted-space"/>
          <w:color w:val="000000"/>
        </w:rPr>
        <w:t> </w:t>
      </w:r>
      <w:r>
        <w:rPr>
          <w:rStyle w:val="issue-underline"/>
          <w:color w:val="000000"/>
        </w:rPr>
        <w:t>value and when</w:t>
      </w:r>
      <w:r>
        <w:rPr>
          <w:rStyle w:val="apple-converted-space"/>
          <w:color w:val="000000"/>
        </w:rPr>
        <w:t> </w:t>
      </w:r>
      <w:r>
        <w:rPr>
          <w:color w:val="000000"/>
        </w:rPr>
        <w:t xml:space="preserve">they want to get more details about what the user expects from the user story. However, one participant stated that they may conduct </w:t>
      </w:r>
      <w:r w:rsidRPr="0079677E">
        <w:rPr>
          <w:i/>
          <w:iCs/>
          <w:color w:val="000000"/>
        </w:rPr>
        <w:t>User interviews</w:t>
      </w:r>
      <w:r>
        <w:rPr>
          <w:color w:val="000000"/>
        </w:rPr>
        <w:t xml:space="preserve"> even when the value of the user story is not</w:t>
      </w:r>
      <w:r>
        <w:rPr>
          <w:rStyle w:val="apple-converted-space"/>
          <w:color w:val="000000"/>
        </w:rPr>
        <w:t> </w:t>
      </w:r>
      <w:r>
        <w:rPr>
          <w:rStyle w:val="issue-underline"/>
          <w:color w:val="000000"/>
        </w:rPr>
        <w:t>high;</w:t>
      </w:r>
      <w:r>
        <w:rPr>
          <w:rStyle w:val="apple-converted-space"/>
          <w:color w:val="000000"/>
        </w:rPr>
        <w:t> </w:t>
      </w:r>
      <w:r>
        <w:rPr>
          <w:color w:val="000000"/>
        </w:rPr>
        <w:t>if the value is high, they will conduct a detailed interview, otherwise, they will conduct a simple interview to understand what the user expects.</w:t>
      </w:r>
    </w:p>
    <w:p w14:paraId="06F7101A" w14:textId="1E346B50" w:rsidR="002B0D7F" w:rsidRDefault="002B0D7F" w:rsidP="00C443F7">
      <w:pPr>
        <w:pStyle w:val="NormalWeb"/>
        <w:spacing w:before="0" w:beforeAutospacing="0" w:after="200" w:afterAutospacing="0" w:line="276" w:lineRule="auto"/>
        <w:ind w:firstLine="284"/>
        <w:jc w:val="both"/>
        <w:rPr>
          <w:color w:val="000000"/>
        </w:rPr>
      </w:pPr>
      <w:r w:rsidRPr="002B0D7F">
        <w:rPr>
          <w:color w:val="000000"/>
        </w:rPr>
        <w:lastRenderedPageBreak/>
        <w:t xml:space="preserve">Another participant stated that he will conduct </w:t>
      </w:r>
      <w:r w:rsidRPr="002B0D7F">
        <w:rPr>
          <w:i/>
          <w:iCs/>
          <w:color w:val="000000"/>
        </w:rPr>
        <w:t>User interviews</w:t>
      </w:r>
      <w:r w:rsidRPr="002B0D7F">
        <w:rPr>
          <w:color w:val="000000"/>
        </w:rPr>
        <w:t xml:space="preserve"> to see what the users expect the entry flow to be for the feature that would be implemented, and he </w:t>
      </w:r>
      <w:r>
        <w:rPr>
          <w:color w:val="000000"/>
        </w:rPr>
        <w:t>will</w:t>
      </w:r>
      <w:r w:rsidRPr="002B0D7F">
        <w:rPr>
          <w:color w:val="000000"/>
        </w:rPr>
        <w:t xml:space="preserve"> conduct </w:t>
      </w:r>
      <w:r w:rsidRPr="002B0D7F">
        <w:rPr>
          <w:i/>
          <w:iCs/>
          <w:color w:val="000000"/>
        </w:rPr>
        <w:t>Usability testing</w:t>
      </w:r>
      <w:r w:rsidRPr="002B0D7F">
        <w:rPr>
          <w:color w:val="000000"/>
        </w:rPr>
        <w:t xml:space="preserve"> for users who do</w:t>
      </w:r>
      <w:r>
        <w:rPr>
          <w:color w:val="000000"/>
        </w:rPr>
        <w:t xml:space="preserve"> not </w:t>
      </w:r>
      <w:r w:rsidRPr="002B0D7F">
        <w:rPr>
          <w:color w:val="000000"/>
        </w:rPr>
        <w:t>usually use the product in order to validate the feature.</w:t>
      </w:r>
    </w:p>
    <w:p w14:paraId="378D65CB" w14:textId="64574CE3" w:rsidR="00120432" w:rsidRPr="00120432" w:rsidRDefault="006F4616" w:rsidP="00AA69E2">
      <w:pPr>
        <w:pStyle w:val="NormalWeb"/>
        <w:spacing w:before="0" w:beforeAutospacing="0" w:after="200" w:afterAutospacing="0" w:line="276" w:lineRule="auto"/>
        <w:ind w:firstLine="284"/>
        <w:jc w:val="both"/>
        <w:rPr>
          <w:color w:val="000000"/>
        </w:rPr>
      </w:pPr>
      <w:r w:rsidRPr="0048186B">
        <w:rPr>
          <w:color w:val="000000"/>
        </w:rPr>
        <w:t xml:space="preserve">Four participants suggested doing </w:t>
      </w:r>
      <w:r w:rsidRPr="0048186B">
        <w:rPr>
          <w:i/>
          <w:iCs/>
          <w:color w:val="000000"/>
        </w:rPr>
        <w:t xml:space="preserve">Competitive analysis </w:t>
      </w:r>
      <w:r w:rsidRPr="0048186B">
        <w:rPr>
          <w:color w:val="000000"/>
        </w:rPr>
        <w:t>when the user story has a high</w:t>
      </w:r>
      <w:r w:rsidRPr="0048186B">
        <w:rPr>
          <w:rStyle w:val="apple-converted-space"/>
          <w:color w:val="000000"/>
        </w:rPr>
        <w:t> </w:t>
      </w:r>
      <w:r w:rsidRPr="0048186B">
        <w:rPr>
          <w:rStyle w:val="issue-underline"/>
          <w:color w:val="000000"/>
        </w:rPr>
        <w:t>value and when</w:t>
      </w:r>
      <w:r w:rsidRPr="0048186B">
        <w:rPr>
          <w:rStyle w:val="apple-converted-space"/>
          <w:color w:val="000000"/>
        </w:rPr>
        <w:t> </w:t>
      </w:r>
      <w:r w:rsidRPr="0048186B">
        <w:rPr>
          <w:color w:val="000000"/>
        </w:rPr>
        <w:t xml:space="preserve">they want to get more details about what the user expects from the user story. However, one participant </w:t>
      </w:r>
      <w:r w:rsidR="007A6B50" w:rsidRPr="0048186B">
        <w:rPr>
          <w:color w:val="000000"/>
        </w:rPr>
        <w:t>argue</w:t>
      </w:r>
      <w:r w:rsidR="006C5C74" w:rsidRPr="0048186B">
        <w:rPr>
          <w:color w:val="000000"/>
        </w:rPr>
        <w:t>d</w:t>
      </w:r>
      <w:r w:rsidR="007A6B50" w:rsidRPr="00120432">
        <w:rPr>
          <w:color w:val="000000"/>
        </w:rPr>
        <w:t xml:space="preserve"> that </w:t>
      </w:r>
      <w:r w:rsidR="009F0C2D" w:rsidRPr="0048186B">
        <w:rPr>
          <w:i/>
          <w:iCs/>
          <w:color w:val="000000"/>
        </w:rPr>
        <w:t xml:space="preserve">Competitive analysis </w:t>
      </w:r>
      <w:r w:rsidR="007A6B50" w:rsidRPr="00120432">
        <w:rPr>
          <w:color w:val="000000"/>
        </w:rPr>
        <w:t>can lead to an overly conservative mindset, as it focuse</w:t>
      </w:r>
      <w:r w:rsidR="00BC1140">
        <w:rPr>
          <w:color w:val="000000"/>
        </w:rPr>
        <w:t>s</w:t>
      </w:r>
      <w:r w:rsidR="007A6B50" w:rsidRPr="00120432">
        <w:rPr>
          <w:color w:val="000000"/>
        </w:rPr>
        <w:t xml:space="preserve"> </w:t>
      </w:r>
      <w:r w:rsidR="001F7A29">
        <w:rPr>
          <w:color w:val="000000"/>
        </w:rPr>
        <w:t>mainly</w:t>
      </w:r>
      <w:r w:rsidR="00F66341">
        <w:rPr>
          <w:color w:val="000000"/>
        </w:rPr>
        <w:t xml:space="preserve"> </w:t>
      </w:r>
      <w:r w:rsidR="007A6B50" w:rsidRPr="00120432">
        <w:rPr>
          <w:color w:val="000000"/>
        </w:rPr>
        <w:t>on existing approaches and technologies</w:t>
      </w:r>
      <w:r w:rsidR="00BC1140">
        <w:rPr>
          <w:color w:val="000000"/>
        </w:rPr>
        <w:t xml:space="preserve"> which </w:t>
      </w:r>
      <w:r w:rsidR="00D77704" w:rsidRPr="00120432">
        <w:rPr>
          <w:color w:val="000000"/>
        </w:rPr>
        <w:t>may</w:t>
      </w:r>
      <w:r w:rsidR="00894542">
        <w:rPr>
          <w:color w:val="000000"/>
        </w:rPr>
        <w:t xml:space="preserve"> lead to</w:t>
      </w:r>
      <w:r w:rsidR="00D77704" w:rsidRPr="00120432">
        <w:rPr>
          <w:color w:val="000000"/>
        </w:rPr>
        <w:t xml:space="preserve"> overlook</w:t>
      </w:r>
      <w:r w:rsidR="00894542">
        <w:rPr>
          <w:color w:val="000000"/>
        </w:rPr>
        <w:t>ing</w:t>
      </w:r>
      <w:r w:rsidR="00D77704" w:rsidRPr="00120432">
        <w:rPr>
          <w:color w:val="000000"/>
        </w:rPr>
        <w:t xml:space="preserve"> some potential solutions or innovative ideas. He </w:t>
      </w:r>
      <w:r w:rsidR="0061452D" w:rsidRPr="00120432">
        <w:rPr>
          <w:color w:val="000000"/>
        </w:rPr>
        <w:t xml:space="preserve">believed that instead of approaching user stories with an ‘if this is what our competitors are doing, then this must be the way forward’ attitude, </w:t>
      </w:r>
      <w:r w:rsidR="00F9673E">
        <w:rPr>
          <w:color w:val="000000"/>
        </w:rPr>
        <w:t xml:space="preserve">He </w:t>
      </w:r>
      <w:r w:rsidR="0048186B">
        <w:rPr>
          <w:color w:val="000000"/>
        </w:rPr>
        <w:t>recommended</w:t>
      </w:r>
      <w:r w:rsidR="0081144D" w:rsidRPr="00120432">
        <w:rPr>
          <w:color w:val="000000"/>
        </w:rPr>
        <w:t xml:space="preserve"> </w:t>
      </w:r>
      <w:r w:rsidR="0061452D" w:rsidRPr="00120432">
        <w:rPr>
          <w:color w:val="000000"/>
        </w:rPr>
        <w:t>test</w:t>
      </w:r>
      <w:r w:rsidR="00F9673E">
        <w:rPr>
          <w:color w:val="000000"/>
        </w:rPr>
        <w:t>ing</w:t>
      </w:r>
      <w:r w:rsidR="0061452D" w:rsidRPr="00120432">
        <w:rPr>
          <w:color w:val="000000"/>
        </w:rPr>
        <w:t xml:space="preserve"> new ideas and approaches, without being overly concerned about what </w:t>
      </w:r>
      <w:r w:rsidR="00F9673E">
        <w:rPr>
          <w:color w:val="000000"/>
        </w:rPr>
        <w:t>the</w:t>
      </w:r>
      <w:r w:rsidR="00F9673E" w:rsidRPr="00120432">
        <w:rPr>
          <w:color w:val="000000"/>
        </w:rPr>
        <w:t xml:space="preserve"> </w:t>
      </w:r>
      <w:r w:rsidR="0061452D" w:rsidRPr="00120432">
        <w:rPr>
          <w:color w:val="000000"/>
        </w:rPr>
        <w:t>competitors might do.</w:t>
      </w:r>
      <w:r w:rsidRPr="00120432">
        <w:rPr>
          <w:color w:val="000000"/>
        </w:rPr>
        <w:t xml:space="preserve"> [Saif]</w:t>
      </w:r>
    </w:p>
    <w:p w14:paraId="7AF8E520" w14:textId="1A116F9D" w:rsidR="006F4616" w:rsidRPr="00120432" w:rsidRDefault="006F4616" w:rsidP="00C443F7">
      <w:pPr>
        <w:ind w:firstLine="284"/>
        <w:jc w:val="both"/>
        <w:rPr>
          <w:rFonts w:ascii="Times New Roman" w:eastAsiaTheme="minorEastAsia" w:hAnsi="Times New Roman" w:cs="Times New Roman"/>
          <w:bCs/>
          <w:i/>
          <w:iCs/>
          <w:sz w:val="24"/>
          <w:szCs w:val="24"/>
        </w:rPr>
      </w:pPr>
      <w:r w:rsidRPr="00120432">
        <w:rPr>
          <w:rFonts w:ascii="Times New Roman" w:eastAsiaTheme="minorEastAsia" w:hAnsi="Times New Roman" w:cs="Times New Roman"/>
          <w:bCs/>
          <w:i/>
          <w:iCs/>
          <w:sz w:val="24"/>
          <w:szCs w:val="24"/>
          <w:highlight w:val="yellow"/>
        </w:rPr>
        <w:t xml:space="preserve">Lujain does quick research to see if there is a familiar feature have been done before or not if </w:t>
      </w:r>
      <w:proofErr w:type="gramStart"/>
      <w:r w:rsidRPr="00120432">
        <w:rPr>
          <w:rFonts w:ascii="Times New Roman" w:eastAsiaTheme="minorEastAsia" w:hAnsi="Times New Roman" w:cs="Times New Roman"/>
          <w:bCs/>
          <w:i/>
          <w:iCs/>
          <w:sz w:val="24"/>
          <w:szCs w:val="24"/>
          <w:highlight w:val="yellow"/>
        </w:rPr>
        <w:t>not</w:t>
      </w:r>
      <w:proofErr w:type="gramEnd"/>
      <w:r w:rsidRPr="00120432">
        <w:rPr>
          <w:rFonts w:ascii="Times New Roman" w:eastAsiaTheme="minorEastAsia" w:hAnsi="Times New Roman" w:cs="Times New Roman"/>
          <w:bCs/>
          <w:i/>
          <w:iCs/>
          <w:sz w:val="24"/>
          <w:szCs w:val="24"/>
          <w:highlight w:val="yellow"/>
        </w:rPr>
        <w:t xml:space="preserve"> she looks for indirect research and Saif do formative research for core features.</w:t>
      </w:r>
    </w:p>
    <w:p w14:paraId="397AF26A" w14:textId="3E2871BC" w:rsidR="006F4616" w:rsidRDefault="006F4616" w:rsidP="00A14562">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N</w:t>
      </w:r>
      <w:r w:rsidRPr="000765B4">
        <w:rPr>
          <w:rFonts w:ascii="Times New Roman" w:eastAsiaTheme="minorEastAsia" w:hAnsi="Times New Roman" w:cs="Times New Roman"/>
          <w:bCs/>
          <w:sz w:val="24"/>
          <w:szCs w:val="24"/>
        </w:rPr>
        <w:t xml:space="preserve">early all of the participants </w:t>
      </w:r>
      <w:r w:rsidRPr="00690CB4">
        <w:rPr>
          <w:rFonts w:ascii="Times New Roman" w:eastAsiaTheme="minorEastAsia" w:hAnsi="Times New Roman" w:cs="Times New Roman"/>
          <w:bCs/>
          <w:sz w:val="24"/>
          <w:szCs w:val="24"/>
        </w:rPr>
        <w:t xml:space="preserve">stated that if a user story has a variety of stakeholders, a </w:t>
      </w:r>
      <w:r>
        <w:rPr>
          <w:rFonts w:ascii="Times New Roman" w:eastAsiaTheme="minorEastAsia" w:hAnsi="Times New Roman" w:cs="Times New Roman"/>
          <w:bCs/>
          <w:i/>
          <w:iCs/>
          <w:sz w:val="24"/>
          <w:szCs w:val="24"/>
        </w:rPr>
        <w:t>W</w:t>
      </w:r>
      <w:r w:rsidRPr="00690CB4">
        <w:rPr>
          <w:rFonts w:ascii="Times New Roman" w:eastAsiaTheme="minorEastAsia" w:hAnsi="Times New Roman" w:cs="Times New Roman"/>
          <w:bCs/>
          <w:i/>
          <w:iCs/>
          <w:sz w:val="24"/>
          <w:szCs w:val="24"/>
        </w:rPr>
        <w:t>orkshop</w:t>
      </w:r>
      <w:r w:rsidRPr="00690CB4">
        <w:rPr>
          <w:rFonts w:ascii="Times New Roman" w:eastAsiaTheme="minorEastAsia" w:hAnsi="Times New Roman" w:cs="Times New Roman"/>
          <w:bCs/>
          <w:sz w:val="24"/>
          <w:szCs w:val="24"/>
        </w:rPr>
        <w:t xml:space="preserve"> and </w:t>
      </w:r>
      <w:r w:rsidRPr="00690CB4">
        <w:rPr>
          <w:rFonts w:ascii="Times New Roman" w:eastAsiaTheme="minorEastAsia" w:hAnsi="Times New Roman" w:cs="Times New Roman"/>
          <w:bCs/>
          <w:i/>
          <w:iCs/>
          <w:sz w:val="24"/>
          <w:szCs w:val="24"/>
        </w:rPr>
        <w:t>Design review</w:t>
      </w:r>
      <w:r w:rsidRPr="00690CB4">
        <w:rPr>
          <w:rFonts w:ascii="Times New Roman" w:eastAsiaTheme="minorEastAsia" w:hAnsi="Times New Roman" w:cs="Times New Roman"/>
          <w:bCs/>
          <w:sz w:val="24"/>
          <w:szCs w:val="24"/>
        </w:rPr>
        <w:t xml:space="preserve"> are considered to ensure the user story is finalized by all the parties. </w:t>
      </w:r>
    </w:p>
    <w:p w14:paraId="6E341F08" w14:textId="2EBE158F" w:rsidR="00C443F7" w:rsidRDefault="00B862B8" w:rsidP="00C443F7">
      <w:pPr>
        <w:ind w:firstLine="284"/>
        <w:jc w:val="both"/>
        <w:rPr>
          <w:rFonts w:ascii="Times New Roman" w:eastAsiaTheme="minorEastAsia" w:hAnsi="Times New Roman" w:cs="Times New Roman"/>
          <w:bCs/>
          <w:sz w:val="24"/>
          <w:szCs w:val="24"/>
        </w:rPr>
      </w:pPr>
      <w:r w:rsidRPr="002B0D7F">
        <w:rPr>
          <w:rFonts w:ascii="Times New Roman" w:eastAsiaTheme="minorEastAsia" w:hAnsi="Times New Roman" w:cs="Times New Roman"/>
          <w:bCs/>
          <w:sz w:val="24"/>
          <w:szCs w:val="24"/>
          <w:highlight w:val="yellow"/>
        </w:rPr>
        <w:t xml:space="preserve">Nasser stated that he conducts </w:t>
      </w:r>
      <w:r w:rsidRPr="002B0D7F">
        <w:rPr>
          <w:rFonts w:ascii="Times New Roman" w:eastAsiaTheme="minorEastAsia" w:hAnsi="Times New Roman" w:cs="Times New Roman"/>
          <w:bCs/>
          <w:i/>
          <w:iCs/>
          <w:sz w:val="24"/>
          <w:szCs w:val="24"/>
          <w:highlight w:val="yellow"/>
        </w:rPr>
        <w:t>Task analysis</w:t>
      </w:r>
      <w:r w:rsidRPr="002B0D7F">
        <w:rPr>
          <w:rFonts w:ascii="Times New Roman" w:eastAsiaTheme="minorEastAsia" w:hAnsi="Times New Roman" w:cs="Times New Roman"/>
          <w:bCs/>
          <w:sz w:val="24"/>
          <w:szCs w:val="24"/>
          <w:highlight w:val="yellow"/>
        </w:rPr>
        <w:t xml:space="preserve"> when the user story is huge, or even when having a capacity of </w:t>
      </w:r>
      <w:r w:rsidR="002B0D7F" w:rsidRPr="002B0D7F">
        <w:rPr>
          <w:rFonts w:ascii="Times New Roman" w:eastAsiaTheme="minorEastAsia" w:hAnsi="Times New Roman" w:cs="Times New Roman"/>
          <w:bCs/>
          <w:sz w:val="24"/>
          <w:szCs w:val="24"/>
          <w:highlight w:val="yellow"/>
        </w:rPr>
        <w:t>recourses</w:t>
      </w:r>
      <w:r w:rsidRPr="002B0D7F">
        <w:rPr>
          <w:rFonts w:ascii="Times New Roman" w:eastAsiaTheme="minorEastAsia" w:hAnsi="Times New Roman" w:cs="Times New Roman"/>
          <w:bCs/>
          <w:sz w:val="24"/>
          <w:szCs w:val="24"/>
          <w:highlight w:val="yellow"/>
        </w:rPr>
        <w:t>.</w:t>
      </w:r>
    </w:p>
    <w:p w14:paraId="3CB294AA" w14:textId="4B9843FA" w:rsidR="006F4616" w:rsidRPr="00C443F7" w:rsidRDefault="006F4616" w:rsidP="00C443F7">
      <w:pPr>
        <w:ind w:firstLine="284"/>
        <w:jc w:val="both"/>
        <w:rPr>
          <w:rFonts w:ascii="Times New Roman" w:eastAsiaTheme="minorEastAsia" w:hAnsi="Times New Roman" w:cs="Times New Roman"/>
          <w:bCs/>
          <w:sz w:val="24"/>
          <w:szCs w:val="24"/>
        </w:rPr>
      </w:pPr>
      <w:r w:rsidRPr="008C360E">
        <w:rPr>
          <w:rFonts w:ascii="Times New Roman" w:eastAsiaTheme="minorEastAsia" w:hAnsi="Times New Roman" w:cs="Times New Roman"/>
          <w:bCs/>
          <w:sz w:val="24"/>
          <w:szCs w:val="24"/>
          <w:highlight w:val="yellow"/>
        </w:rPr>
        <w:t>[discuss their answers’] …………………………………………………………………… ……………………………………………………………………………………………………………………………………………………………………………………………………………………………………………………………………………………………………………………………………………………………………………………………………………………………………………………………………………………………………………………………………………………………………………………………………………………………………………………………………………………………………………………………………………………………………………………………………………………</w:t>
      </w:r>
    </w:p>
    <w:p w14:paraId="1868901F" w14:textId="6809141D" w:rsidR="00C1728C" w:rsidRPr="008556CB" w:rsidRDefault="006F4616" w:rsidP="008556CB">
      <w:pPr>
        <w:jc w:val="both"/>
        <w:rPr>
          <w:rFonts w:ascii="Times New Roman" w:eastAsiaTheme="minorEastAsia" w:hAnsi="Times New Roman" w:cs="Times New Roman"/>
          <w:bCs/>
          <w:sz w:val="24"/>
          <w:szCs w:val="24"/>
          <w:highlight w:val="yellow"/>
        </w:rPr>
        <w:sectPr w:rsidR="00C1728C" w:rsidRPr="008556CB" w:rsidSect="00983BEC">
          <w:footerReference w:type="even" r:id="rId22"/>
          <w:footerReference w:type="default" r:id="rId23"/>
          <w:headerReference w:type="first" r:id="rId24"/>
          <w:pgSz w:w="12240" w:h="15840"/>
          <w:pgMar w:top="1440" w:right="1440" w:bottom="1440" w:left="1701" w:header="1151" w:footer="720" w:gutter="0"/>
          <w:cols w:space="708"/>
          <w:titlePg/>
          <w:docGrid w:linePitch="360"/>
        </w:sectPr>
      </w:pPr>
      <w:r w:rsidRPr="008C360E">
        <w:rPr>
          <w:rFonts w:ascii="Times New Roman" w:eastAsiaTheme="minorEastAsia" w:hAnsi="Times New Roman" w:cs="Times New Roman"/>
          <w:bCs/>
          <w:sz w:val="24"/>
          <w:szCs w:val="24"/>
          <w:highlight w:val="yellow"/>
        </w:rPr>
        <w:t>Based on the practitioners’ responses, they………………………………………………. ……………………………………………………………………………………………………………………………………………………………………………………………………</w:t>
      </w:r>
      <w:r w:rsidR="003338A3" w:rsidRPr="008C360E">
        <w:rPr>
          <w:rFonts w:ascii="Times New Roman" w:eastAsiaTheme="minorEastAsia" w:hAnsi="Times New Roman" w:cs="Times New Roman"/>
          <w:bCs/>
          <w:sz w:val="24"/>
          <w:szCs w:val="24"/>
          <w:highlight w:val="yellow"/>
        </w:rPr>
        <w:t>…………………………………………………………………………………………………………………………………………………………………………………………………………………………………………………………………………………………………………………………………………………………………………………………………………</w:t>
      </w:r>
    </w:p>
    <w:p w14:paraId="65514D1F" w14:textId="057BF52B" w:rsidR="002F1DA9" w:rsidRDefault="00AA69E2" w:rsidP="00C1728C">
      <w:pPr>
        <w:jc w:val="both"/>
        <w:rPr>
          <w:rFonts w:ascii="Times New Roman" w:eastAsiaTheme="minorEastAsia" w:hAnsi="Times New Roman" w:cs="Times New Roman"/>
          <w:bCs/>
          <w:sz w:val="24"/>
          <w:szCs w:val="24"/>
          <w:highlight w:val="yellow"/>
        </w:rPr>
      </w:pPr>
      <w:r>
        <w:rPr>
          <w:noProof/>
        </w:rPr>
        <w:lastRenderedPageBreak/>
        <mc:AlternateContent>
          <mc:Choice Requires="wps">
            <w:drawing>
              <wp:anchor distT="0" distB="0" distL="114300" distR="114300" simplePos="0" relativeHeight="251673600" behindDoc="0" locked="0" layoutInCell="1" allowOverlap="1" wp14:anchorId="4A8D54A1" wp14:editId="30B6908E">
                <wp:simplePos x="0" y="0"/>
                <wp:positionH relativeFrom="column">
                  <wp:posOffset>177800</wp:posOffset>
                </wp:positionH>
                <wp:positionV relativeFrom="paragraph">
                  <wp:posOffset>4648906</wp:posOffset>
                </wp:positionV>
                <wp:extent cx="5319395" cy="635"/>
                <wp:effectExtent l="0" t="0" r="1905" b="0"/>
                <wp:wrapTopAndBottom/>
                <wp:docPr id="68" name="Text Box 68"/>
                <wp:cNvGraphicFramePr/>
                <a:graphic xmlns:a="http://schemas.openxmlformats.org/drawingml/2006/main">
                  <a:graphicData uri="http://schemas.microsoft.com/office/word/2010/wordprocessingShape">
                    <wps:wsp>
                      <wps:cNvSpPr txBox="1"/>
                      <wps:spPr>
                        <a:xfrm>
                          <a:off x="0" y="0"/>
                          <a:ext cx="5319395" cy="635"/>
                        </a:xfrm>
                        <a:prstGeom prst="rect">
                          <a:avLst/>
                        </a:prstGeom>
                        <a:solidFill>
                          <a:prstClr val="white"/>
                        </a:solidFill>
                        <a:ln>
                          <a:noFill/>
                        </a:ln>
                      </wps:spPr>
                      <wps:txbx>
                        <w:txbxContent>
                          <w:p w14:paraId="79973D93" w14:textId="1F7838CF" w:rsidR="00C1728C" w:rsidRPr="00816131" w:rsidRDefault="00C1728C" w:rsidP="00C1728C">
                            <w:pPr>
                              <w:pStyle w:val="Caption"/>
                              <w:jc w:val="center"/>
                              <w:rPr>
                                <w:rFonts w:ascii="Times New Roman" w:eastAsiaTheme="minorEastAsia" w:hAnsi="Times New Roman" w:cs="Times New Roman"/>
                                <w:bCs/>
                                <w:i w:val="0"/>
                                <w:iCs w:val="0"/>
                                <w:noProof/>
                                <w:color w:val="auto"/>
                                <w:sz w:val="20"/>
                                <w:szCs w:val="20"/>
                              </w:rPr>
                            </w:pPr>
                            <w:bookmarkStart w:id="263" w:name="_Toc125418777"/>
                            <w:r w:rsidRPr="00816131">
                              <w:rPr>
                                <w:rFonts w:ascii="Times New Roman" w:hAnsi="Times New Roman" w:cs="Times New Roman"/>
                                <w:i w:val="0"/>
                                <w:iCs w:val="0"/>
                                <w:color w:val="auto"/>
                                <w:sz w:val="20"/>
                                <w:szCs w:val="20"/>
                              </w:rPr>
                              <w:t xml:space="preserve">Figure </w:t>
                            </w:r>
                            <w:r w:rsidRPr="00816131">
                              <w:rPr>
                                <w:rFonts w:ascii="Times New Roman" w:hAnsi="Times New Roman" w:cs="Times New Roman"/>
                                <w:i w:val="0"/>
                                <w:iCs w:val="0"/>
                                <w:color w:val="auto"/>
                                <w:sz w:val="20"/>
                                <w:szCs w:val="20"/>
                              </w:rPr>
                              <w:fldChar w:fldCharType="begin"/>
                            </w:r>
                            <w:r w:rsidRPr="00816131">
                              <w:rPr>
                                <w:rFonts w:ascii="Times New Roman" w:hAnsi="Times New Roman" w:cs="Times New Roman"/>
                                <w:i w:val="0"/>
                                <w:iCs w:val="0"/>
                                <w:color w:val="auto"/>
                                <w:sz w:val="20"/>
                                <w:szCs w:val="20"/>
                              </w:rPr>
                              <w:instrText xml:space="preserve"> SEQ Figure \* ARABIC </w:instrText>
                            </w:r>
                            <w:r w:rsidRPr="00816131">
                              <w:rPr>
                                <w:rFonts w:ascii="Times New Roman" w:hAnsi="Times New Roman" w:cs="Times New Roman"/>
                                <w:i w:val="0"/>
                                <w:iCs w:val="0"/>
                                <w:color w:val="auto"/>
                                <w:sz w:val="20"/>
                                <w:szCs w:val="20"/>
                              </w:rPr>
                              <w:fldChar w:fldCharType="separate"/>
                            </w:r>
                            <w:r w:rsidR="006A12AF" w:rsidRPr="00816131">
                              <w:rPr>
                                <w:rFonts w:ascii="Times New Roman" w:hAnsi="Times New Roman" w:cs="Times New Roman"/>
                                <w:i w:val="0"/>
                                <w:iCs w:val="0"/>
                                <w:noProof/>
                                <w:color w:val="auto"/>
                                <w:sz w:val="20"/>
                                <w:szCs w:val="20"/>
                              </w:rPr>
                              <w:t>6</w:t>
                            </w:r>
                            <w:r w:rsidRPr="00816131">
                              <w:rPr>
                                <w:rFonts w:ascii="Times New Roman" w:hAnsi="Times New Roman" w:cs="Times New Roman"/>
                                <w:i w:val="0"/>
                                <w:iCs w:val="0"/>
                                <w:color w:val="auto"/>
                                <w:sz w:val="20"/>
                                <w:szCs w:val="20"/>
                              </w:rPr>
                              <w:fldChar w:fldCharType="end"/>
                            </w:r>
                            <w:r w:rsidRPr="00816131">
                              <w:rPr>
                                <w:rFonts w:ascii="Times New Roman" w:hAnsi="Times New Roman" w:cs="Times New Roman"/>
                                <w:i w:val="0"/>
                                <w:iCs w:val="0"/>
                                <w:color w:val="auto"/>
                                <w:sz w:val="20"/>
                                <w:szCs w:val="20"/>
                              </w:rPr>
                              <w:t>. Summary of RQ results</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8D54A1" id="Text Box 68" o:spid="_x0000_s1029" type="#_x0000_t202" style="position:absolute;left:0;text-align:left;margin-left:14pt;margin-top:366.05pt;width:418.85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" stroked="f">
                <v:textbox style="mso-fit-shape-to-text:t" inset="0,0,0,0">
                  <w:txbxContent>
                    <w:p w14:paraId="79973D93" w14:textId="1F7838CF" w:rsidR="00C1728C" w:rsidRPr="00816131" w:rsidRDefault="00C1728C" w:rsidP="00C1728C">
                      <w:pPr>
                        <w:pStyle w:val="Caption"/>
                        <w:jc w:val="center"/>
                        <w:rPr>
                          <w:rFonts w:ascii="Times New Roman" w:eastAsiaTheme="minorEastAsia" w:hAnsi="Times New Roman" w:cs="Times New Roman"/>
                          <w:bCs/>
                          <w:i w:val="0"/>
                          <w:iCs w:val="0"/>
                          <w:noProof/>
                          <w:color w:val="auto"/>
                          <w:sz w:val="20"/>
                          <w:szCs w:val="20"/>
                        </w:rPr>
                      </w:pPr>
                      <w:bookmarkStart w:id="264" w:name="_Toc125418777"/>
                      <w:r w:rsidRPr="00816131">
                        <w:rPr>
                          <w:rFonts w:ascii="Times New Roman" w:hAnsi="Times New Roman" w:cs="Times New Roman"/>
                          <w:i w:val="0"/>
                          <w:iCs w:val="0"/>
                          <w:color w:val="auto"/>
                          <w:sz w:val="20"/>
                          <w:szCs w:val="20"/>
                        </w:rPr>
                        <w:t xml:space="preserve">Figure </w:t>
                      </w:r>
                      <w:r w:rsidRPr="00816131">
                        <w:rPr>
                          <w:rFonts w:ascii="Times New Roman" w:hAnsi="Times New Roman" w:cs="Times New Roman"/>
                          <w:i w:val="0"/>
                          <w:iCs w:val="0"/>
                          <w:color w:val="auto"/>
                          <w:sz w:val="20"/>
                          <w:szCs w:val="20"/>
                        </w:rPr>
                        <w:fldChar w:fldCharType="begin"/>
                      </w:r>
                      <w:r w:rsidRPr="00816131">
                        <w:rPr>
                          <w:rFonts w:ascii="Times New Roman" w:hAnsi="Times New Roman" w:cs="Times New Roman"/>
                          <w:i w:val="0"/>
                          <w:iCs w:val="0"/>
                          <w:color w:val="auto"/>
                          <w:sz w:val="20"/>
                          <w:szCs w:val="20"/>
                        </w:rPr>
                        <w:instrText xml:space="preserve"> SEQ Figure \* ARABIC </w:instrText>
                      </w:r>
                      <w:r w:rsidRPr="00816131">
                        <w:rPr>
                          <w:rFonts w:ascii="Times New Roman" w:hAnsi="Times New Roman" w:cs="Times New Roman"/>
                          <w:i w:val="0"/>
                          <w:iCs w:val="0"/>
                          <w:color w:val="auto"/>
                          <w:sz w:val="20"/>
                          <w:szCs w:val="20"/>
                        </w:rPr>
                        <w:fldChar w:fldCharType="separate"/>
                      </w:r>
                      <w:r w:rsidR="006A12AF" w:rsidRPr="00816131">
                        <w:rPr>
                          <w:rFonts w:ascii="Times New Roman" w:hAnsi="Times New Roman" w:cs="Times New Roman"/>
                          <w:i w:val="0"/>
                          <w:iCs w:val="0"/>
                          <w:noProof/>
                          <w:color w:val="auto"/>
                          <w:sz w:val="20"/>
                          <w:szCs w:val="20"/>
                        </w:rPr>
                        <w:t>6</w:t>
                      </w:r>
                      <w:r w:rsidRPr="00816131">
                        <w:rPr>
                          <w:rFonts w:ascii="Times New Roman" w:hAnsi="Times New Roman" w:cs="Times New Roman"/>
                          <w:i w:val="0"/>
                          <w:iCs w:val="0"/>
                          <w:color w:val="auto"/>
                          <w:sz w:val="20"/>
                          <w:szCs w:val="20"/>
                        </w:rPr>
                        <w:fldChar w:fldCharType="end"/>
                      </w:r>
                      <w:r w:rsidRPr="00816131">
                        <w:rPr>
                          <w:rFonts w:ascii="Times New Roman" w:hAnsi="Times New Roman" w:cs="Times New Roman"/>
                          <w:i w:val="0"/>
                          <w:iCs w:val="0"/>
                          <w:color w:val="auto"/>
                          <w:sz w:val="20"/>
                          <w:szCs w:val="20"/>
                        </w:rPr>
                        <w:t>. Summary of RQ results</w:t>
                      </w:r>
                      <w:bookmarkEnd w:id="264"/>
                    </w:p>
                  </w:txbxContent>
                </v:textbox>
                <w10:wrap type="topAndBottom"/>
              </v:shape>
            </w:pict>
          </mc:Fallback>
        </mc:AlternateContent>
      </w:r>
      <w:r>
        <w:rPr>
          <w:bCs/>
          <w:noProof/>
        </w:rPr>
        <w:drawing>
          <wp:anchor distT="0" distB="0" distL="114300" distR="114300" simplePos="0" relativeHeight="251671552" behindDoc="0" locked="0" layoutInCell="1" allowOverlap="1" wp14:anchorId="74B1927B" wp14:editId="4A72C9DA">
            <wp:simplePos x="0" y="0"/>
            <wp:positionH relativeFrom="column">
              <wp:posOffset>113524</wp:posOffset>
            </wp:positionH>
            <wp:positionV relativeFrom="paragraph">
              <wp:posOffset>0</wp:posOffset>
            </wp:positionV>
            <wp:extent cx="5400675" cy="4645660"/>
            <wp:effectExtent l="0" t="0" r="0" b="2540"/>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4645660"/>
                    </a:xfrm>
                    <a:prstGeom prst="rect">
                      <a:avLst/>
                    </a:prstGeom>
                  </pic:spPr>
                </pic:pic>
              </a:graphicData>
            </a:graphic>
            <wp14:sizeRelH relativeFrom="page">
              <wp14:pctWidth>0</wp14:pctWidth>
            </wp14:sizeRelH>
            <wp14:sizeRelV relativeFrom="page">
              <wp14:pctHeight>0</wp14:pctHeight>
            </wp14:sizeRelV>
          </wp:anchor>
        </w:drawing>
      </w:r>
      <w:r w:rsidR="008556CB" w:rsidRPr="008C360E">
        <w:rPr>
          <w:rFonts w:ascii="Times New Roman" w:eastAsiaTheme="minorEastAsia" w:hAnsi="Times New Roman" w:cs="Times New Roman"/>
          <w:bCs/>
          <w:sz w:val="24"/>
          <w:szCs w:val="24"/>
          <w:highlight w:val="yellow"/>
        </w:rPr>
        <w:t>……………………………………………………………………………………………………………………………………………………………………………………………………………………………………………………………………………………………………………………………………………………………………………………………………………………………………………………………………………………………………………</w:t>
      </w:r>
      <w:r w:rsidR="00C1728C" w:rsidRPr="008C360E">
        <w:rPr>
          <w:rFonts w:ascii="Times New Roman" w:eastAsiaTheme="minorEastAsia" w:hAnsi="Times New Roman" w:cs="Times New Roman"/>
          <w:bCs/>
          <w:sz w:val="24"/>
          <w:szCs w:val="24"/>
          <w:highlight w:val="yellow"/>
        </w:rPr>
        <w:t>……………………………………………………………………………………………………………………………………………………………………………………………………………………………………………………………………………………………………………………………………………………………………………………………………………………………………………………………………………………………………………………………………………………………………………………………………………………………………………………………………………………………</w:t>
      </w:r>
    </w:p>
    <w:p w14:paraId="7B089698" w14:textId="02892A5A" w:rsidR="002F1DA9" w:rsidRPr="00B204DD" w:rsidRDefault="002F1DA9" w:rsidP="002F1DA9">
      <w:pPr>
        <w:pStyle w:val="Heading2"/>
        <w:numPr>
          <w:ilvl w:val="2"/>
          <w:numId w:val="2"/>
        </w:numPr>
        <w:spacing w:before="0" w:line="480" w:lineRule="auto"/>
        <w:rPr>
          <w:rFonts w:ascii="Times New Roman" w:hAnsi="Times New Roman" w:cs="Times New Roman"/>
          <w:b/>
          <w:bCs/>
          <w:color w:val="auto"/>
          <w:sz w:val="28"/>
          <w:szCs w:val="28"/>
        </w:rPr>
      </w:pPr>
      <w:bookmarkStart w:id="265" w:name="_Toc126421116"/>
      <w:r>
        <w:rPr>
          <w:rFonts w:ascii="Times New Roman" w:hAnsi="Times New Roman" w:cs="Times New Roman"/>
          <w:b/>
          <w:bCs/>
          <w:color w:val="auto"/>
          <w:sz w:val="28"/>
          <w:szCs w:val="28"/>
        </w:rPr>
        <w:t>……..</w:t>
      </w:r>
      <w:bookmarkEnd w:id="265"/>
    </w:p>
    <w:p w14:paraId="0F208F4D" w14:textId="35D91D99" w:rsidR="002F1DA9" w:rsidRDefault="002F1DA9" w:rsidP="00C1728C">
      <w:pPr>
        <w:jc w:val="both"/>
        <w:rPr>
          <w:rFonts w:ascii="Times New Roman" w:eastAsiaTheme="minorEastAsia" w:hAnsi="Times New Roman" w:cs="Times New Roman"/>
          <w:bCs/>
          <w:sz w:val="24"/>
          <w:szCs w:val="24"/>
          <w:highlight w:val="yellow"/>
        </w:rPr>
        <w:sectPr w:rsidR="002F1DA9" w:rsidSect="00601E93">
          <w:footerReference w:type="even" r:id="rId26"/>
          <w:footerReference w:type="default" r:id="rId27"/>
          <w:headerReference w:type="first" r:id="rId28"/>
          <w:pgSz w:w="12240" w:h="15840"/>
          <w:pgMar w:top="1440" w:right="1440" w:bottom="1440" w:left="1701" w:header="1151" w:footer="720" w:gutter="0"/>
          <w:cols w:space="708"/>
          <w:docGrid w:linePitch="360"/>
        </w:sectPr>
      </w:pPr>
    </w:p>
    <w:tbl>
      <w:tblPr>
        <w:tblStyle w:val="TableGrid"/>
        <w:tblW w:w="13904" w:type="dxa"/>
        <w:jc w:val="center"/>
        <w:shd w:val="clear" w:color="auto" w:fill="E7E6E6" w:themeFill="background2"/>
        <w:tblLayout w:type="fixed"/>
        <w:tblLook w:val="04A0" w:firstRow="1" w:lastRow="0" w:firstColumn="1" w:lastColumn="0" w:noHBand="0" w:noVBand="1"/>
      </w:tblPr>
      <w:tblGrid>
        <w:gridCol w:w="1158"/>
        <w:gridCol w:w="1159"/>
        <w:gridCol w:w="1159"/>
        <w:gridCol w:w="1158"/>
        <w:gridCol w:w="1159"/>
        <w:gridCol w:w="1159"/>
        <w:gridCol w:w="1158"/>
        <w:gridCol w:w="1159"/>
        <w:gridCol w:w="1159"/>
        <w:gridCol w:w="1159"/>
        <w:gridCol w:w="1158"/>
        <w:gridCol w:w="1159"/>
      </w:tblGrid>
      <w:tr w:rsidR="00E717CD" w:rsidRPr="008D4032" w14:paraId="7C25E953" w14:textId="77777777" w:rsidTr="008D4032">
        <w:trPr>
          <w:trHeight w:val="771"/>
          <w:jc w:val="center"/>
        </w:trPr>
        <w:tc>
          <w:tcPr>
            <w:tcW w:w="1158" w:type="dxa"/>
            <w:shd w:val="clear" w:color="auto" w:fill="E2EFD9" w:themeFill="accent6" w:themeFillTint="33"/>
            <w:vAlign w:val="center"/>
          </w:tcPr>
          <w:p w14:paraId="56D13FF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lastRenderedPageBreak/>
              <w:t>1</w:t>
            </w:r>
          </w:p>
        </w:tc>
        <w:tc>
          <w:tcPr>
            <w:tcW w:w="1159" w:type="dxa"/>
            <w:shd w:val="clear" w:color="auto" w:fill="E2EFD9" w:themeFill="accent6" w:themeFillTint="33"/>
            <w:vAlign w:val="center"/>
          </w:tcPr>
          <w:p w14:paraId="348F0733"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6E13F2A9"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0E513402"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C44F8E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5</w:t>
            </w:r>
          </w:p>
        </w:tc>
        <w:tc>
          <w:tcPr>
            <w:tcW w:w="1159" w:type="dxa"/>
            <w:shd w:val="clear" w:color="auto" w:fill="E2EFD9" w:themeFill="accent6" w:themeFillTint="33"/>
            <w:vAlign w:val="center"/>
          </w:tcPr>
          <w:p w14:paraId="5D0CCCDE"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4F1C4786"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6</w:t>
            </w:r>
          </w:p>
        </w:tc>
        <w:tc>
          <w:tcPr>
            <w:tcW w:w="1159" w:type="dxa"/>
            <w:shd w:val="clear" w:color="auto" w:fill="E7E6E6" w:themeFill="background2"/>
            <w:vAlign w:val="center"/>
          </w:tcPr>
          <w:p w14:paraId="0AF0C89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7</w:t>
            </w:r>
          </w:p>
        </w:tc>
        <w:tc>
          <w:tcPr>
            <w:tcW w:w="1159" w:type="dxa"/>
            <w:shd w:val="clear" w:color="auto" w:fill="E7E6E6" w:themeFill="background2"/>
            <w:vAlign w:val="center"/>
          </w:tcPr>
          <w:p w14:paraId="524BBAFE"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3E518B5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8</w:t>
            </w:r>
          </w:p>
        </w:tc>
        <w:tc>
          <w:tcPr>
            <w:tcW w:w="1158" w:type="dxa"/>
            <w:shd w:val="clear" w:color="auto" w:fill="E2EFD9" w:themeFill="accent6" w:themeFillTint="33"/>
            <w:vAlign w:val="center"/>
          </w:tcPr>
          <w:p w14:paraId="595ABBF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9</w:t>
            </w:r>
          </w:p>
        </w:tc>
        <w:tc>
          <w:tcPr>
            <w:tcW w:w="1159" w:type="dxa"/>
            <w:shd w:val="clear" w:color="auto" w:fill="E2EFD9" w:themeFill="accent6" w:themeFillTint="33"/>
            <w:vAlign w:val="center"/>
          </w:tcPr>
          <w:p w14:paraId="08E9607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10</w:t>
            </w:r>
          </w:p>
        </w:tc>
      </w:tr>
      <w:tr w:rsidR="00E717CD" w:rsidRPr="008D4032" w14:paraId="5EFE41C0" w14:textId="77777777" w:rsidTr="008D4032">
        <w:trPr>
          <w:trHeight w:val="771"/>
          <w:jc w:val="center"/>
        </w:trPr>
        <w:tc>
          <w:tcPr>
            <w:tcW w:w="1158" w:type="dxa"/>
            <w:shd w:val="clear" w:color="auto" w:fill="E2EFD9" w:themeFill="accent6" w:themeFillTint="33"/>
            <w:vAlign w:val="center"/>
          </w:tcPr>
          <w:p w14:paraId="5575154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1</w:t>
            </w:r>
          </w:p>
        </w:tc>
        <w:tc>
          <w:tcPr>
            <w:tcW w:w="1159" w:type="dxa"/>
            <w:shd w:val="clear" w:color="auto" w:fill="E2EFD9" w:themeFill="accent6" w:themeFillTint="33"/>
            <w:vAlign w:val="center"/>
          </w:tcPr>
          <w:p w14:paraId="07BE360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2</w:t>
            </w:r>
          </w:p>
        </w:tc>
        <w:tc>
          <w:tcPr>
            <w:tcW w:w="1159" w:type="dxa"/>
            <w:shd w:val="clear" w:color="auto" w:fill="E2EFD9" w:themeFill="accent6" w:themeFillTint="33"/>
            <w:vAlign w:val="center"/>
          </w:tcPr>
          <w:p w14:paraId="272AD62D"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3</w:t>
            </w:r>
          </w:p>
        </w:tc>
        <w:tc>
          <w:tcPr>
            <w:tcW w:w="1158" w:type="dxa"/>
            <w:shd w:val="clear" w:color="auto" w:fill="E2EFD9" w:themeFill="accent6" w:themeFillTint="33"/>
            <w:vAlign w:val="center"/>
          </w:tcPr>
          <w:p w14:paraId="316741F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4</w:t>
            </w:r>
          </w:p>
        </w:tc>
        <w:tc>
          <w:tcPr>
            <w:tcW w:w="1159" w:type="dxa"/>
            <w:shd w:val="clear" w:color="auto" w:fill="E2EFD9" w:themeFill="accent6" w:themeFillTint="33"/>
            <w:vAlign w:val="center"/>
          </w:tcPr>
          <w:p w14:paraId="615A240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5</w:t>
            </w:r>
          </w:p>
        </w:tc>
        <w:tc>
          <w:tcPr>
            <w:tcW w:w="1159" w:type="dxa"/>
            <w:shd w:val="clear" w:color="auto" w:fill="E2EFD9" w:themeFill="accent6" w:themeFillTint="33"/>
            <w:vAlign w:val="center"/>
          </w:tcPr>
          <w:p w14:paraId="5A24FA1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6</w:t>
            </w:r>
          </w:p>
        </w:tc>
        <w:tc>
          <w:tcPr>
            <w:tcW w:w="1158" w:type="dxa"/>
            <w:shd w:val="clear" w:color="auto" w:fill="E2EFD9" w:themeFill="accent6" w:themeFillTint="33"/>
            <w:vAlign w:val="center"/>
          </w:tcPr>
          <w:p w14:paraId="579AD3C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7</w:t>
            </w:r>
          </w:p>
        </w:tc>
        <w:tc>
          <w:tcPr>
            <w:tcW w:w="1159" w:type="dxa"/>
            <w:shd w:val="clear" w:color="auto" w:fill="E7E6E6" w:themeFill="background2"/>
            <w:vAlign w:val="center"/>
          </w:tcPr>
          <w:p w14:paraId="69BBD64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8</w:t>
            </w:r>
          </w:p>
        </w:tc>
        <w:tc>
          <w:tcPr>
            <w:tcW w:w="1159" w:type="dxa"/>
            <w:shd w:val="clear" w:color="auto" w:fill="E7E6E6" w:themeFill="background2"/>
            <w:vAlign w:val="center"/>
          </w:tcPr>
          <w:p w14:paraId="66176EB3"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2BFEC93B"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9</w:t>
            </w:r>
          </w:p>
        </w:tc>
        <w:tc>
          <w:tcPr>
            <w:tcW w:w="1158" w:type="dxa"/>
            <w:shd w:val="clear" w:color="auto" w:fill="E2EFD9" w:themeFill="accent6" w:themeFillTint="33"/>
            <w:vAlign w:val="center"/>
          </w:tcPr>
          <w:p w14:paraId="687AAE1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10</w:t>
            </w:r>
          </w:p>
        </w:tc>
        <w:tc>
          <w:tcPr>
            <w:tcW w:w="1159" w:type="dxa"/>
            <w:shd w:val="clear" w:color="auto" w:fill="E2EFD9" w:themeFill="accent6" w:themeFillTint="33"/>
            <w:vAlign w:val="center"/>
          </w:tcPr>
          <w:p w14:paraId="45761B3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Set 11</w:t>
            </w:r>
          </w:p>
        </w:tc>
      </w:tr>
      <w:tr w:rsidR="00E717CD" w:rsidRPr="008D4032" w14:paraId="1CF366B8" w14:textId="77777777" w:rsidTr="008D4032">
        <w:trPr>
          <w:trHeight w:val="771"/>
          <w:jc w:val="center"/>
        </w:trPr>
        <w:tc>
          <w:tcPr>
            <w:tcW w:w="1158" w:type="dxa"/>
            <w:shd w:val="clear" w:color="auto" w:fill="E2EFD9" w:themeFill="accent6" w:themeFillTint="33"/>
            <w:vAlign w:val="center"/>
          </w:tcPr>
          <w:p w14:paraId="5B2D54DD"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751D949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0ADB9F0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8" w:type="dxa"/>
            <w:shd w:val="clear" w:color="auto" w:fill="E2EFD9" w:themeFill="accent6" w:themeFillTint="33"/>
            <w:vAlign w:val="center"/>
          </w:tcPr>
          <w:p w14:paraId="266FE45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2D96FA6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2EFD9" w:themeFill="accent6" w:themeFillTint="33"/>
            <w:vAlign w:val="center"/>
          </w:tcPr>
          <w:p w14:paraId="1411086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8" w:type="dxa"/>
            <w:shd w:val="clear" w:color="auto" w:fill="E2EFD9" w:themeFill="accent6" w:themeFillTint="33"/>
            <w:vAlign w:val="center"/>
          </w:tcPr>
          <w:p w14:paraId="6C7B253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9" w:type="dxa"/>
            <w:shd w:val="clear" w:color="auto" w:fill="E7E6E6" w:themeFill="background2"/>
            <w:vAlign w:val="center"/>
          </w:tcPr>
          <w:p w14:paraId="4B50713F"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Design review</w:t>
            </w:r>
          </w:p>
        </w:tc>
        <w:tc>
          <w:tcPr>
            <w:tcW w:w="1159" w:type="dxa"/>
            <w:shd w:val="clear" w:color="auto" w:fill="E7E6E6" w:themeFill="background2"/>
            <w:vAlign w:val="center"/>
          </w:tcPr>
          <w:p w14:paraId="681560DD"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1731FC7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Workshop</w:t>
            </w:r>
          </w:p>
        </w:tc>
        <w:tc>
          <w:tcPr>
            <w:tcW w:w="1158" w:type="dxa"/>
            <w:shd w:val="clear" w:color="auto" w:fill="E2EFD9" w:themeFill="accent6" w:themeFillTint="33"/>
            <w:vAlign w:val="center"/>
          </w:tcPr>
          <w:p w14:paraId="73AF3692"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Design review</w:t>
            </w:r>
          </w:p>
        </w:tc>
        <w:tc>
          <w:tcPr>
            <w:tcW w:w="1159" w:type="dxa"/>
            <w:shd w:val="clear" w:color="auto" w:fill="E2EFD9" w:themeFill="accent6" w:themeFillTint="33"/>
            <w:vAlign w:val="center"/>
          </w:tcPr>
          <w:p w14:paraId="23CD7AF9"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r>
      <w:tr w:rsidR="00E717CD" w:rsidRPr="008D4032" w14:paraId="7680FADB" w14:textId="77777777" w:rsidTr="008D4032">
        <w:trPr>
          <w:trHeight w:val="771"/>
          <w:jc w:val="center"/>
        </w:trPr>
        <w:tc>
          <w:tcPr>
            <w:tcW w:w="1158" w:type="dxa"/>
            <w:shd w:val="clear" w:color="auto" w:fill="E2EFD9" w:themeFill="accent6" w:themeFillTint="33"/>
            <w:vAlign w:val="center"/>
          </w:tcPr>
          <w:p w14:paraId="40B8668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7D42200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6CD3CEA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8" w:type="dxa"/>
            <w:shd w:val="clear" w:color="auto" w:fill="E2EFD9" w:themeFill="accent6" w:themeFillTint="33"/>
            <w:vAlign w:val="center"/>
          </w:tcPr>
          <w:p w14:paraId="14AD127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4EAA926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9" w:type="dxa"/>
            <w:shd w:val="clear" w:color="auto" w:fill="E2EFD9" w:themeFill="accent6" w:themeFillTint="33"/>
            <w:vAlign w:val="center"/>
          </w:tcPr>
          <w:p w14:paraId="00BE9F0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c>
          <w:tcPr>
            <w:tcW w:w="1158" w:type="dxa"/>
            <w:shd w:val="clear" w:color="auto" w:fill="E2EFD9" w:themeFill="accent6" w:themeFillTint="33"/>
            <w:vAlign w:val="center"/>
          </w:tcPr>
          <w:p w14:paraId="2BE8B3AE"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User interview</w:t>
            </w:r>
          </w:p>
        </w:tc>
        <w:tc>
          <w:tcPr>
            <w:tcW w:w="1159" w:type="dxa"/>
            <w:shd w:val="clear" w:color="auto" w:fill="E7E6E6" w:themeFill="background2"/>
            <w:vAlign w:val="center"/>
          </w:tcPr>
          <w:p w14:paraId="1941DAA7"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User interview</w:t>
            </w:r>
          </w:p>
        </w:tc>
        <w:tc>
          <w:tcPr>
            <w:tcW w:w="1159" w:type="dxa"/>
            <w:shd w:val="clear" w:color="auto" w:fill="E7E6E6" w:themeFill="background2"/>
            <w:vAlign w:val="center"/>
          </w:tcPr>
          <w:p w14:paraId="0E6DFFBE"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2CF8C74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Competitive analysis</w:t>
            </w:r>
          </w:p>
        </w:tc>
        <w:tc>
          <w:tcPr>
            <w:tcW w:w="1158" w:type="dxa"/>
            <w:shd w:val="clear" w:color="auto" w:fill="E2EFD9" w:themeFill="accent6" w:themeFillTint="33"/>
            <w:vAlign w:val="center"/>
          </w:tcPr>
          <w:p w14:paraId="5F02715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c>
          <w:tcPr>
            <w:tcW w:w="1159" w:type="dxa"/>
            <w:shd w:val="clear" w:color="auto" w:fill="E2EFD9" w:themeFill="accent6" w:themeFillTint="33"/>
            <w:vAlign w:val="center"/>
          </w:tcPr>
          <w:p w14:paraId="7BC2AD5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r>
      <w:tr w:rsidR="00E717CD" w:rsidRPr="008D4032" w14:paraId="7394E014" w14:textId="77777777" w:rsidTr="008D4032">
        <w:trPr>
          <w:trHeight w:val="771"/>
          <w:jc w:val="center"/>
        </w:trPr>
        <w:tc>
          <w:tcPr>
            <w:tcW w:w="1158" w:type="dxa"/>
            <w:shd w:val="clear" w:color="auto" w:fill="E2EFD9" w:themeFill="accent6" w:themeFillTint="33"/>
            <w:vAlign w:val="center"/>
          </w:tcPr>
          <w:p w14:paraId="4D24A75B"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12353B62"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1F33D29B"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22233A09"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3C7627D0"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Remote usability testing</w:t>
            </w:r>
          </w:p>
        </w:tc>
        <w:tc>
          <w:tcPr>
            <w:tcW w:w="1159" w:type="dxa"/>
            <w:shd w:val="clear" w:color="auto" w:fill="E2EFD9" w:themeFill="accent6" w:themeFillTint="33"/>
            <w:vAlign w:val="center"/>
          </w:tcPr>
          <w:p w14:paraId="1BE2276A"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Remote usability testing</w:t>
            </w:r>
          </w:p>
        </w:tc>
        <w:tc>
          <w:tcPr>
            <w:tcW w:w="1158" w:type="dxa"/>
            <w:shd w:val="clear" w:color="auto" w:fill="E2EFD9" w:themeFill="accent6" w:themeFillTint="33"/>
            <w:vAlign w:val="center"/>
          </w:tcPr>
          <w:p w14:paraId="4E0EC09C"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Competitive analysis</w:t>
            </w:r>
          </w:p>
        </w:tc>
        <w:tc>
          <w:tcPr>
            <w:tcW w:w="1159" w:type="dxa"/>
            <w:shd w:val="clear" w:color="auto" w:fill="E7E6E6" w:themeFill="background2"/>
            <w:vAlign w:val="center"/>
          </w:tcPr>
          <w:p w14:paraId="26FFF5DE"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Competitive analysis</w:t>
            </w:r>
          </w:p>
        </w:tc>
        <w:tc>
          <w:tcPr>
            <w:tcW w:w="1159" w:type="dxa"/>
            <w:shd w:val="clear" w:color="auto" w:fill="E7E6E6" w:themeFill="background2"/>
            <w:vAlign w:val="center"/>
          </w:tcPr>
          <w:p w14:paraId="44880D48"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32724F8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c>
          <w:tcPr>
            <w:tcW w:w="1158" w:type="dxa"/>
            <w:shd w:val="clear" w:color="auto" w:fill="E2EFD9" w:themeFill="accent6" w:themeFillTint="33"/>
            <w:vAlign w:val="center"/>
          </w:tcPr>
          <w:p w14:paraId="66610B96"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Field study</w:t>
            </w:r>
          </w:p>
        </w:tc>
        <w:tc>
          <w:tcPr>
            <w:tcW w:w="1159" w:type="dxa"/>
            <w:shd w:val="clear" w:color="auto" w:fill="E2EFD9" w:themeFill="accent6" w:themeFillTint="33"/>
            <w:vAlign w:val="center"/>
          </w:tcPr>
          <w:p w14:paraId="34065FC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Field study</w:t>
            </w:r>
          </w:p>
        </w:tc>
      </w:tr>
      <w:tr w:rsidR="00E717CD" w:rsidRPr="008D4032" w14:paraId="6A552736" w14:textId="77777777" w:rsidTr="008D4032">
        <w:trPr>
          <w:trHeight w:val="771"/>
          <w:jc w:val="center"/>
        </w:trPr>
        <w:tc>
          <w:tcPr>
            <w:tcW w:w="1158" w:type="dxa"/>
            <w:shd w:val="clear" w:color="auto" w:fill="E2EFD9" w:themeFill="accent6" w:themeFillTint="33"/>
            <w:vAlign w:val="center"/>
          </w:tcPr>
          <w:p w14:paraId="31656577"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19F245FF"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E741136"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45C5530E"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3E10257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2EFD9" w:themeFill="accent6" w:themeFillTint="33"/>
            <w:vAlign w:val="center"/>
          </w:tcPr>
          <w:p w14:paraId="0C7A16DB"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8" w:type="dxa"/>
            <w:shd w:val="clear" w:color="auto" w:fill="E2EFD9" w:themeFill="accent6" w:themeFillTint="33"/>
            <w:vAlign w:val="center"/>
          </w:tcPr>
          <w:p w14:paraId="42CB941E"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Low fidelity prototype</w:t>
            </w:r>
          </w:p>
        </w:tc>
        <w:tc>
          <w:tcPr>
            <w:tcW w:w="1159" w:type="dxa"/>
            <w:shd w:val="clear" w:color="auto" w:fill="E7E6E6" w:themeFill="background2"/>
            <w:vAlign w:val="center"/>
          </w:tcPr>
          <w:p w14:paraId="16FE2475"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Low fidelity prototype</w:t>
            </w:r>
          </w:p>
        </w:tc>
        <w:tc>
          <w:tcPr>
            <w:tcW w:w="1159" w:type="dxa"/>
            <w:shd w:val="clear" w:color="auto" w:fill="E7E6E6" w:themeFill="background2"/>
            <w:vAlign w:val="center"/>
          </w:tcPr>
          <w:p w14:paraId="2EC96303"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7EE8410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In-person usability testing</w:t>
            </w:r>
          </w:p>
        </w:tc>
        <w:tc>
          <w:tcPr>
            <w:tcW w:w="1158" w:type="dxa"/>
            <w:shd w:val="clear" w:color="auto" w:fill="E2EFD9" w:themeFill="accent6" w:themeFillTint="33"/>
            <w:vAlign w:val="center"/>
          </w:tcPr>
          <w:p w14:paraId="2F12B82E"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Low fidelity prototype</w:t>
            </w:r>
          </w:p>
        </w:tc>
        <w:tc>
          <w:tcPr>
            <w:tcW w:w="1159" w:type="dxa"/>
            <w:shd w:val="clear" w:color="auto" w:fill="E2EFD9" w:themeFill="accent6" w:themeFillTint="33"/>
            <w:vAlign w:val="center"/>
          </w:tcPr>
          <w:p w14:paraId="7C30771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Low fidelity prototype</w:t>
            </w:r>
          </w:p>
        </w:tc>
      </w:tr>
      <w:tr w:rsidR="00E717CD" w:rsidRPr="008D4032" w14:paraId="52855490" w14:textId="77777777" w:rsidTr="008D4032">
        <w:trPr>
          <w:trHeight w:val="771"/>
          <w:jc w:val="center"/>
        </w:trPr>
        <w:tc>
          <w:tcPr>
            <w:tcW w:w="1158" w:type="dxa"/>
            <w:shd w:val="clear" w:color="auto" w:fill="E2EFD9" w:themeFill="accent6" w:themeFillTint="33"/>
            <w:vAlign w:val="center"/>
          </w:tcPr>
          <w:p w14:paraId="5FCE20A7"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01C77EF0"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D5D6F9D"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648FBD3E"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95BD0E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c>
          <w:tcPr>
            <w:tcW w:w="1159" w:type="dxa"/>
            <w:shd w:val="clear" w:color="auto" w:fill="E2EFD9" w:themeFill="accent6" w:themeFillTint="33"/>
            <w:vAlign w:val="center"/>
          </w:tcPr>
          <w:p w14:paraId="5269546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User interview</w:t>
            </w:r>
          </w:p>
        </w:tc>
        <w:tc>
          <w:tcPr>
            <w:tcW w:w="1158" w:type="dxa"/>
            <w:shd w:val="clear" w:color="auto" w:fill="E2EFD9" w:themeFill="accent6" w:themeFillTint="33"/>
            <w:vAlign w:val="center"/>
          </w:tcPr>
          <w:p w14:paraId="2DD6E4D5"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Remote usability testing</w:t>
            </w:r>
          </w:p>
        </w:tc>
        <w:tc>
          <w:tcPr>
            <w:tcW w:w="1159" w:type="dxa"/>
            <w:shd w:val="clear" w:color="auto" w:fill="E7E6E6" w:themeFill="background2"/>
            <w:vAlign w:val="center"/>
          </w:tcPr>
          <w:p w14:paraId="28157FD2"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c>
          <w:tcPr>
            <w:tcW w:w="1159" w:type="dxa"/>
            <w:shd w:val="clear" w:color="auto" w:fill="E7E6E6" w:themeFill="background2"/>
            <w:vAlign w:val="center"/>
          </w:tcPr>
          <w:p w14:paraId="5BD556DB"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2271F8E9"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8" w:type="dxa"/>
            <w:shd w:val="clear" w:color="auto" w:fill="E2EFD9" w:themeFill="accent6" w:themeFillTint="33"/>
            <w:vAlign w:val="center"/>
          </w:tcPr>
          <w:p w14:paraId="0966C4F6"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High fidelity prototype</w:t>
            </w:r>
          </w:p>
        </w:tc>
        <w:tc>
          <w:tcPr>
            <w:tcW w:w="1159" w:type="dxa"/>
            <w:shd w:val="clear" w:color="auto" w:fill="E2EFD9" w:themeFill="accent6" w:themeFillTint="33"/>
            <w:vAlign w:val="center"/>
          </w:tcPr>
          <w:p w14:paraId="469EBB5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r>
      <w:tr w:rsidR="00E717CD" w:rsidRPr="008D4032" w14:paraId="6FD82E64" w14:textId="77777777" w:rsidTr="008D4032">
        <w:trPr>
          <w:trHeight w:val="771"/>
          <w:jc w:val="center"/>
        </w:trPr>
        <w:tc>
          <w:tcPr>
            <w:tcW w:w="1158" w:type="dxa"/>
            <w:shd w:val="clear" w:color="auto" w:fill="E2EFD9" w:themeFill="accent6" w:themeFillTint="33"/>
            <w:vAlign w:val="center"/>
          </w:tcPr>
          <w:p w14:paraId="600A0A5A"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C3C0A10"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265B132E"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0EFB9FDC"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66306DB9"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Task analysis</w:t>
            </w:r>
          </w:p>
        </w:tc>
        <w:tc>
          <w:tcPr>
            <w:tcW w:w="1159" w:type="dxa"/>
            <w:shd w:val="clear" w:color="auto" w:fill="E2EFD9" w:themeFill="accent6" w:themeFillTint="33"/>
            <w:vAlign w:val="center"/>
          </w:tcPr>
          <w:p w14:paraId="6AEE31E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High fidelity prototype</w:t>
            </w:r>
          </w:p>
        </w:tc>
        <w:tc>
          <w:tcPr>
            <w:tcW w:w="1158" w:type="dxa"/>
            <w:shd w:val="clear" w:color="auto" w:fill="E2EFD9" w:themeFill="accent6" w:themeFillTint="33"/>
            <w:vAlign w:val="center"/>
          </w:tcPr>
          <w:p w14:paraId="4EFCCFF1"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7E6E6" w:themeFill="background2"/>
            <w:vAlign w:val="center"/>
          </w:tcPr>
          <w:p w14:paraId="53C241C4"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In-person usability testing</w:t>
            </w:r>
          </w:p>
        </w:tc>
        <w:tc>
          <w:tcPr>
            <w:tcW w:w="1159" w:type="dxa"/>
            <w:shd w:val="clear" w:color="auto" w:fill="E7E6E6" w:themeFill="background2"/>
            <w:vAlign w:val="center"/>
          </w:tcPr>
          <w:p w14:paraId="5E61E7A6"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6D00B746"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Field study</w:t>
            </w:r>
          </w:p>
        </w:tc>
        <w:tc>
          <w:tcPr>
            <w:tcW w:w="1158" w:type="dxa"/>
            <w:shd w:val="clear" w:color="auto" w:fill="E2EFD9" w:themeFill="accent6" w:themeFillTint="33"/>
            <w:vAlign w:val="center"/>
          </w:tcPr>
          <w:p w14:paraId="4F83EED1" w14:textId="77777777" w:rsidR="002F1DA9" w:rsidRPr="008D4032" w:rsidRDefault="002F1DA9" w:rsidP="008D4032">
            <w:pPr>
              <w:spacing w:after="0" w:line="240" w:lineRule="auto"/>
              <w:jc w:val="center"/>
              <w:rPr>
                <w:rFonts w:cs="Calibri"/>
                <w:sz w:val="18"/>
                <w:szCs w:val="18"/>
                <w:highlight w:val="cyan"/>
              </w:rPr>
            </w:pPr>
            <w:r w:rsidRPr="008D4032">
              <w:rPr>
                <w:rFonts w:cs="Calibri"/>
                <w:sz w:val="18"/>
                <w:szCs w:val="18"/>
              </w:rPr>
              <w:t>In-person usability testing</w:t>
            </w:r>
          </w:p>
        </w:tc>
        <w:tc>
          <w:tcPr>
            <w:tcW w:w="1159" w:type="dxa"/>
            <w:shd w:val="clear" w:color="auto" w:fill="E2EFD9" w:themeFill="accent6" w:themeFillTint="33"/>
            <w:vAlign w:val="center"/>
          </w:tcPr>
          <w:p w14:paraId="136DA17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In-person usability testing</w:t>
            </w:r>
          </w:p>
        </w:tc>
      </w:tr>
      <w:tr w:rsidR="00E717CD" w:rsidRPr="008D4032" w14:paraId="138EFF05" w14:textId="77777777" w:rsidTr="008D4032">
        <w:trPr>
          <w:trHeight w:val="771"/>
          <w:jc w:val="center"/>
        </w:trPr>
        <w:tc>
          <w:tcPr>
            <w:tcW w:w="1158" w:type="dxa"/>
            <w:shd w:val="clear" w:color="auto" w:fill="E2EFD9" w:themeFill="accent6" w:themeFillTint="33"/>
            <w:vAlign w:val="center"/>
          </w:tcPr>
          <w:p w14:paraId="53789C33"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50D43B1"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8EABE1B"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608C05B9"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6C4640B" w14:textId="77777777" w:rsidR="002F1DA9" w:rsidRPr="008D4032" w:rsidRDefault="002F1DA9" w:rsidP="008D4032">
            <w:pPr>
              <w:spacing w:after="0" w:line="240" w:lineRule="auto"/>
              <w:jc w:val="center"/>
              <w:rPr>
                <w:rFonts w:cs="Calibri"/>
                <w:sz w:val="18"/>
                <w:szCs w:val="18"/>
                <w:highlight w:val="yellow"/>
              </w:rPr>
            </w:pPr>
          </w:p>
        </w:tc>
        <w:tc>
          <w:tcPr>
            <w:tcW w:w="1159" w:type="dxa"/>
            <w:shd w:val="clear" w:color="auto" w:fill="E2EFD9" w:themeFill="accent6" w:themeFillTint="33"/>
            <w:vAlign w:val="center"/>
          </w:tcPr>
          <w:p w14:paraId="673EF207"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w:t>
            </w:r>
          </w:p>
        </w:tc>
        <w:tc>
          <w:tcPr>
            <w:tcW w:w="1158" w:type="dxa"/>
            <w:shd w:val="clear" w:color="auto" w:fill="E2EFD9" w:themeFill="accent6" w:themeFillTint="33"/>
            <w:vAlign w:val="center"/>
          </w:tcPr>
          <w:p w14:paraId="74D7F671"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High fidelity prototype</w:t>
            </w:r>
          </w:p>
        </w:tc>
        <w:tc>
          <w:tcPr>
            <w:tcW w:w="1159" w:type="dxa"/>
            <w:shd w:val="clear" w:color="auto" w:fill="E7E6E6" w:themeFill="background2"/>
            <w:vAlign w:val="center"/>
          </w:tcPr>
          <w:p w14:paraId="1C164F94" w14:textId="77777777" w:rsidR="002F1DA9" w:rsidRPr="008D4032" w:rsidRDefault="002F1DA9" w:rsidP="008D4032">
            <w:pPr>
              <w:spacing w:after="0" w:line="240" w:lineRule="auto"/>
              <w:jc w:val="center"/>
              <w:rPr>
                <w:rFonts w:cs="Calibri"/>
                <w:sz w:val="18"/>
                <w:szCs w:val="18"/>
                <w:highlight w:val="yellow"/>
              </w:rPr>
            </w:pPr>
            <w:r w:rsidRPr="008D4032">
              <w:rPr>
                <w:rFonts w:cs="Calibri"/>
                <w:sz w:val="18"/>
                <w:szCs w:val="18"/>
              </w:rPr>
              <w:t>+</w:t>
            </w:r>
          </w:p>
        </w:tc>
        <w:tc>
          <w:tcPr>
            <w:tcW w:w="1159" w:type="dxa"/>
            <w:shd w:val="clear" w:color="auto" w:fill="E7E6E6" w:themeFill="background2"/>
            <w:vAlign w:val="center"/>
          </w:tcPr>
          <w:p w14:paraId="1EF7A46E"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1D6BC44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Design review</w:t>
            </w:r>
          </w:p>
        </w:tc>
        <w:tc>
          <w:tcPr>
            <w:tcW w:w="1158" w:type="dxa"/>
            <w:shd w:val="clear" w:color="auto" w:fill="E2EFD9" w:themeFill="accent6" w:themeFillTint="33"/>
            <w:vAlign w:val="center"/>
          </w:tcPr>
          <w:p w14:paraId="4A550FF0"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c>
          <w:tcPr>
            <w:tcW w:w="1159" w:type="dxa"/>
            <w:shd w:val="clear" w:color="auto" w:fill="E2EFD9" w:themeFill="accent6" w:themeFillTint="33"/>
            <w:vAlign w:val="center"/>
          </w:tcPr>
          <w:p w14:paraId="3C513C9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r>
      <w:tr w:rsidR="00E717CD" w:rsidRPr="008D4032" w14:paraId="17FF8C85" w14:textId="77777777" w:rsidTr="008D4032">
        <w:trPr>
          <w:trHeight w:val="771"/>
          <w:jc w:val="center"/>
        </w:trPr>
        <w:tc>
          <w:tcPr>
            <w:tcW w:w="1158" w:type="dxa"/>
            <w:shd w:val="clear" w:color="auto" w:fill="E2EFD9" w:themeFill="accent6" w:themeFillTint="33"/>
            <w:vAlign w:val="center"/>
          </w:tcPr>
          <w:p w14:paraId="6FDA2E31"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202B03AA"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2D385FF5"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66C6139E"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57EB7787"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7F555BCB"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c>
          <w:tcPr>
            <w:tcW w:w="1158" w:type="dxa"/>
            <w:shd w:val="clear" w:color="auto" w:fill="E2EFD9" w:themeFill="accent6" w:themeFillTint="33"/>
            <w:vAlign w:val="center"/>
          </w:tcPr>
          <w:p w14:paraId="08AF6E37"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7E6E6" w:themeFill="background2"/>
            <w:vAlign w:val="center"/>
          </w:tcPr>
          <w:p w14:paraId="4D23E402" w14:textId="77777777" w:rsidR="002F1DA9" w:rsidRPr="008D4032" w:rsidRDefault="002F1DA9" w:rsidP="008D4032">
            <w:pPr>
              <w:spacing w:after="0" w:line="240" w:lineRule="auto"/>
              <w:jc w:val="center"/>
              <w:rPr>
                <w:rFonts w:cs="Calibri"/>
                <w:sz w:val="18"/>
                <w:szCs w:val="18"/>
              </w:rPr>
            </w:pPr>
            <w:r w:rsidRPr="008D4032">
              <w:rPr>
                <w:rFonts w:cs="Calibri"/>
                <w:color w:val="FF0000"/>
                <w:sz w:val="18"/>
                <w:szCs w:val="18"/>
              </w:rPr>
              <w:t>Task analysis</w:t>
            </w:r>
          </w:p>
        </w:tc>
        <w:tc>
          <w:tcPr>
            <w:tcW w:w="1159" w:type="dxa"/>
            <w:shd w:val="clear" w:color="auto" w:fill="E7E6E6" w:themeFill="background2"/>
            <w:vAlign w:val="center"/>
          </w:tcPr>
          <w:p w14:paraId="74EF0B1F"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118AA1C5"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0E6CBFA3"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c>
          <w:tcPr>
            <w:tcW w:w="1159" w:type="dxa"/>
            <w:shd w:val="clear" w:color="auto" w:fill="E2EFD9" w:themeFill="accent6" w:themeFillTint="33"/>
            <w:vAlign w:val="center"/>
          </w:tcPr>
          <w:p w14:paraId="7D00851C"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w:t>
            </w:r>
          </w:p>
        </w:tc>
      </w:tr>
      <w:tr w:rsidR="00E717CD" w:rsidRPr="008D4032" w14:paraId="005698FB" w14:textId="77777777" w:rsidTr="008D4032">
        <w:trPr>
          <w:trHeight w:val="771"/>
          <w:jc w:val="center"/>
        </w:trPr>
        <w:tc>
          <w:tcPr>
            <w:tcW w:w="1158" w:type="dxa"/>
            <w:shd w:val="clear" w:color="auto" w:fill="E2EFD9" w:themeFill="accent6" w:themeFillTint="33"/>
            <w:vAlign w:val="center"/>
          </w:tcPr>
          <w:p w14:paraId="41BE7BD8"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43A1E9C8"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35926F1B"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4DBD234B"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6BFFCED5" w14:textId="77777777" w:rsidR="002F1DA9" w:rsidRPr="008D4032" w:rsidRDefault="002F1DA9" w:rsidP="008D4032">
            <w:pPr>
              <w:spacing w:after="0" w:line="240" w:lineRule="auto"/>
              <w:jc w:val="center"/>
              <w:rPr>
                <w:rFonts w:cs="Calibri"/>
                <w:sz w:val="18"/>
                <w:szCs w:val="18"/>
              </w:rPr>
            </w:pPr>
          </w:p>
        </w:tc>
        <w:tc>
          <w:tcPr>
            <w:tcW w:w="1159" w:type="dxa"/>
            <w:shd w:val="clear" w:color="auto" w:fill="E2EFD9" w:themeFill="accent6" w:themeFillTint="33"/>
            <w:vAlign w:val="center"/>
          </w:tcPr>
          <w:p w14:paraId="4FAEB25F"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Task analysis</w:t>
            </w:r>
          </w:p>
        </w:tc>
        <w:tc>
          <w:tcPr>
            <w:tcW w:w="1158" w:type="dxa"/>
            <w:shd w:val="clear" w:color="auto" w:fill="E2EFD9" w:themeFill="accent6" w:themeFillTint="33"/>
            <w:vAlign w:val="center"/>
          </w:tcPr>
          <w:p w14:paraId="7BFDBD0D"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Analytics review</w:t>
            </w:r>
          </w:p>
        </w:tc>
        <w:tc>
          <w:tcPr>
            <w:tcW w:w="1159" w:type="dxa"/>
            <w:shd w:val="clear" w:color="auto" w:fill="E7E6E6" w:themeFill="background2"/>
            <w:vAlign w:val="center"/>
          </w:tcPr>
          <w:p w14:paraId="504A940F"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581ED27F" w14:textId="77777777" w:rsidR="002F1DA9" w:rsidRPr="008D4032" w:rsidRDefault="002F1DA9" w:rsidP="008D4032">
            <w:pPr>
              <w:spacing w:after="0" w:line="240" w:lineRule="auto"/>
              <w:jc w:val="center"/>
              <w:rPr>
                <w:rFonts w:cs="Calibri"/>
                <w:sz w:val="18"/>
                <w:szCs w:val="18"/>
              </w:rPr>
            </w:pPr>
          </w:p>
        </w:tc>
        <w:tc>
          <w:tcPr>
            <w:tcW w:w="1159" w:type="dxa"/>
            <w:shd w:val="clear" w:color="auto" w:fill="E7E6E6" w:themeFill="background2"/>
            <w:vAlign w:val="center"/>
          </w:tcPr>
          <w:p w14:paraId="317E442E" w14:textId="77777777" w:rsidR="002F1DA9" w:rsidRPr="008D4032" w:rsidRDefault="002F1DA9" w:rsidP="008D4032">
            <w:pPr>
              <w:spacing w:after="0" w:line="240" w:lineRule="auto"/>
              <w:jc w:val="center"/>
              <w:rPr>
                <w:rFonts w:cs="Calibri"/>
                <w:sz w:val="18"/>
                <w:szCs w:val="18"/>
              </w:rPr>
            </w:pPr>
          </w:p>
        </w:tc>
        <w:tc>
          <w:tcPr>
            <w:tcW w:w="1158" w:type="dxa"/>
            <w:shd w:val="clear" w:color="auto" w:fill="E2EFD9" w:themeFill="accent6" w:themeFillTint="33"/>
            <w:vAlign w:val="center"/>
          </w:tcPr>
          <w:p w14:paraId="540A5DB8" w14:textId="77777777" w:rsidR="002F1DA9" w:rsidRPr="008D4032" w:rsidRDefault="002F1DA9" w:rsidP="008D4032">
            <w:pPr>
              <w:spacing w:after="0" w:line="240" w:lineRule="auto"/>
              <w:jc w:val="center"/>
              <w:rPr>
                <w:rFonts w:cs="Calibri"/>
                <w:sz w:val="18"/>
                <w:szCs w:val="18"/>
              </w:rPr>
            </w:pPr>
            <w:r w:rsidRPr="008D4032">
              <w:rPr>
                <w:rFonts w:cs="Calibri"/>
                <w:sz w:val="18"/>
                <w:szCs w:val="18"/>
              </w:rPr>
              <w:t>Competitive analysis</w:t>
            </w:r>
          </w:p>
        </w:tc>
        <w:tc>
          <w:tcPr>
            <w:tcW w:w="1159" w:type="dxa"/>
            <w:shd w:val="clear" w:color="auto" w:fill="E2EFD9" w:themeFill="accent6" w:themeFillTint="33"/>
            <w:vAlign w:val="center"/>
          </w:tcPr>
          <w:p w14:paraId="2CBA40D9" w14:textId="77777777" w:rsidR="002F1DA9" w:rsidRPr="008D4032" w:rsidRDefault="002F1DA9" w:rsidP="008D4032">
            <w:pPr>
              <w:keepNext/>
              <w:spacing w:after="0" w:line="240" w:lineRule="auto"/>
              <w:jc w:val="center"/>
              <w:rPr>
                <w:rFonts w:cs="Calibri"/>
                <w:sz w:val="18"/>
                <w:szCs w:val="18"/>
              </w:rPr>
            </w:pPr>
            <w:r w:rsidRPr="008D4032">
              <w:rPr>
                <w:rFonts w:cs="Calibri"/>
                <w:sz w:val="18"/>
                <w:szCs w:val="18"/>
              </w:rPr>
              <w:t>Competitive analysis</w:t>
            </w:r>
          </w:p>
        </w:tc>
      </w:tr>
    </w:tbl>
    <w:p w14:paraId="6BBAF43F" w14:textId="6F70D025" w:rsidR="00C1728C" w:rsidRPr="006A12AF" w:rsidRDefault="006A12AF" w:rsidP="00E717CD">
      <w:pPr>
        <w:pStyle w:val="Caption"/>
        <w:spacing w:before="240" w:after="0" w:line="360" w:lineRule="auto"/>
        <w:jc w:val="center"/>
        <w:rPr>
          <w:rFonts w:ascii="Times" w:eastAsiaTheme="minorEastAsia" w:hAnsi="Times" w:cs="Times New Roman"/>
          <w:bCs/>
          <w:i w:val="0"/>
          <w:iCs w:val="0"/>
          <w:color w:val="auto"/>
          <w:sz w:val="32"/>
          <w:szCs w:val="32"/>
          <w:highlight w:val="yellow"/>
        </w:rPr>
        <w:sectPr w:rsidR="00C1728C" w:rsidRPr="006A12AF" w:rsidSect="00601E93">
          <w:headerReference w:type="first" r:id="rId29"/>
          <w:pgSz w:w="15840" w:h="12240" w:orient="landscape"/>
          <w:pgMar w:top="1440" w:right="1440" w:bottom="1701" w:left="1440" w:header="1151" w:footer="720" w:gutter="0"/>
          <w:cols w:space="708"/>
          <w:docGrid w:linePitch="360"/>
        </w:sectPr>
      </w:pPr>
      <w:bookmarkStart w:id="266" w:name="_Toc125389727"/>
      <w:r w:rsidRPr="006A12AF">
        <w:rPr>
          <w:rFonts w:ascii="Times" w:hAnsi="Times"/>
          <w:i w:val="0"/>
          <w:iCs w:val="0"/>
          <w:color w:val="auto"/>
          <w:sz w:val="20"/>
          <w:szCs w:val="20"/>
        </w:rPr>
        <w:t xml:space="preserve">Table </w:t>
      </w:r>
      <w:r w:rsidRPr="006A12AF">
        <w:rPr>
          <w:rFonts w:ascii="Times" w:hAnsi="Times"/>
          <w:i w:val="0"/>
          <w:iCs w:val="0"/>
          <w:color w:val="auto"/>
          <w:sz w:val="20"/>
          <w:szCs w:val="20"/>
        </w:rPr>
        <w:fldChar w:fldCharType="begin"/>
      </w:r>
      <w:r w:rsidRPr="006A12AF">
        <w:rPr>
          <w:rFonts w:ascii="Times" w:hAnsi="Times"/>
          <w:i w:val="0"/>
          <w:iCs w:val="0"/>
          <w:color w:val="auto"/>
          <w:sz w:val="20"/>
          <w:szCs w:val="20"/>
        </w:rPr>
        <w:instrText xml:space="preserve"> SEQ Table \* ARABIC </w:instrText>
      </w:r>
      <w:r w:rsidRPr="006A12AF">
        <w:rPr>
          <w:rFonts w:ascii="Times" w:hAnsi="Times"/>
          <w:i w:val="0"/>
          <w:iCs w:val="0"/>
          <w:color w:val="auto"/>
          <w:sz w:val="20"/>
          <w:szCs w:val="20"/>
        </w:rPr>
        <w:fldChar w:fldCharType="separate"/>
      </w:r>
      <w:r w:rsidRPr="006A12AF">
        <w:rPr>
          <w:rFonts w:ascii="Times" w:hAnsi="Times"/>
          <w:i w:val="0"/>
          <w:iCs w:val="0"/>
          <w:noProof/>
          <w:color w:val="auto"/>
          <w:sz w:val="20"/>
          <w:szCs w:val="20"/>
        </w:rPr>
        <w:t>2</w:t>
      </w:r>
      <w:r w:rsidRPr="006A12AF">
        <w:rPr>
          <w:rFonts w:ascii="Times" w:hAnsi="Times"/>
          <w:i w:val="0"/>
          <w:iCs w:val="0"/>
          <w:color w:val="auto"/>
          <w:sz w:val="20"/>
          <w:szCs w:val="20"/>
        </w:rPr>
        <w:fldChar w:fldCharType="end"/>
      </w:r>
      <w:r w:rsidRPr="006A12AF">
        <w:rPr>
          <w:rFonts w:ascii="Times" w:hAnsi="Times"/>
          <w:i w:val="0"/>
          <w:iCs w:val="0"/>
          <w:color w:val="auto"/>
          <w:sz w:val="20"/>
          <w:szCs w:val="20"/>
        </w:rPr>
        <w:t>. UX-Estimator mapping table</w:t>
      </w:r>
      <w:bookmarkEnd w:id="266"/>
    </w:p>
    <w:p w14:paraId="19B92758" w14:textId="02791461" w:rsidR="00C1728C" w:rsidRPr="00C1728C" w:rsidRDefault="00C1728C" w:rsidP="00C1728C">
      <w:pPr>
        <w:pStyle w:val="Heading2"/>
        <w:numPr>
          <w:ilvl w:val="1"/>
          <w:numId w:val="2"/>
        </w:numPr>
        <w:spacing w:line="480" w:lineRule="auto"/>
        <w:rPr>
          <w:rFonts w:ascii="Times New Roman" w:hAnsi="Times New Roman" w:cs="Times New Roman"/>
          <w:b/>
          <w:bCs/>
          <w:color w:val="auto"/>
          <w:sz w:val="28"/>
          <w:szCs w:val="28"/>
        </w:rPr>
      </w:pPr>
      <w:bookmarkStart w:id="267" w:name="_Toc126421117"/>
      <w:r>
        <w:rPr>
          <w:rFonts w:ascii="Times New Roman" w:hAnsi="Times New Roman" w:cs="Times New Roman"/>
          <w:b/>
          <w:bCs/>
          <w:color w:val="auto"/>
          <w:sz w:val="28"/>
          <w:szCs w:val="28"/>
        </w:rPr>
        <w:lastRenderedPageBreak/>
        <w:t xml:space="preserve">Building </w:t>
      </w:r>
      <w:r w:rsidRPr="00B21901">
        <w:rPr>
          <w:rFonts w:ascii="Times New Roman" w:hAnsi="Times New Roman" w:cs="Times New Roman"/>
          <w:b/>
          <w:bCs/>
          <w:color w:val="auto"/>
          <w:sz w:val="28"/>
          <w:szCs w:val="28"/>
        </w:rPr>
        <w:t>UX-Estimator</w:t>
      </w:r>
      <w:r w:rsidR="00601E93">
        <w:rPr>
          <w:rFonts w:ascii="Times New Roman" w:hAnsi="Times New Roman" w:cs="Times New Roman"/>
          <w:b/>
          <w:bCs/>
          <w:color w:val="auto"/>
          <w:sz w:val="28"/>
          <w:szCs w:val="28"/>
        </w:rPr>
        <w:t xml:space="preserve"> tool</w:t>
      </w:r>
      <w:bookmarkEnd w:id="267"/>
    </w:p>
    <w:p w14:paraId="6CDF65A5" w14:textId="5379C4D4" w:rsidR="0019494D" w:rsidRDefault="0019494D" w:rsidP="00C443F7">
      <w:pPr>
        <w:ind w:firstLine="284"/>
        <w:jc w:val="both"/>
        <w:rPr>
          <w:rFonts w:ascii="Times New Roman" w:eastAsia="Times New Roman" w:hAnsi="Times New Roman" w:cs="Times New Roman"/>
          <w:color w:val="000000"/>
          <w:sz w:val="24"/>
          <w:szCs w:val="24"/>
        </w:rPr>
      </w:pPr>
      <w:r w:rsidRPr="00CC718A">
        <w:rPr>
          <w:rFonts w:ascii="Times New Roman" w:eastAsia="Times New Roman" w:hAnsi="Times New Roman" w:cs="Times New Roman"/>
          <w:color w:val="000000"/>
          <w:sz w:val="24"/>
          <w:szCs w:val="24"/>
        </w:rPr>
        <w:t xml:space="preserve">To validate the proposed framework, we developed a </w:t>
      </w:r>
      <w:r>
        <w:rPr>
          <w:rFonts w:ascii="Times New Roman" w:eastAsia="Times New Roman" w:hAnsi="Times New Roman" w:cs="Times New Roman"/>
          <w:color w:val="000000"/>
          <w:sz w:val="24"/>
          <w:szCs w:val="24"/>
        </w:rPr>
        <w:t xml:space="preserve">Trello Power-up called </w:t>
      </w:r>
      <w:r w:rsidR="00B21901" w:rsidRPr="00B21901">
        <w:rPr>
          <w:rFonts w:ascii="Times New Roman" w:eastAsia="Times New Roman" w:hAnsi="Times New Roman" w:cs="Times New Roman"/>
          <w:color w:val="000000"/>
          <w:sz w:val="24"/>
          <w:szCs w:val="24"/>
        </w:rPr>
        <w:t xml:space="preserve">UX-Estimator </w:t>
      </w:r>
      <w:r w:rsidRPr="00CC718A">
        <w:rPr>
          <w:rFonts w:ascii="Times New Roman" w:eastAsia="Times New Roman" w:hAnsi="Times New Roman" w:cs="Times New Roman"/>
          <w:color w:val="000000"/>
          <w:sz w:val="24"/>
          <w:szCs w:val="24"/>
        </w:rPr>
        <w:t>that represents our framework</w:t>
      </w:r>
      <w:r>
        <w:rPr>
          <w:rFonts w:ascii="Times New Roman" w:eastAsia="Times New Roman" w:hAnsi="Times New Roman" w:cs="Times New Roman"/>
          <w:color w:val="000000"/>
          <w:sz w:val="24"/>
          <w:szCs w:val="24"/>
        </w:rPr>
        <w:t xml:space="preserve">. </w:t>
      </w:r>
      <w:r w:rsidR="00B21901" w:rsidRPr="00B21901">
        <w:rPr>
          <w:rFonts w:ascii="Times New Roman" w:eastAsia="Times New Roman" w:hAnsi="Times New Roman" w:cs="Times New Roman"/>
          <w:color w:val="000000"/>
          <w:sz w:val="24"/>
          <w:szCs w:val="24"/>
        </w:rPr>
        <w:t>UX-Estimator</w:t>
      </w:r>
      <w:r w:rsidR="00B21901">
        <w:rPr>
          <w:rFonts w:ascii="Times New Roman" w:eastAsia="Times New Roman" w:hAnsi="Times New Roman" w:cs="Times New Roman"/>
          <w:color w:val="000000"/>
          <w:sz w:val="24"/>
          <w:szCs w:val="24"/>
        </w:rPr>
        <w:t xml:space="preserve"> </w:t>
      </w:r>
      <w:r w:rsidRPr="00080DE2">
        <w:rPr>
          <w:rFonts w:ascii="Times New Roman" w:eastAsia="Times New Roman" w:hAnsi="Times New Roman" w:cs="Times New Roman"/>
          <w:color w:val="000000"/>
          <w:sz w:val="24"/>
          <w:szCs w:val="24"/>
        </w:rPr>
        <w:t>will assist in conducting a pilot study to demonstrate its effectiveness in facilitating UX integration into Agile, helping agile teams prioritize which user stories are worth pursuing UX experiments and guide them in selecting which UX method is most appropriate</w:t>
      </w:r>
      <w:r>
        <w:rPr>
          <w:rFonts w:ascii="Times New Roman" w:eastAsia="Times New Roman" w:hAnsi="Times New Roman" w:cs="Times New Roman"/>
          <w:color w:val="000000"/>
          <w:sz w:val="24"/>
          <w:szCs w:val="24"/>
        </w:rPr>
        <w:t>.</w:t>
      </w:r>
    </w:p>
    <w:p w14:paraId="2536B8C9" w14:textId="64243E15" w:rsidR="00A14562" w:rsidRDefault="0019494D" w:rsidP="00DD0E8F">
      <w:pPr>
        <w:spacing w:after="0"/>
        <w:ind w:firstLine="284"/>
        <w:jc w:val="both"/>
        <w:rPr>
          <w:rFonts w:ascii="Times New Roman" w:eastAsia="Times New Roman" w:hAnsi="Times New Roman" w:cs="Times New Roman"/>
          <w:color w:val="000000"/>
          <w:sz w:val="24"/>
          <w:szCs w:val="24"/>
        </w:rPr>
      </w:pPr>
      <w:r w:rsidRPr="00160424">
        <w:rPr>
          <w:rFonts w:ascii="Times New Roman" w:eastAsia="Times New Roman" w:hAnsi="Times New Roman" w:cs="Times New Roman"/>
          <w:color w:val="000000"/>
          <w:sz w:val="24"/>
          <w:szCs w:val="24"/>
        </w:rPr>
        <w:t xml:space="preserve">Since this </w:t>
      </w:r>
      <w:r>
        <w:rPr>
          <w:rFonts w:ascii="Times New Roman" w:eastAsia="Times New Roman" w:hAnsi="Times New Roman" w:cs="Times New Roman"/>
          <w:color w:val="000000"/>
          <w:sz w:val="24"/>
          <w:szCs w:val="24"/>
        </w:rPr>
        <w:t>study</w:t>
      </w:r>
      <w:r w:rsidRPr="00160424">
        <w:rPr>
          <w:rFonts w:ascii="Times New Roman" w:eastAsia="Times New Roman" w:hAnsi="Times New Roman" w:cs="Times New Roman"/>
          <w:color w:val="000000"/>
          <w:sz w:val="24"/>
          <w:szCs w:val="24"/>
        </w:rPr>
        <w:t xml:space="preserve"> has followed as a design science research method, and has been developed using an agile development method, the development process has been a series of iterations.</w:t>
      </w:r>
      <w:r>
        <w:rPr>
          <w:rFonts w:ascii="Times New Roman" w:eastAsia="Times New Roman" w:hAnsi="Times New Roman" w:cs="Times New Roman"/>
          <w:color w:val="000000"/>
          <w:sz w:val="24"/>
          <w:szCs w:val="24"/>
          <w:lang w:val="en-GB"/>
        </w:rPr>
        <w:t xml:space="preserve"> That is,</w:t>
      </w:r>
      <w:r w:rsidRPr="00160424">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en-GB"/>
        </w:rPr>
        <w:t>e</w:t>
      </w:r>
      <w:r w:rsidRPr="00160424">
        <w:rPr>
          <w:rFonts w:ascii="Times New Roman" w:eastAsia="Times New Roman" w:hAnsi="Times New Roman" w:cs="Times New Roman"/>
          <w:color w:val="000000"/>
          <w:sz w:val="24"/>
          <w:szCs w:val="24"/>
        </w:rPr>
        <w:t>ach iteration has been building on the previous one</w:t>
      </w:r>
      <w:r>
        <w:rPr>
          <w:rFonts w:ascii="Times New Roman" w:eastAsia="Times New Roman" w:hAnsi="Times New Roman" w:cs="Times New Roman"/>
          <w:color w:val="000000"/>
          <w:sz w:val="24"/>
          <w:szCs w:val="24"/>
          <w:lang w:val="en-GB"/>
        </w:rPr>
        <w:t xml:space="preserve"> and</w:t>
      </w:r>
      <w:r w:rsidRPr="00160424">
        <w:rPr>
          <w:rFonts w:ascii="Times New Roman" w:eastAsia="Times New Roman" w:hAnsi="Times New Roman" w:cs="Times New Roman"/>
          <w:color w:val="000000"/>
          <w:sz w:val="24"/>
          <w:szCs w:val="24"/>
        </w:rPr>
        <w:t xml:space="preserve"> each </w:t>
      </w:r>
      <w:r>
        <w:rPr>
          <w:rFonts w:ascii="Times New Roman" w:eastAsia="Times New Roman" w:hAnsi="Times New Roman" w:cs="Times New Roman"/>
          <w:color w:val="000000"/>
          <w:sz w:val="24"/>
          <w:szCs w:val="24"/>
          <w:lang w:val="en-GB"/>
        </w:rPr>
        <w:t xml:space="preserve">involved </w:t>
      </w:r>
      <w:r w:rsidRPr="00160424">
        <w:rPr>
          <w:rFonts w:ascii="Times New Roman" w:eastAsia="Times New Roman" w:hAnsi="Times New Roman" w:cs="Times New Roman"/>
          <w:color w:val="000000"/>
          <w:sz w:val="24"/>
          <w:szCs w:val="24"/>
        </w:rPr>
        <w:t>a set of goals needed to be accomplished.</w:t>
      </w:r>
    </w:p>
    <w:p w14:paraId="5D6EA430" w14:textId="77777777" w:rsidR="00DD0E8F" w:rsidRDefault="00DD0E8F" w:rsidP="00DD0E8F">
      <w:pPr>
        <w:ind w:firstLine="284"/>
        <w:jc w:val="both"/>
        <w:rPr>
          <w:rFonts w:ascii="Times New Roman" w:eastAsia="Times New Roman" w:hAnsi="Times New Roman" w:cs="Times New Roman"/>
          <w:color w:val="000000"/>
          <w:sz w:val="24"/>
          <w:szCs w:val="24"/>
        </w:rPr>
      </w:pPr>
    </w:p>
    <w:p w14:paraId="331003E0" w14:textId="2F02AFBA" w:rsidR="00C172F2" w:rsidRPr="00B204DD" w:rsidRDefault="00B21901" w:rsidP="00A14562">
      <w:pPr>
        <w:pStyle w:val="Heading2"/>
        <w:numPr>
          <w:ilvl w:val="2"/>
          <w:numId w:val="2"/>
        </w:numPr>
        <w:spacing w:before="0" w:line="480" w:lineRule="auto"/>
        <w:rPr>
          <w:rFonts w:ascii="Times New Roman" w:hAnsi="Times New Roman" w:cs="Times New Roman"/>
          <w:b/>
          <w:bCs/>
          <w:color w:val="auto"/>
          <w:sz w:val="28"/>
          <w:szCs w:val="28"/>
        </w:rPr>
      </w:pPr>
      <w:bookmarkStart w:id="268" w:name="_Toc126421118"/>
      <w:r>
        <w:rPr>
          <w:rFonts w:ascii="Times New Roman" w:hAnsi="Times New Roman" w:cs="Times New Roman"/>
          <w:b/>
          <w:bCs/>
          <w:color w:val="auto"/>
          <w:sz w:val="28"/>
          <w:szCs w:val="28"/>
        </w:rPr>
        <w:t>P</w:t>
      </w:r>
      <w:r w:rsidRPr="00B21901">
        <w:rPr>
          <w:rFonts w:ascii="Times New Roman" w:hAnsi="Times New Roman" w:cs="Times New Roman"/>
          <w:b/>
          <w:bCs/>
          <w:color w:val="auto"/>
          <w:sz w:val="28"/>
          <w:szCs w:val="28"/>
        </w:rPr>
        <w:t xml:space="preserve">roduct </w:t>
      </w:r>
      <w:r>
        <w:rPr>
          <w:rFonts w:ascii="Times New Roman" w:hAnsi="Times New Roman" w:cs="Times New Roman"/>
          <w:b/>
          <w:bCs/>
          <w:color w:val="auto"/>
          <w:sz w:val="28"/>
          <w:szCs w:val="28"/>
        </w:rPr>
        <w:t>Backlog</w:t>
      </w:r>
      <w:bookmarkEnd w:id="268"/>
    </w:p>
    <w:p w14:paraId="4E42B841" w14:textId="574C8C89" w:rsidR="00EA3EAB" w:rsidRDefault="00EA3EAB">
      <w:pPr>
        <w:pStyle w:val="NormalWeb"/>
        <w:spacing w:before="0" w:beforeAutospacing="0" w:line="276" w:lineRule="auto"/>
        <w:ind w:firstLine="284"/>
        <w:jc w:val="both"/>
        <w:rPr>
          <w:ins w:id="269" w:author="رزان الدوسري ID 443203966" w:date="2023-01-28T17:27:00Z"/>
          <w:rFonts w:asciiTheme="majorBidi" w:hAnsiTheme="majorBidi" w:cstheme="majorBidi"/>
          <w:highlight w:val="yellow"/>
        </w:rPr>
        <w:pPrChange w:id="270" w:author="رزان الدوسري ID 443203966" w:date="2023-01-28T17:30:00Z">
          <w:pPr>
            <w:pStyle w:val="NormalWeb"/>
            <w:spacing w:before="0" w:beforeAutospacing="0" w:line="276" w:lineRule="auto"/>
            <w:ind w:firstLine="284"/>
          </w:pPr>
        </w:pPrChange>
      </w:pPr>
      <w:ins w:id="271" w:author="رزان الدوسري ID 443203966" w:date="2023-01-28T17:28:00Z">
        <w:r>
          <w:rPr>
            <w:rFonts w:asciiTheme="majorBidi" w:hAnsiTheme="majorBidi" w:cstheme="majorBidi"/>
          </w:rPr>
          <w:t>I</w:t>
        </w:r>
        <w:r w:rsidRPr="00EA3EAB">
          <w:rPr>
            <w:rFonts w:asciiTheme="majorBidi" w:hAnsiTheme="majorBidi" w:cstheme="majorBidi"/>
          </w:rPr>
          <w:t xml:space="preserve">n our product backlog, we have </w:t>
        </w:r>
        <w:r w:rsidR="00125D95">
          <w:rPr>
            <w:rFonts w:asciiTheme="majorBidi" w:hAnsiTheme="majorBidi" w:cstheme="majorBidi"/>
          </w:rPr>
          <w:t>presented</w:t>
        </w:r>
        <w:r w:rsidRPr="00EA3EAB">
          <w:rPr>
            <w:rFonts w:asciiTheme="majorBidi" w:hAnsiTheme="majorBidi" w:cstheme="majorBidi"/>
          </w:rPr>
          <w:t xml:space="preserve"> our functional and non-functional requirements into user stories to align with our agile approach. We have divided the development process into several sprints, with each sprint lasting two weeks. This allows us to quickly deliver working versions of the product and gather feedback from stakeholders, while also allowing for flexibility and adaptation as we progress through the development process. The number of sprints will vary depending on the scope of the project, but we typically aim for around </w:t>
        </w:r>
      </w:ins>
      <w:ins w:id="272" w:author="رزان الدوسري ID 443203966" w:date="2023-01-28T17:29:00Z">
        <w:r w:rsidR="00194A37">
          <w:rPr>
            <w:rFonts w:asciiTheme="majorBidi" w:hAnsiTheme="majorBidi" w:cstheme="majorBidi"/>
          </w:rPr>
          <w:t>4</w:t>
        </w:r>
      </w:ins>
      <w:ins w:id="273" w:author="رزان الدوسري ID 443203966" w:date="2023-01-28T17:28:00Z">
        <w:r w:rsidRPr="00EA3EAB">
          <w:rPr>
            <w:rFonts w:asciiTheme="majorBidi" w:hAnsiTheme="majorBidi" w:cstheme="majorBidi"/>
          </w:rPr>
          <w:t>-</w:t>
        </w:r>
        <w:r w:rsidR="00125D95">
          <w:rPr>
            <w:rFonts w:asciiTheme="majorBidi" w:hAnsiTheme="majorBidi" w:cstheme="majorBidi"/>
          </w:rPr>
          <w:t>5</w:t>
        </w:r>
        <w:r w:rsidRPr="00EA3EAB">
          <w:rPr>
            <w:rFonts w:asciiTheme="majorBidi" w:hAnsiTheme="majorBidi" w:cstheme="majorBidi"/>
          </w:rPr>
          <w:t xml:space="preserve"> sprints in total. This allows us to have a manageable timeframe for each sprint, while also ensuring that we have enough time to fully develop and test the product before its release.</w:t>
        </w:r>
      </w:ins>
    </w:p>
    <w:p w14:paraId="272C18B9" w14:textId="76953B7B" w:rsidR="00DD0E8F" w:rsidRDefault="00C172F2" w:rsidP="00DD0E8F">
      <w:pPr>
        <w:pStyle w:val="NormalWeb"/>
        <w:spacing w:before="0" w:beforeAutospacing="0" w:line="276" w:lineRule="auto"/>
        <w:ind w:firstLine="284"/>
        <w:rPr>
          <w:rFonts w:asciiTheme="majorBidi" w:hAnsiTheme="majorBidi" w:cstheme="majorBidi"/>
        </w:rPr>
      </w:pPr>
      <w:del w:id="274" w:author="رزان الدوسري ID 443203966" w:date="2023-01-28T17:30:00Z">
        <w:r w:rsidRPr="00B21901" w:rsidDel="00D34E3A">
          <w:rPr>
            <w:rFonts w:asciiTheme="majorBidi" w:hAnsiTheme="majorBidi" w:cstheme="majorBidi"/>
            <w:highlight w:val="yellow"/>
          </w:rPr>
          <w:delText xml:space="preserve">This section describes the functional and non-functional requirements of </w:delText>
        </w:r>
        <w:r w:rsidR="00B21901" w:rsidRPr="00B21901" w:rsidDel="00D34E3A">
          <w:rPr>
            <w:color w:val="000000"/>
            <w:highlight w:val="yellow"/>
          </w:rPr>
          <w:delText>UX-Estimator</w:delText>
        </w:r>
        <w:r w:rsidRPr="00B21901" w:rsidDel="00D34E3A">
          <w:rPr>
            <w:rFonts w:asciiTheme="majorBidi" w:hAnsiTheme="majorBidi" w:cstheme="majorBidi"/>
            <w:highlight w:val="yellow"/>
          </w:rPr>
          <w:delText>.</w:delText>
        </w:r>
        <w:r w:rsidRPr="00A14562" w:rsidDel="00D34E3A">
          <w:rPr>
            <w:rFonts w:asciiTheme="majorBidi" w:hAnsiTheme="majorBidi" w:cstheme="majorBidi"/>
          </w:rPr>
          <w:delText xml:space="preserve"> </w:delText>
        </w:r>
        <w:r w:rsidR="00DD0E8F" w:rsidDel="00D34E3A">
          <w:rPr>
            <w:color w:val="000000"/>
          </w:rPr>
          <w:delText>……………………………………………………………………………………………………………………………………………………………………………………………………</w:delText>
        </w:r>
        <w:r w:rsidR="00DD0E8F" w:rsidDel="00D34E3A">
          <w:rPr>
            <w:rFonts w:asciiTheme="majorBidi" w:hAnsiTheme="majorBidi" w:cstheme="majorBidi"/>
          </w:rPr>
          <w:delText>..</w:delText>
        </w:r>
        <w:r w:rsidR="004950C3" w:rsidRPr="004950C3" w:rsidDel="00D34E3A">
          <w:rPr>
            <w:color w:val="000000"/>
          </w:rPr>
          <w:delText xml:space="preserve">As we are working with </w:delText>
        </w:r>
        <w:r w:rsidR="00F217A0" w:rsidDel="00D34E3A">
          <w:rPr>
            <w:color w:val="000000"/>
          </w:rPr>
          <w:delText>Agile</w:delText>
        </w:r>
        <w:r w:rsidR="004950C3" w:rsidRPr="004950C3" w:rsidDel="00D34E3A">
          <w:rPr>
            <w:color w:val="000000"/>
          </w:rPr>
          <w:delText xml:space="preserve"> Framework, </w:delText>
        </w:r>
        <w:r w:rsidR="00E13509" w:rsidDel="00D34E3A">
          <w:rPr>
            <w:color w:val="000000"/>
          </w:rPr>
          <w:delText xml:space="preserve">we presented </w:delText>
        </w:r>
        <w:r w:rsidR="00E13509" w:rsidRPr="004950C3" w:rsidDel="00D34E3A">
          <w:rPr>
            <w:color w:val="000000"/>
          </w:rPr>
          <w:delText>the functional requirements</w:delText>
        </w:r>
        <w:r w:rsidR="00E13509" w:rsidDel="00D34E3A">
          <w:rPr>
            <w:color w:val="000000"/>
          </w:rPr>
          <w:delText xml:space="preserve"> through </w:delText>
        </w:r>
        <w:r w:rsidR="00E13509" w:rsidRPr="004950C3" w:rsidDel="00D34E3A">
          <w:rPr>
            <w:i/>
            <w:iCs/>
            <w:color w:val="000000"/>
          </w:rPr>
          <w:delText>user stories</w:delText>
        </w:r>
        <w:r w:rsidR="00E13509" w:rsidDel="00D34E3A">
          <w:rPr>
            <w:color w:val="000000"/>
          </w:rPr>
          <w:delText xml:space="preserve">. </w:delText>
        </w:r>
      </w:del>
      <w:r w:rsidRPr="00C172F2">
        <w:rPr>
          <w:color w:val="000000"/>
        </w:rPr>
        <w:t xml:space="preserve">The </w:t>
      </w:r>
      <w:r w:rsidR="005C53AE">
        <w:rPr>
          <w:color w:val="000000"/>
        </w:rPr>
        <w:t xml:space="preserve">following </w:t>
      </w:r>
      <w:r w:rsidRPr="00C172F2">
        <w:rPr>
          <w:color w:val="000000"/>
        </w:rPr>
        <w:t xml:space="preserve">template </w:t>
      </w:r>
      <w:r w:rsidR="005C53AE" w:rsidRPr="004950C3">
        <w:rPr>
          <w:color w:val="000000"/>
        </w:rPr>
        <w:t>re</w:t>
      </w:r>
      <w:r w:rsidR="005C53AE">
        <w:rPr>
          <w:color w:val="000000"/>
        </w:rPr>
        <w:t>pre</w:t>
      </w:r>
      <w:r w:rsidR="005C53AE" w:rsidRPr="004950C3">
        <w:rPr>
          <w:color w:val="000000"/>
        </w:rPr>
        <w:t>sent</w:t>
      </w:r>
      <w:r w:rsidR="005C53AE">
        <w:rPr>
          <w:color w:val="000000"/>
        </w:rPr>
        <w:t>s</w:t>
      </w:r>
      <w:r w:rsidR="005C53AE" w:rsidRPr="004950C3">
        <w:rPr>
          <w:color w:val="000000"/>
        </w:rPr>
        <w:t xml:space="preserve"> </w:t>
      </w:r>
      <w:r w:rsidRPr="00C172F2">
        <w:rPr>
          <w:color w:val="000000"/>
        </w:rPr>
        <w:t xml:space="preserve">our </w:t>
      </w:r>
      <w:del w:id="275" w:author="رزان الدوسري ID 443203966" w:date="2023-01-28T17:30:00Z">
        <w:r w:rsidDel="009A21B5">
          <w:rPr>
            <w:rFonts w:ascii="TimesNewRomanPSMT" w:hAnsi="TimesNewRomanPSMT"/>
          </w:rPr>
          <w:delText xml:space="preserve">functional </w:delText>
        </w:r>
        <w:r w:rsidR="00DD0E8F" w:rsidDel="009A21B5">
          <w:rPr>
            <w:rFonts w:ascii="TimesNewRomanPSMT" w:hAnsi="TimesNewRomanPSMT"/>
          </w:rPr>
          <w:delText>requirements</w:delText>
        </w:r>
      </w:del>
      <w:ins w:id="276" w:author="رزان الدوسري ID 443203966" w:date="2023-01-28T17:30:00Z">
        <w:r w:rsidR="009A21B5">
          <w:rPr>
            <w:rFonts w:ascii="TimesNewRomanPSMT" w:hAnsi="TimesNewRomanPSMT"/>
          </w:rPr>
          <w:t>user stories</w:t>
        </w:r>
      </w:ins>
      <w:r w:rsidR="00DD0E8F">
        <w:rPr>
          <w:color w:val="000000"/>
        </w:rPr>
        <w:t>:</w:t>
      </w:r>
    </w:p>
    <w:p w14:paraId="70B2AE38" w14:textId="00D806DE" w:rsidR="00C172F2" w:rsidRPr="00DD0E8F" w:rsidRDefault="009547D2" w:rsidP="00DD0E8F">
      <w:pPr>
        <w:pStyle w:val="NormalWeb"/>
        <w:spacing w:before="0" w:beforeAutospacing="0" w:line="276" w:lineRule="auto"/>
        <w:ind w:firstLine="284"/>
        <w:rPr>
          <w:rFonts w:asciiTheme="majorBidi" w:hAnsiTheme="majorBidi" w:cstheme="majorBidi"/>
        </w:rPr>
      </w:pPr>
      <w:r>
        <w:rPr>
          <w:noProof/>
          <w:color w:val="000000"/>
        </w:rPr>
        <w:drawing>
          <wp:anchor distT="0" distB="0" distL="114300" distR="114300" simplePos="0" relativeHeight="251642880" behindDoc="0" locked="0" layoutInCell="1" allowOverlap="1" wp14:anchorId="7B4CDE2F" wp14:editId="23E5B659">
            <wp:simplePos x="0" y="0"/>
            <wp:positionH relativeFrom="column">
              <wp:posOffset>1063625</wp:posOffset>
            </wp:positionH>
            <wp:positionV relativeFrom="paragraph">
              <wp:posOffset>346075</wp:posOffset>
            </wp:positionV>
            <wp:extent cx="3230880" cy="219075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0880"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2333">
        <w:rPr>
          <w:noProof/>
          <w:color w:val="000000"/>
        </w:rPr>
        <mc:AlternateContent>
          <mc:Choice Requires="wps">
            <w:drawing>
              <wp:anchor distT="0" distB="0" distL="114300" distR="114300" simplePos="0" relativeHeight="251643904" behindDoc="0" locked="0" layoutInCell="1" allowOverlap="1" wp14:anchorId="59F8B6D1" wp14:editId="3E9139F1">
                <wp:simplePos x="0" y="0"/>
                <wp:positionH relativeFrom="column">
                  <wp:posOffset>807085</wp:posOffset>
                </wp:positionH>
                <wp:positionV relativeFrom="paragraph">
                  <wp:posOffset>3345321</wp:posOffset>
                </wp:positionV>
                <wp:extent cx="3868420" cy="332105"/>
                <wp:effectExtent l="0" t="0" r="5080" b="0"/>
                <wp:wrapTopAndBottom/>
                <wp:docPr id="3" name="Text Box 3"/>
                <wp:cNvGraphicFramePr/>
                <a:graphic xmlns:a="http://schemas.openxmlformats.org/drawingml/2006/main">
                  <a:graphicData uri="http://schemas.microsoft.com/office/word/2010/wordprocessingShape">
                    <wps:wsp>
                      <wps:cNvSpPr txBox="1"/>
                      <wps:spPr>
                        <a:xfrm>
                          <a:off x="0" y="0"/>
                          <a:ext cx="3868420" cy="332105"/>
                        </a:xfrm>
                        <a:prstGeom prst="rect">
                          <a:avLst/>
                        </a:prstGeom>
                        <a:solidFill>
                          <a:prstClr val="white"/>
                        </a:solidFill>
                        <a:ln>
                          <a:noFill/>
                        </a:ln>
                      </wps:spPr>
                      <wps:txbx>
                        <w:txbxContent>
                          <w:p w14:paraId="45E5D903" w14:textId="0CBA4A4B" w:rsidR="00DC1CA8" w:rsidRPr="00133637" w:rsidRDefault="00DC1CA8" w:rsidP="00DC1CA8">
                            <w:pPr>
                              <w:pStyle w:val="Caption"/>
                              <w:jc w:val="center"/>
                              <w:rPr>
                                <w:rFonts w:ascii="Times New Roman" w:eastAsia="Times New Roman" w:hAnsi="Times New Roman" w:cs="Times New Roman"/>
                                <w:i w:val="0"/>
                                <w:iCs w:val="0"/>
                                <w:noProof/>
                                <w:color w:val="000000" w:themeColor="text1"/>
                                <w:sz w:val="20"/>
                                <w:szCs w:val="20"/>
                              </w:rPr>
                            </w:pPr>
                            <w:bookmarkStart w:id="277" w:name="_Toc125418778"/>
                            <w:r w:rsidRPr="00133637">
                              <w:rPr>
                                <w:rFonts w:ascii="Times New Roman" w:hAnsi="Times New Roman" w:cs="Times New Roman"/>
                                <w:i w:val="0"/>
                                <w:iCs w:val="0"/>
                                <w:color w:val="000000" w:themeColor="text1"/>
                                <w:sz w:val="20"/>
                                <w:szCs w:val="20"/>
                              </w:rPr>
                              <w:t xml:space="preserve">Figure </w:t>
                            </w:r>
                            <w:r w:rsidRPr="00133637">
                              <w:rPr>
                                <w:rFonts w:ascii="Times New Roman" w:hAnsi="Times New Roman" w:cs="Times New Roman"/>
                                <w:i w:val="0"/>
                                <w:iCs w:val="0"/>
                                <w:color w:val="000000" w:themeColor="text1"/>
                                <w:sz w:val="20"/>
                                <w:szCs w:val="20"/>
                              </w:rPr>
                              <w:fldChar w:fldCharType="begin"/>
                            </w:r>
                            <w:r w:rsidRPr="00133637">
                              <w:rPr>
                                <w:rFonts w:ascii="Times New Roman" w:hAnsi="Times New Roman" w:cs="Times New Roman"/>
                                <w:i w:val="0"/>
                                <w:iCs w:val="0"/>
                                <w:color w:val="000000" w:themeColor="text1"/>
                                <w:sz w:val="20"/>
                                <w:szCs w:val="20"/>
                              </w:rPr>
                              <w:instrText xml:space="preserve"> SEQ Figure \* ARABIC </w:instrText>
                            </w:r>
                            <w:r w:rsidRPr="00133637">
                              <w:rPr>
                                <w:rFonts w:ascii="Times New Roman" w:hAnsi="Times New Roman" w:cs="Times New Roman"/>
                                <w:i w:val="0"/>
                                <w:iCs w:val="0"/>
                                <w:color w:val="000000" w:themeColor="text1"/>
                                <w:sz w:val="20"/>
                                <w:szCs w:val="20"/>
                              </w:rPr>
                              <w:fldChar w:fldCharType="separate"/>
                            </w:r>
                            <w:r w:rsidR="006A12AF">
                              <w:rPr>
                                <w:rFonts w:ascii="Times New Roman" w:hAnsi="Times New Roman" w:cs="Times New Roman"/>
                                <w:i w:val="0"/>
                                <w:iCs w:val="0"/>
                                <w:noProof/>
                                <w:color w:val="000000" w:themeColor="text1"/>
                                <w:sz w:val="20"/>
                                <w:szCs w:val="20"/>
                              </w:rPr>
                              <w:t>8</w:t>
                            </w:r>
                            <w:r w:rsidRPr="00133637">
                              <w:rPr>
                                <w:rFonts w:ascii="Times New Roman" w:hAnsi="Times New Roman" w:cs="Times New Roman"/>
                                <w:i w:val="0"/>
                                <w:iCs w:val="0"/>
                                <w:color w:val="000000" w:themeColor="text1"/>
                                <w:sz w:val="20"/>
                                <w:szCs w:val="20"/>
                              </w:rPr>
                              <w:fldChar w:fldCharType="end"/>
                            </w:r>
                            <w:r w:rsidRPr="00133637">
                              <w:rPr>
                                <w:rFonts w:ascii="Times New Roman" w:hAnsi="Times New Roman" w:cs="Times New Roman"/>
                                <w:i w:val="0"/>
                                <w:iCs w:val="0"/>
                                <w:color w:val="000000" w:themeColor="text1"/>
                                <w:sz w:val="20"/>
                                <w:szCs w:val="20"/>
                              </w:rPr>
                              <w:t>.Example user story</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F8B6D1" id="Text Box 3" o:spid="_x0000_s1030" type="#_x0000_t202" style="position:absolute;left:0;text-align:left;margin-left:63.55pt;margin-top:263.4pt;width:304.6pt;height:26.1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" stroked="f">
                <v:textbox inset="0,0,0,0">
                  <w:txbxContent>
                    <w:p w14:paraId="45E5D903" w14:textId="0CBA4A4B" w:rsidR="00DC1CA8" w:rsidRPr="00133637" w:rsidRDefault="00DC1CA8" w:rsidP="00DC1CA8">
                      <w:pPr>
                        <w:pStyle w:val="Caption"/>
                        <w:jc w:val="center"/>
                        <w:rPr>
                          <w:rFonts w:ascii="Times New Roman" w:eastAsia="Times New Roman" w:hAnsi="Times New Roman" w:cs="Times New Roman"/>
                          <w:i w:val="0"/>
                          <w:iCs w:val="0"/>
                          <w:noProof/>
                          <w:color w:val="000000" w:themeColor="text1"/>
                          <w:sz w:val="20"/>
                          <w:szCs w:val="20"/>
                        </w:rPr>
                      </w:pPr>
                      <w:bookmarkStart w:id="278" w:name="_Toc125418778"/>
                      <w:r w:rsidRPr="00133637">
                        <w:rPr>
                          <w:rFonts w:ascii="Times New Roman" w:hAnsi="Times New Roman" w:cs="Times New Roman"/>
                          <w:i w:val="0"/>
                          <w:iCs w:val="0"/>
                          <w:color w:val="000000" w:themeColor="text1"/>
                          <w:sz w:val="20"/>
                          <w:szCs w:val="20"/>
                        </w:rPr>
                        <w:t xml:space="preserve">Figure </w:t>
                      </w:r>
                      <w:r w:rsidRPr="00133637">
                        <w:rPr>
                          <w:rFonts w:ascii="Times New Roman" w:hAnsi="Times New Roman" w:cs="Times New Roman"/>
                          <w:i w:val="0"/>
                          <w:iCs w:val="0"/>
                          <w:color w:val="000000" w:themeColor="text1"/>
                          <w:sz w:val="20"/>
                          <w:szCs w:val="20"/>
                        </w:rPr>
                        <w:fldChar w:fldCharType="begin"/>
                      </w:r>
                      <w:r w:rsidRPr="00133637">
                        <w:rPr>
                          <w:rFonts w:ascii="Times New Roman" w:hAnsi="Times New Roman" w:cs="Times New Roman"/>
                          <w:i w:val="0"/>
                          <w:iCs w:val="0"/>
                          <w:color w:val="000000" w:themeColor="text1"/>
                          <w:sz w:val="20"/>
                          <w:szCs w:val="20"/>
                        </w:rPr>
                        <w:instrText xml:space="preserve"> SEQ Figure \* ARABIC </w:instrText>
                      </w:r>
                      <w:r w:rsidRPr="00133637">
                        <w:rPr>
                          <w:rFonts w:ascii="Times New Roman" w:hAnsi="Times New Roman" w:cs="Times New Roman"/>
                          <w:i w:val="0"/>
                          <w:iCs w:val="0"/>
                          <w:color w:val="000000" w:themeColor="text1"/>
                          <w:sz w:val="20"/>
                          <w:szCs w:val="20"/>
                        </w:rPr>
                        <w:fldChar w:fldCharType="separate"/>
                      </w:r>
                      <w:r w:rsidR="006A12AF">
                        <w:rPr>
                          <w:rFonts w:ascii="Times New Roman" w:hAnsi="Times New Roman" w:cs="Times New Roman"/>
                          <w:i w:val="0"/>
                          <w:iCs w:val="0"/>
                          <w:noProof/>
                          <w:color w:val="000000" w:themeColor="text1"/>
                          <w:sz w:val="20"/>
                          <w:szCs w:val="20"/>
                        </w:rPr>
                        <w:t>8</w:t>
                      </w:r>
                      <w:r w:rsidRPr="00133637">
                        <w:rPr>
                          <w:rFonts w:ascii="Times New Roman" w:hAnsi="Times New Roman" w:cs="Times New Roman"/>
                          <w:i w:val="0"/>
                          <w:iCs w:val="0"/>
                          <w:color w:val="000000" w:themeColor="text1"/>
                          <w:sz w:val="20"/>
                          <w:szCs w:val="20"/>
                        </w:rPr>
                        <w:fldChar w:fldCharType="end"/>
                      </w:r>
                      <w:r w:rsidRPr="00133637">
                        <w:rPr>
                          <w:rFonts w:ascii="Times New Roman" w:hAnsi="Times New Roman" w:cs="Times New Roman"/>
                          <w:i w:val="0"/>
                          <w:iCs w:val="0"/>
                          <w:color w:val="000000" w:themeColor="text1"/>
                          <w:sz w:val="20"/>
                          <w:szCs w:val="20"/>
                        </w:rPr>
                        <w:t>.Example user story</w:t>
                      </w:r>
                      <w:bookmarkEnd w:id="278"/>
                    </w:p>
                  </w:txbxContent>
                </v:textbox>
                <w10:wrap type="topAndBottom"/>
              </v:shape>
            </w:pict>
          </mc:Fallback>
        </mc:AlternateContent>
      </w:r>
      <w:r w:rsidR="00E13509" w:rsidRPr="00C172F2">
        <w:rPr>
          <w:color w:val="000000"/>
        </w:rPr>
        <w:t xml:space="preserve">As a </w:t>
      </w:r>
      <w:r w:rsidR="00E13509" w:rsidRPr="001D4A00">
        <w:t>&lt;</w:t>
      </w:r>
      <w:r w:rsidR="00E13509">
        <w:rPr>
          <w:i/>
          <w:iCs/>
        </w:rPr>
        <w:t>role</w:t>
      </w:r>
      <w:r w:rsidR="00E13509" w:rsidRPr="001D4A00">
        <w:t>&gt;</w:t>
      </w:r>
      <w:r w:rsidR="00E13509">
        <w:t xml:space="preserve">, </w:t>
      </w:r>
      <w:r w:rsidR="00E13509" w:rsidRPr="00E13509">
        <w:rPr>
          <w:color w:val="000000"/>
        </w:rPr>
        <w:t xml:space="preserve">I want </w:t>
      </w:r>
      <w:r w:rsidR="00E13509" w:rsidRPr="001D4A00">
        <w:t>&lt;</w:t>
      </w:r>
      <w:r w:rsidR="00E13509" w:rsidRPr="00E13509">
        <w:rPr>
          <w:i/>
          <w:iCs/>
        </w:rPr>
        <w:t>goal</w:t>
      </w:r>
      <w:r w:rsidR="00E13509" w:rsidRPr="001D4A00">
        <w:t>&gt;</w:t>
      </w:r>
      <w:r w:rsidR="00E13509">
        <w:t xml:space="preserve"> </w:t>
      </w:r>
      <w:r w:rsidR="00E13509" w:rsidRPr="00E13509">
        <w:rPr>
          <w:color w:val="000000"/>
        </w:rPr>
        <w:t xml:space="preserve">so that </w:t>
      </w:r>
      <w:r w:rsidR="00E13509" w:rsidRPr="001D4A00">
        <w:t>&lt;</w:t>
      </w:r>
      <w:r w:rsidR="00E13509" w:rsidRPr="00E13509">
        <w:rPr>
          <w:i/>
          <w:iCs/>
          <w:color w:val="000000"/>
        </w:rPr>
        <w:t xml:space="preserve"> benefit</w:t>
      </w:r>
      <w:r w:rsidR="00E13509" w:rsidRPr="001D4A00">
        <w:t xml:space="preserve"> &gt; </w:t>
      </w:r>
      <w:r w:rsidR="00DC1CA8">
        <w:fldChar w:fldCharType="begin"/>
      </w:r>
      <w:r w:rsidR="00DC1CA8">
        <w:instrText xml:space="preserve"> INCLUDEPICTURE "/Users/user/Library/Group Containers/UBF8T346G9.ms/WebArchiveCopyPasteTempFiles/com.microsoft.Word/v00.png" \* MERGEFORMATINET </w:instrText>
      </w:r>
      <w:r w:rsidR="00DC1CA8">
        <w:fldChar w:fldCharType="end"/>
      </w:r>
    </w:p>
    <w:p w14:paraId="1FCA6153" w14:textId="78A8DA9F" w:rsidR="00A1426E" w:rsidRPr="001A2BC4" w:rsidRDefault="00A1426E" w:rsidP="006C3EB9">
      <w:pPr>
        <w:pStyle w:val="ListParagraph"/>
        <w:numPr>
          <w:ilvl w:val="0"/>
          <w:numId w:val="8"/>
        </w:numPr>
        <w:spacing w:before="240"/>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lastRenderedPageBreak/>
        <w:t>As a user, I want to go through a wizard (step-by-step guide) when installing the power-up so that I understand how to use it.</w:t>
      </w:r>
    </w:p>
    <w:p w14:paraId="7F5A9904" w14:textId="77777777" w:rsidR="00A1426E" w:rsidRPr="001A2BC4" w:rsidRDefault="00A1426E"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go directly to the board after completing the setup process for the power-up, so that I can begin using its features.</w:t>
      </w:r>
    </w:p>
    <w:p w14:paraId="56E43B9C" w14:textId="637BB925" w:rsidR="000559EB" w:rsidRPr="001A2BC4" w:rsidRDefault="0038020D"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receive an alert message indicating successful completion of the power-up setup, so that I am certain that everything is set correctly</w:t>
      </w:r>
      <w:r w:rsidR="00532787" w:rsidRPr="001A2BC4">
        <w:rPr>
          <w:rFonts w:ascii="Times New Roman" w:hAnsi="Times New Roman" w:cs="Times New Roman"/>
          <w:sz w:val="24"/>
          <w:szCs w:val="24"/>
        </w:rPr>
        <w:t>.</w:t>
      </w:r>
    </w:p>
    <w:p w14:paraId="1C7A99FC" w14:textId="7C2ED7BE" w:rsidR="0038020D" w:rsidRPr="001A2BC4" w:rsidRDefault="0038020D"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hAnsi="Times New Roman" w:cs="Times New Roman"/>
          <w:sz w:val="24"/>
          <w:szCs w:val="24"/>
          <w:lang w:val="en-SA"/>
        </w:rPr>
        <w:t xml:space="preserve">As a user, I want to assign scores for each dimension of a given user story in order to </w:t>
      </w:r>
      <w:r w:rsidRPr="001A2BC4">
        <w:rPr>
          <w:rFonts w:ascii="Times New Roman" w:hAnsi="Times New Roman" w:cs="Times New Roman"/>
          <w:sz w:val="24"/>
          <w:szCs w:val="24"/>
        </w:rPr>
        <w:t>determine</w:t>
      </w:r>
      <w:r w:rsidRPr="001A2BC4">
        <w:rPr>
          <w:rFonts w:ascii="Times New Roman" w:hAnsi="Times New Roman" w:cs="Times New Roman"/>
          <w:sz w:val="24"/>
          <w:szCs w:val="24"/>
          <w:lang w:val="en-SA"/>
        </w:rPr>
        <w:t xml:space="preserve"> the worthiness score.</w:t>
      </w:r>
    </w:p>
    <w:p w14:paraId="1AAE9891" w14:textId="77777777" w:rsidR="00805C21" w:rsidRPr="001A2BC4" w:rsidRDefault="00805C21"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modify the score of each dimension after setting them so that changing estimations are possible.</w:t>
      </w:r>
    </w:p>
    <w:p w14:paraId="75371C4F" w14:textId="77777777" w:rsidR="00927534" w:rsidRPr="001A2BC4" w:rsidRDefault="00927534"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the ability to reset the worthiness score of a user story, so that I can adjust the estimation.</w:t>
      </w:r>
    </w:p>
    <w:p w14:paraId="0720876B" w14:textId="7C3CB16E" w:rsidR="00775BBF" w:rsidRPr="001A2BC4" w:rsidRDefault="00C54F86"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 xml:space="preserve">As a user, I want to </w:t>
      </w:r>
      <w:r w:rsidR="006B1EC3" w:rsidRPr="001A2BC4">
        <w:rPr>
          <w:rFonts w:ascii="Times New Roman" w:eastAsia="Times New Roman" w:hAnsi="Times New Roman" w:cs="Times New Roman"/>
          <w:color w:val="000000"/>
          <w:sz w:val="24"/>
          <w:szCs w:val="24"/>
        </w:rPr>
        <w:t xml:space="preserve">view a list of </w:t>
      </w:r>
      <w:r w:rsidRPr="001A2BC4">
        <w:rPr>
          <w:rFonts w:ascii="Times New Roman" w:eastAsia="Times New Roman" w:hAnsi="Times New Roman" w:cs="Times New Roman"/>
          <w:color w:val="000000"/>
          <w:sz w:val="24"/>
          <w:szCs w:val="24"/>
        </w:rPr>
        <w:t xml:space="preserve">suggested UX methods, so that I </w:t>
      </w:r>
      <w:r w:rsidR="00C04ECE" w:rsidRPr="001A2BC4">
        <w:rPr>
          <w:rFonts w:ascii="Times New Roman" w:eastAsia="Times New Roman" w:hAnsi="Times New Roman" w:cs="Times New Roman"/>
          <w:color w:val="000000"/>
          <w:sz w:val="24"/>
          <w:szCs w:val="24"/>
        </w:rPr>
        <w:t xml:space="preserve">can </w:t>
      </w:r>
      <w:r w:rsidR="006841E1" w:rsidRPr="001A2BC4">
        <w:rPr>
          <w:rFonts w:ascii="Times New Roman" w:eastAsia="Times New Roman" w:hAnsi="Times New Roman" w:cs="Times New Roman"/>
          <w:color w:val="000000"/>
          <w:sz w:val="24"/>
          <w:szCs w:val="24"/>
        </w:rPr>
        <w:t xml:space="preserve">pick </w:t>
      </w:r>
      <w:r w:rsidR="00C04ECE" w:rsidRPr="001A2BC4">
        <w:rPr>
          <w:rFonts w:ascii="Times New Roman" w:eastAsia="Times New Roman" w:hAnsi="Times New Roman" w:cs="Times New Roman"/>
          <w:color w:val="000000"/>
          <w:sz w:val="24"/>
          <w:szCs w:val="24"/>
        </w:rPr>
        <w:t>one of them</w:t>
      </w:r>
      <w:r w:rsidRPr="001A2BC4">
        <w:rPr>
          <w:rFonts w:ascii="Times New Roman" w:eastAsia="Times New Roman" w:hAnsi="Times New Roman" w:cs="Times New Roman"/>
          <w:color w:val="000000"/>
          <w:sz w:val="24"/>
          <w:szCs w:val="24"/>
        </w:rPr>
        <w:t>.</w:t>
      </w:r>
    </w:p>
    <w:p w14:paraId="0F0DE19D" w14:textId="70CC356D" w:rsidR="00404B03" w:rsidRPr="001A2BC4" w:rsidRDefault="006B1EC3"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 xml:space="preserve">As a user, I want to see the quantity of completed and pending UX methods across all user stories in the board, so I can keep track of </w:t>
      </w:r>
      <w:r w:rsidR="00404B03" w:rsidRPr="001A2BC4">
        <w:rPr>
          <w:rFonts w:ascii="Times New Roman" w:eastAsia="Times New Roman" w:hAnsi="Times New Roman" w:cs="Times New Roman"/>
          <w:color w:val="000000"/>
          <w:sz w:val="24"/>
          <w:szCs w:val="24"/>
        </w:rPr>
        <w:t>the progress</w:t>
      </w:r>
      <w:r w:rsidR="00775BBF" w:rsidRPr="001A2BC4">
        <w:rPr>
          <w:rFonts w:ascii="Times New Roman" w:eastAsia="Times New Roman" w:hAnsi="Times New Roman" w:cs="Times New Roman"/>
          <w:color w:val="000000"/>
          <w:sz w:val="24"/>
          <w:szCs w:val="24"/>
        </w:rPr>
        <w:t>.</w:t>
      </w:r>
    </w:p>
    <w:p w14:paraId="5A634171" w14:textId="46268D7C" w:rsidR="00927534" w:rsidRPr="001A2BC4" w:rsidRDefault="00E01816"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select the “Done list” from my existing lists</w:t>
      </w:r>
      <w:r w:rsidR="006A0C79" w:rsidRPr="001A2BC4">
        <w:rPr>
          <w:rFonts w:ascii="Times New Roman" w:eastAsia="Times New Roman" w:hAnsi="Times New Roman" w:cs="Times New Roman"/>
          <w:color w:val="000000"/>
          <w:sz w:val="24"/>
          <w:szCs w:val="24"/>
        </w:rPr>
        <w:t xml:space="preserve"> on the board</w:t>
      </w:r>
      <w:r w:rsidRPr="001A2BC4">
        <w:rPr>
          <w:rFonts w:ascii="Times New Roman" w:eastAsia="Times New Roman" w:hAnsi="Times New Roman" w:cs="Times New Roman"/>
          <w:color w:val="000000"/>
          <w:sz w:val="24"/>
          <w:szCs w:val="24"/>
        </w:rPr>
        <w:t xml:space="preserve">, so that </w:t>
      </w:r>
      <w:r w:rsidR="006B1EC3" w:rsidRPr="001A2BC4">
        <w:rPr>
          <w:rFonts w:ascii="Times New Roman" w:eastAsia="Times New Roman" w:hAnsi="Times New Roman" w:cs="Times New Roman"/>
          <w:color w:val="000000"/>
          <w:sz w:val="24"/>
          <w:szCs w:val="24"/>
        </w:rPr>
        <w:t>I can automatically</w:t>
      </w:r>
      <w:r w:rsidR="006A0C79" w:rsidRPr="001A2BC4">
        <w:rPr>
          <w:rFonts w:ascii="Times New Roman" w:eastAsia="Times New Roman" w:hAnsi="Times New Roman" w:cs="Times New Roman"/>
          <w:color w:val="000000"/>
          <w:sz w:val="24"/>
          <w:szCs w:val="24"/>
        </w:rPr>
        <w:t xml:space="preserve"> </w:t>
      </w:r>
      <w:r w:rsidRPr="001A2BC4">
        <w:rPr>
          <w:rFonts w:ascii="Times New Roman" w:eastAsia="Times New Roman" w:hAnsi="Times New Roman" w:cs="Times New Roman"/>
          <w:color w:val="000000"/>
          <w:sz w:val="24"/>
          <w:szCs w:val="24"/>
        </w:rPr>
        <w:t>move</w:t>
      </w:r>
      <w:r w:rsidR="006B1EC3" w:rsidRPr="001A2BC4">
        <w:rPr>
          <w:rFonts w:ascii="Times New Roman" w:eastAsia="Times New Roman" w:hAnsi="Times New Roman" w:cs="Times New Roman"/>
          <w:color w:val="000000"/>
          <w:sz w:val="24"/>
          <w:szCs w:val="24"/>
        </w:rPr>
        <w:t xml:space="preserve"> the completed user story there.</w:t>
      </w:r>
    </w:p>
    <w:p w14:paraId="47B47097" w14:textId="51EC9A63" w:rsidR="00404B03" w:rsidRPr="001A2BC4" w:rsidRDefault="00404B03"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 xml:space="preserve">As a user, I want the user story to be moved to the “Done list” </w:t>
      </w:r>
      <w:r w:rsidR="006B1EC3" w:rsidRPr="001A2BC4">
        <w:rPr>
          <w:rFonts w:ascii="Times New Roman" w:eastAsia="Times New Roman" w:hAnsi="Times New Roman" w:cs="Times New Roman"/>
          <w:color w:val="000000"/>
          <w:sz w:val="24"/>
          <w:szCs w:val="24"/>
        </w:rPr>
        <w:t xml:space="preserve">automatically after all </w:t>
      </w:r>
      <w:r w:rsidRPr="001A2BC4">
        <w:rPr>
          <w:rFonts w:ascii="Times New Roman" w:eastAsia="Times New Roman" w:hAnsi="Times New Roman" w:cs="Times New Roman"/>
          <w:color w:val="000000"/>
          <w:sz w:val="24"/>
          <w:szCs w:val="24"/>
        </w:rPr>
        <w:t>required UX methods</w:t>
      </w:r>
      <w:r w:rsidR="006B1EC3" w:rsidRPr="001A2BC4">
        <w:rPr>
          <w:rFonts w:ascii="Times New Roman" w:eastAsia="Times New Roman" w:hAnsi="Times New Roman" w:cs="Times New Roman"/>
          <w:color w:val="000000"/>
          <w:sz w:val="24"/>
          <w:szCs w:val="24"/>
        </w:rPr>
        <w:t xml:space="preserve"> are completed</w:t>
      </w:r>
      <w:r w:rsidRPr="001A2BC4">
        <w:rPr>
          <w:rFonts w:ascii="Times New Roman" w:eastAsia="Times New Roman" w:hAnsi="Times New Roman" w:cs="Times New Roman"/>
          <w:color w:val="000000"/>
          <w:sz w:val="24"/>
          <w:szCs w:val="24"/>
        </w:rPr>
        <w:t>, so that I can know that this user story is completed.</w:t>
      </w:r>
    </w:p>
    <w:p w14:paraId="1C26498D" w14:textId="1ED04626" w:rsidR="000D7A5B" w:rsidRPr="001A2BC4" w:rsidRDefault="00914CF0"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see the worthiness score of all the user stories in the board, so that I</w:t>
      </w:r>
      <w:r w:rsidR="007C34E3" w:rsidRPr="001A2BC4">
        <w:rPr>
          <w:rFonts w:ascii="Times New Roman" w:eastAsia="Times New Roman" w:hAnsi="Times New Roman" w:cs="Times New Roman"/>
          <w:color w:val="000000"/>
          <w:sz w:val="24"/>
          <w:szCs w:val="24"/>
        </w:rPr>
        <w:t xml:space="preserve"> can prioritize then more efficiently.</w:t>
      </w:r>
    </w:p>
    <w:p w14:paraId="3AC2E287" w14:textId="67EAC6C7" w:rsidR="00A14562" w:rsidRPr="001A2BC4" w:rsidRDefault="00507C62"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see “No, Estimate” text on all the user stories that have not been estimated, so that I</w:t>
      </w:r>
      <w:r w:rsidR="007C34E3" w:rsidRPr="001A2BC4">
        <w:rPr>
          <w:rFonts w:ascii="Times New Roman" w:eastAsia="Times New Roman" w:hAnsi="Times New Roman" w:cs="Times New Roman"/>
          <w:color w:val="000000"/>
          <w:sz w:val="24"/>
          <w:szCs w:val="24"/>
        </w:rPr>
        <w:t xml:space="preserve"> know instantly which user stories are missing estimates.</w:t>
      </w:r>
    </w:p>
    <w:p w14:paraId="19B0B98F" w14:textId="144B21C9" w:rsidR="00B279AB" w:rsidRPr="001A2BC4" w:rsidRDefault="00B279AB"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see description of each dimension, so that I</w:t>
      </w:r>
      <w:r w:rsidR="007C34E3" w:rsidRPr="001A2BC4">
        <w:rPr>
          <w:rFonts w:ascii="Times New Roman" w:eastAsia="Times New Roman" w:hAnsi="Times New Roman" w:cs="Times New Roman"/>
          <w:color w:val="000000"/>
          <w:sz w:val="24"/>
          <w:szCs w:val="24"/>
        </w:rPr>
        <w:t xml:space="preserve"> can gain a better understanding of the dimensions</w:t>
      </w:r>
      <w:r w:rsidRPr="001A2BC4">
        <w:rPr>
          <w:rFonts w:ascii="Times New Roman" w:eastAsia="Times New Roman" w:hAnsi="Times New Roman" w:cs="Times New Roman"/>
          <w:color w:val="000000"/>
          <w:sz w:val="24"/>
          <w:szCs w:val="24"/>
        </w:rPr>
        <w:t>.</w:t>
      </w:r>
    </w:p>
    <w:p w14:paraId="184F36C8" w14:textId="740BE7E1" w:rsidR="00DD0E8F" w:rsidRPr="001A2BC4" w:rsidRDefault="006A0C79" w:rsidP="006C3EB9">
      <w:pPr>
        <w:pStyle w:val="ListParagraph"/>
        <w:numPr>
          <w:ilvl w:val="0"/>
          <w:numId w:val="8"/>
        </w:numPr>
        <w:ind w:left="714" w:hanging="357"/>
        <w:contextualSpacing w:val="0"/>
        <w:jc w:val="both"/>
        <w:rPr>
          <w:rFonts w:ascii="Times New Roman" w:eastAsia="Times New Roman" w:hAnsi="Times New Roman" w:cs="Times New Roman"/>
          <w:color w:val="000000"/>
          <w:sz w:val="24"/>
          <w:szCs w:val="24"/>
        </w:rPr>
      </w:pPr>
      <w:r w:rsidRPr="001A2BC4">
        <w:rPr>
          <w:rFonts w:ascii="Times New Roman" w:eastAsia="Times New Roman" w:hAnsi="Times New Roman" w:cs="Times New Roman"/>
          <w:color w:val="000000"/>
          <w:sz w:val="24"/>
          <w:szCs w:val="24"/>
        </w:rPr>
        <w:t>As a user, I want to see description of each suggested UX methods, so that I</w:t>
      </w:r>
      <w:r w:rsidR="007C34E3" w:rsidRPr="001A2BC4">
        <w:rPr>
          <w:rFonts w:ascii="Times New Roman" w:eastAsia="Times New Roman" w:hAnsi="Times New Roman" w:cs="Times New Roman"/>
          <w:color w:val="000000"/>
          <w:sz w:val="24"/>
          <w:szCs w:val="24"/>
        </w:rPr>
        <w:t xml:space="preserve"> decide which methods suits my needs.</w:t>
      </w:r>
      <w:r w:rsidRPr="001A2BC4">
        <w:rPr>
          <w:rFonts w:ascii="Times New Roman" w:eastAsia="Times New Roman" w:hAnsi="Times New Roman" w:cs="Times New Roman"/>
          <w:color w:val="000000"/>
          <w:sz w:val="24"/>
          <w:szCs w:val="24"/>
        </w:rPr>
        <w:t xml:space="preserve"> </w:t>
      </w:r>
    </w:p>
    <w:p w14:paraId="5FEEBBB3" w14:textId="68F7F47C" w:rsidR="000057FA" w:rsidRPr="00B204DD" w:rsidRDefault="00F93582" w:rsidP="00A14562">
      <w:pPr>
        <w:pStyle w:val="Heading2"/>
        <w:numPr>
          <w:ilvl w:val="2"/>
          <w:numId w:val="2"/>
        </w:numPr>
        <w:spacing w:before="0" w:line="480" w:lineRule="auto"/>
        <w:rPr>
          <w:rFonts w:ascii="Times New Roman" w:hAnsi="Times New Roman" w:cs="Times New Roman"/>
          <w:b/>
          <w:bCs/>
          <w:color w:val="auto"/>
          <w:sz w:val="28"/>
          <w:szCs w:val="28"/>
        </w:rPr>
      </w:pPr>
      <w:bookmarkStart w:id="279" w:name="_Toc126421119"/>
      <w:r w:rsidRPr="00B204DD">
        <w:rPr>
          <w:rFonts w:ascii="Times New Roman" w:hAnsi="Times New Roman" w:cs="Times New Roman"/>
          <w:b/>
          <w:bCs/>
          <w:color w:val="auto"/>
          <w:sz w:val="28"/>
          <w:szCs w:val="28"/>
        </w:rPr>
        <w:t>Implementation</w:t>
      </w:r>
      <w:bookmarkEnd w:id="279"/>
    </w:p>
    <w:p w14:paraId="0B6B179C" w14:textId="62F658B5" w:rsidR="00F93582" w:rsidRDefault="00F93582" w:rsidP="00C443F7">
      <w:pPr>
        <w:pStyle w:val="NormalWeb"/>
        <w:spacing w:before="0" w:beforeAutospacing="0"/>
        <w:ind w:firstLine="284"/>
        <w:jc w:val="both"/>
        <w:rPr>
          <w:rFonts w:ascii="TimesNewRomanPSMT" w:hAnsi="TimesNewRomanPSMT"/>
        </w:rPr>
      </w:pPr>
      <w:r>
        <w:rPr>
          <w:rFonts w:ascii="TimesNewRomanPSMT" w:hAnsi="TimesNewRomanPSMT"/>
        </w:rPr>
        <w:t xml:space="preserve">This section provides the implementation details in terms of hardware, development environment, development processes, and screenshots of the developed tool. </w:t>
      </w:r>
    </w:p>
    <w:p w14:paraId="2668F332" w14:textId="714BE810" w:rsidR="00B2403A" w:rsidRDefault="00B2403A" w:rsidP="00B2403A">
      <w:pPr>
        <w:pStyle w:val="Heading2"/>
        <w:numPr>
          <w:ilvl w:val="3"/>
          <w:numId w:val="2"/>
        </w:numPr>
        <w:spacing w:line="480" w:lineRule="auto"/>
        <w:rPr>
          <w:rFonts w:ascii="Times New Roman" w:hAnsi="Times New Roman" w:cs="Times New Roman"/>
          <w:b/>
          <w:bCs/>
          <w:color w:val="auto"/>
          <w:sz w:val="28"/>
          <w:szCs w:val="28"/>
        </w:rPr>
      </w:pPr>
      <w:bookmarkStart w:id="280" w:name="_Toc126421120"/>
      <w:r w:rsidRPr="00B2403A">
        <w:rPr>
          <w:rFonts w:ascii="Times New Roman" w:hAnsi="Times New Roman" w:cs="Times New Roman"/>
          <w:b/>
          <w:bCs/>
          <w:color w:val="auto"/>
          <w:sz w:val="28"/>
          <w:szCs w:val="28"/>
        </w:rPr>
        <w:lastRenderedPageBreak/>
        <w:t>Hardware Description</w:t>
      </w:r>
      <w:bookmarkEnd w:id="280"/>
    </w:p>
    <w:p w14:paraId="1C0DD382" w14:textId="77777777" w:rsidR="000533AA" w:rsidRDefault="00B2403A" w:rsidP="00C443F7">
      <w:pPr>
        <w:ind w:firstLine="284"/>
        <w:jc w:val="both"/>
        <w:rPr>
          <w:rFonts w:ascii="TimesNewRomanPSMT" w:eastAsia="Times New Roman" w:hAnsi="TimesNewRomanPSMT" w:cs="Times New Roman"/>
          <w:sz w:val="24"/>
          <w:szCs w:val="24"/>
        </w:rPr>
      </w:pPr>
      <w:r w:rsidRPr="00B2403A">
        <w:rPr>
          <w:rFonts w:ascii="TimesNewRomanPSMT" w:eastAsia="Times New Roman" w:hAnsi="TimesNewRomanPSMT" w:cs="Times New Roman"/>
          <w:sz w:val="24"/>
          <w:szCs w:val="24"/>
        </w:rPr>
        <w:t>MacBook Pro personal computer (macOS Monterey) has been used to implement this project. The computer has the following specifications:</w:t>
      </w:r>
    </w:p>
    <w:p w14:paraId="24DD61DC" w14:textId="77777777" w:rsidR="000533AA" w:rsidRPr="000533AA" w:rsidRDefault="00B2403A" w:rsidP="006C3EB9">
      <w:pPr>
        <w:pStyle w:val="ListParagraph"/>
        <w:numPr>
          <w:ilvl w:val="0"/>
          <w:numId w:val="10"/>
        </w:numPr>
        <w:jc w:val="both"/>
        <w:rPr>
          <w:rFonts w:ascii="TimesNewRomanPSMT" w:eastAsia="Times New Roman" w:hAnsi="TimesNewRomanPSMT" w:cs="Times New Roman"/>
          <w:sz w:val="24"/>
          <w:szCs w:val="24"/>
        </w:rPr>
      </w:pPr>
      <w:r w:rsidRPr="000533AA">
        <w:rPr>
          <w:rFonts w:ascii="TimesNewRomanPSMT" w:eastAsia="Times New Roman" w:hAnsi="TimesNewRomanPSMT" w:cs="Times New Roman"/>
          <w:sz w:val="24"/>
          <w:szCs w:val="24"/>
        </w:rPr>
        <w:t xml:space="preserve">Processor: </w:t>
      </w:r>
      <w:r w:rsidR="00B204DD" w:rsidRPr="000533AA">
        <w:rPr>
          <w:rFonts w:ascii="TimesNewRomanPSMT" w:eastAsia="Times New Roman" w:hAnsi="TimesNewRomanPSMT" w:cs="Times New Roman"/>
          <w:sz w:val="24"/>
          <w:szCs w:val="24"/>
        </w:rPr>
        <w:t>Apple M1 Pro chip with 10‑core CPU</w:t>
      </w:r>
      <w:r w:rsidRPr="000533AA">
        <w:rPr>
          <w:rFonts w:ascii="TimesNewRomanPSMT" w:eastAsia="Times New Roman" w:hAnsi="TimesNewRomanPSMT" w:cs="Times New Roman"/>
          <w:sz w:val="24"/>
          <w:szCs w:val="24"/>
        </w:rPr>
        <w:t>.</w:t>
      </w:r>
    </w:p>
    <w:p w14:paraId="36494CB6" w14:textId="4F55AD12" w:rsidR="000057FA" w:rsidRPr="000533AA" w:rsidRDefault="00B2403A" w:rsidP="006C3EB9">
      <w:pPr>
        <w:pStyle w:val="ListParagraph"/>
        <w:numPr>
          <w:ilvl w:val="0"/>
          <w:numId w:val="10"/>
        </w:numPr>
        <w:jc w:val="both"/>
        <w:rPr>
          <w:rFonts w:ascii="TimesNewRomanPSMT" w:eastAsia="Times New Roman" w:hAnsi="TimesNewRomanPSMT" w:cs="Times New Roman"/>
          <w:sz w:val="24"/>
          <w:szCs w:val="24"/>
        </w:rPr>
      </w:pPr>
      <w:r w:rsidRPr="000533AA">
        <w:rPr>
          <w:rFonts w:ascii="TimesNewRomanPSMT" w:eastAsia="Times New Roman" w:hAnsi="TimesNewRomanPSMT" w:cs="Times New Roman"/>
          <w:sz w:val="24"/>
          <w:szCs w:val="24"/>
        </w:rPr>
        <w:t>Random Access Memory: 16 GB.</w:t>
      </w:r>
    </w:p>
    <w:p w14:paraId="168CFE53" w14:textId="372A2351" w:rsidR="001C237C" w:rsidRDefault="00B204DD" w:rsidP="001C237C">
      <w:pPr>
        <w:pStyle w:val="Heading2"/>
        <w:numPr>
          <w:ilvl w:val="3"/>
          <w:numId w:val="2"/>
        </w:numPr>
        <w:spacing w:line="480" w:lineRule="auto"/>
        <w:rPr>
          <w:rFonts w:ascii="Times New Roman" w:hAnsi="Times New Roman" w:cs="Times New Roman"/>
          <w:b/>
          <w:bCs/>
          <w:color w:val="auto"/>
          <w:sz w:val="28"/>
          <w:szCs w:val="28"/>
        </w:rPr>
      </w:pPr>
      <w:bookmarkStart w:id="281" w:name="_Toc126421121"/>
      <w:r w:rsidRPr="00B204DD">
        <w:rPr>
          <w:rFonts w:ascii="Times New Roman" w:hAnsi="Times New Roman" w:cs="Times New Roman"/>
          <w:b/>
          <w:bCs/>
          <w:color w:val="auto"/>
          <w:sz w:val="28"/>
          <w:szCs w:val="28"/>
        </w:rPr>
        <w:t>Development Environment</w:t>
      </w:r>
      <w:bookmarkEnd w:id="281"/>
      <w:r w:rsidRPr="00B204DD">
        <w:rPr>
          <w:rFonts w:ascii="Times New Roman" w:hAnsi="Times New Roman" w:cs="Times New Roman"/>
          <w:b/>
          <w:bCs/>
          <w:color w:val="auto"/>
          <w:sz w:val="28"/>
          <w:szCs w:val="28"/>
        </w:rPr>
        <w:t xml:space="preserve"> </w:t>
      </w:r>
    </w:p>
    <w:p w14:paraId="6699A667" w14:textId="3034A491" w:rsidR="003F0BC1" w:rsidRPr="003F0BC1" w:rsidRDefault="00810A6A" w:rsidP="00C443F7">
      <w:pPr>
        <w:ind w:firstLine="284"/>
        <w:jc w:val="both"/>
        <w:rPr>
          <w:rFonts w:ascii="TimesNewRomanPSMT" w:eastAsia="Times New Roman" w:hAnsi="TimesNewRomanPSMT" w:cs="Times New Roman"/>
          <w:sz w:val="24"/>
          <w:szCs w:val="24"/>
        </w:rPr>
      </w:pPr>
      <w:r w:rsidRPr="000863B5">
        <w:rPr>
          <w:rFonts w:ascii="Times New Roman" w:hAnsi="Times New Roman" w:cs="Times New Roman"/>
          <w:b/>
          <w:noProof/>
          <w:sz w:val="28"/>
          <w:szCs w:val="28"/>
          <w:lang w:val="en-SA"/>
        </w:rPr>
        <w:drawing>
          <wp:anchor distT="0" distB="0" distL="114300" distR="114300" simplePos="0" relativeHeight="251649024" behindDoc="0" locked="0" layoutInCell="1" allowOverlap="1" wp14:anchorId="06DCA51A" wp14:editId="17DD8BB7">
            <wp:simplePos x="0" y="0"/>
            <wp:positionH relativeFrom="column">
              <wp:posOffset>1212546</wp:posOffset>
            </wp:positionH>
            <wp:positionV relativeFrom="paragraph">
              <wp:posOffset>1903730</wp:posOffset>
            </wp:positionV>
            <wp:extent cx="309245" cy="309245"/>
            <wp:effectExtent l="0" t="0" r="0" b="0"/>
            <wp:wrapThrough wrapText="bothSides">
              <wp:wrapPolygon edited="0">
                <wp:start x="0" y="0"/>
                <wp:lineTo x="0" y="20402"/>
                <wp:lineTo x="20402" y="20402"/>
                <wp:lineTo x="20402" y="0"/>
                <wp:lineTo x="0" y="0"/>
              </wp:wrapPolygon>
            </wp:wrapThrough>
            <wp:docPr id="15" name="Picture 15" descr="Trello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ello - Free logo icon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9245" cy="309245"/>
                    </a:xfrm>
                    <a:prstGeom prst="rect">
                      <a:avLst/>
                    </a:prstGeom>
                    <a:noFill/>
                    <a:ln>
                      <a:noFill/>
                    </a:ln>
                  </pic:spPr>
                </pic:pic>
              </a:graphicData>
            </a:graphic>
            <wp14:sizeRelH relativeFrom="page">
              <wp14:pctWidth>0</wp14:pctWidth>
            </wp14:sizeRelH>
            <wp14:sizeRelV relativeFrom="page">
              <wp14:pctHeight>0</wp14:pctHeight>
            </wp14:sizeRelV>
          </wp:anchor>
        </w:drawing>
      </w:r>
      <w:r w:rsidR="003F0BC1" w:rsidRPr="003F0BC1">
        <w:rPr>
          <w:rFonts w:ascii="TimesNewRomanPSMT" w:eastAsia="Times New Roman" w:hAnsi="TimesNewRomanPSMT" w:cs="Times New Roman"/>
          <w:sz w:val="24"/>
          <w:szCs w:val="24"/>
        </w:rPr>
        <w:t>This tool (power-up) is implemented in Visual Studio Code (VS Code)</w:t>
      </w:r>
      <w:sdt>
        <w:sdtPr>
          <w:rPr>
            <w:rFonts w:ascii="TimesNewRomanPSMT" w:eastAsia="Times New Roman" w:hAnsi="TimesNewRomanPSMT" w:cs="Times New Roman"/>
            <w:color w:val="000000"/>
            <w:sz w:val="24"/>
            <w:szCs w:val="24"/>
          </w:rPr>
          <w:tag w:val="MENDELEY_CITATION_v3_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"/>
          <w:id w:val="-2130848108"/>
          <w:placeholder>
            <w:docPart w:val="DefaultPlaceholder_-1854013440"/>
          </w:placeholder>
        </w:sdtPr>
        <w:sdtContent>
          <w:r w:rsidR="006A0F88" w:rsidRPr="006A0F88">
            <w:rPr>
              <w:rFonts w:ascii="TimesNewRomanPSMT" w:eastAsia="Times New Roman" w:hAnsi="TimesNewRomanPSMT" w:cs="Times New Roman"/>
              <w:color w:val="000000"/>
              <w:sz w:val="24"/>
              <w:szCs w:val="24"/>
            </w:rPr>
            <w:t>[49]</w:t>
          </w:r>
        </w:sdtContent>
      </w:sdt>
      <w:r w:rsidR="003F0BC1" w:rsidRPr="003F0BC1">
        <w:rPr>
          <w:rFonts w:ascii="TimesNewRomanPSMT" w:eastAsia="Times New Roman" w:hAnsi="TimesNewRomanPSMT" w:cs="Times New Roman"/>
          <w:sz w:val="24"/>
          <w:szCs w:val="24"/>
        </w:rPr>
        <w:t xml:space="preserve">, an integrated development environment (IDE) dedicated to building Web applications and cloud programs. The programming language used is JavaScript which is one of the most used programming languages for front-end development </w:t>
      </w:r>
      <w:sdt>
        <w:sdtPr>
          <w:rPr>
            <w:rFonts w:ascii="TimesNewRomanPSMT" w:eastAsia="Times New Roman" w:hAnsi="TimesNewRomanPSMT" w:cs="Times New Roman"/>
            <w:color w:val="000000"/>
            <w:sz w:val="24"/>
            <w:szCs w:val="24"/>
          </w:rPr>
          <w:tag w:val="MENDELEY_CITATION_v3_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"/>
          <w:id w:val="1806662883"/>
          <w:placeholder>
            <w:docPart w:val="DefaultPlaceholder_-1854013440"/>
          </w:placeholder>
        </w:sdtPr>
        <w:sdtContent>
          <w:r w:rsidR="006A0F88" w:rsidRPr="006A0F88">
            <w:rPr>
              <w:rFonts w:ascii="TimesNewRomanPSMT" w:eastAsia="Times New Roman" w:hAnsi="TimesNewRomanPSMT" w:cs="Times New Roman"/>
              <w:color w:val="000000"/>
              <w:sz w:val="24"/>
              <w:szCs w:val="24"/>
            </w:rPr>
            <w:t>[50]</w:t>
          </w:r>
        </w:sdtContent>
      </w:sdt>
      <w:r w:rsidR="003F0BC1" w:rsidRPr="003F0BC1">
        <w:rPr>
          <w:rFonts w:ascii="TimesNewRomanPSMT" w:eastAsia="Times New Roman" w:hAnsi="TimesNewRomanPSMT" w:cs="Times New Roman"/>
          <w:sz w:val="24"/>
          <w:szCs w:val="24"/>
        </w:rPr>
        <w:t>, it is used for developing Trello Power-ups. In this work, we used the following JavaScript library “jQuery” to simplify JavaScript as it takes a lot of common tasks that require many lines of JavaScript code to accomplish and wraps them into methods that you can call with a single line of code. Moreover, Netlify a web development hosting platform was used to build and deploy the tool.</w:t>
      </w:r>
      <w:r w:rsidR="00047972">
        <w:rPr>
          <w:rFonts w:ascii="TimesNewRomanPSMT" w:eastAsia="Times New Roman" w:hAnsi="TimesNewRomanPSMT" w:cs="Times New Roman"/>
          <w:sz w:val="24"/>
          <w:szCs w:val="24"/>
        </w:rPr>
        <w:t xml:space="preserve"> Below is the brief of the technologies that were used to develop </w:t>
      </w:r>
      <w:r w:rsidR="00B21901" w:rsidRPr="00B21901">
        <w:rPr>
          <w:rFonts w:ascii="TimesNewRomanPSMT" w:eastAsia="Times New Roman" w:hAnsi="TimesNewRomanPSMT" w:cs="Times New Roman"/>
          <w:sz w:val="24"/>
          <w:szCs w:val="24"/>
        </w:rPr>
        <w:t>UX-Estimator</w:t>
      </w:r>
      <w:r w:rsidR="00047972">
        <w:rPr>
          <w:rFonts w:ascii="TimesNewRomanPSMT" w:eastAsia="Times New Roman" w:hAnsi="TimesNewRomanPSMT" w:cs="Times New Roman"/>
          <w:sz w:val="24"/>
          <w:szCs w:val="24"/>
        </w:rPr>
        <w:t>.</w:t>
      </w:r>
    </w:p>
    <w:p w14:paraId="54EE8B23" w14:textId="09169F0F" w:rsidR="00E844FE" w:rsidRDefault="00E844FE" w:rsidP="006C3EB9">
      <w:pPr>
        <w:pStyle w:val="ListParagraph"/>
        <w:numPr>
          <w:ilvl w:val="0"/>
          <w:numId w:val="11"/>
        </w:numPr>
        <w:ind w:left="993"/>
        <w:rPr>
          <w:rFonts w:ascii="Times New Roman" w:hAnsi="Times New Roman" w:cs="Times New Roman"/>
          <w:b/>
          <w:sz w:val="28"/>
          <w:szCs w:val="28"/>
        </w:rPr>
      </w:pPr>
      <w:r w:rsidRPr="00E844FE">
        <w:rPr>
          <w:rFonts w:ascii="Times New Roman" w:hAnsi="Times New Roman" w:cs="Times New Roman"/>
          <w:b/>
          <w:sz w:val="28"/>
          <w:szCs w:val="28"/>
        </w:rPr>
        <w:t>Trello</w:t>
      </w:r>
      <w:r w:rsidR="000863B5" w:rsidRPr="000863B5">
        <w:rPr>
          <w:rFonts w:asciiTheme="minorHAnsi" w:eastAsiaTheme="minorEastAsia" w:hAnsiTheme="minorHAnsi" w:cstheme="minorBidi"/>
          <w:sz w:val="24"/>
          <w:szCs w:val="24"/>
          <w:lang w:val="en-SA"/>
        </w:rPr>
        <w:t xml:space="preserve"> </w:t>
      </w:r>
      <w:r w:rsidR="000863B5" w:rsidRPr="000863B5">
        <w:rPr>
          <w:rFonts w:ascii="Times New Roman" w:hAnsi="Times New Roman" w:cs="Times New Roman"/>
          <w:b/>
          <w:sz w:val="28"/>
          <w:szCs w:val="28"/>
          <w:lang w:val="en-SA"/>
        </w:rPr>
        <w:fldChar w:fldCharType="begin"/>
      </w:r>
      <w:r w:rsidR="000863B5" w:rsidRPr="000863B5">
        <w:rPr>
          <w:rFonts w:ascii="Times New Roman" w:hAnsi="Times New Roman" w:cs="Times New Roman"/>
          <w:b/>
          <w:sz w:val="28"/>
          <w:szCs w:val="28"/>
          <w:lang w:val="en-SA"/>
        </w:rPr>
        <w:instrText xml:space="preserve"> INCLUDEPICTURE "/Users/user/Library/Group Containers/UBF8T346G9.ms/WebArchiveCopyPasteTempFiles/com.microsoft.Word/6124991.png" \* MERGEFORMATINET </w:instrText>
      </w:r>
      <w:r w:rsidR="000863B5" w:rsidRPr="000863B5">
        <w:rPr>
          <w:rFonts w:ascii="Times New Roman" w:hAnsi="Times New Roman" w:cs="Times New Roman"/>
          <w:b/>
          <w:sz w:val="28"/>
          <w:szCs w:val="28"/>
          <w:lang w:val="en-SA"/>
        </w:rPr>
        <w:fldChar w:fldCharType="end"/>
      </w:r>
    </w:p>
    <w:p w14:paraId="7DA9422C" w14:textId="2696353A" w:rsidR="00A70D25" w:rsidRPr="00FA6B86" w:rsidRDefault="00A70D25" w:rsidP="00C443F7">
      <w:pPr>
        <w:ind w:firstLine="284"/>
        <w:jc w:val="both"/>
        <w:rPr>
          <w:rFonts w:ascii="TimesNewRomanPSMT" w:eastAsia="Times New Roman" w:hAnsi="TimesNewRomanPSMT" w:cs="Times New Roman"/>
          <w:sz w:val="24"/>
          <w:szCs w:val="24"/>
        </w:rPr>
      </w:pPr>
      <w:r>
        <w:rPr>
          <w:noProof/>
        </w:rPr>
        <w:drawing>
          <wp:anchor distT="0" distB="0" distL="114300" distR="114300" simplePos="0" relativeHeight="251646976" behindDoc="0" locked="0" layoutInCell="1" allowOverlap="1" wp14:anchorId="707A5A8F" wp14:editId="1D31BAF2">
            <wp:simplePos x="0" y="0"/>
            <wp:positionH relativeFrom="column">
              <wp:posOffset>1263981</wp:posOffset>
            </wp:positionH>
            <wp:positionV relativeFrom="paragraph">
              <wp:posOffset>2084070</wp:posOffset>
            </wp:positionV>
            <wp:extent cx="331470" cy="331470"/>
            <wp:effectExtent l="0" t="0" r="0" b="0"/>
            <wp:wrapThrough wrapText="bothSides">
              <wp:wrapPolygon edited="0">
                <wp:start x="8276" y="0"/>
                <wp:lineTo x="0" y="9103"/>
                <wp:lineTo x="0" y="11586"/>
                <wp:lineTo x="7448" y="20690"/>
                <wp:lineTo x="8276" y="20690"/>
                <wp:lineTo x="12414" y="20690"/>
                <wp:lineTo x="13241" y="20690"/>
                <wp:lineTo x="20690" y="11586"/>
                <wp:lineTo x="20690" y="9103"/>
                <wp:lineTo x="12414" y="0"/>
                <wp:lineTo x="8276"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1470" cy="331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899" w:rsidRPr="00D87899">
        <w:rPr>
          <w:rFonts w:ascii="TimesNewRomanPSMT" w:eastAsia="Times New Roman" w:hAnsi="TimesNewRomanPSMT" w:cs="Times New Roman"/>
          <w:sz w:val="24"/>
          <w:szCs w:val="24"/>
        </w:rPr>
        <w:t>Trello</w:t>
      </w:r>
      <w:r w:rsidR="00D91A8C">
        <w:rPr>
          <w:rFonts w:ascii="TimesNewRomanPSMT" w:eastAsia="Times New Roman" w:hAnsi="TimesNewRomanPSMT" w:cs="Times New Roman"/>
          <w:sz w:val="24"/>
          <w:szCs w:val="24"/>
        </w:rPr>
        <w:t xml:space="preserve"> </w:t>
      </w:r>
      <w:sdt>
        <w:sdtPr>
          <w:rPr>
            <w:rFonts w:ascii="TimesNewRomanPSMT" w:eastAsia="Times New Roman" w:hAnsi="TimesNewRomanPSMT" w:cs="Times New Roman"/>
            <w:color w:val="000000"/>
            <w:sz w:val="24"/>
            <w:szCs w:val="24"/>
          </w:rPr>
          <w:tag w:val="MENDELEY_CITATION_v3_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"/>
          <w:id w:val="-1124081362"/>
          <w:placeholder>
            <w:docPart w:val="DefaultPlaceholder_-1854013440"/>
          </w:placeholder>
        </w:sdtPr>
        <w:sdtContent>
          <w:r w:rsidR="006A0F88" w:rsidRPr="006A0F88">
            <w:rPr>
              <w:rFonts w:ascii="TimesNewRomanPSMT" w:eastAsia="Times New Roman" w:hAnsi="TimesNewRomanPSMT" w:cs="Times New Roman"/>
              <w:color w:val="000000"/>
              <w:sz w:val="24"/>
              <w:szCs w:val="24"/>
            </w:rPr>
            <w:t>[51]</w:t>
          </w:r>
        </w:sdtContent>
      </w:sdt>
      <w:r w:rsidR="00D87899" w:rsidRPr="00D87899">
        <w:rPr>
          <w:rFonts w:ascii="TimesNewRomanPSMT" w:eastAsia="Times New Roman" w:hAnsi="TimesNewRomanPSMT" w:cs="Times New Roman"/>
          <w:sz w:val="24"/>
          <w:szCs w:val="24"/>
        </w:rPr>
        <w:t xml:space="preserve"> is a web-based project management application that supports Kanban, allowing users to track progress on their projects. Trello utilizes the concept of boards to represent projects, and within each board, there are lists of tasks and cards representing these tasks. Cards are moved between lists to indicate task completion. Trello provides functionality called Power-ups which are similar to plugins to extend the basic features of this collaboration platform and allow integration with other applications. Trello Power-Ups </w:t>
      </w:r>
      <w:sdt>
        <w:sdtPr>
          <w:rPr>
            <w:rFonts w:ascii="TimesNewRomanPSMT" w:eastAsia="Times New Roman" w:hAnsi="TimesNewRomanPSMT" w:cs="Times New Roman"/>
            <w:color w:val="000000"/>
            <w:sz w:val="24"/>
            <w:szCs w:val="24"/>
          </w:rPr>
          <w:tag w:val="MENDELEY_CITATION_v3_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"/>
          <w:id w:val="1159816192"/>
          <w:placeholder>
            <w:docPart w:val="DefaultPlaceholder_-1854013440"/>
          </w:placeholder>
        </w:sdtPr>
        <w:sdtContent>
          <w:r w:rsidR="006A0F88" w:rsidRPr="006A0F88">
            <w:rPr>
              <w:rFonts w:ascii="TimesNewRomanPSMT" w:eastAsia="Times New Roman" w:hAnsi="TimesNewRomanPSMT" w:cs="Times New Roman"/>
              <w:color w:val="000000"/>
              <w:sz w:val="24"/>
              <w:szCs w:val="24"/>
            </w:rPr>
            <w:t>[52]</w:t>
          </w:r>
        </w:sdtContent>
      </w:sdt>
      <w:r w:rsidR="00D91A8C">
        <w:rPr>
          <w:rFonts w:ascii="TimesNewRomanPSMT" w:eastAsia="Times New Roman" w:hAnsi="TimesNewRomanPSMT" w:cs="Times New Roman"/>
          <w:color w:val="000000"/>
          <w:sz w:val="24"/>
          <w:szCs w:val="24"/>
        </w:rPr>
        <w:t xml:space="preserve"> </w:t>
      </w:r>
      <w:r w:rsidRPr="00A70D25">
        <w:rPr>
          <w:rFonts w:ascii="TimesNewRomanPSMT" w:eastAsia="Times New Roman" w:hAnsi="TimesNewRomanPSMT" w:cs="Times New Roman"/>
          <w:sz w:val="24"/>
          <w:szCs w:val="24"/>
        </w:rPr>
        <w:t>provide features such as custom fields, calendar views, voting, and more. With Power-Ups, developers can create custom integrations with third-party services and build custom features for Trello boards. Developers can also use the Trello API to create powerful automation tools that can be used to automate tasks and processes within Trello.</w:t>
      </w:r>
    </w:p>
    <w:p w14:paraId="20DFD58E" w14:textId="681278A3" w:rsidR="00E844FE" w:rsidRDefault="00E844FE" w:rsidP="006C3EB9">
      <w:pPr>
        <w:pStyle w:val="ListParagraph"/>
        <w:numPr>
          <w:ilvl w:val="0"/>
          <w:numId w:val="11"/>
        </w:numPr>
        <w:ind w:left="993"/>
        <w:rPr>
          <w:rFonts w:ascii="Times New Roman" w:hAnsi="Times New Roman" w:cs="Times New Roman"/>
          <w:b/>
          <w:sz w:val="28"/>
          <w:szCs w:val="28"/>
        </w:rPr>
      </w:pPr>
      <w:r w:rsidRPr="00E844FE">
        <w:rPr>
          <w:rFonts w:ascii="Times New Roman" w:hAnsi="Times New Roman" w:cs="Times New Roman"/>
          <w:b/>
          <w:sz w:val="28"/>
          <w:szCs w:val="28"/>
        </w:rPr>
        <w:t>Netlify</w:t>
      </w:r>
    </w:p>
    <w:p w14:paraId="46105B63" w14:textId="309E369B" w:rsidR="00E844FE" w:rsidRPr="00581BAB" w:rsidRDefault="00B95D63" w:rsidP="00C443F7">
      <w:pPr>
        <w:pStyle w:val="NormalWeb"/>
        <w:spacing w:before="0" w:beforeAutospacing="0" w:after="200" w:afterAutospacing="0" w:line="276" w:lineRule="auto"/>
        <w:ind w:firstLine="284"/>
        <w:jc w:val="both"/>
        <w:rPr>
          <w:rFonts w:ascii="TimesNewRomanPSMT" w:hAnsi="TimesNewRomanPSMT"/>
          <w:lang w:val="en-SA"/>
        </w:rPr>
      </w:pPr>
      <w:r w:rsidRPr="00B95D63">
        <w:rPr>
          <w:rFonts w:ascii="TimesNewRomanPSMT" w:hAnsi="TimesNewRomanPSMT"/>
          <w:lang w:val="en-SA"/>
        </w:rPr>
        <w:t>Netlify</w:t>
      </w:r>
      <w:r w:rsidR="00D91A8C">
        <w:rPr>
          <w:rFonts w:ascii="TimesNewRomanPSMT" w:hAnsi="TimesNewRomanPSMT"/>
        </w:rPr>
        <w:t xml:space="preserve"> </w:t>
      </w:r>
      <w:sdt>
        <w:sdtPr>
          <w:rPr>
            <w:rFonts w:ascii="TimesNewRomanPSMT" w:hAnsi="TimesNewRomanPSMT"/>
            <w:color w:val="000000"/>
          </w:rPr>
          <w:tag w:val="MENDELEY_CITATION_v3_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"/>
          <w:id w:val="-1545289406"/>
          <w:placeholder>
            <w:docPart w:val="DefaultPlaceholder_-1854013440"/>
          </w:placeholder>
        </w:sdtPr>
        <w:sdtContent>
          <w:r w:rsidR="006A0F88" w:rsidRPr="006A0F88">
            <w:rPr>
              <w:rFonts w:ascii="TimesNewRomanPSMT" w:hAnsi="TimesNewRomanPSMT"/>
              <w:color w:val="000000"/>
            </w:rPr>
            <w:t>[53]</w:t>
          </w:r>
        </w:sdtContent>
      </w:sdt>
      <w:r w:rsidRPr="00B95D63">
        <w:rPr>
          <w:rFonts w:ascii="TimesNewRomanPSMT" w:hAnsi="TimesNewRomanPSMT"/>
          <w:lang w:val="en-SA"/>
        </w:rPr>
        <w:t xml:space="preserve"> is a web development platform </w:t>
      </w:r>
      <w:r w:rsidR="0019494D" w:rsidRPr="0019494D">
        <w:rPr>
          <w:rFonts w:ascii="TimesNewRomanPSMT" w:hAnsi="TimesNewRomanPSMT"/>
          <w:lang w:val="en-SA"/>
        </w:rPr>
        <w:t>that provides hosting, continuous deployment, and serverless functions for web applications and static websites</w:t>
      </w:r>
      <w:r w:rsidRPr="00B95D63">
        <w:rPr>
          <w:rFonts w:ascii="TimesNewRomanPSMT" w:hAnsi="TimesNewRomanPSMT"/>
          <w:lang w:val="en-SA"/>
        </w:rPr>
        <w:t>.</w:t>
      </w:r>
      <w:r w:rsidR="0019494D" w:rsidRPr="0019494D">
        <w:t xml:space="preserve"> </w:t>
      </w:r>
      <w:r w:rsidR="0019494D" w:rsidRPr="0019494D">
        <w:rPr>
          <w:rFonts w:ascii="TimesNewRomanPSMT" w:hAnsi="TimesNewRomanPSMT"/>
          <w:lang w:val="en-SA"/>
        </w:rPr>
        <w:t>It offers developers a range of advantages, including faster deployment times, improved scalability, reduced costs associated with managing servers or infrastructure, and easy deployment without having to worry about setting up servers or configuring infrastructure.</w:t>
      </w:r>
      <w:r w:rsidRPr="00B95D63">
        <w:rPr>
          <w:rFonts w:ascii="TimesNewRomanPSMT" w:hAnsi="TimesNewRomanPSMT"/>
          <w:lang w:val="en-SA"/>
        </w:rPr>
        <w:t xml:space="preserve"> Netlify’s hosting platform can continuously integrate with a Git repositor</w:t>
      </w:r>
      <w:proofErr w:type="spellStart"/>
      <w:r>
        <w:rPr>
          <w:rFonts w:ascii="TimesNewRomanPSMT" w:hAnsi="TimesNewRomanPSMT"/>
        </w:rPr>
        <w:t>ies</w:t>
      </w:r>
      <w:proofErr w:type="spellEnd"/>
      <w:r w:rsidRPr="00B95D63">
        <w:rPr>
          <w:rFonts w:ascii="TimesNewRomanPSMT" w:hAnsi="TimesNewRomanPSMT"/>
          <w:lang w:val="en-SA"/>
        </w:rPr>
        <w:t xml:space="preserve">; this means that the code in the connected Git </w:t>
      </w:r>
      <w:r w:rsidRPr="00B95D63">
        <w:rPr>
          <w:rFonts w:ascii="TimesNewRomanPSMT" w:hAnsi="TimesNewRomanPSMT"/>
          <w:lang w:val="en-SA"/>
        </w:rPr>
        <w:lastRenderedPageBreak/>
        <w:t xml:space="preserve">repository will be used to create a website. When code is pushed to the Git repository, the </w:t>
      </w:r>
      <w:r w:rsidR="00E2734E">
        <w:rPr>
          <w:b/>
          <w:noProof/>
          <w:sz w:val="28"/>
          <w:szCs w:val="28"/>
        </w:rPr>
        <w:drawing>
          <wp:anchor distT="0" distB="0" distL="114300" distR="114300" simplePos="0" relativeHeight="251645952" behindDoc="0" locked="0" layoutInCell="1" allowOverlap="1" wp14:anchorId="43312A3C" wp14:editId="6468A293">
            <wp:simplePos x="0" y="0"/>
            <wp:positionH relativeFrom="column">
              <wp:posOffset>1817565</wp:posOffset>
            </wp:positionH>
            <wp:positionV relativeFrom="paragraph">
              <wp:posOffset>487680</wp:posOffset>
            </wp:positionV>
            <wp:extent cx="309245" cy="309245"/>
            <wp:effectExtent l="0" t="0" r="0" b="0"/>
            <wp:wrapThrough wrapText="bothSides">
              <wp:wrapPolygon edited="0">
                <wp:start x="6209" y="0"/>
                <wp:lineTo x="0" y="4435"/>
                <wp:lineTo x="0" y="15967"/>
                <wp:lineTo x="4435" y="20402"/>
                <wp:lineTo x="15967" y="20402"/>
                <wp:lineTo x="20402" y="15967"/>
                <wp:lineTo x="20402" y="4435"/>
                <wp:lineTo x="14193" y="0"/>
                <wp:lineTo x="6209" y="0"/>
              </wp:wrapPolygon>
            </wp:wrapThrough>
            <wp:docPr id="6" name="Picture 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hap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9245" cy="309245"/>
                    </a:xfrm>
                    <a:prstGeom prst="rect">
                      <a:avLst/>
                    </a:prstGeom>
                  </pic:spPr>
                </pic:pic>
              </a:graphicData>
            </a:graphic>
            <wp14:sizeRelH relativeFrom="page">
              <wp14:pctWidth>0</wp14:pctWidth>
            </wp14:sizeRelH>
            <wp14:sizeRelV relativeFrom="page">
              <wp14:pctHeight>0</wp14:pctHeight>
            </wp14:sizeRelV>
          </wp:anchor>
        </w:drawing>
      </w:r>
      <w:r w:rsidRPr="00B95D63">
        <w:rPr>
          <w:rFonts w:ascii="TimesNewRomanPSMT" w:hAnsi="TimesNewRomanPSMT"/>
          <w:lang w:val="en-SA"/>
        </w:rPr>
        <w:t>website will be automatically built and deployed with the new changes.</w:t>
      </w:r>
    </w:p>
    <w:p w14:paraId="7C8EC4A5" w14:textId="278B934A" w:rsidR="00E844FE" w:rsidRDefault="00AB6B8E" w:rsidP="006C3EB9">
      <w:pPr>
        <w:pStyle w:val="ListParagraph"/>
        <w:numPr>
          <w:ilvl w:val="0"/>
          <w:numId w:val="11"/>
        </w:numPr>
        <w:ind w:left="993"/>
        <w:rPr>
          <w:rFonts w:ascii="Times New Roman" w:hAnsi="Times New Roman" w:cs="Times New Roman"/>
          <w:b/>
          <w:sz w:val="28"/>
          <w:szCs w:val="28"/>
        </w:rPr>
      </w:pPr>
      <w:r>
        <w:rPr>
          <w:rFonts w:ascii="Times New Roman" w:hAnsi="Times New Roman" w:cs="Times New Roman"/>
          <w:b/>
          <w:sz w:val="28"/>
          <w:szCs w:val="28"/>
        </w:rPr>
        <w:t xml:space="preserve">Git &amp; </w:t>
      </w:r>
      <w:r w:rsidR="00E844FE">
        <w:rPr>
          <w:rFonts w:ascii="Times New Roman" w:hAnsi="Times New Roman" w:cs="Times New Roman"/>
          <w:b/>
          <w:sz w:val="28"/>
          <w:szCs w:val="28"/>
        </w:rPr>
        <w:t>GitHub</w:t>
      </w:r>
    </w:p>
    <w:p w14:paraId="0090012C" w14:textId="254796A9" w:rsidR="007C2C3C" w:rsidRDefault="00AB6B8E" w:rsidP="00C443F7">
      <w:pPr>
        <w:pStyle w:val="NormalWeb"/>
        <w:spacing w:before="0" w:beforeAutospacing="0" w:after="200" w:afterAutospacing="0" w:line="276" w:lineRule="auto"/>
        <w:ind w:firstLine="284"/>
        <w:jc w:val="both"/>
        <w:rPr>
          <w:rFonts w:ascii="TimesNewRomanPSMT" w:hAnsi="TimesNewRomanPSMT"/>
        </w:rPr>
      </w:pPr>
      <w:r w:rsidRPr="00AB6B8E">
        <w:rPr>
          <w:rFonts w:ascii="TimesNewRomanPSMT" w:hAnsi="TimesNewRomanPSMT"/>
          <w:lang w:val="en-SA"/>
        </w:rPr>
        <w:t xml:space="preserve">Git </w:t>
      </w:r>
      <w:sdt>
        <w:sdtPr>
          <w:rPr>
            <w:rFonts w:ascii="TimesNewRomanPSMT" w:hAnsi="TimesNewRomanPSMT"/>
            <w:color w:val="000000"/>
            <w:lang w:val="en-SA"/>
          </w:rPr>
          <w:tag w:val="MENDELEY_CITATION_v3_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"/>
          <w:id w:val="1451364785"/>
          <w:placeholder>
            <w:docPart w:val="DefaultPlaceholder_-1854013440"/>
          </w:placeholder>
        </w:sdtPr>
        <w:sdtContent>
          <w:r w:rsidR="006A0F88" w:rsidRPr="006A0F88">
            <w:rPr>
              <w:rFonts w:ascii="TimesNewRomanPSMT" w:hAnsi="TimesNewRomanPSMT"/>
              <w:color w:val="000000"/>
              <w:lang w:val="en-SA"/>
            </w:rPr>
            <w:t>[54]</w:t>
          </w:r>
        </w:sdtContent>
      </w:sdt>
      <w:r w:rsidR="00D91A8C">
        <w:rPr>
          <w:rFonts w:ascii="TimesNewRomanPSMT" w:hAnsi="TimesNewRomanPSMT"/>
        </w:rPr>
        <w:t xml:space="preserve"> </w:t>
      </w:r>
      <w:r w:rsidRPr="00AB6B8E">
        <w:rPr>
          <w:rFonts w:ascii="TimesNewRomanPSMT" w:hAnsi="TimesNewRomanPSMT"/>
          <w:lang w:val="en-SA"/>
        </w:rPr>
        <w:t xml:space="preserve">is a distributed version control system that tracks source code changes when developing software. It is intended to help programmers coordinate their work and is also used to track changes to any set of files. On the other hand, </w:t>
      </w:r>
      <w:r w:rsidR="00717C0E" w:rsidRPr="00717C0E">
        <w:rPr>
          <w:rFonts w:ascii="TimesNewRomanPSMT" w:hAnsi="TimesNewRomanPSMT"/>
          <w:lang w:val="en-SA"/>
        </w:rPr>
        <w:t>GitHub</w:t>
      </w:r>
      <w:r w:rsidR="00D91A8C">
        <w:rPr>
          <w:rFonts w:ascii="TimesNewRomanPSMT" w:hAnsi="TimesNewRomanPSMT"/>
        </w:rPr>
        <w:t xml:space="preserve"> </w:t>
      </w:r>
      <w:r w:rsidR="00717C0E" w:rsidRPr="00717C0E">
        <w:rPr>
          <w:rFonts w:ascii="TimesNewRomanPSMT" w:hAnsi="TimesNewRomanPSMT"/>
          <w:lang w:val="en-SA"/>
        </w:rPr>
        <w:t xml:space="preserve"> is a collaborative code hosting platform built on top of the Git version control system</w:t>
      </w:r>
      <w:r w:rsidR="00A70D25">
        <w:rPr>
          <w:rFonts w:ascii="TimesNewRomanPSMT" w:hAnsi="TimesNewRomanPSMT"/>
        </w:rPr>
        <w:t>.</w:t>
      </w:r>
      <w:r w:rsidR="00A70D25" w:rsidRPr="00A70D25">
        <w:t xml:space="preserve"> </w:t>
      </w:r>
      <w:r w:rsidR="00A70D25">
        <w:rPr>
          <w:rFonts w:ascii="TimesNewRomanPSMT" w:hAnsi="TimesNewRomanPSMT"/>
        </w:rPr>
        <w:t>It</w:t>
      </w:r>
      <w:r w:rsidR="00A70D25" w:rsidRPr="00A70D25">
        <w:rPr>
          <w:rFonts w:ascii="TimesNewRomanPSMT" w:hAnsi="TimesNewRomanPSMT"/>
        </w:rPr>
        <w:t xml:space="preserve"> provides a wide range of features to help developers collaborate and work together. These features include code review, issue tracking, project management, and more. Additionally, GitHub allows developers to easily share their code with others and make changes without affecting the original code. This makes it easier for developers to collaborate on projects and keep track of changes made by other members of the team. </w:t>
      </w:r>
    </w:p>
    <w:p w14:paraId="6488E7D0" w14:textId="77777777" w:rsidR="00BA3355" w:rsidRPr="0065145A" w:rsidRDefault="00BA3355" w:rsidP="00C443F7">
      <w:pPr>
        <w:pStyle w:val="NormalWeb"/>
        <w:spacing w:before="0" w:beforeAutospacing="0" w:after="200" w:afterAutospacing="0" w:line="276" w:lineRule="auto"/>
        <w:ind w:firstLine="284"/>
        <w:jc w:val="both"/>
        <w:rPr>
          <w:lang w:val="en-SA"/>
        </w:rPr>
      </w:pPr>
    </w:p>
    <w:p w14:paraId="48721821" w14:textId="0A06BA38" w:rsidR="007C2C3C" w:rsidRPr="0065145A" w:rsidRDefault="007C2C3C" w:rsidP="00A14562">
      <w:pPr>
        <w:pStyle w:val="Heading2"/>
        <w:numPr>
          <w:ilvl w:val="3"/>
          <w:numId w:val="2"/>
        </w:numPr>
        <w:spacing w:before="0" w:after="200"/>
        <w:rPr>
          <w:rFonts w:ascii="Times New Roman" w:hAnsi="Times New Roman" w:cs="Times New Roman"/>
          <w:b/>
          <w:bCs/>
          <w:color w:val="auto"/>
          <w:sz w:val="28"/>
          <w:szCs w:val="28"/>
        </w:rPr>
      </w:pPr>
      <w:bookmarkStart w:id="282" w:name="_Toc126421122"/>
      <w:r w:rsidRPr="0065145A">
        <w:rPr>
          <w:rFonts w:ascii="Times New Roman" w:hAnsi="Times New Roman" w:cs="Times New Roman"/>
          <w:b/>
          <w:bCs/>
          <w:color w:val="auto"/>
          <w:sz w:val="28"/>
          <w:szCs w:val="28"/>
        </w:rPr>
        <w:t>D</w:t>
      </w:r>
      <w:r w:rsidR="006B72C3" w:rsidRPr="0065145A">
        <w:rPr>
          <w:rFonts w:ascii="Times New Roman" w:hAnsi="Times New Roman" w:cs="Times New Roman"/>
          <w:b/>
          <w:bCs/>
          <w:color w:val="auto"/>
          <w:sz w:val="28"/>
          <w:szCs w:val="28"/>
        </w:rPr>
        <w:t>evelopment Process</w:t>
      </w:r>
      <w:bookmarkEnd w:id="282"/>
    </w:p>
    <w:p w14:paraId="6567BEF0" w14:textId="26BB249A" w:rsidR="00F02395" w:rsidRPr="0065145A" w:rsidRDefault="00F02395" w:rsidP="006A12AF">
      <w:pPr>
        <w:ind w:firstLine="284"/>
        <w:jc w:val="both"/>
        <w:rPr>
          <w:rFonts w:ascii="Times New Roman" w:hAnsi="Times New Roman" w:cs="Times New Roman"/>
          <w:sz w:val="24"/>
          <w:szCs w:val="24"/>
          <w:lang w:val="en-SA"/>
        </w:rPr>
      </w:pPr>
      <w:r w:rsidRPr="0065145A">
        <w:rPr>
          <w:rFonts w:ascii="Times New Roman" w:hAnsi="Times New Roman" w:cs="Times New Roman"/>
          <w:sz w:val="24"/>
          <w:szCs w:val="24"/>
        </w:rPr>
        <w:t>T</w:t>
      </w:r>
      <w:r w:rsidRPr="0065145A">
        <w:rPr>
          <w:rFonts w:ascii="Times New Roman" w:hAnsi="Times New Roman" w:cs="Times New Roman"/>
          <w:sz w:val="24"/>
          <w:szCs w:val="24"/>
          <w:lang w:val="en-SA"/>
        </w:rPr>
        <w:t>his section</w:t>
      </w:r>
      <w:r w:rsidRPr="0065145A">
        <w:rPr>
          <w:rFonts w:ascii="Times New Roman" w:hAnsi="Times New Roman" w:cs="Times New Roman"/>
          <w:sz w:val="24"/>
          <w:szCs w:val="24"/>
        </w:rPr>
        <w:t xml:space="preserve"> presents </w:t>
      </w:r>
      <w:r w:rsidRPr="0065145A">
        <w:rPr>
          <w:rFonts w:ascii="Times New Roman" w:hAnsi="Times New Roman" w:cs="Times New Roman"/>
          <w:sz w:val="24"/>
          <w:szCs w:val="24"/>
          <w:lang w:val="en-SA"/>
        </w:rPr>
        <w:t xml:space="preserve">all of the sprints for our project along with the associated user stories and refinements. Each sprint will typically last for two weeks, during which time the development team will work on completing a set of specific tasks and objectives. We currently have a total of </w:t>
      </w:r>
      <w:r w:rsidR="00EA1970" w:rsidRPr="0065145A">
        <w:rPr>
          <w:rFonts w:ascii="Times New Roman" w:hAnsi="Times New Roman" w:cs="Times New Roman"/>
          <w:sz w:val="24"/>
          <w:szCs w:val="24"/>
        </w:rPr>
        <w:t>4</w:t>
      </w:r>
      <w:r w:rsidRPr="0065145A">
        <w:rPr>
          <w:rFonts w:ascii="Times New Roman" w:hAnsi="Times New Roman" w:cs="Times New Roman"/>
          <w:sz w:val="24"/>
          <w:szCs w:val="24"/>
          <w:lang w:val="en-SA"/>
        </w:rPr>
        <w:t xml:space="preserve"> sprints planned for this project</w:t>
      </w:r>
      <w:r w:rsidR="0052715D" w:rsidRPr="0065145A">
        <w:rPr>
          <w:rFonts w:ascii="Times New Roman" w:hAnsi="Times New Roman" w:cs="Times New Roman"/>
          <w:sz w:val="24"/>
          <w:szCs w:val="24"/>
        </w:rPr>
        <w:t>, with e</w:t>
      </w:r>
      <w:r w:rsidRPr="0065145A">
        <w:rPr>
          <w:rFonts w:ascii="Times New Roman" w:hAnsi="Times New Roman" w:cs="Times New Roman"/>
          <w:sz w:val="24"/>
          <w:szCs w:val="24"/>
          <w:lang w:val="en-SA"/>
        </w:rPr>
        <w:t>ach sprint will be carefully planned and organized to ensure that all tasks are completed on time and that the overall project stays on track.</w:t>
      </w:r>
      <w:r w:rsidR="006D0041" w:rsidRPr="0065145A">
        <w:rPr>
          <w:rFonts w:ascii="Times New Roman" w:hAnsi="Times New Roman" w:cs="Times New Roman"/>
          <w:sz w:val="24"/>
          <w:szCs w:val="24"/>
          <w:lang w:val="en-SA"/>
        </w:rPr>
        <w:t xml:space="preserve"> During each sprint, we will work on completing a set of user stories and any necessary refinements. This will include tasks such as designing, developing, testing, and deploying the features. By the end of each sprint, we aim to have a usable and potentially releasable product increment.</w:t>
      </w:r>
    </w:p>
    <w:p w14:paraId="74A0ACEA" w14:textId="194D54CB" w:rsidR="00BC638F" w:rsidRPr="0065145A" w:rsidRDefault="00BC638F" w:rsidP="00BC638F">
      <w:pPr>
        <w:rPr>
          <w:rFonts w:ascii="Times New Roman" w:hAnsi="Times New Roman" w:cs="Times New Roman"/>
          <w:b/>
          <w:sz w:val="28"/>
          <w:szCs w:val="28"/>
        </w:rPr>
      </w:pPr>
      <w:r w:rsidRPr="0065145A">
        <w:rPr>
          <w:rFonts w:ascii="Times New Roman" w:hAnsi="Times New Roman" w:cs="Times New Roman"/>
          <w:b/>
          <w:sz w:val="28"/>
          <w:szCs w:val="28"/>
        </w:rPr>
        <w:t>Sprint 1:</w:t>
      </w:r>
    </w:p>
    <w:p w14:paraId="6F9861B0" w14:textId="4426E763" w:rsidR="00BC638F" w:rsidRPr="0065145A" w:rsidRDefault="00BC638F" w:rsidP="00CC1068">
      <w:pPr>
        <w:jc w:val="both"/>
        <w:rPr>
          <w:rFonts w:ascii="Times New Roman" w:hAnsi="Times New Roman" w:cs="Times New Roman"/>
          <w:sz w:val="24"/>
          <w:szCs w:val="24"/>
        </w:rPr>
      </w:pPr>
      <w:r w:rsidRPr="0065145A">
        <w:rPr>
          <w:rFonts w:ascii="Times New Roman" w:hAnsi="Times New Roman" w:cs="Times New Roman"/>
          <w:sz w:val="24"/>
          <w:szCs w:val="24"/>
          <w:lang w:val="en-SA"/>
        </w:rPr>
        <w:t xml:space="preserve">In this first </w:t>
      </w:r>
      <w:r w:rsidR="009C04C7" w:rsidRPr="0065145A">
        <w:rPr>
          <w:rFonts w:ascii="Times New Roman" w:hAnsi="Times New Roman" w:cs="Times New Roman"/>
        </w:rPr>
        <w:t>iteration</w:t>
      </w:r>
      <w:r w:rsidRPr="0065145A">
        <w:rPr>
          <w:rFonts w:ascii="Times New Roman" w:hAnsi="Times New Roman" w:cs="Times New Roman"/>
          <w:sz w:val="24"/>
          <w:szCs w:val="24"/>
          <w:lang w:val="en-SA"/>
        </w:rPr>
        <w:t xml:space="preserve">, we </w:t>
      </w:r>
      <w:r w:rsidR="00020A38" w:rsidRPr="0065145A">
        <w:rPr>
          <w:rFonts w:ascii="Times New Roman" w:hAnsi="Times New Roman" w:cs="Times New Roman"/>
          <w:sz w:val="24"/>
          <w:szCs w:val="24"/>
        </w:rPr>
        <w:t>established</w:t>
      </w:r>
      <w:r w:rsidRPr="0065145A">
        <w:rPr>
          <w:rFonts w:ascii="Times New Roman" w:hAnsi="Times New Roman" w:cs="Times New Roman"/>
          <w:sz w:val="24"/>
          <w:szCs w:val="24"/>
          <w:lang w:val="en-SA"/>
        </w:rPr>
        <w:t xml:space="preserve"> the local environment </w:t>
      </w:r>
      <w:r w:rsidR="005F2CD2" w:rsidRPr="0065145A">
        <w:rPr>
          <w:rFonts w:ascii="Times New Roman" w:hAnsi="Times New Roman" w:cs="Times New Roman"/>
          <w:sz w:val="24"/>
          <w:szCs w:val="24"/>
        </w:rPr>
        <w:t>required</w:t>
      </w:r>
      <w:r w:rsidRPr="0065145A">
        <w:rPr>
          <w:rFonts w:ascii="Times New Roman" w:hAnsi="Times New Roman" w:cs="Times New Roman"/>
          <w:sz w:val="24"/>
          <w:szCs w:val="24"/>
          <w:lang w:val="en-SA"/>
        </w:rPr>
        <w:t xml:space="preserve"> to run a power-up hosted in the local environment. </w:t>
      </w:r>
      <w:r w:rsidR="00040C23" w:rsidRPr="0065145A">
        <w:rPr>
          <w:rFonts w:ascii="Times New Roman" w:hAnsi="Times New Roman" w:cs="Times New Roman"/>
          <w:sz w:val="24"/>
          <w:szCs w:val="24"/>
        </w:rPr>
        <w:t>Next</w:t>
      </w:r>
      <w:r w:rsidRPr="0065145A">
        <w:rPr>
          <w:rFonts w:ascii="Times New Roman" w:hAnsi="Times New Roman" w:cs="Times New Roman"/>
          <w:sz w:val="24"/>
          <w:szCs w:val="24"/>
          <w:lang w:val="en-SA"/>
        </w:rPr>
        <w:t xml:space="preserve">, we </w:t>
      </w:r>
      <w:r w:rsidR="00040C23" w:rsidRPr="0065145A">
        <w:rPr>
          <w:rFonts w:ascii="Times New Roman" w:hAnsi="Times New Roman" w:cs="Times New Roman"/>
          <w:sz w:val="24"/>
          <w:szCs w:val="24"/>
        </w:rPr>
        <w:t>started</w:t>
      </w:r>
      <w:r w:rsidR="00345731" w:rsidRPr="0065145A">
        <w:rPr>
          <w:rFonts w:ascii="Times New Roman" w:hAnsi="Times New Roman" w:cs="Times New Roman"/>
          <w:sz w:val="24"/>
          <w:szCs w:val="24"/>
        </w:rPr>
        <w:t xml:space="preserve"> building the power-up </w:t>
      </w:r>
      <w:r w:rsidRPr="0065145A">
        <w:rPr>
          <w:rFonts w:ascii="Times New Roman" w:hAnsi="Times New Roman" w:cs="Times New Roman"/>
          <w:sz w:val="24"/>
          <w:szCs w:val="24"/>
          <w:lang w:val="en-SA"/>
        </w:rPr>
        <w:t>by implementing</w:t>
      </w:r>
      <w:r w:rsidRPr="0065145A">
        <w:rPr>
          <w:rFonts w:ascii="Times New Roman" w:hAnsi="Times New Roman" w:cs="Times New Roman"/>
          <w:sz w:val="24"/>
          <w:szCs w:val="24"/>
        </w:rPr>
        <w:t xml:space="preserve"> </w:t>
      </w:r>
      <w:r w:rsidR="00A9327B" w:rsidRPr="0065145A">
        <w:rPr>
          <w:rFonts w:ascii="Times New Roman" w:hAnsi="Times New Roman" w:cs="Times New Roman"/>
          <w:sz w:val="24"/>
          <w:szCs w:val="24"/>
        </w:rPr>
        <w:t xml:space="preserve">the </w:t>
      </w:r>
      <w:r w:rsidR="00A9327B" w:rsidRPr="0065145A">
        <w:rPr>
          <w:rFonts w:ascii="Times New Roman" w:hAnsi="Times New Roman" w:cs="Times New Roman"/>
          <w:sz w:val="24"/>
          <w:szCs w:val="24"/>
          <w:lang w:val="en-SA"/>
        </w:rPr>
        <w:t xml:space="preserve">wizard (step-by-step guide) </w:t>
      </w:r>
      <w:r w:rsidR="00262020" w:rsidRPr="0065145A">
        <w:rPr>
          <w:rFonts w:ascii="Times New Roman" w:hAnsi="Times New Roman" w:cs="Times New Roman"/>
          <w:sz w:val="24"/>
          <w:szCs w:val="24"/>
        </w:rPr>
        <w:t>as</w:t>
      </w:r>
      <w:r w:rsidR="00A9327B" w:rsidRPr="0065145A">
        <w:rPr>
          <w:rFonts w:ascii="Times New Roman" w:hAnsi="Times New Roman" w:cs="Times New Roman"/>
          <w:sz w:val="24"/>
          <w:szCs w:val="24"/>
        </w:rPr>
        <w:t xml:space="preserve"> the first</w:t>
      </w:r>
      <w:r w:rsidR="00ED1407" w:rsidRPr="0065145A">
        <w:rPr>
          <w:rFonts w:ascii="Times New Roman" w:hAnsi="Times New Roman" w:cs="Times New Roman"/>
          <w:sz w:val="24"/>
          <w:szCs w:val="24"/>
        </w:rPr>
        <w:t xml:space="preserve"> feature that</w:t>
      </w:r>
      <w:r w:rsidR="000F1F65" w:rsidRPr="0065145A">
        <w:rPr>
          <w:rFonts w:ascii="Times New Roman" w:hAnsi="Times New Roman" w:cs="Times New Roman"/>
          <w:sz w:val="24"/>
          <w:szCs w:val="24"/>
        </w:rPr>
        <w:t xml:space="preserve"> will be displayed </w:t>
      </w:r>
      <w:r w:rsidR="00262020" w:rsidRPr="0065145A">
        <w:rPr>
          <w:rFonts w:ascii="Times New Roman" w:hAnsi="Times New Roman" w:cs="Times New Roman"/>
          <w:sz w:val="24"/>
          <w:szCs w:val="24"/>
        </w:rPr>
        <w:t>to</w:t>
      </w:r>
      <w:r w:rsidR="000F1F65" w:rsidRPr="0065145A">
        <w:rPr>
          <w:rFonts w:ascii="Times New Roman" w:hAnsi="Times New Roman" w:cs="Times New Roman"/>
          <w:sz w:val="24"/>
          <w:szCs w:val="24"/>
        </w:rPr>
        <w:t xml:space="preserve"> the user</w:t>
      </w:r>
      <w:r w:rsidR="00262020" w:rsidRPr="0065145A">
        <w:rPr>
          <w:rFonts w:ascii="Times New Roman" w:hAnsi="Times New Roman" w:cs="Times New Roman"/>
          <w:sz w:val="24"/>
          <w:szCs w:val="24"/>
        </w:rPr>
        <w:t xml:space="preserve"> upon</w:t>
      </w:r>
      <w:r w:rsidR="000F1F65" w:rsidRPr="0065145A">
        <w:rPr>
          <w:rFonts w:ascii="Times New Roman" w:hAnsi="Times New Roman" w:cs="Times New Roman"/>
          <w:sz w:val="24"/>
          <w:szCs w:val="24"/>
        </w:rPr>
        <w:t xml:space="preserve"> </w:t>
      </w:r>
      <w:r w:rsidR="00262020" w:rsidRPr="0065145A">
        <w:rPr>
          <w:rFonts w:ascii="Times New Roman" w:hAnsi="Times New Roman" w:cs="Times New Roman"/>
          <w:sz w:val="24"/>
          <w:szCs w:val="24"/>
        </w:rPr>
        <w:t>install</w:t>
      </w:r>
      <w:r w:rsidR="00020A38" w:rsidRPr="0065145A">
        <w:rPr>
          <w:rFonts w:ascii="Times New Roman" w:hAnsi="Times New Roman" w:cs="Times New Roman"/>
          <w:sz w:val="24"/>
          <w:szCs w:val="24"/>
        </w:rPr>
        <w:t>ation of</w:t>
      </w:r>
      <w:r w:rsidR="00E61B4B" w:rsidRPr="0065145A">
        <w:rPr>
          <w:rFonts w:ascii="Times New Roman" w:hAnsi="Times New Roman" w:cs="Times New Roman"/>
          <w:sz w:val="24"/>
          <w:szCs w:val="24"/>
        </w:rPr>
        <w:t xml:space="preserve"> the power-up.</w:t>
      </w:r>
    </w:p>
    <w:p w14:paraId="37AB8E39" w14:textId="77777777" w:rsidR="00BC638F" w:rsidRPr="0065145A" w:rsidRDefault="00BC638F" w:rsidP="00BC638F">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1062F2A7" w14:textId="5AA87402" w:rsidR="00BC638F" w:rsidRPr="0065145A" w:rsidRDefault="00BC638F" w:rsidP="00BC638F">
      <w:pPr>
        <w:rPr>
          <w:rFonts w:ascii="Times New Roman" w:hAnsi="Times New Roman" w:cs="Times New Roman"/>
          <w:bCs/>
          <w:sz w:val="24"/>
          <w:szCs w:val="24"/>
        </w:rPr>
      </w:pPr>
      <w:r w:rsidRPr="0065145A">
        <w:rPr>
          <w:rFonts w:ascii="Times New Roman" w:hAnsi="Times New Roman" w:cs="Times New Roman"/>
          <w:bCs/>
          <w:sz w:val="24"/>
          <w:szCs w:val="24"/>
        </w:rPr>
        <w:t xml:space="preserve">The </w:t>
      </w:r>
      <w:r w:rsidR="00325D00" w:rsidRPr="0065145A">
        <w:rPr>
          <w:rFonts w:ascii="Times New Roman" w:hAnsi="Times New Roman" w:cs="Times New Roman"/>
          <w:bCs/>
          <w:sz w:val="24"/>
          <w:szCs w:val="24"/>
        </w:rPr>
        <w:t>proposed</w:t>
      </w:r>
      <w:r w:rsidRPr="0065145A">
        <w:rPr>
          <w:rFonts w:ascii="Times New Roman" w:hAnsi="Times New Roman" w:cs="Times New Roman"/>
          <w:bCs/>
          <w:sz w:val="24"/>
          <w:szCs w:val="24"/>
        </w:rPr>
        <w:t xml:space="preserve"> user stories for </w:t>
      </w:r>
      <w:r w:rsidR="00831667" w:rsidRPr="0065145A">
        <w:rPr>
          <w:rFonts w:ascii="Times New Roman" w:hAnsi="Times New Roman" w:cs="Times New Roman"/>
          <w:bCs/>
          <w:sz w:val="24"/>
          <w:szCs w:val="24"/>
        </w:rPr>
        <w:t xml:space="preserve">the first sprint of </w:t>
      </w:r>
      <w:r w:rsidRPr="0065145A">
        <w:rPr>
          <w:rFonts w:ascii="Times New Roman" w:hAnsi="Times New Roman" w:cs="Times New Roman"/>
          <w:bCs/>
          <w:sz w:val="24"/>
          <w:szCs w:val="24"/>
        </w:rPr>
        <w:t>the power-up</w:t>
      </w:r>
      <w:r w:rsidR="00831667" w:rsidRPr="0065145A">
        <w:rPr>
          <w:rFonts w:ascii="Times New Roman" w:hAnsi="Times New Roman" w:cs="Times New Roman"/>
          <w:bCs/>
          <w:sz w:val="24"/>
          <w:szCs w:val="24"/>
        </w:rPr>
        <w:t xml:space="preserve"> are </w:t>
      </w:r>
      <w:r w:rsidR="00C62FDD" w:rsidRPr="0065145A">
        <w:rPr>
          <w:rFonts w:ascii="Times New Roman" w:hAnsi="Times New Roman" w:cs="Times New Roman"/>
          <w:bCs/>
          <w:sz w:val="24"/>
          <w:szCs w:val="24"/>
        </w:rPr>
        <w:t>as follows:</w:t>
      </w:r>
    </w:p>
    <w:p w14:paraId="0D836F17" w14:textId="2B2BA645" w:rsidR="008019EE" w:rsidRPr="0065145A" w:rsidRDefault="008019EE" w:rsidP="008019EE">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1</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Pr="0065145A">
        <w:rPr>
          <w:rFonts w:ascii="Times New Roman" w:hAnsi="Times New Roman" w:cs="Times New Roman"/>
          <w:sz w:val="24"/>
          <w:szCs w:val="24"/>
          <w:lang w:val="en-SA"/>
        </w:rPr>
        <w:t>As a user, I want to go through a wizard (step-by-step guide) when installing the power-up so that I understand how to use it.</w:t>
      </w:r>
    </w:p>
    <w:p w14:paraId="3E83832B" w14:textId="5B6FE8E2" w:rsidR="008019EE" w:rsidRPr="0065145A" w:rsidRDefault="008019EE" w:rsidP="008019EE">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lastRenderedPageBreak/>
        <w:t xml:space="preserve">User Story </w:t>
      </w:r>
      <w:r w:rsidR="00A76EBD" w:rsidRPr="0065145A">
        <w:rPr>
          <w:rFonts w:ascii="Times New Roman" w:hAnsi="Times New Roman" w:cs="Times New Roman"/>
          <w:b/>
          <w:bCs/>
          <w:sz w:val="24"/>
          <w:szCs w:val="24"/>
        </w:rPr>
        <w:t>2</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Pr="0065145A">
        <w:rPr>
          <w:rFonts w:ascii="Times New Roman" w:eastAsia="Times New Roman" w:hAnsi="Times New Roman" w:cs="Times New Roman"/>
          <w:color w:val="000000"/>
          <w:sz w:val="24"/>
          <w:szCs w:val="24"/>
        </w:rPr>
        <w:t>As a user, I want to go directly to the board after completing the setup process for the power-up, so that I can begin using its features.</w:t>
      </w:r>
    </w:p>
    <w:p w14:paraId="647647EA" w14:textId="6FABA1DA" w:rsidR="00E9071B" w:rsidRPr="0065145A" w:rsidRDefault="008019EE" w:rsidP="008019EE">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3</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Pr="0065145A">
        <w:rPr>
          <w:rFonts w:ascii="Times New Roman" w:eastAsia="Times New Roman" w:hAnsi="Times New Roman" w:cs="Times New Roman"/>
          <w:color w:val="000000"/>
          <w:sz w:val="24"/>
          <w:szCs w:val="24"/>
        </w:rPr>
        <w:t>As a user, I want to receive an alert message indicating successful completion of the power-up setup, so that I am certain that everything is set correctly</w:t>
      </w:r>
      <w:r w:rsidRPr="0065145A">
        <w:rPr>
          <w:rFonts w:ascii="Times New Roman" w:hAnsi="Times New Roman" w:cs="Times New Roman"/>
          <w:sz w:val="24"/>
          <w:szCs w:val="24"/>
        </w:rPr>
        <w:t>.</w:t>
      </w:r>
    </w:p>
    <w:p w14:paraId="41561844" w14:textId="77777777" w:rsidR="008019EE" w:rsidRPr="0065145A" w:rsidRDefault="008019EE" w:rsidP="008019EE">
      <w:pPr>
        <w:jc w:val="both"/>
        <w:rPr>
          <w:rFonts w:ascii="Times New Roman" w:hAnsi="Times New Roman" w:cs="Times New Roman"/>
          <w:b/>
          <w:sz w:val="24"/>
          <w:szCs w:val="24"/>
          <w:rtl/>
        </w:rPr>
      </w:pPr>
      <w:r w:rsidRPr="0065145A">
        <w:rPr>
          <w:rFonts w:ascii="Times New Roman" w:hAnsi="Times New Roman" w:cs="Times New Roman"/>
          <w:b/>
          <w:sz w:val="24"/>
          <w:szCs w:val="24"/>
        </w:rPr>
        <w:t>UI Design of the User Stories:</w:t>
      </w:r>
    </w:p>
    <w:p w14:paraId="1EEDB6EE" w14:textId="439FAF38" w:rsidR="008019EE" w:rsidRPr="0065145A" w:rsidRDefault="008019EE" w:rsidP="008019EE">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1</w:t>
      </w:r>
      <w:r w:rsidRPr="0065145A">
        <w:rPr>
          <w:rFonts w:ascii="Times New Roman" w:hAnsi="Times New Roman" w:cs="Times New Roman"/>
          <w:b/>
          <w:bCs/>
          <w:sz w:val="24"/>
          <w:szCs w:val="24"/>
          <w:lang w:val="en-SA"/>
        </w:rPr>
        <w:t xml:space="preserve">: </w:t>
      </w:r>
      <w:r w:rsidRPr="0065145A">
        <w:rPr>
          <w:rFonts w:ascii="Times New Roman" w:hAnsi="Times New Roman" w:cs="Times New Roman"/>
          <w:b/>
          <w:bCs/>
          <w:sz w:val="24"/>
          <w:szCs w:val="24"/>
        </w:rPr>
        <w:t>W</w:t>
      </w:r>
      <w:r w:rsidRPr="0065145A">
        <w:rPr>
          <w:rFonts w:ascii="Times New Roman" w:hAnsi="Times New Roman" w:cs="Times New Roman"/>
          <w:b/>
          <w:bCs/>
          <w:sz w:val="24"/>
          <w:szCs w:val="24"/>
          <w:lang w:val="en-SA"/>
        </w:rPr>
        <w:t>izard creation</w:t>
      </w:r>
      <w:r w:rsidR="00BE1939" w:rsidRPr="0065145A">
        <w:rPr>
          <w:rFonts w:ascii="Times New Roman" w:hAnsi="Times New Roman" w:cs="Times New Roman"/>
          <w:b/>
          <w:bCs/>
          <w:sz w:val="24"/>
          <w:szCs w:val="24"/>
        </w:rPr>
        <w:t xml:space="preserve"> </w:t>
      </w:r>
      <w:r w:rsidR="00BE1939"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lang w:val="en-SA"/>
        </w:rPr>
        <w:t>Outline the steps of the wizard</w:t>
      </w:r>
      <w:r w:rsidRPr="0065145A">
        <w:rPr>
          <w:rFonts w:ascii="Times New Roman" w:hAnsi="Times New Roman" w:cs="Times New Roman"/>
          <w:sz w:val="24"/>
          <w:szCs w:val="24"/>
        </w:rPr>
        <w:t xml:space="preserve"> </w:t>
      </w:r>
      <w:r w:rsidRPr="0065145A">
        <w:rPr>
          <w:rFonts w:ascii="Times New Roman" w:hAnsi="Times New Roman" w:cs="Times New Roman"/>
          <w:sz w:val="24"/>
          <w:szCs w:val="24"/>
          <w:lang w:val="en-SA"/>
        </w:rPr>
        <w:t>by establish a sequence of steps which considers the data needed to initate the power-up.</w:t>
      </w:r>
      <w:r w:rsidRPr="0065145A">
        <w:rPr>
          <w:rFonts w:ascii="Times New Roman" w:hAnsi="Times New Roman" w:cs="Times New Roman"/>
          <w:sz w:val="24"/>
          <w:szCs w:val="24"/>
        </w:rPr>
        <w:t xml:space="preserve"> Create forms that represent each step of the wizard. And in each form create buttons, pick lists and other interactable elements to move through each step of the process in a controlled way.</w:t>
      </w:r>
    </w:p>
    <w:p w14:paraId="208F9437" w14:textId="23990C05" w:rsidR="008019EE" w:rsidRPr="0065145A" w:rsidRDefault="008019EE" w:rsidP="008019EE">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 xml:space="preserve">: </w:t>
      </w:r>
      <w:r w:rsidRPr="0065145A">
        <w:rPr>
          <w:rFonts w:ascii="Times New Roman" w:hAnsi="Times New Roman" w:cs="Times New Roman"/>
          <w:b/>
          <w:bCs/>
          <w:sz w:val="24"/>
          <w:szCs w:val="24"/>
        </w:rPr>
        <w:t>Navigation creation</w:t>
      </w:r>
      <w:r w:rsidR="00BE1939" w:rsidRPr="0065145A">
        <w:rPr>
          <w:rFonts w:ascii="Times New Roman" w:hAnsi="Times New Roman" w:cs="Times New Roman"/>
          <w:sz w:val="24"/>
          <w:szCs w:val="24"/>
        </w:rPr>
        <w:t xml:space="preserve"> </w:t>
      </w:r>
      <w:r w:rsidR="00BE1939"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 xml:space="preserve">create a “Navigate” or “Go to Board” button on the final screen of the power-up setup </w:t>
      </w:r>
      <w:r w:rsidRPr="0065145A">
        <w:rPr>
          <w:rFonts w:ascii="Times New Roman" w:hAnsi="Times New Roman" w:cs="Times New Roman"/>
          <w:sz w:val="24"/>
          <w:szCs w:val="24"/>
          <w:lang w:val="en-SA"/>
        </w:rPr>
        <w:t>wizard</w:t>
      </w:r>
      <w:r w:rsidRPr="0065145A">
        <w:rPr>
          <w:rFonts w:ascii="Times New Roman" w:hAnsi="Times New Roman" w:cs="Times New Roman"/>
          <w:sz w:val="24"/>
          <w:szCs w:val="24"/>
        </w:rPr>
        <w:t>, so that the user can quickly and easily access the board that the user wish to integrate the power-up with once set-up is completed.</w:t>
      </w:r>
    </w:p>
    <w:p w14:paraId="6C734451" w14:textId="55B103C9" w:rsidR="008019EE" w:rsidRPr="0065145A" w:rsidRDefault="008019EE" w:rsidP="008019EE">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Alert message box creation</w:t>
      </w:r>
      <w:r w:rsidR="00BE1939" w:rsidRPr="0065145A">
        <w:rPr>
          <w:rFonts w:ascii="Times New Roman" w:hAnsi="Times New Roman" w:cs="Times New Roman"/>
          <w:b/>
          <w:bCs/>
          <w:sz w:val="24"/>
          <w:szCs w:val="24"/>
        </w:rPr>
        <w:t xml:space="preserve"> </w:t>
      </w:r>
      <w:r w:rsidR="00BE1939"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 xml:space="preserve">create an alert message box that will appear after the user has completed their power-up setup. This message box should indicate the successful completion </w:t>
      </w:r>
      <w:r w:rsidR="0087137C" w:rsidRPr="0065145A">
        <w:rPr>
          <w:rFonts w:ascii="Times New Roman" w:hAnsi="Times New Roman" w:cs="Times New Roman"/>
          <w:sz w:val="24"/>
          <w:szCs w:val="24"/>
        </w:rPr>
        <w:t>of the setup and be displayed on the project board where the setup was performed.</w:t>
      </w:r>
    </w:p>
    <w:p w14:paraId="11495E0A" w14:textId="2BE745C5" w:rsidR="00A35195" w:rsidRPr="0065145A" w:rsidRDefault="00A35195" w:rsidP="00A35195">
      <w:pPr>
        <w:jc w:val="both"/>
        <w:rPr>
          <w:rFonts w:ascii="Times New Roman" w:hAnsi="Times New Roman" w:cs="Times New Roman"/>
          <w:b/>
          <w:sz w:val="24"/>
          <w:szCs w:val="24"/>
        </w:rPr>
      </w:pPr>
      <w:r w:rsidRPr="0065145A">
        <w:rPr>
          <w:rFonts w:ascii="Times New Roman" w:hAnsi="Times New Roman" w:cs="Times New Roman"/>
          <w:b/>
          <w:sz w:val="24"/>
          <w:szCs w:val="24"/>
        </w:rPr>
        <w:t>Development of the User Stories:</w:t>
      </w:r>
    </w:p>
    <w:p w14:paraId="5DFAA345" w14:textId="0E8FDF50" w:rsidR="00D2449E" w:rsidRPr="0065145A" w:rsidRDefault="00A35195" w:rsidP="00890968">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1</w:t>
      </w:r>
      <w:r w:rsidRPr="0065145A">
        <w:rPr>
          <w:rFonts w:ascii="Times New Roman" w:hAnsi="Times New Roman" w:cs="Times New Roman"/>
          <w:b/>
          <w:bCs/>
          <w:sz w:val="24"/>
          <w:szCs w:val="24"/>
          <w:lang w:val="en-SA"/>
        </w:rPr>
        <w:t>:</w:t>
      </w:r>
      <w:r w:rsidR="003556F6" w:rsidRPr="0065145A">
        <w:rPr>
          <w:rFonts w:ascii="Times New Roman" w:hAnsi="Times New Roman" w:cs="Times New Roman"/>
          <w:b/>
          <w:bCs/>
          <w:sz w:val="24"/>
          <w:szCs w:val="24"/>
        </w:rPr>
        <w:t xml:space="preserve"> </w:t>
      </w:r>
      <w:r w:rsidR="000574D0" w:rsidRPr="0065145A">
        <w:rPr>
          <w:rFonts w:ascii="Times New Roman" w:hAnsi="Times New Roman" w:cs="Times New Roman"/>
          <w:b/>
          <w:bCs/>
          <w:sz w:val="24"/>
          <w:szCs w:val="24"/>
        </w:rPr>
        <w:t>M</w:t>
      </w:r>
      <w:r w:rsidR="003556F6" w:rsidRPr="0065145A">
        <w:rPr>
          <w:rFonts w:ascii="Times New Roman" w:hAnsi="Times New Roman" w:cs="Times New Roman"/>
          <w:b/>
          <w:bCs/>
          <w:sz w:val="24"/>
          <w:szCs w:val="24"/>
        </w:rPr>
        <w:t>odal component</w:t>
      </w:r>
      <w:r w:rsidR="000574D0" w:rsidRPr="0065145A">
        <w:rPr>
          <w:rFonts w:ascii="Times New Roman" w:hAnsi="Times New Roman" w:cs="Times New Roman"/>
          <w:b/>
          <w:bCs/>
          <w:sz w:val="24"/>
          <w:szCs w:val="24"/>
        </w:rPr>
        <w:t xml:space="preserve"> </w:t>
      </w:r>
      <w:r w:rsidR="000574D0" w:rsidRPr="0065145A">
        <w:rPr>
          <w:rFonts w:ascii="Times New Roman" w:hAnsi="Times New Roman" w:cs="Times New Roman"/>
          <w:b/>
          <w:bCs/>
          <w:sz w:val="24"/>
          <w:szCs w:val="24"/>
          <w:lang w:val="en-SA"/>
        </w:rPr>
        <w:t xml:space="preserve">creation </w:t>
      </w:r>
      <w:r w:rsidR="00BE1939" w:rsidRPr="0065145A">
        <w:rPr>
          <w:rFonts w:ascii="Times New Roman" w:eastAsiaTheme="minorEastAsia" w:hAnsi="Times New Roman" w:cs="Times New Roman"/>
          <w:bCs/>
          <w:sz w:val="24"/>
          <w:szCs w:val="24"/>
        </w:rPr>
        <w:t>–</w:t>
      </w:r>
      <w:r w:rsidR="00D2449E" w:rsidRPr="0065145A">
        <w:rPr>
          <w:rFonts w:ascii="Times New Roman" w:hAnsi="Times New Roman" w:cs="Times New Roman"/>
          <w:b/>
          <w:bCs/>
          <w:sz w:val="24"/>
          <w:szCs w:val="24"/>
        </w:rPr>
        <w:t xml:space="preserve"> </w:t>
      </w:r>
      <w:r w:rsidR="006F4CE1" w:rsidRPr="0065145A">
        <w:rPr>
          <w:rFonts w:ascii="Times New Roman" w:hAnsi="Times New Roman" w:cs="Times New Roman"/>
          <w:sz w:val="24"/>
          <w:szCs w:val="24"/>
        </w:rPr>
        <w:t>create</w:t>
      </w:r>
      <w:r w:rsidR="00CE72E3" w:rsidRPr="0065145A">
        <w:rPr>
          <w:rFonts w:ascii="Times New Roman" w:hAnsi="Times New Roman" w:cs="Times New Roman"/>
          <w:sz w:val="24"/>
          <w:szCs w:val="24"/>
        </w:rPr>
        <w:t xml:space="preserve"> a modal component that </w:t>
      </w:r>
      <w:r w:rsidR="00C61B55" w:rsidRPr="0065145A">
        <w:rPr>
          <w:rFonts w:ascii="Times New Roman" w:hAnsi="Times New Roman" w:cs="Times New Roman"/>
          <w:sz w:val="24"/>
          <w:szCs w:val="24"/>
        </w:rPr>
        <w:t xml:space="preserve">contains </w:t>
      </w:r>
      <w:r w:rsidR="006F4CE1" w:rsidRPr="0065145A">
        <w:rPr>
          <w:rFonts w:ascii="Times New Roman" w:hAnsi="Times New Roman" w:cs="Times New Roman"/>
          <w:sz w:val="24"/>
          <w:szCs w:val="24"/>
        </w:rPr>
        <w:t xml:space="preserve">a </w:t>
      </w:r>
      <w:r w:rsidR="006B650B" w:rsidRPr="0065145A">
        <w:rPr>
          <w:rFonts w:ascii="Times New Roman" w:hAnsi="Times New Roman" w:cs="Times New Roman"/>
          <w:sz w:val="24"/>
          <w:szCs w:val="24"/>
        </w:rPr>
        <w:t>wizard</w:t>
      </w:r>
      <w:r w:rsidR="00A104C8" w:rsidRPr="0065145A">
        <w:rPr>
          <w:rFonts w:ascii="Times New Roman" w:hAnsi="Times New Roman" w:cs="Times New Roman"/>
          <w:sz w:val="24"/>
          <w:szCs w:val="24"/>
        </w:rPr>
        <w:t>, and in this modal</w:t>
      </w:r>
      <w:r w:rsidR="003C0D58" w:rsidRPr="0065145A">
        <w:rPr>
          <w:rFonts w:ascii="Times New Roman" w:hAnsi="Times New Roman" w:cs="Times New Roman"/>
          <w:sz w:val="24"/>
          <w:szCs w:val="24"/>
        </w:rPr>
        <w:t xml:space="preserve">, create </w:t>
      </w:r>
      <w:r w:rsidR="00890968" w:rsidRPr="0065145A">
        <w:rPr>
          <w:rFonts w:ascii="Times New Roman" w:hAnsi="Times New Roman" w:cs="Times New Roman"/>
          <w:sz w:val="24"/>
          <w:szCs w:val="24"/>
        </w:rPr>
        <w:t>tabs</w:t>
      </w:r>
      <w:r w:rsidR="003C0D58" w:rsidRPr="0065145A">
        <w:rPr>
          <w:rFonts w:ascii="Times New Roman" w:hAnsi="Times New Roman" w:cs="Times New Roman"/>
          <w:sz w:val="24"/>
          <w:szCs w:val="24"/>
        </w:rPr>
        <w:t xml:space="preserve"> to represent each step of the wizard. Within </w:t>
      </w:r>
      <w:r w:rsidR="00FA4FA0" w:rsidRPr="0065145A">
        <w:rPr>
          <w:rFonts w:ascii="Times New Roman" w:hAnsi="Times New Roman" w:cs="Times New Roman"/>
          <w:sz w:val="24"/>
          <w:szCs w:val="24"/>
        </w:rPr>
        <w:t>each tab</w:t>
      </w:r>
      <w:r w:rsidR="003C0D58" w:rsidRPr="0065145A">
        <w:rPr>
          <w:rFonts w:ascii="Times New Roman" w:hAnsi="Times New Roman" w:cs="Times New Roman"/>
          <w:sz w:val="24"/>
          <w:szCs w:val="24"/>
        </w:rPr>
        <w:t>,</w:t>
      </w:r>
      <w:r w:rsidR="00FA4FA0" w:rsidRPr="0065145A">
        <w:rPr>
          <w:rFonts w:ascii="Times New Roman" w:hAnsi="Times New Roman" w:cs="Times New Roman"/>
          <w:sz w:val="24"/>
          <w:szCs w:val="24"/>
        </w:rPr>
        <w:t xml:space="preserve"> </w:t>
      </w:r>
      <w:r w:rsidR="003C0D58" w:rsidRPr="0065145A">
        <w:rPr>
          <w:rFonts w:ascii="Times New Roman" w:hAnsi="Times New Roman" w:cs="Times New Roman"/>
          <w:sz w:val="24"/>
          <w:szCs w:val="24"/>
        </w:rPr>
        <w:t>create</w:t>
      </w:r>
      <w:r w:rsidR="00FA4FA0" w:rsidRPr="0065145A">
        <w:rPr>
          <w:rFonts w:ascii="Times New Roman" w:hAnsi="Times New Roman" w:cs="Times New Roman"/>
          <w:sz w:val="24"/>
          <w:szCs w:val="24"/>
        </w:rPr>
        <w:t xml:space="preserve"> a f</w:t>
      </w:r>
      <w:r w:rsidR="00F635F4" w:rsidRPr="0065145A">
        <w:rPr>
          <w:rFonts w:ascii="Times New Roman" w:hAnsi="Times New Roman" w:cs="Times New Roman"/>
          <w:sz w:val="24"/>
          <w:szCs w:val="24"/>
        </w:rPr>
        <w:t>orm</w:t>
      </w:r>
      <w:r w:rsidR="004565CA" w:rsidRPr="0065145A">
        <w:rPr>
          <w:rFonts w:ascii="Times New Roman" w:hAnsi="Times New Roman" w:cs="Times New Roman"/>
          <w:sz w:val="24"/>
          <w:szCs w:val="24"/>
        </w:rPr>
        <w:t xml:space="preserve"> </w:t>
      </w:r>
      <w:r w:rsidR="004D1CDF" w:rsidRPr="0065145A">
        <w:rPr>
          <w:rFonts w:ascii="Times New Roman" w:hAnsi="Times New Roman" w:cs="Times New Roman"/>
          <w:sz w:val="24"/>
          <w:szCs w:val="24"/>
        </w:rPr>
        <w:t>that includes</w:t>
      </w:r>
      <w:r w:rsidR="003C0D58" w:rsidRPr="0065145A">
        <w:rPr>
          <w:rFonts w:ascii="Times New Roman" w:hAnsi="Times New Roman" w:cs="Times New Roman"/>
          <w:sz w:val="24"/>
          <w:szCs w:val="24"/>
        </w:rPr>
        <w:t xml:space="preserve"> the</w:t>
      </w:r>
      <w:r w:rsidR="004565CA" w:rsidRPr="0065145A">
        <w:rPr>
          <w:rFonts w:ascii="Times New Roman" w:hAnsi="Times New Roman" w:cs="Times New Roman"/>
          <w:sz w:val="24"/>
          <w:szCs w:val="24"/>
        </w:rPr>
        <w:t xml:space="preserve"> </w:t>
      </w:r>
      <w:r w:rsidR="002D38F8" w:rsidRPr="0065145A">
        <w:rPr>
          <w:rFonts w:ascii="Times New Roman" w:hAnsi="Times New Roman" w:cs="Times New Roman"/>
          <w:sz w:val="24"/>
          <w:szCs w:val="24"/>
        </w:rPr>
        <w:t>necessary fields</w:t>
      </w:r>
      <w:r w:rsidR="002B4F65" w:rsidRPr="0065145A">
        <w:rPr>
          <w:rFonts w:ascii="Times New Roman" w:hAnsi="Times New Roman" w:cs="Times New Roman"/>
          <w:sz w:val="24"/>
          <w:szCs w:val="24"/>
        </w:rPr>
        <w:t xml:space="preserve"> and buttons</w:t>
      </w:r>
      <w:r w:rsidR="00F635F4" w:rsidRPr="0065145A">
        <w:rPr>
          <w:rFonts w:ascii="Times New Roman" w:hAnsi="Times New Roman" w:cs="Times New Roman"/>
          <w:sz w:val="24"/>
          <w:szCs w:val="24"/>
        </w:rPr>
        <w:t>.</w:t>
      </w:r>
      <w:r w:rsidR="00FA4FA0" w:rsidRPr="0065145A">
        <w:rPr>
          <w:rFonts w:ascii="Times New Roman" w:hAnsi="Times New Roman" w:cs="Times New Roman"/>
          <w:sz w:val="24"/>
          <w:szCs w:val="24"/>
        </w:rPr>
        <w:t xml:space="preserve"> </w:t>
      </w:r>
    </w:p>
    <w:p w14:paraId="229345B6" w14:textId="2639EDA5" w:rsidR="00BE1939" w:rsidRPr="0065145A" w:rsidRDefault="00A35195" w:rsidP="00A35195">
      <w:pPr>
        <w:ind w:left="284"/>
        <w:jc w:val="both"/>
        <w:rPr>
          <w:rFonts w:ascii="Times New Roman" w:eastAsiaTheme="minorEastAsia" w:hAnsi="Times New Roman" w:cs="Times New Roman"/>
          <w:bCs/>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 xml:space="preserve">: </w:t>
      </w:r>
      <w:r w:rsidR="00BE1939" w:rsidRPr="0065145A">
        <w:rPr>
          <w:rFonts w:ascii="Times New Roman" w:hAnsi="Times New Roman" w:cs="Times New Roman"/>
          <w:b/>
          <w:bCs/>
          <w:sz w:val="24"/>
          <w:szCs w:val="24"/>
        </w:rPr>
        <w:t>Navigation creation</w:t>
      </w:r>
      <w:r w:rsidR="00BE1939" w:rsidRPr="0065145A">
        <w:rPr>
          <w:rFonts w:ascii="Times New Roman" w:eastAsiaTheme="minorEastAsia" w:hAnsi="Times New Roman" w:cs="Times New Roman"/>
          <w:bCs/>
          <w:sz w:val="24"/>
          <w:szCs w:val="24"/>
        </w:rPr>
        <w:t xml:space="preserve"> – create a button in the </w:t>
      </w:r>
      <w:r w:rsidR="008A4235" w:rsidRPr="0065145A">
        <w:rPr>
          <w:rFonts w:ascii="Times New Roman" w:eastAsiaTheme="minorEastAsia" w:hAnsi="Times New Roman" w:cs="Times New Roman"/>
          <w:bCs/>
          <w:sz w:val="24"/>
          <w:szCs w:val="24"/>
        </w:rPr>
        <w:t>last step</w:t>
      </w:r>
      <w:r w:rsidR="00BE1939" w:rsidRPr="0065145A">
        <w:rPr>
          <w:rFonts w:ascii="Times New Roman" w:eastAsiaTheme="minorEastAsia" w:hAnsi="Times New Roman" w:cs="Times New Roman"/>
          <w:bCs/>
          <w:sz w:val="24"/>
          <w:szCs w:val="24"/>
        </w:rPr>
        <w:t xml:space="preserve"> of the </w:t>
      </w:r>
      <w:r w:rsidR="00E91662" w:rsidRPr="0065145A">
        <w:rPr>
          <w:rFonts w:ascii="Times New Roman" w:eastAsiaTheme="minorEastAsia" w:hAnsi="Times New Roman" w:cs="Times New Roman"/>
          <w:bCs/>
          <w:sz w:val="24"/>
          <w:szCs w:val="24"/>
        </w:rPr>
        <w:t>wizard</w:t>
      </w:r>
      <w:r w:rsidR="008A4235" w:rsidRPr="0065145A">
        <w:rPr>
          <w:rFonts w:ascii="Times New Roman" w:eastAsiaTheme="minorEastAsia" w:hAnsi="Times New Roman" w:cs="Times New Roman"/>
          <w:bCs/>
          <w:sz w:val="24"/>
          <w:szCs w:val="24"/>
        </w:rPr>
        <w:t>,</w:t>
      </w:r>
      <w:r w:rsidR="00E91662" w:rsidRPr="0065145A">
        <w:rPr>
          <w:rFonts w:ascii="Times New Roman" w:eastAsiaTheme="minorEastAsia" w:hAnsi="Times New Roman" w:cs="Times New Roman"/>
          <w:bCs/>
          <w:sz w:val="24"/>
          <w:szCs w:val="24"/>
        </w:rPr>
        <w:t xml:space="preserve"> and </w:t>
      </w:r>
      <w:r w:rsidR="008A4235" w:rsidRPr="0065145A">
        <w:rPr>
          <w:rFonts w:ascii="Times New Roman" w:eastAsiaTheme="minorEastAsia" w:hAnsi="Times New Roman" w:cs="Times New Roman"/>
          <w:bCs/>
          <w:sz w:val="24"/>
          <w:szCs w:val="24"/>
        </w:rPr>
        <w:t xml:space="preserve">assign </w:t>
      </w:r>
      <w:r w:rsidR="00E91662" w:rsidRPr="0065145A">
        <w:rPr>
          <w:rFonts w:ascii="Times New Roman" w:eastAsiaTheme="minorEastAsia" w:hAnsi="Times New Roman" w:cs="Times New Roman"/>
          <w:bCs/>
          <w:sz w:val="24"/>
          <w:szCs w:val="24"/>
        </w:rPr>
        <w:t xml:space="preserve"> a trigger </w:t>
      </w:r>
      <w:r w:rsidR="00D304E4" w:rsidRPr="0065145A">
        <w:rPr>
          <w:rFonts w:ascii="Times New Roman" w:eastAsiaTheme="minorEastAsia" w:hAnsi="Times New Roman" w:cs="Times New Roman"/>
          <w:bCs/>
          <w:sz w:val="24"/>
          <w:szCs w:val="24"/>
        </w:rPr>
        <w:t xml:space="preserve">to it that navigates </w:t>
      </w:r>
      <w:r w:rsidR="00B37743" w:rsidRPr="0065145A">
        <w:rPr>
          <w:rFonts w:ascii="Times New Roman" w:eastAsiaTheme="minorEastAsia" w:hAnsi="Times New Roman" w:cs="Times New Roman"/>
          <w:bCs/>
          <w:sz w:val="24"/>
          <w:szCs w:val="24"/>
        </w:rPr>
        <w:t>the user</w:t>
      </w:r>
      <w:r w:rsidR="00D304E4" w:rsidRPr="0065145A">
        <w:rPr>
          <w:rFonts w:ascii="Times New Roman" w:eastAsiaTheme="minorEastAsia" w:hAnsi="Times New Roman" w:cs="Times New Roman"/>
          <w:bCs/>
          <w:sz w:val="24"/>
          <w:szCs w:val="24"/>
        </w:rPr>
        <w:t xml:space="preserve"> </w:t>
      </w:r>
      <w:r w:rsidR="00AD3291" w:rsidRPr="0065145A">
        <w:rPr>
          <w:rFonts w:ascii="Times New Roman" w:eastAsiaTheme="minorEastAsia" w:hAnsi="Times New Roman" w:cs="Times New Roman"/>
          <w:bCs/>
          <w:sz w:val="24"/>
          <w:szCs w:val="24"/>
        </w:rPr>
        <w:t xml:space="preserve">to </w:t>
      </w:r>
      <w:r w:rsidR="00D304E4" w:rsidRPr="0065145A">
        <w:rPr>
          <w:rFonts w:ascii="Times New Roman" w:eastAsiaTheme="minorEastAsia" w:hAnsi="Times New Roman" w:cs="Times New Roman"/>
          <w:bCs/>
          <w:sz w:val="24"/>
          <w:szCs w:val="24"/>
        </w:rPr>
        <w:t xml:space="preserve">the board </w:t>
      </w:r>
      <w:r w:rsidR="00AD3291" w:rsidRPr="0065145A">
        <w:rPr>
          <w:rFonts w:ascii="Times New Roman" w:eastAsiaTheme="minorEastAsia" w:hAnsi="Times New Roman" w:cs="Times New Roman"/>
          <w:bCs/>
          <w:sz w:val="24"/>
          <w:szCs w:val="24"/>
        </w:rPr>
        <w:t xml:space="preserve">where </w:t>
      </w:r>
      <w:r w:rsidR="00D304E4" w:rsidRPr="0065145A">
        <w:rPr>
          <w:rFonts w:ascii="Times New Roman" w:eastAsiaTheme="minorEastAsia" w:hAnsi="Times New Roman" w:cs="Times New Roman"/>
          <w:bCs/>
          <w:sz w:val="24"/>
          <w:szCs w:val="24"/>
        </w:rPr>
        <w:t xml:space="preserve">power-up </w:t>
      </w:r>
      <w:r w:rsidR="00AD3291" w:rsidRPr="0065145A">
        <w:rPr>
          <w:rFonts w:ascii="Times New Roman" w:eastAsiaTheme="minorEastAsia" w:hAnsi="Times New Roman" w:cs="Times New Roman"/>
          <w:bCs/>
          <w:sz w:val="24"/>
          <w:szCs w:val="24"/>
        </w:rPr>
        <w:t>was installed</w:t>
      </w:r>
      <w:r w:rsidR="00D304E4" w:rsidRPr="0065145A">
        <w:rPr>
          <w:rFonts w:ascii="Times New Roman" w:eastAsiaTheme="minorEastAsia" w:hAnsi="Times New Roman" w:cs="Times New Roman"/>
          <w:bCs/>
          <w:sz w:val="24"/>
          <w:szCs w:val="24"/>
        </w:rPr>
        <w:t>.</w:t>
      </w:r>
    </w:p>
    <w:p w14:paraId="767B71CF" w14:textId="2234B314" w:rsidR="00624225" w:rsidRPr="0065145A" w:rsidRDefault="00A35195" w:rsidP="00A3519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00A76EBD"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 xml:space="preserve">: </w:t>
      </w:r>
      <w:r w:rsidR="00624225" w:rsidRPr="0065145A">
        <w:rPr>
          <w:rFonts w:ascii="Times New Roman" w:hAnsi="Times New Roman" w:cs="Times New Roman"/>
          <w:b/>
          <w:bCs/>
          <w:sz w:val="24"/>
          <w:szCs w:val="24"/>
        </w:rPr>
        <w:t xml:space="preserve">Alert component creation </w:t>
      </w:r>
      <w:r w:rsidR="00624225" w:rsidRPr="0065145A">
        <w:rPr>
          <w:rFonts w:ascii="Times New Roman" w:eastAsiaTheme="minorEastAsia" w:hAnsi="Times New Roman" w:cs="Times New Roman"/>
          <w:bCs/>
          <w:sz w:val="24"/>
          <w:szCs w:val="24"/>
        </w:rPr>
        <w:t xml:space="preserve">– create an alert component </w:t>
      </w:r>
      <w:r w:rsidR="00893B1A" w:rsidRPr="0065145A">
        <w:rPr>
          <w:rFonts w:ascii="Times New Roman" w:eastAsiaTheme="minorEastAsia" w:hAnsi="Times New Roman" w:cs="Times New Roman"/>
          <w:bCs/>
          <w:sz w:val="24"/>
          <w:szCs w:val="24"/>
        </w:rPr>
        <w:t>that trigger</w:t>
      </w:r>
      <w:r w:rsidR="00C16E15" w:rsidRPr="0065145A">
        <w:rPr>
          <w:rFonts w:ascii="Times New Roman" w:eastAsiaTheme="minorEastAsia" w:hAnsi="Times New Roman" w:cs="Times New Roman"/>
          <w:bCs/>
          <w:sz w:val="24"/>
          <w:szCs w:val="24"/>
        </w:rPr>
        <w:t>s</w:t>
      </w:r>
      <w:r w:rsidR="00893B1A" w:rsidRPr="0065145A">
        <w:rPr>
          <w:rFonts w:ascii="Times New Roman" w:eastAsiaTheme="minorEastAsia" w:hAnsi="Times New Roman" w:cs="Times New Roman"/>
          <w:bCs/>
          <w:sz w:val="24"/>
          <w:szCs w:val="24"/>
        </w:rPr>
        <w:t xml:space="preserve"> once the </w:t>
      </w:r>
      <w:r w:rsidR="00C16E15" w:rsidRPr="0065145A">
        <w:rPr>
          <w:rFonts w:ascii="Times New Roman" w:hAnsi="Times New Roman" w:cs="Times New Roman"/>
          <w:sz w:val="24"/>
          <w:szCs w:val="24"/>
        </w:rPr>
        <w:t>power-up setup has been successfully completed.</w:t>
      </w:r>
    </w:p>
    <w:p w14:paraId="37DB4711" w14:textId="6431BC44" w:rsidR="00A35195" w:rsidRPr="0065145A" w:rsidRDefault="00A35195" w:rsidP="00A862E4">
      <w:pPr>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58E556B2" w14:textId="146E91F2" w:rsidR="00A35195" w:rsidRPr="0065145A" w:rsidRDefault="00A35195" w:rsidP="00A35195">
      <w:pPr>
        <w:ind w:left="284"/>
        <w:jc w:val="both"/>
        <w:rPr>
          <w:rFonts w:ascii="Times New Roman" w:eastAsiaTheme="minorEastAsia" w:hAnsi="Times New Roman" w:cs="Times New Roman"/>
          <w:bCs/>
          <w:sz w:val="24"/>
          <w:szCs w:val="24"/>
        </w:rPr>
      </w:pPr>
      <w:r w:rsidRPr="0065145A">
        <w:rPr>
          <w:rFonts w:ascii="Times New Roman" w:hAnsi="Times New Roman" w:cs="Times New Roman"/>
          <w:b/>
          <w:bCs/>
          <w:sz w:val="24"/>
          <w:szCs w:val="24"/>
          <w:lang w:val="en-SA"/>
        </w:rPr>
        <w:t xml:space="preserve">User Story </w:t>
      </w:r>
      <w:r w:rsidR="00A277A2" w:rsidRPr="0065145A">
        <w:rPr>
          <w:rFonts w:ascii="Times New Roman" w:hAnsi="Times New Roman" w:cs="Times New Roman"/>
          <w:b/>
          <w:bCs/>
          <w:sz w:val="24"/>
          <w:szCs w:val="24"/>
        </w:rPr>
        <w:t>1</w:t>
      </w:r>
      <w:r w:rsidRPr="0065145A">
        <w:rPr>
          <w:rFonts w:ascii="Times New Roman" w:hAnsi="Times New Roman" w:cs="Times New Roman"/>
          <w:b/>
          <w:bCs/>
          <w:sz w:val="24"/>
          <w:szCs w:val="24"/>
          <w:lang w:val="en-SA"/>
        </w:rPr>
        <w:t>:</w:t>
      </w:r>
    </w:p>
    <w:p w14:paraId="6B577BB7" w14:textId="597DCEAA" w:rsidR="003E4BFB"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3E4BFB" w:rsidRPr="0065145A">
        <w:rPr>
          <w:rFonts w:ascii="Times New Roman" w:hAnsi="Times New Roman" w:cs="Times New Roman"/>
          <w:sz w:val="24"/>
          <w:szCs w:val="24"/>
        </w:rPr>
        <w:t>Verify that the wizard is the first screen displayed after the power-up is installed.</w:t>
      </w:r>
    </w:p>
    <w:p w14:paraId="1632098E" w14:textId="6C2285C7" w:rsidR="003E4BFB"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3E4BFB" w:rsidRPr="0065145A">
        <w:rPr>
          <w:rFonts w:ascii="Times New Roman" w:hAnsi="Times New Roman" w:cs="Times New Roman"/>
          <w:sz w:val="24"/>
          <w:szCs w:val="24"/>
        </w:rPr>
        <w:t>Verify that the wizard has multiple steps to guide the user through the setup process.</w:t>
      </w:r>
    </w:p>
    <w:p w14:paraId="208DAA6C" w14:textId="1D76D40A" w:rsidR="003E4BFB"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w:t>
      </w:r>
      <w:r w:rsidR="003E4BFB" w:rsidRPr="0065145A">
        <w:rPr>
          <w:rFonts w:ascii="Times New Roman" w:hAnsi="Times New Roman" w:cs="Times New Roman"/>
          <w:sz w:val="24"/>
          <w:szCs w:val="24"/>
        </w:rPr>
        <w:t>Verify that each step in the wizard has clear instructions and visual aids to help the user understand what needs to be done.</w:t>
      </w:r>
    </w:p>
    <w:p w14:paraId="7EA32F85" w14:textId="5C1D2306" w:rsidR="00AB10E9"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lastRenderedPageBreak/>
        <w:t xml:space="preserve">Test Case 4: </w:t>
      </w:r>
      <w:r w:rsidR="00AB10E9" w:rsidRPr="0065145A">
        <w:rPr>
          <w:rFonts w:ascii="Times New Roman" w:hAnsi="Times New Roman" w:cs="Times New Roman"/>
          <w:sz w:val="24"/>
          <w:szCs w:val="24"/>
        </w:rPr>
        <w:t>Verify that the user is not allowed to proceed to the next step until all required information is entered in the current step.</w:t>
      </w:r>
    </w:p>
    <w:p w14:paraId="26389072" w14:textId="0D26E39E" w:rsidR="00832CA3" w:rsidRPr="0065145A" w:rsidRDefault="00A35195" w:rsidP="00832CA3">
      <w:pPr>
        <w:ind w:left="284"/>
        <w:jc w:val="both"/>
        <w:rPr>
          <w:rFonts w:ascii="Times New Roman" w:eastAsiaTheme="minorEastAsia" w:hAnsi="Times New Roman" w:cs="Times New Roman"/>
          <w:b/>
          <w:bCs/>
          <w:sz w:val="24"/>
          <w:szCs w:val="24"/>
        </w:rPr>
      </w:pPr>
      <w:r w:rsidRPr="0065145A">
        <w:rPr>
          <w:rFonts w:ascii="Times New Roman" w:hAnsi="Times New Roman" w:cs="Times New Roman"/>
          <w:b/>
          <w:bCs/>
          <w:sz w:val="24"/>
          <w:szCs w:val="24"/>
          <w:lang w:val="en-SA"/>
        </w:rPr>
        <w:t xml:space="preserve">User Story </w:t>
      </w:r>
      <w:r w:rsidR="00A277A2"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p>
    <w:p w14:paraId="35EE19E5" w14:textId="5869E7A0" w:rsidR="000E5E82"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1C7032" w:rsidRPr="0065145A">
        <w:rPr>
          <w:rFonts w:ascii="Times New Roman" w:hAnsi="Times New Roman" w:cs="Times New Roman"/>
          <w:sz w:val="24"/>
          <w:szCs w:val="24"/>
        </w:rPr>
        <w:t>Verify that the user is taken directly to the board after completing the wizard</w:t>
      </w:r>
      <w:r w:rsidR="000E5E82" w:rsidRPr="0065145A">
        <w:rPr>
          <w:rFonts w:ascii="Times New Roman" w:hAnsi="Times New Roman" w:cs="Times New Roman"/>
          <w:sz w:val="24"/>
          <w:szCs w:val="24"/>
        </w:rPr>
        <w:t>.</w:t>
      </w:r>
    </w:p>
    <w:p w14:paraId="56473082" w14:textId="66B80D48" w:rsidR="001C7032"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1C7032" w:rsidRPr="0065145A">
        <w:rPr>
          <w:rFonts w:ascii="Times New Roman" w:hAnsi="Times New Roman" w:cs="Times New Roman"/>
          <w:sz w:val="24"/>
          <w:szCs w:val="24"/>
        </w:rPr>
        <w:t>Verify that all power-up features are available and functional on the board.</w:t>
      </w:r>
    </w:p>
    <w:p w14:paraId="27997E76" w14:textId="1E71A252" w:rsidR="001246A1" w:rsidRPr="0065145A" w:rsidRDefault="001246A1" w:rsidP="00785D5F">
      <w:pPr>
        <w:ind w:left="284"/>
        <w:jc w:val="both"/>
        <w:rPr>
          <w:rFonts w:ascii="Times New Roman" w:eastAsiaTheme="minorEastAsia" w:hAnsi="Times New Roman" w:cs="Times New Roman"/>
          <w:b/>
          <w:bCs/>
          <w:sz w:val="24"/>
          <w:szCs w:val="24"/>
        </w:rPr>
      </w:pPr>
      <w:r w:rsidRPr="0065145A">
        <w:rPr>
          <w:rFonts w:ascii="Times New Roman" w:hAnsi="Times New Roman" w:cs="Times New Roman"/>
          <w:b/>
          <w:bCs/>
          <w:sz w:val="24"/>
          <w:szCs w:val="24"/>
          <w:lang w:val="en-SA"/>
        </w:rPr>
        <w:t xml:space="preserve">User Story </w:t>
      </w:r>
      <w:r w:rsidR="00A277A2"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p>
    <w:p w14:paraId="2EC7B301" w14:textId="3DE27832" w:rsidR="00A120E7"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A120E7" w:rsidRPr="0065145A">
        <w:rPr>
          <w:rFonts w:ascii="Times New Roman" w:hAnsi="Times New Roman" w:cs="Times New Roman"/>
          <w:sz w:val="24"/>
          <w:szCs w:val="24"/>
        </w:rPr>
        <w:t>Verify that the user receives an alert message after the setup process is completed</w:t>
      </w:r>
      <w:r w:rsidRPr="0065145A">
        <w:rPr>
          <w:rFonts w:ascii="Times New Roman" w:hAnsi="Times New Roman" w:cs="Times New Roman"/>
          <w:sz w:val="24"/>
          <w:szCs w:val="24"/>
        </w:rPr>
        <w:t>.</w:t>
      </w:r>
    </w:p>
    <w:p w14:paraId="32F601D7" w14:textId="26FE36D4" w:rsidR="00A120E7"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A120E7" w:rsidRPr="0065145A">
        <w:rPr>
          <w:rFonts w:ascii="Times New Roman" w:hAnsi="Times New Roman" w:cs="Times New Roman"/>
          <w:sz w:val="24"/>
          <w:szCs w:val="24"/>
        </w:rPr>
        <w:t>Verify that the alert message clearly indicates that the power-up setup is complete</w:t>
      </w:r>
      <w:r w:rsidRPr="0065145A">
        <w:rPr>
          <w:rFonts w:ascii="Times New Roman" w:hAnsi="Times New Roman" w:cs="Times New Roman"/>
          <w:sz w:val="24"/>
          <w:szCs w:val="24"/>
        </w:rPr>
        <w:t>.</w:t>
      </w:r>
    </w:p>
    <w:p w14:paraId="6CD53D90" w14:textId="6A6852D5" w:rsidR="003E4BFB" w:rsidRPr="0065145A" w:rsidRDefault="003556F1" w:rsidP="006C3EB9">
      <w:pPr>
        <w:pStyle w:val="ListParagraph"/>
        <w:numPr>
          <w:ilvl w:val="0"/>
          <w:numId w:val="18"/>
        </w:numPr>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w:t>
      </w:r>
      <w:r w:rsidR="00A120E7" w:rsidRPr="0065145A">
        <w:rPr>
          <w:rFonts w:ascii="Times New Roman" w:hAnsi="Times New Roman" w:cs="Times New Roman"/>
          <w:sz w:val="24"/>
          <w:szCs w:val="24"/>
        </w:rPr>
        <w:t>Verify that the alert message provides information on what to do next or how to access the power-up features on the board</w:t>
      </w:r>
      <w:r w:rsidRPr="0065145A">
        <w:rPr>
          <w:rFonts w:ascii="Times New Roman" w:hAnsi="Times New Roman" w:cs="Times New Roman"/>
          <w:sz w:val="24"/>
          <w:szCs w:val="24"/>
        </w:rPr>
        <w:t>.</w:t>
      </w:r>
    </w:p>
    <w:p w14:paraId="7D77576A" w14:textId="63A71934" w:rsidR="006A12AF" w:rsidRPr="0065145A" w:rsidRDefault="006A12AF" w:rsidP="006A12AF">
      <w:pPr>
        <w:rPr>
          <w:rFonts w:ascii="Times New Roman" w:hAnsi="Times New Roman" w:cs="Times New Roman"/>
          <w:b/>
          <w:sz w:val="28"/>
          <w:szCs w:val="28"/>
        </w:rPr>
      </w:pPr>
      <w:r w:rsidRPr="0065145A">
        <w:rPr>
          <w:rFonts w:ascii="Times New Roman" w:hAnsi="Times New Roman" w:cs="Times New Roman"/>
          <w:b/>
          <w:sz w:val="28"/>
          <w:szCs w:val="28"/>
        </w:rPr>
        <w:t xml:space="preserve">Sprint </w:t>
      </w:r>
      <w:r w:rsidR="003F09A0" w:rsidRPr="0065145A">
        <w:rPr>
          <w:rFonts w:ascii="Times New Roman" w:hAnsi="Times New Roman" w:cs="Times New Roman"/>
          <w:b/>
          <w:sz w:val="28"/>
          <w:szCs w:val="28"/>
        </w:rPr>
        <w:t>2</w:t>
      </w:r>
      <w:r w:rsidRPr="0065145A">
        <w:rPr>
          <w:rFonts w:ascii="Times New Roman" w:hAnsi="Times New Roman" w:cs="Times New Roman"/>
          <w:b/>
          <w:sz w:val="28"/>
          <w:szCs w:val="28"/>
        </w:rPr>
        <w:t>:</w:t>
      </w:r>
    </w:p>
    <w:p w14:paraId="10910091" w14:textId="5A92318B" w:rsidR="00921650" w:rsidRPr="0065145A" w:rsidRDefault="00FF59BF" w:rsidP="00F635F4">
      <w:pPr>
        <w:pStyle w:val="NormalWeb"/>
        <w:jc w:val="both"/>
        <w:rPr>
          <w:lang w:val="en-SA"/>
        </w:rPr>
      </w:pPr>
      <w:r w:rsidRPr="0065145A">
        <w:t xml:space="preserve">In the second iteration of the power-up development the goal is to implement the </w:t>
      </w:r>
      <w:r w:rsidR="0088397F" w:rsidRPr="0065145A">
        <w:t>framework</w:t>
      </w:r>
      <w:r w:rsidR="00921650" w:rsidRPr="0065145A">
        <w:t xml:space="preserve"> </w:t>
      </w:r>
      <w:r w:rsidR="0088397F" w:rsidRPr="0065145A">
        <w:t xml:space="preserve">meaning the UX formula and </w:t>
      </w:r>
      <w:r w:rsidR="003C5194" w:rsidRPr="0065145A">
        <w:t>the mapping table which are the core features of the power-up.</w:t>
      </w:r>
    </w:p>
    <w:p w14:paraId="276C531D" w14:textId="17EBB88E" w:rsidR="00E672CE" w:rsidRPr="0065145A" w:rsidRDefault="00E672CE" w:rsidP="006A12AF">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283CBE3F" w14:textId="77777777" w:rsidR="00635E0C" w:rsidRPr="0065145A" w:rsidRDefault="00635E0C" w:rsidP="00635E0C">
      <w:pPr>
        <w:rPr>
          <w:rFonts w:ascii="Times New Roman" w:hAnsi="Times New Roman" w:cs="Times New Roman"/>
          <w:bCs/>
          <w:sz w:val="24"/>
          <w:szCs w:val="24"/>
        </w:rPr>
      </w:pPr>
      <w:r w:rsidRPr="0065145A">
        <w:rPr>
          <w:rFonts w:ascii="Times New Roman" w:hAnsi="Times New Roman" w:cs="Times New Roman"/>
          <w:bCs/>
          <w:sz w:val="24"/>
          <w:szCs w:val="24"/>
        </w:rPr>
        <w:t>The proposed user stories for the first sprint of the power-up are as follows:</w:t>
      </w:r>
    </w:p>
    <w:p w14:paraId="7BA5D4F2" w14:textId="7E3D344F" w:rsidR="00E672CE" w:rsidRPr="0065145A" w:rsidRDefault="00E672CE" w:rsidP="00E672CE">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t xml:space="preserve">User Story </w:t>
      </w:r>
      <w:r w:rsidR="008019EE" w:rsidRPr="0065145A">
        <w:rPr>
          <w:rFonts w:ascii="Times New Roman" w:hAnsi="Times New Roman" w:cs="Times New Roman"/>
          <w:b/>
          <w:bCs/>
          <w:sz w:val="24"/>
          <w:szCs w:val="24"/>
        </w:rPr>
        <w:t>1</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0038020D" w:rsidRPr="0065145A">
        <w:rPr>
          <w:rFonts w:ascii="Times New Roman" w:hAnsi="Times New Roman" w:cs="Times New Roman"/>
          <w:sz w:val="24"/>
          <w:szCs w:val="24"/>
          <w:lang w:val="en-SA"/>
        </w:rPr>
        <w:t xml:space="preserve">As a user, I want to assign scores for each dimension of a given user story in order to </w:t>
      </w:r>
      <w:r w:rsidR="0038020D" w:rsidRPr="0065145A">
        <w:rPr>
          <w:rFonts w:ascii="Times New Roman" w:hAnsi="Times New Roman" w:cs="Times New Roman"/>
          <w:sz w:val="24"/>
          <w:szCs w:val="24"/>
        </w:rPr>
        <w:t>determine</w:t>
      </w:r>
      <w:r w:rsidR="0038020D" w:rsidRPr="0065145A">
        <w:rPr>
          <w:rFonts w:ascii="Times New Roman" w:hAnsi="Times New Roman" w:cs="Times New Roman"/>
          <w:sz w:val="24"/>
          <w:szCs w:val="24"/>
          <w:lang w:val="en-SA"/>
        </w:rPr>
        <w:t xml:space="preserve"> the worthiness score.</w:t>
      </w:r>
    </w:p>
    <w:p w14:paraId="68092847" w14:textId="664C9FED" w:rsidR="00C14AE5" w:rsidRPr="0065145A" w:rsidRDefault="00C14AE5" w:rsidP="00C14AE5">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sz w:val="24"/>
          <w:szCs w:val="24"/>
        </w:rPr>
        <w:t xml:space="preserve"> </w:t>
      </w:r>
      <w:r w:rsidRPr="0065145A">
        <w:rPr>
          <w:rFonts w:ascii="Times New Roman" w:hAnsi="Times New Roman" w:cs="Times New Roman"/>
          <w:sz w:val="24"/>
          <w:szCs w:val="24"/>
          <w:lang w:val="en-SA"/>
        </w:rPr>
        <w:t>As a user, I want to modify the score of each dimension after setting them so that changing estimations are possible.</w:t>
      </w:r>
    </w:p>
    <w:p w14:paraId="425B155E" w14:textId="26AADD76" w:rsidR="00C14AE5" w:rsidRPr="0065145A" w:rsidRDefault="00C14AE5" w:rsidP="00C14AE5">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 xml:space="preserve">3: </w:t>
      </w:r>
      <w:r w:rsidRPr="0065145A">
        <w:rPr>
          <w:rFonts w:ascii="Times New Roman" w:eastAsia="Times New Roman" w:hAnsi="Times New Roman" w:cs="Times New Roman"/>
          <w:color w:val="000000"/>
          <w:sz w:val="24"/>
          <w:szCs w:val="24"/>
        </w:rPr>
        <w:t>As a user, I want the ability to reset the worthiness score of a user story, so that I can adjust the estimation.</w:t>
      </w:r>
    </w:p>
    <w:p w14:paraId="1F027ABF" w14:textId="11701652" w:rsidR="00E672CE" w:rsidRPr="0065145A" w:rsidRDefault="00E672CE" w:rsidP="00E672CE">
      <w:pPr>
        <w:jc w:val="both"/>
        <w:rPr>
          <w:rFonts w:ascii="Times New Roman" w:hAnsi="Times New Roman" w:cs="Times New Roman"/>
          <w:b/>
          <w:sz w:val="24"/>
          <w:szCs w:val="24"/>
        </w:rPr>
      </w:pPr>
      <w:r w:rsidRPr="0065145A">
        <w:rPr>
          <w:rFonts w:ascii="Times New Roman" w:hAnsi="Times New Roman" w:cs="Times New Roman"/>
          <w:b/>
          <w:sz w:val="24"/>
          <w:szCs w:val="24"/>
        </w:rPr>
        <w:t>UI Design of the User Stories:</w:t>
      </w:r>
    </w:p>
    <w:p w14:paraId="6B93AD7E" w14:textId="63543E3A" w:rsidR="008019EE" w:rsidRPr="0065145A" w:rsidRDefault="00E717CD" w:rsidP="00F635F4">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8019EE" w:rsidRPr="0065145A">
        <w:rPr>
          <w:rFonts w:ascii="Times New Roman" w:hAnsi="Times New Roman" w:cs="Times New Roman"/>
          <w:b/>
          <w:bCs/>
          <w:sz w:val="24"/>
          <w:szCs w:val="24"/>
        </w:rPr>
        <w:t>1</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r w:rsidR="00BE1595" w:rsidRPr="0065145A">
        <w:rPr>
          <w:rFonts w:ascii="Times New Roman" w:hAnsi="Times New Roman" w:cs="Times New Roman"/>
          <w:b/>
          <w:bCs/>
          <w:sz w:val="24"/>
          <w:szCs w:val="24"/>
        </w:rPr>
        <w:t>Worthiness score</w:t>
      </w:r>
      <w:r w:rsidR="00BE1595" w:rsidRPr="0065145A" w:rsidDel="00F818AC">
        <w:rPr>
          <w:rFonts w:ascii="Times New Roman" w:hAnsi="Times New Roman" w:cs="Times New Roman"/>
          <w:b/>
          <w:bCs/>
          <w:sz w:val="24"/>
          <w:szCs w:val="24"/>
        </w:rPr>
        <w:t xml:space="preserve"> </w:t>
      </w:r>
      <w:r w:rsidR="00BE1595" w:rsidRPr="0065145A">
        <w:rPr>
          <w:rFonts w:ascii="Times New Roman" w:hAnsi="Times New Roman" w:cs="Times New Roman"/>
          <w:b/>
          <w:bCs/>
          <w:sz w:val="24"/>
          <w:szCs w:val="24"/>
        </w:rPr>
        <w:t>f</w:t>
      </w:r>
      <w:r w:rsidR="00F818AC" w:rsidRPr="0065145A">
        <w:rPr>
          <w:rFonts w:ascii="Times New Roman" w:hAnsi="Times New Roman" w:cs="Times New Roman"/>
          <w:b/>
          <w:bCs/>
          <w:sz w:val="24"/>
          <w:szCs w:val="24"/>
        </w:rPr>
        <w:t>orm</w:t>
      </w:r>
      <w:r w:rsidR="00F818AC" w:rsidRPr="0065145A">
        <w:rPr>
          <w:rFonts w:ascii="Times New Roman" w:hAnsi="Times New Roman" w:cs="Times New Roman"/>
          <w:b/>
          <w:bCs/>
          <w:sz w:val="24"/>
          <w:szCs w:val="24"/>
          <w:lang w:val="en-SA"/>
        </w:rPr>
        <w:t xml:space="preserve"> creation</w:t>
      </w:r>
      <w:r w:rsidR="00F818AC" w:rsidRPr="0065145A">
        <w:rPr>
          <w:rFonts w:ascii="Times New Roman" w:hAnsi="Times New Roman" w:cs="Times New Roman"/>
          <w:b/>
          <w:bCs/>
          <w:sz w:val="24"/>
          <w:szCs w:val="24"/>
        </w:rPr>
        <w:t xml:space="preserve"> </w:t>
      </w:r>
      <w:r w:rsidR="00BE1939" w:rsidRPr="0065145A">
        <w:rPr>
          <w:rFonts w:ascii="Times New Roman" w:eastAsiaTheme="minorEastAsia" w:hAnsi="Times New Roman" w:cs="Times New Roman"/>
          <w:bCs/>
          <w:sz w:val="24"/>
          <w:szCs w:val="24"/>
        </w:rPr>
        <w:t>–</w:t>
      </w:r>
      <w:r w:rsidRPr="0065145A">
        <w:rPr>
          <w:rFonts w:ascii="Times New Roman" w:hAnsi="Times New Roman" w:cs="Times New Roman"/>
          <w:sz w:val="24"/>
          <w:szCs w:val="24"/>
        </w:rPr>
        <w:t xml:space="preserve"> create </w:t>
      </w:r>
      <w:r w:rsidR="00786B5D" w:rsidRPr="0065145A">
        <w:rPr>
          <w:rFonts w:ascii="Times New Roman" w:hAnsi="Times New Roman" w:cs="Times New Roman"/>
          <w:sz w:val="24"/>
          <w:szCs w:val="24"/>
        </w:rPr>
        <w:t>button</w:t>
      </w:r>
      <w:r w:rsidR="004F44C5" w:rsidRPr="0065145A">
        <w:rPr>
          <w:rFonts w:ascii="Times New Roman" w:hAnsi="Times New Roman" w:cs="Times New Roman"/>
          <w:sz w:val="24"/>
          <w:szCs w:val="24"/>
        </w:rPr>
        <w:t xml:space="preserve"> labeled “</w:t>
      </w:r>
      <w:r w:rsidR="00802785" w:rsidRPr="0065145A">
        <w:rPr>
          <w:rFonts w:ascii="Times New Roman" w:hAnsi="Times New Roman" w:cs="Times New Roman"/>
          <w:sz w:val="24"/>
          <w:szCs w:val="24"/>
        </w:rPr>
        <w:t xml:space="preserve">Set </w:t>
      </w:r>
      <w:r w:rsidR="00802785" w:rsidRPr="0065145A">
        <w:rPr>
          <w:rFonts w:ascii="Times New Roman" w:hAnsi="Times New Roman" w:cs="Times New Roman"/>
          <w:sz w:val="24"/>
          <w:szCs w:val="24"/>
          <w:lang w:val="en-SA"/>
        </w:rPr>
        <w:t>worthiness score</w:t>
      </w:r>
      <w:r w:rsidR="00802785" w:rsidRPr="0065145A">
        <w:rPr>
          <w:rFonts w:ascii="Times New Roman" w:hAnsi="Times New Roman" w:cs="Times New Roman"/>
          <w:sz w:val="24"/>
          <w:szCs w:val="24"/>
        </w:rPr>
        <w:t>”</w:t>
      </w:r>
      <w:r w:rsidR="00786B5D" w:rsidRPr="0065145A">
        <w:rPr>
          <w:rFonts w:ascii="Times New Roman" w:hAnsi="Times New Roman" w:cs="Times New Roman"/>
          <w:sz w:val="24"/>
          <w:szCs w:val="24"/>
        </w:rPr>
        <w:t xml:space="preserve">, when the button is clicked, a form </w:t>
      </w:r>
      <w:r w:rsidR="0017406B" w:rsidRPr="0065145A">
        <w:rPr>
          <w:rFonts w:ascii="Times New Roman" w:hAnsi="Times New Roman" w:cs="Times New Roman"/>
          <w:sz w:val="24"/>
          <w:szCs w:val="24"/>
        </w:rPr>
        <w:t>will</w:t>
      </w:r>
      <w:r w:rsidR="00786B5D" w:rsidRPr="0065145A">
        <w:rPr>
          <w:rFonts w:ascii="Times New Roman" w:hAnsi="Times New Roman" w:cs="Times New Roman"/>
          <w:sz w:val="24"/>
          <w:szCs w:val="24"/>
        </w:rPr>
        <w:t xml:space="preserve"> appear </w:t>
      </w:r>
      <w:r w:rsidR="00F35A4C" w:rsidRPr="0065145A">
        <w:rPr>
          <w:rFonts w:ascii="Times New Roman" w:hAnsi="Times New Roman" w:cs="Times New Roman"/>
          <w:sz w:val="24"/>
          <w:szCs w:val="24"/>
        </w:rPr>
        <w:t>allowing</w:t>
      </w:r>
      <w:r w:rsidR="00786B5D" w:rsidRPr="0065145A">
        <w:rPr>
          <w:rFonts w:ascii="Times New Roman" w:hAnsi="Times New Roman" w:cs="Times New Roman"/>
          <w:sz w:val="24"/>
          <w:szCs w:val="24"/>
        </w:rPr>
        <w:t xml:space="preserve"> the user </w:t>
      </w:r>
      <w:r w:rsidR="00E72952" w:rsidRPr="0065145A">
        <w:rPr>
          <w:rFonts w:ascii="Times New Roman" w:hAnsi="Times New Roman" w:cs="Times New Roman"/>
          <w:sz w:val="24"/>
          <w:szCs w:val="24"/>
        </w:rPr>
        <w:t xml:space="preserve">can enter the score for each </w:t>
      </w:r>
      <w:r w:rsidR="00F35A4C" w:rsidRPr="0065145A">
        <w:rPr>
          <w:rFonts w:ascii="Times New Roman" w:hAnsi="Times New Roman" w:cs="Times New Roman"/>
          <w:sz w:val="24"/>
          <w:szCs w:val="24"/>
        </w:rPr>
        <w:t xml:space="preserve">of the following </w:t>
      </w:r>
      <w:r w:rsidR="00E72952" w:rsidRPr="0065145A">
        <w:rPr>
          <w:rFonts w:ascii="Times New Roman" w:hAnsi="Times New Roman" w:cs="Times New Roman"/>
          <w:sz w:val="24"/>
          <w:szCs w:val="24"/>
          <w:lang w:val="en-SA"/>
        </w:rPr>
        <w:t>dimension</w:t>
      </w:r>
      <w:r w:rsidR="00F35A4C" w:rsidRPr="0065145A">
        <w:rPr>
          <w:rFonts w:ascii="Times New Roman" w:hAnsi="Times New Roman" w:cs="Times New Roman"/>
          <w:sz w:val="24"/>
          <w:szCs w:val="24"/>
        </w:rPr>
        <w:t xml:space="preserve">s: </w:t>
      </w:r>
      <w:r w:rsidR="006F0EB1" w:rsidRPr="0065145A">
        <w:rPr>
          <w:rFonts w:ascii="Times New Roman" w:hAnsi="Times New Roman" w:cs="Times New Roman"/>
          <w:sz w:val="24"/>
          <w:szCs w:val="24"/>
        </w:rPr>
        <w:t>P</w:t>
      </w:r>
      <w:r w:rsidR="00E72952" w:rsidRPr="0065145A">
        <w:rPr>
          <w:rFonts w:ascii="Times New Roman" w:hAnsi="Times New Roman" w:cs="Times New Roman"/>
          <w:sz w:val="24"/>
          <w:szCs w:val="24"/>
        </w:rPr>
        <w:t xml:space="preserve">otential value, </w:t>
      </w:r>
      <w:r w:rsidR="006F0EB1" w:rsidRPr="0065145A">
        <w:rPr>
          <w:rFonts w:ascii="Times New Roman" w:hAnsi="Times New Roman" w:cs="Times New Roman"/>
          <w:sz w:val="24"/>
          <w:szCs w:val="24"/>
        </w:rPr>
        <w:t>F</w:t>
      </w:r>
      <w:r w:rsidR="00E72952" w:rsidRPr="0065145A">
        <w:rPr>
          <w:rFonts w:ascii="Times New Roman" w:hAnsi="Times New Roman" w:cs="Times New Roman"/>
          <w:sz w:val="24"/>
          <w:szCs w:val="24"/>
        </w:rPr>
        <w:t xml:space="preserve">amiliarity and </w:t>
      </w:r>
      <w:r w:rsidR="006F0EB1" w:rsidRPr="0065145A">
        <w:rPr>
          <w:rFonts w:ascii="Times New Roman" w:hAnsi="Times New Roman" w:cs="Times New Roman"/>
          <w:sz w:val="24"/>
          <w:szCs w:val="24"/>
        </w:rPr>
        <w:t>C</w:t>
      </w:r>
      <w:r w:rsidR="00E72952" w:rsidRPr="0065145A">
        <w:rPr>
          <w:rFonts w:ascii="Times New Roman" w:hAnsi="Times New Roman" w:cs="Times New Roman"/>
          <w:sz w:val="24"/>
          <w:szCs w:val="24"/>
        </w:rPr>
        <w:t>larity)</w:t>
      </w:r>
      <w:r w:rsidR="00D05A81" w:rsidRPr="0065145A">
        <w:rPr>
          <w:rFonts w:ascii="Times New Roman" w:hAnsi="Times New Roman" w:cs="Times New Roman"/>
          <w:sz w:val="24"/>
          <w:szCs w:val="24"/>
        </w:rPr>
        <w:t xml:space="preserve">. </w:t>
      </w:r>
      <w:r w:rsidR="006F0EB1" w:rsidRPr="0065145A">
        <w:rPr>
          <w:rFonts w:ascii="Times New Roman" w:hAnsi="Times New Roman" w:cs="Times New Roman"/>
          <w:sz w:val="24"/>
          <w:szCs w:val="24"/>
        </w:rPr>
        <w:t>Once</w:t>
      </w:r>
      <w:r w:rsidR="00D05A81" w:rsidRPr="0065145A">
        <w:rPr>
          <w:rFonts w:ascii="Times New Roman" w:hAnsi="Times New Roman" w:cs="Times New Roman"/>
          <w:sz w:val="24"/>
          <w:szCs w:val="24"/>
        </w:rPr>
        <w:t xml:space="preserve"> the user </w:t>
      </w:r>
      <w:r w:rsidR="00A818D6" w:rsidRPr="0065145A">
        <w:rPr>
          <w:rFonts w:ascii="Times New Roman" w:hAnsi="Times New Roman" w:cs="Times New Roman"/>
          <w:sz w:val="24"/>
          <w:szCs w:val="24"/>
        </w:rPr>
        <w:lastRenderedPageBreak/>
        <w:t>submits</w:t>
      </w:r>
      <w:r w:rsidR="00D05A81" w:rsidRPr="0065145A">
        <w:rPr>
          <w:rFonts w:ascii="Times New Roman" w:hAnsi="Times New Roman" w:cs="Times New Roman"/>
          <w:sz w:val="24"/>
          <w:szCs w:val="24"/>
        </w:rPr>
        <w:t xml:space="preserve"> the score </w:t>
      </w:r>
      <w:r w:rsidR="006F0EB1" w:rsidRPr="0065145A">
        <w:rPr>
          <w:rFonts w:ascii="Times New Roman" w:hAnsi="Times New Roman" w:cs="Times New Roman"/>
          <w:sz w:val="24"/>
          <w:szCs w:val="24"/>
        </w:rPr>
        <w:t>for</w:t>
      </w:r>
      <w:r w:rsidR="00D05A81" w:rsidRPr="0065145A">
        <w:rPr>
          <w:rFonts w:ascii="Times New Roman" w:hAnsi="Times New Roman" w:cs="Times New Roman"/>
          <w:sz w:val="24"/>
          <w:szCs w:val="24"/>
        </w:rPr>
        <w:t xml:space="preserve"> each</w:t>
      </w:r>
      <w:r w:rsidR="00D05A81" w:rsidRPr="0065145A">
        <w:rPr>
          <w:rFonts w:ascii="Times New Roman" w:hAnsi="Times New Roman" w:cs="Times New Roman"/>
          <w:sz w:val="24"/>
          <w:szCs w:val="24"/>
          <w:lang w:val="en-SA"/>
        </w:rPr>
        <w:t xml:space="preserve"> dimension</w:t>
      </w:r>
      <w:r w:rsidR="000307C0" w:rsidRPr="0065145A">
        <w:rPr>
          <w:rFonts w:ascii="Times New Roman" w:hAnsi="Times New Roman" w:cs="Times New Roman"/>
          <w:sz w:val="24"/>
          <w:szCs w:val="24"/>
        </w:rPr>
        <w:t xml:space="preserve">, the </w:t>
      </w:r>
      <w:r w:rsidR="000307C0" w:rsidRPr="0065145A">
        <w:rPr>
          <w:rFonts w:ascii="Times New Roman" w:hAnsi="Times New Roman" w:cs="Times New Roman"/>
          <w:sz w:val="24"/>
          <w:szCs w:val="24"/>
          <w:lang w:val="en-SA"/>
        </w:rPr>
        <w:t>worthiness score</w:t>
      </w:r>
      <w:r w:rsidR="000307C0" w:rsidRPr="0065145A">
        <w:rPr>
          <w:rFonts w:ascii="Times New Roman" w:hAnsi="Times New Roman" w:cs="Times New Roman"/>
          <w:sz w:val="24"/>
          <w:szCs w:val="24"/>
        </w:rPr>
        <w:t xml:space="preserve"> </w:t>
      </w:r>
      <w:r w:rsidR="00E03A44" w:rsidRPr="0065145A">
        <w:rPr>
          <w:rFonts w:ascii="Times New Roman" w:hAnsi="Times New Roman" w:cs="Times New Roman"/>
          <w:sz w:val="24"/>
          <w:szCs w:val="24"/>
        </w:rPr>
        <w:t xml:space="preserve">will be </w:t>
      </w:r>
      <w:r w:rsidR="00AD72EF" w:rsidRPr="0065145A">
        <w:rPr>
          <w:rFonts w:ascii="Times New Roman" w:hAnsi="Times New Roman" w:cs="Times New Roman"/>
          <w:sz w:val="24"/>
          <w:szCs w:val="24"/>
        </w:rPr>
        <w:t xml:space="preserve">displayed </w:t>
      </w:r>
      <w:r w:rsidR="00E31431" w:rsidRPr="0065145A">
        <w:rPr>
          <w:rFonts w:ascii="Times New Roman" w:hAnsi="Times New Roman" w:cs="Times New Roman"/>
          <w:sz w:val="24"/>
          <w:szCs w:val="24"/>
        </w:rPr>
        <w:t>with a color-coded indicator of its importance (red for high, orange for moderate, and green for low).</w:t>
      </w:r>
    </w:p>
    <w:p w14:paraId="040FF7BB" w14:textId="36B26EE6" w:rsidR="00C14AE5" w:rsidRPr="0065145A" w:rsidRDefault="00C14AE5" w:rsidP="00C14AE5">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sz w:val="24"/>
          <w:szCs w:val="24"/>
          <w:lang w:val="en-SA"/>
        </w:rPr>
        <w:t xml:space="preserve"> </w:t>
      </w:r>
      <w:r w:rsidRPr="0065145A">
        <w:rPr>
          <w:rFonts w:ascii="Times New Roman" w:hAnsi="Times New Roman" w:cs="Times New Roman"/>
          <w:sz w:val="24"/>
          <w:szCs w:val="24"/>
        </w:rPr>
        <w:t xml:space="preserve">It does not require any design as it has form for setting the </w:t>
      </w:r>
      <w:r w:rsidRPr="0065145A">
        <w:rPr>
          <w:rFonts w:ascii="Times New Roman" w:hAnsi="Times New Roman" w:cs="Times New Roman"/>
          <w:sz w:val="24"/>
          <w:szCs w:val="24"/>
          <w:lang w:val="en-SA"/>
        </w:rPr>
        <w:t xml:space="preserve">dimension </w:t>
      </w:r>
      <w:r w:rsidRPr="0065145A">
        <w:rPr>
          <w:rFonts w:ascii="Times New Roman" w:hAnsi="Times New Roman" w:cs="Times New Roman"/>
          <w:sz w:val="24"/>
          <w:szCs w:val="24"/>
        </w:rPr>
        <w:t>already been designed in the previous sprint.</w:t>
      </w:r>
    </w:p>
    <w:p w14:paraId="739F7FB8" w14:textId="349561D7" w:rsidR="00C14AE5" w:rsidRPr="0065145A" w:rsidRDefault="00C14AE5" w:rsidP="00C14AE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 xml:space="preserve">: </w:t>
      </w:r>
      <w:r w:rsidRPr="0065145A">
        <w:rPr>
          <w:rFonts w:ascii="Times New Roman" w:hAnsi="Times New Roman" w:cs="Times New Roman"/>
          <w:b/>
          <w:bCs/>
          <w:sz w:val="24"/>
          <w:szCs w:val="24"/>
        </w:rPr>
        <w:t>Reset button creation</w:t>
      </w:r>
      <w:r w:rsidR="00BE1939" w:rsidRPr="0065145A">
        <w:rPr>
          <w:rFonts w:ascii="Times New Roman" w:hAnsi="Times New Roman" w:cs="Times New Roman"/>
          <w:sz w:val="24"/>
          <w:szCs w:val="24"/>
        </w:rPr>
        <w:t xml:space="preserve"> </w:t>
      </w:r>
      <w:r w:rsidR="00BE1939"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create a “Reset” button next to the “worthiness score value”, so that allows the user to reset the worthiness score to “not estimate!”.</w:t>
      </w:r>
    </w:p>
    <w:p w14:paraId="6C553D9F" w14:textId="598506BA" w:rsidR="00E717CD" w:rsidRPr="0065145A" w:rsidRDefault="00E717CD" w:rsidP="00E717CD">
      <w:pPr>
        <w:jc w:val="both"/>
        <w:rPr>
          <w:rFonts w:ascii="Times New Roman" w:hAnsi="Times New Roman" w:cs="Times New Roman"/>
          <w:b/>
          <w:sz w:val="24"/>
          <w:szCs w:val="24"/>
        </w:rPr>
      </w:pPr>
      <w:r w:rsidRPr="0065145A">
        <w:rPr>
          <w:rFonts w:ascii="Times New Roman" w:hAnsi="Times New Roman" w:cs="Times New Roman"/>
          <w:b/>
          <w:sz w:val="24"/>
          <w:szCs w:val="24"/>
        </w:rPr>
        <w:t>Development of the User Stories:</w:t>
      </w:r>
    </w:p>
    <w:p w14:paraId="56F46FB2" w14:textId="334A0A20" w:rsidR="004414F3" w:rsidRPr="0065145A" w:rsidRDefault="00E717CD" w:rsidP="00E717CD">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1: </w:t>
      </w:r>
      <w:r w:rsidR="00DF3358" w:rsidRPr="0065145A">
        <w:rPr>
          <w:rFonts w:ascii="Times New Roman" w:hAnsi="Times New Roman" w:cs="Times New Roman"/>
          <w:b/>
          <w:bCs/>
          <w:sz w:val="24"/>
          <w:szCs w:val="24"/>
        </w:rPr>
        <w:t>Popup</w:t>
      </w:r>
      <w:r w:rsidR="004414F3" w:rsidRPr="0065145A">
        <w:rPr>
          <w:rFonts w:ascii="Times New Roman" w:hAnsi="Times New Roman" w:cs="Times New Roman"/>
          <w:b/>
          <w:bCs/>
          <w:sz w:val="24"/>
          <w:szCs w:val="24"/>
        </w:rPr>
        <w:t xml:space="preserve"> component </w:t>
      </w:r>
      <w:r w:rsidR="001B64DB" w:rsidRPr="0065145A">
        <w:rPr>
          <w:rFonts w:ascii="Times New Roman" w:hAnsi="Times New Roman" w:cs="Times New Roman"/>
          <w:b/>
          <w:bCs/>
          <w:sz w:val="24"/>
          <w:szCs w:val="24"/>
        </w:rPr>
        <w:t>and C</w:t>
      </w:r>
      <w:r w:rsidR="001B64DB" w:rsidRPr="0065145A">
        <w:rPr>
          <w:rFonts w:ascii="Times New Roman" w:hAnsi="Times New Roman" w:cs="Times New Roman"/>
          <w:b/>
          <w:bCs/>
          <w:sz w:val="24"/>
          <w:szCs w:val="24"/>
          <w:lang w:val="en-SA"/>
        </w:rPr>
        <w:t>ard-buttons</w:t>
      </w:r>
      <w:r w:rsidR="001B64DB" w:rsidRPr="0065145A">
        <w:rPr>
          <w:rFonts w:ascii="Times New Roman" w:hAnsi="Times New Roman" w:cs="Times New Roman"/>
          <w:b/>
          <w:bCs/>
          <w:sz w:val="24"/>
          <w:szCs w:val="24"/>
        </w:rPr>
        <w:t xml:space="preserve"> component </w:t>
      </w:r>
      <w:r w:rsidR="004414F3" w:rsidRPr="0065145A">
        <w:rPr>
          <w:rFonts w:ascii="Times New Roman" w:hAnsi="Times New Roman" w:cs="Times New Roman"/>
          <w:b/>
          <w:bCs/>
          <w:sz w:val="24"/>
          <w:szCs w:val="24"/>
        </w:rPr>
        <w:t xml:space="preserve">creation </w:t>
      </w:r>
      <w:r w:rsidR="003D4D3D" w:rsidRPr="0065145A">
        <w:rPr>
          <w:rFonts w:ascii="Times New Roman" w:hAnsi="Times New Roman" w:cs="Times New Roman"/>
          <w:b/>
          <w:bCs/>
          <w:sz w:val="24"/>
          <w:szCs w:val="24"/>
        </w:rPr>
        <w:t>–</w:t>
      </w:r>
      <w:r w:rsidR="001B64DB" w:rsidRPr="0065145A">
        <w:rPr>
          <w:rFonts w:ascii="Times New Roman" w:hAnsi="Times New Roman" w:cs="Times New Roman"/>
          <w:b/>
          <w:bCs/>
          <w:sz w:val="24"/>
          <w:szCs w:val="24"/>
        </w:rPr>
        <w:t xml:space="preserve"> </w:t>
      </w:r>
      <w:r w:rsidR="003D4D3D" w:rsidRPr="0065145A">
        <w:rPr>
          <w:rFonts w:ascii="Times New Roman" w:hAnsi="Times New Roman" w:cs="Times New Roman"/>
          <w:sz w:val="24"/>
          <w:szCs w:val="24"/>
        </w:rPr>
        <w:t>create a C</w:t>
      </w:r>
      <w:r w:rsidR="003D4D3D" w:rsidRPr="0065145A">
        <w:rPr>
          <w:rFonts w:ascii="Times New Roman" w:hAnsi="Times New Roman" w:cs="Times New Roman"/>
          <w:sz w:val="24"/>
          <w:szCs w:val="24"/>
          <w:lang w:val="en-SA"/>
        </w:rPr>
        <w:t>ard-buttons</w:t>
      </w:r>
      <w:r w:rsidR="003D4D3D" w:rsidRPr="0065145A">
        <w:rPr>
          <w:rFonts w:ascii="Times New Roman" w:hAnsi="Times New Roman" w:cs="Times New Roman"/>
          <w:sz w:val="24"/>
          <w:szCs w:val="24"/>
        </w:rPr>
        <w:t xml:space="preserve"> component </w:t>
      </w:r>
      <w:r w:rsidR="00A4050D" w:rsidRPr="0065145A">
        <w:rPr>
          <w:rFonts w:ascii="Times New Roman" w:hAnsi="Times New Roman" w:cs="Times New Roman"/>
          <w:sz w:val="24"/>
          <w:szCs w:val="24"/>
        </w:rPr>
        <w:t>that, when clicked, triggers a popup with a form containing three distinct fields which represent potential value, familiarity, and clarity.</w:t>
      </w:r>
      <w:r w:rsidR="00A4050D" w:rsidRPr="0065145A">
        <w:rPr>
          <w:rFonts w:ascii="Times New Roman" w:hAnsi="Times New Roman" w:cs="Times New Roman"/>
        </w:rPr>
        <w:t xml:space="preserve"> </w:t>
      </w:r>
      <w:r w:rsidR="00A4050D" w:rsidRPr="0065145A">
        <w:rPr>
          <w:rFonts w:ascii="Times New Roman" w:hAnsi="Times New Roman" w:cs="Times New Roman"/>
          <w:sz w:val="24"/>
          <w:szCs w:val="24"/>
        </w:rPr>
        <w:t>In addition, each field will have 10 buttons numbered 1-10. When one of these buttons is clicked, the corresponding field will be updated.</w:t>
      </w:r>
    </w:p>
    <w:p w14:paraId="41507D6A" w14:textId="14F4F8E5" w:rsidR="00725BE5" w:rsidRPr="0065145A" w:rsidRDefault="00E717CD" w:rsidP="000C3C45">
      <w:pPr>
        <w:ind w:left="284"/>
        <w:jc w:val="both"/>
        <w:rPr>
          <w:rFonts w:ascii="Times New Roman" w:hAnsi="Times New Roman" w:cs="Times New Roman"/>
          <w:b/>
          <w:bCs/>
          <w:sz w:val="24"/>
          <w:szCs w:val="24"/>
          <w:lang w:val="en-SA"/>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00725BE5" w:rsidRPr="0065145A">
        <w:rPr>
          <w:rFonts w:ascii="Times New Roman" w:hAnsi="Times New Roman" w:cs="Times New Roman"/>
          <w:b/>
          <w:bCs/>
          <w:sz w:val="24"/>
          <w:szCs w:val="24"/>
        </w:rPr>
        <w:t xml:space="preserve"> </w:t>
      </w:r>
      <w:r w:rsidR="00B263BB" w:rsidRPr="0065145A">
        <w:rPr>
          <w:rFonts w:ascii="Times New Roman" w:hAnsi="Times New Roman" w:cs="Times New Roman"/>
          <w:b/>
          <w:bCs/>
          <w:sz w:val="24"/>
          <w:szCs w:val="24"/>
        </w:rPr>
        <w:t xml:space="preserve">Enable to modify the </w:t>
      </w:r>
      <w:r w:rsidR="00725BE5" w:rsidRPr="0065145A">
        <w:rPr>
          <w:rFonts w:ascii="Times New Roman" w:hAnsi="Times New Roman" w:cs="Times New Roman"/>
          <w:b/>
          <w:bCs/>
          <w:sz w:val="24"/>
          <w:szCs w:val="24"/>
        </w:rPr>
        <w:t xml:space="preserve">dimensions scores </w:t>
      </w:r>
      <w:r w:rsidR="00725BE5" w:rsidRPr="0065145A">
        <w:rPr>
          <w:rFonts w:ascii="Times New Roman" w:eastAsiaTheme="minorEastAsia" w:hAnsi="Times New Roman" w:cs="Times New Roman"/>
          <w:bCs/>
          <w:sz w:val="24"/>
          <w:szCs w:val="24"/>
        </w:rPr>
        <w:t xml:space="preserve">– display the current score of </w:t>
      </w:r>
      <w:r w:rsidR="00275211" w:rsidRPr="0065145A">
        <w:rPr>
          <w:rFonts w:ascii="Times New Roman" w:eastAsiaTheme="minorEastAsia" w:hAnsi="Times New Roman" w:cs="Times New Roman"/>
          <w:bCs/>
          <w:sz w:val="24"/>
          <w:szCs w:val="24"/>
        </w:rPr>
        <w:t xml:space="preserve">each </w:t>
      </w:r>
      <w:r w:rsidR="00275211" w:rsidRPr="0065145A">
        <w:rPr>
          <w:rFonts w:ascii="Times New Roman" w:hAnsi="Times New Roman" w:cs="Times New Roman"/>
          <w:sz w:val="24"/>
          <w:szCs w:val="24"/>
          <w:lang w:val="en-SA"/>
        </w:rPr>
        <w:t>dimension</w:t>
      </w:r>
      <w:r w:rsidR="00826A7B" w:rsidRPr="0065145A">
        <w:rPr>
          <w:rFonts w:ascii="Times New Roman" w:hAnsi="Times New Roman" w:cs="Times New Roman"/>
          <w:sz w:val="24"/>
          <w:szCs w:val="24"/>
        </w:rPr>
        <w:t xml:space="preserve"> and enable the user to modify the scores by entering a new values.</w:t>
      </w:r>
      <w:r w:rsidR="00587561" w:rsidRPr="0065145A">
        <w:rPr>
          <w:rFonts w:ascii="Times New Roman" w:hAnsi="Times New Roman" w:cs="Times New Roman"/>
          <w:sz w:val="24"/>
          <w:szCs w:val="24"/>
        </w:rPr>
        <w:t xml:space="preserve"> Also</w:t>
      </w:r>
      <w:r w:rsidR="00CE72BB" w:rsidRPr="0065145A">
        <w:rPr>
          <w:rFonts w:ascii="Times New Roman" w:hAnsi="Times New Roman" w:cs="Times New Roman"/>
          <w:sz w:val="24"/>
          <w:szCs w:val="24"/>
        </w:rPr>
        <w:t xml:space="preserve"> </w:t>
      </w:r>
      <w:r w:rsidR="00587561" w:rsidRPr="0065145A">
        <w:rPr>
          <w:rFonts w:ascii="Times New Roman" w:hAnsi="Times New Roman" w:cs="Times New Roman"/>
          <w:sz w:val="24"/>
          <w:szCs w:val="24"/>
        </w:rPr>
        <w:t>c</w:t>
      </w:r>
      <w:r w:rsidR="00CE72BB" w:rsidRPr="0065145A">
        <w:rPr>
          <w:rFonts w:ascii="Times New Roman" w:hAnsi="Times New Roman" w:cs="Times New Roman"/>
          <w:sz w:val="24"/>
          <w:szCs w:val="24"/>
        </w:rPr>
        <w:t xml:space="preserve">reate a button </w:t>
      </w:r>
      <w:r w:rsidR="003E2F48" w:rsidRPr="0065145A">
        <w:rPr>
          <w:rFonts w:ascii="Times New Roman" w:hAnsi="Times New Roman" w:cs="Times New Roman"/>
          <w:sz w:val="24"/>
          <w:szCs w:val="24"/>
        </w:rPr>
        <w:t xml:space="preserve">labeled </w:t>
      </w:r>
      <w:r w:rsidR="00587561" w:rsidRPr="0065145A">
        <w:rPr>
          <w:rFonts w:ascii="Times New Roman" w:hAnsi="Times New Roman" w:cs="Times New Roman"/>
          <w:sz w:val="24"/>
          <w:szCs w:val="24"/>
        </w:rPr>
        <w:t>“Save” to enable the user to save the modified score.</w:t>
      </w:r>
    </w:p>
    <w:p w14:paraId="3A71DDF2" w14:textId="1A2EE3F4" w:rsidR="00587561" w:rsidRPr="0065145A" w:rsidRDefault="002B5FB0" w:rsidP="000C3C4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 xml:space="preserve">: </w:t>
      </w:r>
      <w:r w:rsidR="00587561" w:rsidRPr="0065145A">
        <w:rPr>
          <w:rFonts w:ascii="Times New Roman" w:hAnsi="Times New Roman" w:cs="Times New Roman"/>
          <w:b/>
          <w:bCs/>
          <w:sz w:val="24"/>
          <w:szCs w:val="24"/>
        </w:rPr>
        <w:t>C</w:t>
      </w:r>
      <w:r w:rsidR="00587561" w:rsidRPr="0065145A">
        <w:rPr>
          <w:rFonts w:ascii="Times New Roman" w:hAnsi="Times New Roman" w:cs="Times New Roman"/>
          <w:b/>
          <w:bCs/>
          <w:sz w:val="24"/>
          <w:szCs w:val="24"/>
          <w:lang w:val="en-SA"/>
        </w:rPr>
        <w:t>ard-buttons</w:t>
      </w:r>
      <w:r w:rsidR="00587561" w:rsidRPr="0065145A">
        <w:rPr>
          <w:rFonts w:ascii="Times New Roman" w:hAnsi="Times New Roman" w:cs="Times New Roman"/>
          <w:b/>
          <w:bCs/>
          <w:sz w:val="24"/>
          <w:szCs w:val="24"/>
        </w:rPr>
        <w:t xml:space="preserve"> component creation </w:t>
      </w:r>
      <w:r w:rsidR="006D2A6A" w:rsidRPr="0065145A">
        <w:rPr>
          <w:rFonts w:ascii="Times New Roman" w:eastAsiaTheme="minorEastAsia" w:hAnsi="Times New Roman" w:cs="Times New Roman"/>
          <w:bCs/>
          <w:sz w:val="24"/>
          <w:szCs w:val="24"/>
        </w:rPr>
        <w:t xml:space="preserve">– </w:t>
      </w:r>
      <w:r w:rsidR="006D2A6A" w:rsidRPr="0065145A">
        <w:rPr>
          <w:rFonts w:ascii="Times New Roman" w:hAnsi="Times New Roman" w:cs="Times New Roman"/>
          <w:sz w:val="24"/>
          <w:szCs w:val="24"/>
        </w:rPr>
        <w:t>C</w:t>
      </w:r>
      <w:r w:rsidR="00E15DD1" w:rsidRPr="0065145A">
        <w:rPr>
          <w:rFonts w:ascii="Times New Roman" w:hAnsi="Times New Roman" w:cs="Times New Roman"/>
          <w:sz w:val="24"/>
          <w:szCs w:val="24"/>
        </w:rPr>
        <w:t>reate a C</w:t>
      </w:r>
      <w:r w:rsidR="00E15DD1" w:rsidRPr="0065145A">
        <w:rPr>
          <w:rFonts w:ascii="Times New Roman" w:hAnsi="Times New Roman" w:cs="Times New Roman"/>
          <w:sz w:val="24"/>
          <w:szCs w:val="24"/>
          <w:lang w:val="en-SA"/>
        </w:rPr>
        <w:t>ard-buttons</w:t>
      </w:r>
      <w:r w:rsidR="00E15DD1" w:rsidRPr="0065145A">
        <w:rPr>
          <w:rFonts w:ascii="Times New Roman" w:hAnsi="Times New Roman" w:cs="Times New Roman"/>
          <w:sz w:val="24"/>
          <w:szCs w:val="24"/>
        </w:rPr>
        <w:t xml:space="preserve"> component </w:t>
      </w:r>
      <w:r w:rsidR="00CF14EF" w:rsidRPr="0065145A">
        <w:rPr>
          <w:rFonts w:ascii="Times New Roman" w:hAnsi="Times New Roman" w:cs="Times New Roman"/>
          <w:sz w:val="24"/>
          <w:szCs w:val="24"/>
        </w:rPr>
        <w:t xml:space="preserve">labeled </w:t>
      </w:r>
      <w:r w:rsidR="00E15DD1" w:rsidRPr="0065145A">
        <w:rPr>
          <w:rFonts w:ascii="Times New Roman" w:hAnsi="Times New Roman" w:cs="Times New Roman"/>
          <w:sz w:val="24"/>
          <w:szCs w:val="24"/>
        </w:rPr>
        <w:t>“Reset” that, when clicked,</w:t>
      </w:r>
      <w:r w:rsidR="00977DDF" w:rsidRPr="0065145A">
        <w:rPr>
          <w:rFonts w:ascii="Times New Roman" w:hAnsi="Times New Roman" w:cs="Times New Roman"/>
          <w:sz w:val="24"/>
          <w:szCs w:val="24"/>
        </w:rPr>
        <w:t xml:space="preserve"> it will reset </w:t>
      </w:r>
      <w:r w:rsidR="006D2A6A" w:rsidRPr="0065145A">
        <w:rPr>
          <w:rFonts w:ascii="Times New Roman" w:hAnsi="Times New Roman" w:cs="Times New Roman"/>
          <w:sz w:val="24"/>
          <w:szCs w:val="24"/>
        </w:rPr>
        <w:t xml:space="preserve">the worthiness score along with score of </w:t>
      </w:r>
      <w:r w:rsidR="003E2F48" w:rsidRPr="0065145A">
        <w:rPr>
          <w:rFonts w:ascii="Times New Roman" w:hAnsi="Times New Roman" w:cs="Times New Roman"/>
          <w:sz w:val="24"/>
          <w:szCs w:val="24"/>
        </w:rPr>
        <w:t>each</w:t>
      </w:r>
      <w:r w:rsidR="006D2A6A" w:rsidRPr="0065145A">
        <w:rPr>
          <w:rFonts w:ascii="Times New Roman" w:hAnsi="Times New Roman" w:cs="Times New Roman"/>
          <w:sz w:val="24"/>
          <w:szCs w:val="24"/>
        </w:rPr>
        <w:t xml:space="preserve"> </w:t>
      </w:r>
      <w:r w:rsidR="006D2A6A" w:rsidRPr="0065145A">
        <w:rPr>
          <w:rFonts w:ascii="Times New Roman" w:hAnsi="Times New Roman" w:cs="Times New Roman"/>
          <w:sz w:val="24"/>
          <w:szCs w:val="24"/>
          <w:lang w:val="en-SA"/>
        </w:rPr>
        <w:t>dimension</w:t>
      </w:r>
      <w:r w:rsidR="006D2A6A" w:rsidRPr="0065145A">
        <w:rPr>
          <w:rFonts w:ascii="Times New Roman" w:hAnsi="Times New Roman" w:cs="Times New Roman"/>
          <w:sz w:val="24"/>
          <w:szCs w:val="24"/>
        </w:rPr>
        <w:t>.</w:t>
      </w:r>
    </w:p>
    <w:p w14:paraId="3F3314B6" w14:textId="5F5FE3E3" w:rsidR="00DD0E8F" w:rsidRPr="0065145A" w:rsidRDefault="00DD0E8F" w:rsidP="000C3C45">
      <w:pPr>
        <w:ind w:left="284"/>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25AE569F" w14:textId="476BCA34" w:rsidR="00DD0E8F" w:rsidRPr="0065145A" w:rsidRDefault="00DD0E8F" w:rsidP="00DD0E8F">
      <w:pPr>
        <w:ind w:left="284"/>
        <w:jc w:val="both"/>
        <w:rPr>
          <w:rFonts w:ascii="Times New Roman" w:eastAsiaTheme="minorEastAsia" w:hAnsi="Times New Roman" w:cs="Times New Roman"/>
          <w:bCs/>
          <w:sz w:val="24"/>
          <w:szCs w:val="24"/>
        </w:rPr>
      </w:pPr>
      <w:r w:rsidRPr="0065145A">
        <w:rPr>
          <w:rFonts w:ascii="Times New Roman" w:hAnsi="Times New Roman" w:cs="Times New Roman"/>
          <w:b/>
          <w:bCs/>
          <w:sz w:val="24"/>
          <w:szCs w:val="24"/>
          <w:lang w:val="en-SA"/>
        </w:rPr>
        <w:t xml:space="preserve">User Story 1: </w:t>
      </w:r>
    </w:p>
    <w:p w14:paraId="689C7371" w14:textId="488E9518" w:rsidR="00BC3DB9" w:rsidRPr="0065145A" w:rsidRDefault="00BC3DB9"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assign a score to each dimension of a user story.</w:t>
      </w:r>
    </w:p>
    <w:p w14:paraId="1EDC0F34" w14:textId="20FA9296" w:rsidR="00BC3DB9" w:rsidRPr="0065145A" w:rsidRDefault="00BC3DB9"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2: Verify that the worthiness score is calculated correctly based on the scores assigned to each dimension.</w:t>
      </w:r>
    </w:p>
    <w:p w14:paraId="5EBE715F" w14:textId="47D6484D" w:rsidR="00BC3DB9" w:rsidRPr="0065145A" w:rsidRDefault="00BC3DB9"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3: Verify that the user is unable to submit the worthiness score calculation if any dimension score is missing.</w:t>
      </w:r>
    </w:p>
    <w:p w14:paraId="4C5C627D" w14:textId="2FAD7E3B" w:rsidR="000C3C45" w:rsidRPr="0065145A" w:rsidRDefault="00DD0E8F" w:rsidP="00DD0E8F">
      <w:pPr>
        <w:ind w:left="284"/>
        <w:jc w:val="both"/>
        <w:rPr>
          <w:rFonts w:ascii="Times New Roman" w:eastAsiaTheme="minorEastAsia" w:hAnsi="Times New Roman" w:cs="Times New Roman"/>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p>
    <w:p w14:paraId="422814EF" w14:textId="4FCE18B1" w:rsidR="00F23D20" w:rsidRPr="0065145A" w:rsidRDefault="00F23D20" w:rsidP="006C3EB9">
      <w:pPr>
        <w:pStyle w:val="ListParagraph"/>
        <w:numPr>
          <w:ilvl w:val="0"/>
          <w:numId w:val="16"/>
        </w:numPr>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modify the score of a dimension after it has been set.</w:t>
      </w:r>
    </w:p>
    <w:p w14:paraId="16B7FD80" w14:textId="30961272" w:rsidR="00F23D20" w:rsidRPr="0065145A" w:rsidRDefault="00F23D20" w:rsidP="006C3EB9">
      <w:pPr>
        <w:pStyle w:val="ListParagraph"/>
        <w:numPr>
          <w:ilvl w:val="0"/>
          <w:numId w:val="16"/>
        </w:numPr>
        <w:jc w:val="both"/>
        <w:rPr>
          <w:rFonts w:ascii="Times New Roman" w:hAnsi="Times New Roman" w:cs="Times New Roman"/>
          <w:sz w:val="24"/>
          <w:szCs w:val="24"/>
        </w:rPr>
      </w:pPr>
      <w:r w:rsidRPr="0065145A">
        <w:rPr>
          <w:rFonts w:ascii="Times New Roman" w:hAnsi="Times New Roman" w:cs="Times New Roman"/>
          <w:sz w:val="24"/>
          <w:szCs w:val="24"/>
        </w:rPr>
        <w:t>Test Case 2: Verify that the worthiness score is updated correctly after the modification of a dimension score.</w:t>
      </w:r>
    </w:p>
    <w:p w14:paraId="78EC47B2" w14:textId="77777777" w:rsidR="00490F54" w:rsidRPr="0065145A" w:rsidRDefault="00DD0E8F" w:rsidP="000C3C4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3</w:t>
      </w:r>
      <w:r w:rsidR="00490F54" w:rsidRPr="0065145A">
        <w:rPr>
          <w:rFonts w:ascii="Times New Roman" w:hAnsi="Times New Roman" w:cs="Times New Roman"/>
          <w:b/>
          <w:bCs/>
          <w:sz w:val="24"/>
          <w:szCs w:val="24"/>
        </w:rPr>
        <w:t>:</w:t>
      </w:r>
    </w:p>
    <w:p w14:paraId="119CB751" w14:textId="77777777" w:rsidR="00490F54" w:rsidRPr="0065145A" w:rsidRDefault="00490F54" w:rsidP="006C3EB9">
      <w:pPr>
        <w:pStyle w:val="ListParagraph"/>
        <w:numPr>
          <w:ilvl w:val="0"/>
          <w:numId w:val="17"/>
        </w:numPr>
        <w:autoSpaceDE w:val="0"/>
        <w:autoSpaceDN w:val="0"/>
        <w:adjustRightInd w:val="0"/>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lastRenderedPageBreak/>
        <w:t xml:space="preserve">Test Case 1: Verify that a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reset the worthiness score of a user story.</w:t>
      </w:r>
    </w:p>
    <w:p w14:paraId="7888BB5F" w14:textId="02304A3D" w:rsidR="00490F54" w:rsidRPr="0065145A" w:rsidRDefault="00490F54" w:rsidP="006C3EB9">
      <w:pPr>
        <w:pStyle w:val="ListParagraph"/>
        <w:numPr>
          <w:ilvl w:val="0"/>
          <w:numId w:val="17"/>
        </w:numPr>
        <w:autoSpaceDE w:val="0"/>
        <w:autoSpaceDN w:val="0"/>
        <w:adjustRightInd w:val="0"/>
        <w:ind w:left="992"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2: Verify that the worthiness score is reset to zero after the reset action</w:t>
      </w:r>
      <w:r w:rsidRPr="0065145A">
        <w:rPr>
          <w:rFonts w:ascii="Times New Roman" w:eastAsiaTheme="minorHAnsi" w:hAnsi="Times New Roman" w:cs="Times New Roman"/>
          <w:sz w:val="24"/>
          <w:szCs w:val="24"/>
        </w:rPr>
        <w:t>.</w:t>
      </w:r>
    </w:p>
    <w:p w14:paraId="080F9FDB" w14:textId="771194DC" w:rsidR="006A12AF" w:rsidRPr="0065145A" w:rsidRDefault="006A12AF" w:rsidP="00490F54">
      <w:pPr>
        <w:rPr>
          <w:rFonts w:ascii="Times New Roman" w:hAnsi="Times New Roman" w:cs="Times New Roman"/>
          <w:b/>
          <w:sz w:val="28"/>
          <w:szCs w:val="28"/>
        </w:rPr>
      </w:pPr>
      <w:r w:rsidRPr="0065145A">
        <w:rPr>
          <w:rFonts w:ascii="Times New Roman" w:hAnsi="Times New Roman" w:cs="Times New Roman"/>
          <w:b/>
          <w:sz w:val="28"/>
          <w:szCs w:val="28"/>
        </w:rPr>
        <w:t xml:space="preserve">Sprint </w:t>
      </w:r>
      <w:r w:rsidR="00921650" w:rsidRPr="0065145A">
        <w:rPr>
          <w:rFonts w:ascii="Times New Roman" w:hAnsi="Times New Roman" w:cs="Times New Roman"/>
          <w:b/>
          <w:sz w:val="28"/>
          <w:szCs w:val="28"/>
        </w:rPr>
        <w:t>3</w:t>
      </w:r>
      <w:r w:rsidRPr="0065145A">
        <w:rPr>
          <w:rFonts w:ascii="Times New Roman" w:hAnsi="Times New Roman" w:cs="Times New Roman"/>
          <w:b/>
          <w:sz w:val="28"/>
          <w:szCs w:val="28"/>
        </w:rPr>
        <w:t>:</w:t>
      </w:r>
      <w:r w:rsidR="004E385D" w:rsidRPr="0065145A">
        <w:rPr>
          <w:rFonts w:ascii="Times New Roman" w:hAnsi="Times New Roman" w:cs="Times New Roman"/>
          <w:b/>
          <w:sz w:val="28"/>
          <w:szCs w:val="28"/>
        </w:rPr>
        <w:t xml:space="preserve"> </w:t>
      </w:r>
    </w:p>
    <w:p w14:paraId="25EE87C2" w14:textId="1972590E" w:rsidR="00AF1884" w:rsidRPr="0065145A" w:rsidRDefault="00BC26F3" w:rsidP="00AF1884">
      <w:pPr>
        <w:jc w:val="both"/>
        <w:rPr>
          <w:rFonts w:ascii="Times New Roman" w:eastAsiaTheme="minorEastAsia" w:hAnsi="Times New Roman" w:cs="Times New Roman"/>
          <w:bCs/>
          <w:sz w:val="24"/>
          <w:szCs w:val="24"/>
        </w:rPr>
      </w:pPr>
      <w:r w:rsidRPr="0065145A">
        <w:rPr>
          <w:rFonts w:ascii="Times New Roman" w:eastAsiaTheme="minorEastAsia" w:hAnsi="Times New Roman" w:cs="Times New Roman"/>
          <w:bCs/>
          <w:sz w:val="24"/>
          <w:szCs w:val="24"/>
        </w:rPr>
        <w:t>The</w:t>
      </w:r>
      <w:r w:rsidR="00AF1884" w:rsidRPr="0065145A">
        <w:rPr>
          <w:rFonts w:ascii="Times New Roman" w:eastAsiaTheme="minorEastAsia" w:hAnsi="Times New Roman" w:cs="Times New Roman"/>
          <w:bCs/>
          <w:sz w:val="24"/>
          <w:szCs w:val="24"/>
        </w:rPr>
        <w:t xml:space="preserve"> third iteration of the power-up development </w:t>
      </w:r>
      <w:r w:rsidRPr="0065145A">
        <w:rPr>
          <w:rFonts w:ascii="Times New Roman" w:eastAsiaTheme="minorEastAsia" w:hAnsi="Times New Roman" w:cs="Times New Roman"/>
          <w:bCs/>
          <w:sz w:val="24"/>
          <w:szCs w:val="24"/>
        </w:rPr>
        <w:t>focuses</w:t>
      </w:r>
      <w:r w:rsidR="003850D5" w:rsidRPr="0065145A">
        <w:rPr>
          <w:rFonts w:ascii="Times New Roman" w:eastAsiaTheme="minorEastAsia" w:hAnsi="Times New Roman" w:cs="Times New Roman"/>
          <w:bCs/>
          <w:sz w:val="24"/>
          <w:szCs w:val="24"/>
        </w:rPr>
        <w:t xml:space="preserve"> on</w:t>
      </w:r>
      <w:r w:rsidR="00D40511" w:rsidRPr="0065145A">
        <w:rPr>
          <w:rFonts w:ascii="Times New Roman" w:eastAsiaTheme="minorEastAsia" w:hAnsi="Times New Roman" w:cs="Times New Roman"/>
          <w:bCs/>
          <w:sz w:val="24"/>
          <w:szCs w:val="24"/>
        </w:rPr>
        <w:t xml:space="preserve"> </w:t>
      </w:r>
      <w:r w:rsidR="003850D5" w:rsidRPr="0065145A">
        <w:rPr>
          <w:rFonts w:ascii="Times New Roman" w:eastAsiaTheme="minorEastAsia" w:hAnsi="Times New Roman" w:cs="Times New Roman"/>
          <w:bCs/>
          <w:sz w:val="24"/>
          <w:szCs w:val="24"/>
        </w:rPr>
        <w:t>improving</w:t>
      </w:r>
      <w:r w:rsidR="00D40511" w:rsidRPr="0065145A">
        <w:rPr>
          <w:rFonts w:ascii="Times New Roman" w:eastAsiaTheme="minorEastAsia" w:hAnsi="Times New Roman" w:cs="Times New Roman"/>
          <w:bCs/>
          <w:sz w:val="24"/>
          <w:szCs w:val="24"/>
        </w:rPr>
        <w:t xml:space="preserve"> the user experience by providing more information and choices for users </w:t>
      </w:r>
      <w:proofErr w:type="gramStart"/>
      <w:r w:rsidR="00AC2562" w:rsidRPr="0065145A">
        <w:rPr>
          <w:rFonts w:ascii="Times New Roman" w:eastAsiaTheme="minorEastAsia" w:hAnsi="Times New Roman" w:cs="Times New Roman"/>
          <w:bCs/>
          <w:sz w:val="24"/>
          <w:szCs w:val="24"/>
        </w:rPr>
        <w:t>in regard to</w:t>
      </w:r>
      <w:proofErr w:type="gramEnd"/>
      <w:r w:rsidR="00D40511" w:rsidRPr="0065145A">
        <w:rPr>
          <w:rFonts w:ascii="Times New Roman" w:eastAsiaTheme="minorEastAsia" w:hAnsi="Times New Roman" w:cs="Times New Roman"/>
          <w:bCs/>
          <w:sz w:val="24"/>
          <w:szCs w:val="24"/>
        </w:rPr>
        <w:t xml:space="preserve"> the dimensions and UX methods. The three user stories aim to allow users to gain a better understanding of the dimensions, view a list of suggested UX methods, and understand each method </w:t>
      </w:r>
      <w:proofErr w:type="gramStart"/>
      <w:r w:rsidR="00D40511" w:rsidRPr="0065145A">
        <w:rPr>
          <w:rFonts w:ascii="Times New Roman" w:eastAsiaTheme="minorEastAsia" w:hAnsi="Times New Roman" w:cs="Times New Roman"/>
          <w:bCs/>
          <w:sz w:val="24"/>
          <w:szCs w:val="24"/>
        </w:rPr>
        <w:t>in order to</w:t>
      </w:r>
      <w:proofErr w:type="gramEnd"/>
      <w:r w:rsidR="00D40511" w:rsidRPr="0065145A">
        <w:rPr>
          <w:rFonts w:ascii="Times New Roman" w:eastAsiaTheme="minorEastAsia" w:hAnsi="Times New Roman" w:cs="Times New Roman"/>
          <w:bCs/>
          <w:sz w:val="24"/>
          <w:szCs w:val="24"/>
        </w:rPr>
        <w:t xml:space="preserve"> make informed decisions.</w:t>
      </w:r>
    </w:p>
    <w:p w14:paraId="72BBCC65" w14:textId="250E0550" w:rsidR="00B11F1A" w:rsidRPr="0065145A" w:rsidRDefault="00B11F1A" w:rsidP="00B11F1A">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284FEF29" w14:textId="1C42EC2D" w:rsidR="00AA5DC6" w:rsidRPr="0065145A" w:rsidRDefault="00AA5DC6" w:rsidP="00AA5DC6">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t xml:space="preserve">User Story </w:t>
      </w:r>
      <w:r w:rsidR="00DB0860" w:rsidRPr="0065145A">
        <w:rPr>
          <w:rFonts w:ascii="Times New Roman" w:hAnsi="Times New Roman" w:cs="Times New Roman"/>
          <w:b/>
          <w:bCs/>
          <w:sz w:val="24"/>
          <w:szCs w:val="24"/>
        </w:rPr>
        <w:t>1</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w:t>
      </w:r>
      <w:r w:rsidRPr="0065145A">
        <w:rPr>
          <w:rFonts w:ascii="Times New Roman" w:eastAsia="Times New Roman" w:hAnsi="Times New Roman" w:cs="Times New Roman"/>
          <w:color w:val="000000"/>
          <w:sz w:val="24"/>
          <w:szCs w:val="24"/>
        </w:rPr>
        <w:t>As a user, I want to see description of each dimension, so that I can gain a better understanding of the dimensions.</w:t>
      </w:r>
    </w:p>
    <w:p w14:paraId="792FC1A7" w14:textId="77777777" w:rsidR="00B43176" w:rsidRPr="0065145A" w:rsidRDefault="00DB0860" w:rsidP="00B43176">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E721E6" w:rsidRPr="0065145A">
        <w:rPr>
          <w:rFonts w:ascii="Times New Roman" w:hAnsi="Times New Roman" w:cs="Times New Roman"/>
          <w:b/>
          <w:bCs/>
          <w:sz w:val="24"/>
          <w:szCs w:val="24"/>
        </w:rPr>
        <w:t>2</w:t>
      </w:r>
      <w:r w:rsidRPr="0065145A">
        <w:rPr>
          <w:rFonts w:ascii="Times New Roman" w:hAnsi="Times New Roman" w:cs="Times New Roman"/>
          <w:b/>
          <w:bCs/>
          <w:sz w:val="24"/>
          <w:szCs w:val="24"/>
        </w:rPr>
        <w:t>:</w:t>
      </w:r>
      <w:r w:rsidRPr="0065145A">
        <w:rPr>
          <w:rFonts w:ascii="Times New Roman" w:hAnsi="Times New Roman" w:cs="Times New Roman"/>
          <w:sz w:val="24"/>
          <w:szCs w:val="24"/>
        </w:rPr>
        <w:t xml:space="preserve"> As a user, I want to view a list of suggested UX methods, so that I can pick one of them.</w:t>
      </w:r>
    </w:p>
    <w:p w14:paraId="0C150549" w14:textId="627337C7" w:rsidR="00E721E6" w:rsidRPr="0065145A" w:rsidRDefault="00E721E6" w:rsidP="00B43176">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7A3D54"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r w:rsidRPr="0065145A">
        <w:rPr>
          <w:rFonts w:ascii="Times New Roman" w:eastAsia="Times New Roman" w:hAnsi="Times New Roman" w:cs="Times New Roman"/>
          <w:color w:val="000000"/>
          <w:sz w:val="24"/>
          <w:szCs w:val="24"/>
        </w:rPr>
        <w:t xml:space="preserve">As a user, I want to see description of each suggested UX methods, so that I decide which methods suits my needs. </w:t>
      </w:r>
    </w:p>
    <w:p w14:paraId="440BB83B" w14:textId="77777777" w:rsidR="00E56A40" w:rsidRPr="0065145A" w:rsidRDefault="00E56A40" w:rsidP="00E56A40">
      <w:pPr>
        <w:jc w:val="both"/>
        <w:rPr>
          <w:rFonts w:ascii="Times New Roman" w:hAnsi="Times New Roman" w:cs="Times New Roman"/>
          <w:b/>
          <w:sz w:val="24"/>
          <w:szCs w:val="24"/>
        </w:rPr>
      </w:pPr>
      <w:r w:rsidRPr="0065145A">
        <w:rPr>
          <w:rFonts w:ascii="Times New Roman" w:hAnsi="Times New Roman" w:cs="Times New Roman"/>
          <w:b/>
          <w:sz w:val="24"/>
          <w:szCs w:val="24"/>
        </w:rPr>
        <w:t>UI Design of the User Stories:</w:t>
      </w:r>
    </w:p>
    <w:p w14:paraId="747E7090" w14:textId="6FC1E853" w:rsidR="00AA5DC6" w:rsidRPr="0065145A" w:rsidRDefault="00AA5DC6" w:rsidP="00AA5DC6">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00DB0860" w:rsidRPr="0065145A">
        <w:rPr>
          <w:rFonts w:ascii="Times New Roman" w:hAnsi="Times New Roman" w:cs="Times New Roman"/>
          <w:b/>
          <w:bCs/>
          <w:sz w:val="24"/>
          <w:szCs w:val="24"/>
        </w:rPr>
        <w:t>1</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Info </w:t>
      </w:r>
      <w:r w:rsidR="00EF551A" w:rsidRPr="0065145A">
        <w:rPr>
          <w:rFonts w:ascii="Times New Roman" w:hAnsi="Times New Roman" w:cs="Times New Roman"/>
          <w:b/>
          <w:bCs/>
          <w:sz w:val="24"/>
          <w:szCs w:val="24"/>
        </w:rPr>
        <w:t>indicator</w:t>
      </w:r>
      <w:r w:rsidRPr="0065145A">
        <w:rPr>
          <w:rFonts w:ascii="Times New Roman" w:hAnsi="Times New Roman" w:cs="Times New Roman"/>
          <w:b/>
          <w:bCs/>
          <w:sz w:val="24"/>
          <w:szCs w:val="24"/>
        </w:rPr>
        <w:t xml:space="preserve"> 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 xml:space="preserve">create an info </w:t>
      </w:r>
      <w:r w:rsidR="00EF551A" w:rsidRPr="0065145A">
        <w:rPr>
          <w:rFonts w:ascii="Times New Roman" w:hAnsi="Times New Roman" w:cs="Times New Roman"/>
          <w:sz w:val="24"/>
          <w:szCs w:val="24"/>
        </w:rPr>
        <w:t>indicator</w:t>
      </w:r>
      <w:r w:rsidRPr="0065145A">
        <w:rPr>
          <w:rFonts w:ascii="Times New Roman" w:hAnsi="Times New Roman" w:cs="Times New Roman"/>
          <w:sz w:val="24"/>
          <w:szCs w:val="24"/>
        </w:rPr>
        <w:t xml:space="preserve"> next to each </w:t>
      </w:r>
      <w:r w:rsidRPr="0065145A">
        <w:rPr>
          <w:rFonts w:ascii="Times New Roman" w:hAnsi="Times New Roman" w:cs="Times New Roman"/>
          <w:sz w:val="24"/>
          <w:szCs w:val="24"/>
          <w:lang w:val="en-SA"/>
        </w:rPr>
        <w:t>dimension</w:t>
      </w:r>
      <w:r w:rsidRPr="0065145A">
        <w:rPr>
          <w:rFonts w:ascii="Times New Roman" w:hAnsi="Times New Roman" w:cs="Times New Roman"/>
          <w:sz w:val="24"/>
          <w:szCs w:val="24"/>
        </w:rPr>
        <w:t xml:space="preserve"> in the Worthiness score form.</w:t>
      </w:r>
    </w:p>
    <w:p w14:paraId="7814C40A" w14:textId="5F12D8A9" w:rsidR="007A3D54" w:rsidRPr="0065145A" w:rsidRDefault="007A3D54" w:rsidP="007A3D54">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UX methods</w:t>
      </w:r>
      <w:r w:rsidR="0065145A" w:rsidRPr="0065145A">
        <w:rPr>
          <w:rFonts w:ascii="Times New Roman" w:hAnsi="Times New Roman" w:cs="Times New Roman"/>
          <w:b/>
          <w:bCs/>
          <w:sz w:val="24"/>
          <w:szCs w:val="24"/>
        </w:rPr>
        <w:t xml:space="preserve"> l</w:t>
      </w:r>
      <w:r w:rsidRPr="0065145A">
        <w:rPr>
          <w:rFonts w:ascii="Times New Roman" w:hAnsi="Times New Roman" w:cs="Times New Roman"/>
          <w:b/>
          <w:bCs/>
          <w:sz w:val="24"/>
          <w:szCs w:val="24"/>
        </w:rPr>
        <w:t>ist 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w:t>
      </w:r>
      <w:r w:rsidRPr="0065145A">
        <w:rPr>
          <w:rFonts w:ascii="Times New Roman" w:hAnsi="Times New Roman" w:cs="Times New Roman"/>
          <w:sz w:val="24"/>
          <w:szCs w:val="24"/>
        </w:rPr>
        <w:t xml:space="preserve"> create a list of the recommended UX methods and display it in a list view.</w:t>
      </w:r>
    </w:p>
    <w:p w14:paraId="6D109F9B" w14:textId="33DC79FD" w:rsidR="00CC30C2" w:rsidRPr="0065145A" w:rsidRDefault="00310EA2" w:rsidP="00310EA2">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007A3D54"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w:t>
      </w:r>
      <w:r w:rsidR="00CC30C2" w:rsidRPr="0065145A">
        <w:rPr>
          <w:rFonts w:ascii="Times New Roman" w:hAnsi="Times New Roman" w:cs="Times New Roman"/>
          <w:b/>
          <w:bCs/>
          <w:sz w:val="24"/>
          <w:szCs w:val="24"/>
        </w:rPr>
        <w:t xml:space="preserve"> UX methods </w:t>
      </w:r>
      <w:r w:rsidR="005F1DBB" w:rsidRPr="0065145A">
        <w:rPr>
          <w:rFonts w:ascii="Times New Roman" w:hAnsi="Times New Roman" w:cs="Times New Roman"/>
          <w:b/>
          <w:bCs/>
          <w:sz w:val="24"/>
          <w:szCs w:val="24"/>
        </w:rPr>
        <w:t>description</w:t>
      </w:r>
      <w:r w:rsidR="00CC30C2" w:rsidRPr="0065145A">
        <w:rPr>
          <w:rFonts w:ascii="Times New Roman" w:hAnsi="Times New Roman" w:cs="Times New Roman"/>
          <w:b/>
          <w:bCs/>
          <w:sz w:val="24"/>
          <w:szCs w:val="24"/>
        </w:rPr>
        <w:t xml:space="preserve"> creation</w:t>
      </w:r>
      <w:r w:rsidR="00236E14" w:rsidRPr="0065145A">
        <w:rPr>
          <w:rFonts w:ascii="Times New Roman" w:hAnsi="Times New Roman" w:cs="Times New Roman"/>
          <w:b/>
          <w:bCs/>
          <w:sz w:val="24"/>
          <w:szCs w:val="24"/>
        </w:rPr>
        <w:t xml:space="preserve"> - </w:t>
      </w:r>
      <w:r w:rsidR="000A3663" w:rsidRPr="0065145A">
        <w:rPr>
          <w:rFonts w:ascii="Times New Roman" w:hAnsi="Times New Roman" w:cs="Times New Roman"/>
          <w:sz w:val="24"/>
          <w:szCs w:val="24"/>
        </w:rPr>
        <w:t>create a</w:t>
      </w:r>
      <w:r w:rsidR="00971691" w:rsidRPr="0065145A">
        <w:rPr>
          <w:rFonts w:ascii="Times New Roman" w:hAnsi="Times New Roman" w:cs="Times New Roman"/>
          <w:sz w:val="24"/>
          <w:szCs w:val="24"/>
        </w:rPr>
        <w:t xml:space="preserve"> text </w:t>
      </w:r>
      <w:r w:rsidR="00086BC5" w:rsidRPr="0065145A">
        <w:rPr>
          <w:rFonts w:ascii="Times New Roman" w:hAnsi="Times New Roman" w:cs="Times New Roman"/>
          <w:sz w:val="24"/>
          <w:szCs w:val="24"/>
        </w:rPr>
        <w:t>element</w:t>
      </w:r>
      <w:r w:rsidR="00971691" w:rsidRPr="0065145A">
        <w:rPr>
          <w:rFonts w:ascii="Times New Roman" w:hAnsi="Times New Roman" w:cs="Times New Roman"/>
          <w:sz w:val="24"/>
          <w:szCs w:val="24"/>
        </w:rPr>
        <w:t xml:space="preserve"> </w:t>
      </w:r>
      <w:r w:rsidR="00334D5F" w:rsidRPr="0065145A">
        <w:rPr>
          <w:rFonts w:ascii="Times New Roman" w:hAnsi="Times New Roman" w:cs="Times New Roman"/>
          <w:sz w:val="24"/>
          <w:szCs w:val="24"/>
        </w:rPr>
        <w:t>for each UX method</w:t>
      </w:r>
      <w:r w:rsidR="00971691" w:rsidRPr="0065145A">
        <w:rPr>
          <w:rFonts w:ascii="Times New Roman" w:hAnsi="Times New Roman" w:cs="Times New Roman"/>
          <w:sz w:val="24"/>
          <w:szCs w:val="24"/>
        </w:rPr>
        <w:t xml:space="preserve"> to display a description </w:t>
      </w:r>
      <w:r w:rsidR="00240788" w:rsidRPr="0065145A">
        <w:rPr>
          <w:rFonts w:ascii="Times New Roman" w:hAnsi="Times New Roman" w:cs="Times New Roman"/>
          <w:sz w:val="24"/>
          <w:szCs w:val="24"/>
        </w:rPr>
        <w:t>of</w:t>
      </w:r>
      <w:r w:rsidR="00971691" w:rsidRPr="0065145A">
        <w:rPr>
          <w:rFonts w:ascii="Times New Roman" w:hAnsi="Times New Roman" w:cs="Times New Roman"/>
          <w:sz w:val="24"/>
          <w:szCs w:val="24"/>
        </w:rPr>
        <w:t xml:space="preserve"> the UX method.</w:t>
      </w:r>
    </w:p>
    <w:p w14:paraId="1D365A79" w14:textId="7CB65EE4" w:rsidR="000C3C45" w:rsidRPr="0065145A" w:rsidRDefault="000C3C45" w:rsidP="000C3C45">
      <w:pPr>
        <w:jc w:val="both"/>
        <w:rPr>
          <w:rFonts w:ascii="Times New Roman" w:hAnsi="Times New Roman" w:cs="Times New Roman"/>
          <w:b/>
          <w:sz w:val="24"/>
          <w:szCs w:val="24"/>
        </w:rPr>
      </w:pPr>
      <w:r w:rsidRPr="0065145A">
        <w:rPr>
          <w:rFonts w:ascii="Times New Roman" w:hAnsi="Times New Roman" w:cs="Times New Roman"/>
          <w:b/>
          <w:sz w:val="24"/>
          <w:szCs w:val="24"/>
        </w:rPr>
        <w:t>Development of the User Stories:</w:t>
      </w:r>
    </w:p>
    <w:p w14:paraId="6ADE841F" w14:textId="77777777" w:rsidR="00EF551A" w:rsidRPr="0065145A" w:rsidRDefault="000C3C45" w:rsidP="00EF551A">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User Story 1</w:t>
      </w:r>
      <w:r w:rsidR="00EF551A" w:rsidRPr="0065145A">
        <w:rPr>
          <w:rFonts w:ascii="Times New Roman" w:hAnsi="Times New Roman" w:cs="Times New Roman"/>
          <w:b/>
          <w:bCs/>
          <w:sz w:val="24"/>
          <w:szCs w:val="24"/>
          <w:lang w:val="en-SA"/>
        </w:rPr>
        <w:t>:</w:t>
      </w:r>
      <w:r w:rsidR="00EF551A" w:rsidRPr="0065145A">
        <w:rPr>
          <w:rFonts w:ascii="Times New Roman" w:hAnsi="Times New Roman" w:cs="Times New Roman"/>
          <w:b/>
          <w:bCs/>
          <w:sz w:val="24"/>
          <w:szCs w:val="24"/>
        </w:rPr>
        <w:t xml:space="preserve"> Info tooltip creation</w:t>
      </w:r>
      <w:r w:rsidR="00EF551A" w:rsidRPr="0065145A">
        <w:rPr>
          <w:rFonts w:ascii="Times New Roman" w:hAnsi="Times New Roman" w:cs="Times New Roman"/>
          <w:sz w:val="24"/>
          <w:szCs w:val="24"/>
        </w:rPr>
        <w:t xml:space="preserve"> </w:t>
      </w:r>
      <w:r w:rsidR="00EF551A" w:rsidRPr="0065145A">
        <w:rPr>
          <w:rFonts w:ascii="Times New Roman" w:eastAsiaTheme="minorEastAsia" w:hAnsi="Times New Roman" w:cs="Times New Roman"/>
          <w:bCs/>
          <w:sz w:val="24"/>
          <w:szCs w:val="24"/>
        </w:rPr>
        <w:t xml:space="preserve">– </w:t>
      </w:r>
      <w:r w:rsidR="00EF551A" w:rsidRPr="0065145A">
        <w:rPr>
          <w:rFonts w:ascii="Times New Roman" w:hAnsi="Times New Roman" w:cs="Times New Roman"/>
          <w:sz w:val="24"/>
          <w:szCs w:val="24"/>
        </w:rPr>
        <w:t xml:space="preserve">create an info tooltip next to each </w:t>
      </w:r>
      <w:r w:rsidR="00EF551A" w:rsidRPr="0065145A">
        <w:rPr>
          <w:rFonts w:ascii="Times New Roman" w:hAnsi="Times New Roman" w:cs="Times New Roman"/>
          <w:sz w:val="24"/>
          <w:szCs w:val="24"/>
          <w:lang w:val="en-SA"/>
        </w:rPr>
        <w:t>dimension</w:t>
      </w:r>
      <w:r w:rsidR="00EF551A" w:rsidRPr="0065145A">
        <w:rPr>
          <w:rFonts w:ascii="Times New Roman" w:hAnsi="Times New Roman" w:cs="Times New Roman"/>
          <w:sz w:val="24"/>
          <w:szCs w:val="24"/>
        </w:rPr>
        <w:t xml:space="preserve"> in the Worthiness score form.</w:t>
      </w:r>
    </w:p>
    <w:p w14:paraId="10FB31AA" w14:textId="428206FC" w:rsidR="00F9647C" w:rsidRPr="0065145A" w:rsidRDefault="00EF551A" w:rsidP="00EF551A">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UX methods</w:t>
      </w:r>
      <w:r w:rsidR="00AC4521" w:rsidRPr="0065145A">
        <w:rPr>
          <w:rFonts w:ascii="Times New Roman" w:hAnsi="Times New Roman" w:cs="Times New Roman"/>
        </w:rPr>
        <w:t xml:space="preserve"> </w:t>
      </w:r>
      <w:r w:rsidR="00AC4521" w:rsidRPr="0065145A">
        <w:rPr>
          <w:rFonts w:ascii="Times New Roman" w:hAnsi="Times New Roman" w:cs="Times New Roman"/>
          <w:b/>
          <w:bCs/>
          <w:sz w:val="24"/>
          <w:szCs w:val="24"/>
        </w:rPr>
        <w:t>checkbox</w:t>
      </w:r>
      <w:r w:rsidRPr="0065145A">
        <w:rPr>
          <w:rFonts w:ascii="Times New Roman" w:hAnsi="Times New Roman" w:cs="Times New Roman"/>
          <w:b/>
          <w:bCs/>
          <w:sz w:val="24"/>
          <w:szCs w:val="24"/>
        </w:rPr>
        <w:t xml:space="preserve"> </w:t>
      </w:r>
      <w:r w:rsidR="0065145A" w:rsidRPr="0065145A">
        <w:rPr>
          <w:rFonts w:ascii="Times New Roman" w:hAnsi="Times New Roman" w:cs="Times New Roman"/>
          <w:b/>
          <w:bCs/>
          <w:sz w:val="24"/>
          <w:szCs w:val="24"/>
        </w:rPr>
        <w:t>l</w:t>
      </w:r>
      <w:r w:rsidRPr="0065145A">
        <w:rPr>
          <w:rFonts w:ascii="Times New Roman" w:hAnsi="Times New Roman" w:cs="Times New Roman"/>
          <w:b/>
          <w:bCs/>
          <w:sz w:val="24"/>
          <w:szCs w:val="24"/>
        </w:rPr>
        <w:t>ist 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w:t>
      </w:r>
      <w:r w:rsidRPr="0065145A">
        <w:rPr>
          <w:rFonts w:ascii="Times New Roman" w:hAnsi="Times New Roman" w:cs="Times New Roman"/>
          <w:sz w:val="24"/>
          <w:szCs w:val="24"/>
        </w:rPr>
        <w:t xml:space="preserve"> create a list of the recommended UX methods</w:t>
      </w:r>
      <w:r w:rsidR="00CB7989" w:rsidRPr="0065145A">
        <w:rPr>
          <w:rFonts w:ascii="Times New Roman" w:hAnsi="Times New Roman" w:cs="Times New Roman"/>
          <w:sz w:val="24"/>
          <w:szCs w:val="24"/>
        </w:rPr>
        <w:t xml:space="preserve"> using </w:t>
      </w:r>
      <w:r w:rsidR="00F9647C" w:rsidRPr="0065145A">
        <w:rPr>
          <w:rFonts w:ascii="Times New Roman" w:hAnsi="Times New Roman" w:cs="Times New Roman"/>
          <w:sz w:val="24"/>
          <w:szCs w:val="24"/>
        </w:rPr>
        <w:t>checkboxes</w:t>
      </w:r>
      <w:r w:rsidR="00CB7989" w:rsidRPr="0065145A">
        <w:rPr>
          <w:rFonts w:ascii="Times New Roman" w:hAnsi="Times New Roman" w:cs="Times New Roman"/>
          <w:sz w:val="24"/>
          <w:szCs w:val="24"/>
        </w:rPr>
        <w:t>,</w:t>
      </w:r>
      <w:r w:rsidR="00AC4521" w:rsidRPr="0065145A">
        <w:rPr>
          <w:rFonts w:ascii="Times New Roman" w:hAnsi="Times New Roman" w:cs="Times New Roman"/>
          <w:sz w:val="24"/>
          <w:szCs w:val="24"/>
        </w:rPr>
        <w:t xml:space="preserve"> and</w:t>
      </w:r>
      <w:r w:rsidR="00061215" w:rsidRPr="0065145A">
        <w:rPr>
          <w:rFonts w:ascii="Times New Roman" w:hAnsi="Times New Roman" w:cs="Times New Roman"/>
          <w:sz w:val="24"/>
          <w:szCs w:val="24"/>
        </w:rPr>
        <w:t xml:space="preserve"> </w:t>
      </w:r>
      <w:r w:rsidR="00F9647C" w:rsidRPr="0065145A">
        <w:rPr>
          <w:rFonts w:ascii="Times New Roman" w:hAnsi="Times New Roman" w:cs="Times New Roman"/>
          <w:sz w:val="24"/>
          <w:szCs w:val="24"/>
        </w:rPr>
        <w:t>indicate</w:t>
      </w:r>
      <w:r w:rsidR="00AD08C4" w:rsidRPr="0065145A">
        <w:rPr>
          <w:rFonts w:ascii="Times New Roman" w:hAnsi="Times New Roman" w:cs="Times New Roman"/>
          <w:sz w:val="24"/>
          <w:szCs w:val="24"/>
        </w:rPr>
        <w:t xml:space="preserve"> the selection status by modifying </w:t>
      </w:r>
      <w:r w:rsidR="005B471A" w:rsidRPr="0065145A">
        <w:rPr>
          <w:rFonts w:ascii="Times New Roman" w:hAnsi="Times New Roman" w:cs="Times New Roman"/>
          <w:sz w:val="24"/>
          <w:szCs w:val="24"/>
        </w:rPr>
        <w:t>the</w:t>
      </w:r>
      <w:r w:rsidR="00AD08C4" w:rsidRPr="0065145A">
        <w:rPr>
          <w:rFonts w:ascii="Times New Roman" w:hAnsi="Times New Roman" w:cs="Times New Roman"/>
          <w:sz w:val="24"/>
          <w:szCs w:val="24"/>
        </w:rPr>
        <w:t xml:space="preserve"> design</w:t>
      </w:r>
      <w:r w:rsidR="00D65DB9" w:rsidRPr="0065145A">
        <w:rPr>
          <w:rFonts w:ascii="Times New Roman" w:hAnsi="Times New Roman" w:cs="Times New Roman"/>
          <w:sz w:val="24"/>
          <w:szCs w:val="24"/>
        </w:rPr>
        <w:t xml:space="preserve"> of the checked item</w:t>
      </w:r>
      <w:r w:rsidR="00AD08C4" w:rsidRPr="0065145A">
        <w:rPr>
          <w:rFonts w:ascii="Times New Roman" w:hAnsi="Times New Roman" w:cs="Times New Roman"/>
          <w:sz w:val="24"/>
          <w:szCs w:val="24"/>
        </w:rPr>
        <w:t xml:space="preserve"> to green</w:t>
      </w:r>
      <w:r w:rsidR="00D65DB9" w:rsidRPr="0065145A">
        <w:rPr>
          <w:rFonts w:ascii="Times New Roman" w:hAnsi="Times New Roman" w:cs="Times New Roman"/>
          <w:sz w:val="24"/>
          <w:szCs w:val="24"/>
        </w:rPr>
        <w:t>.</w:t>
      </w:r>
    </w:p>
    <w:p w14:paraId="37655A80" w14:textId="15E25AE1" w:rsidR="00EF551A" w:rsidRPr="0065145A" w:rsidRDefault="00EF551A" w:rsidP="00EF551A">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3</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UX methods description creation - </w:t>
      </w:r>
      <w:r w:rsidRPr="0065145A">
        <w:rPr>
          <w:rFonts w:ascii="Times New Roman" w:hAnsi="Times New Roman" w:cs="Times New Roman"/>
          <w:sz w:val="24"/>
          <w:szCs w:val="24"/>
        </w:rPr>
        <w:t xml:space="preserve">create a text element </w:t>
      </w:r>
      <w:r w:rsidR="0065145A" w:rsidRPr="0065145A">
        <w:rPr>
          <w:rFonts w:ascii="Times New Roman" w:hAnsi="Times New Roman" w:cs="Times New Roman"/>
          <w:sz w:val="24"/>
          <w:szCs w:val="24"/>
        </w:rPr>
        <w:t>next to each</w:t>
      </w:r>
      <w:r w:rsidRPr="0065145A">
        <w:rPr>
          <w:rFonts w:ascii="Times New Roman" w:hAnsi="Times New Roman" w:cs="Times New Roman"/>
          <w:sz w:val="24"/>
          <w:szCs w:val="24"/>
        </w:rPr>
        <w:t xml:space="preserve"> UX method </w:t>
      </w:r>
      <w:r w:rsidR="005B471A" w:rsidRPr="0065145A">
        <w:rPr>
          <w:rFonts w:ascii="Times New Roman" w:hAnsi="Times New Roman" w:cs="Times New Roman"/>
          <w:sz w:val="24"/>
          <w:szCs w:val="24"/>
        </w:rPr>
        <w:t>to</w:t>
      </w:r>
      <w:r w:rsidRPr="0065145A">
        <w:rPr>
          <w:rFonts w:ascii="Times New Roman" w:hAnsi="Times New Roman" w:cs="Times New Roman"/>
          <w:sz w:val="24"/>
          <w:szCs w:val="24"/>
        </w:rPr>
        <w:t xml:space="preserve"> display a description of the UX method.</w:t>
      </w:r>
    </w:p>
    <w:p w14:paraId="4D8C732E" w14:textId="7B635273" w:rsidR="000C3C45" w:rsidRPr="0065145A" w:rsidRDefault="000C3C45" w:rsidP="000C3C45">
      <w:pPr>
        <w:ind w:left="284"/>
        <w:jc w:val="both"/>
        <w:rPr>
          <w:rFonts w:ascii="Times New Roman" w:hAnsi="Times New Roman" w:cs="Times New Roman"/>
          <w:b/>
          <w:sz w:val="24"/>
          <w:szCs w:val="24"/>
        </w:rPr>
      </w:pPr>
      <w:r w:rsidRPr="0065145A">
        <w:rPr>
          <w:rFonts w:ascii="Times New Roman" w:hAnsi="Times New Roman" w:cs="Times New Roman"/>
          <w:b/>
          <w:sz w:val="24"/>
          <w:szCs w:val="24"/>
        </w:rPr>
        <w:lastRenderedPageBreak/>
        <w:t>Test of the User Stories:</w:t>
      </w:r>
    </w:p>
    <w:p w14:paraId="202B8A6C" w14:textId="26E87891" w:rsidR="000C3C45" w:rsidRPr="0065145A" w:rsidRDefault="000C3C45" w:rsidP="00B96295">
      <w:pPr>
        <w:ind w:left="284"/>
        <w:jc w:val="both"/>
        <w:rPr>
          <w:rFonts w:ascii="Times New Roman" w:hAnsi="Times New Roman" w:cs="Times New Roman"/>
          <w:b/>
          <w:bCs/>
          <w:sz w:val="24"/>
          <w:szCs w:val="24"/>
          <w:lang w:val="en-SA"/>
        </w:rPr>
      </w:pPr>
      <w:r w:rsidRPr="0065145A">
        <w:rPr>
          <w:rFonts w:ascii="Times New Roman" w:hAnsi="Times New Roman" w:cs="Times New Roman"/>
          <w:b/>
          <w:bCs/>
          <w:sz w:val="24"/>
          <w:szCs w:val="24"/>
          <w:lang w:val="en-SA"/>
        </w:rPr>
        <w:t xml:space="preserve">User Story 1: </w:t>
      </w:r>
    </w:p>
    <w:p w14:paraId="797C8204" w14:textId="35D14652" w:rsidR="00B96295" w:rsidRPr="0065145A" w:rsidRDefault="00B9629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description is displayed for each dimension when the user clicks on </w:t>
      </w:r>
      <w:r w:rsidR="007A6D17" w:rsidRPr="0065145A">
        <w:rPr>
          <w:rFonts w:ascii="Times New Roman" w:hAnsi="Times New Roman" w:cs="Times New Roman"/>
          <w:sz w:val="24"/>
          <w:szCs w:val="24"/>
        </w:rPr>
        <w:t>the</w:t>
      </w:r>
      <w:r w:rsidRPr="0065145A">
        <w:rPr>
          <w:rFonts w:ascii="Times New Roman" w:hAnsi="Times New Roman" w:cs="Times New Roman"/>
          <w:sz w:val="24"/>
          <w:szCs w:val="24"/>
        </w:rPr>
        <w:t xml:space="preserve"> dimension</w:t>
      </w:r>
      <w:r w:rsidR="007A6D17" w:rsidRPr="0065145A">
        <w:rPr>
          <w:rFonts w:ascii="Times New Roman" w:hAnsi="Times New Roman" w:cs="Times New Roman"/>
          <w:sz w:val="24"/>
          <w:szCs w:val="24"/>
        </w:rPr>
        <w:t xml:space="preserve"> info tooltip</w:t>
      </w:r>
      <w:r w:rsidRPr="0065145A">
        <w:rPr>
          <w:rFonts w:ascii="Times New Roman" w:hAnsi="Times New Roman" w:cs="Times New Roman"/>
          <w:sz w:val="24"/>
          <w:szCs w:val="24"/>
        </w:rPr>
        <w:t>.</w:t>
      </w:r>
    </w:p>
    <w:p w14:paraId="3894C139" w14:textId="43A76624" w:rsidR="00B96295" w:rsidRPr="0065145A" w:rsidRDefault="00B9629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064B48" w:rsidRPr="0065145A">
        <w:rPr>
          <w:rFonts w:ascii="Times New Roman" w:hAnsi="Times New Roman" w:cs="Times New Roman"/>
          <w:sz w:val="24"/>
          <w:szCs w:val="24"/>
        </w:rPr>
        <w:t>Verify that the description text accurately reflects the content of each dimension.</w:t>
      </w:r>
    </w:p>
    <w:p w14:paraId="2E07BA22" w14:textId="02749EB6" w:rsidR="00B96295" w:rsidRPr="0065145A" w:rsidRDefault="00B9629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w:t>
      </w:r>
      <w:r w:rsidR="00FA7822" w:rsidRPr="0065145A">
        <w:rPr>
          <w:rFonts w:ascii="Times New Roman" w:hAnsi="Times New Roman" w:cs="Times New Roman"/>
          <w:sz w:val="24"/>
          <w:szCs w:val="24"/>
        </w:rPr>
        <w:t>Verify that the description text is easily understandable by the average user.</w:t>
      </w:r>
    </w:p>
    <w:p w14:paraId="14C6462E" w14:textId="27C14A83" w:rsidR="00E721E6" w:rsidRPr="0065145A" w:rsidRDefault="000C3C45" w:rsidP="00C96252">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007A3D54"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p>
    <w:p w14:paraId="5FEA333B" w14:textId="492F27B3" w:rsidR="00E721E6" w:rsidRPr="0065145A" w:rsidRDefault="00E721E6"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7A3D54" w:rsidRPr="0065145A">
        <w:rPr>
          <w:rFonts w:ascii="Times New Roman" w:hAnsi="Times New Roman" w:cs="Times New Roman"/>
          <w:sz w:val="24"/>
          <w:szCs w:val="24"/>
        </w:rPr>
        <w:t>Verify that a list of suggested UX methods is displayed to the user</w:t>
      </w:r>
      <w:r w:rsidRPr="0065145A">
        <w:rPr>
          <w:rFonts w:ascii="Times New Roman" w:hAnsi="Times New Roman" w:cs="Times New Roman"/>
          <w:sz w:val="24"/>
          <w:szCs w:val="24"/>
        </w:rPr>
        <w:t xml:space="preserve">. </w:t>
      </w:r>
    </w:p>
    <w:p w14:paraId="2FC463F8" w14:textId="77777777" w:rsidR="008E0B45" w:rsidRPr="0065145A" w:rsidRDefault="00E721E6"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8E0B45" w:rsidRPr="0065145A">
        <w:rPr>
          <w:rFonts w:ascii="Times New Roman" w:hAnsi="Times New Roman" w:cs="Times New Roman"/>
          <w:sz w:val="24"/>
          <w:szCs w:val="24"/>
        </w:rPr>
        <w:t>Verify that the list includes all relevant UX methods.</w:t>
      </w:r>
    </w:p>
    <w:p w14:paraId="57DB8885" w14:textId="0E5D63A5" w:rsidR="008E0B45" w:rsidRPr="0065145A" w:rsidRDefault="00E721E6"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w:t>
      </w:r>
      <w:r w:rsidR="008E0B45" w:rsidRPr="0065145A">
        <w:rPr>
          <w:rFonts w:ascii="Times New Roman" w:hAnsi="Times New Roman" w:cs="Times New Roman"/>
          <w:sz w:val="24"/>
          <w:szCs w:val="24"/>
        </w:rPr>
        <w:t>Verify that the UX methods are listed in a clear and easily understandable manner.</w:t>
      </w:r>
    </w:p>
    <w:p w14:paraId="5A042B91" w14:textId="019C0CC6" w:rsidR="007A3D54" w:rsidRPr="0065145A" w:rsidRDefault="007A3D54" w:rsidP="008E0B45">
      <w:pPr>
        <w:pStyle w:val="ListParagraph"/>
        <w:ind w:left="284"/>
        <w:contextualSpacing w:val="0"/>
        <w:jc w:val="both"/>
        <w:rPr>
          <w:rFonts w:ascii="Times New Roman" w:eastAsiaTheme="minorEastAsia" w:hAnsi="Times New Roman" w:cs="Times New Roman"/>
          <w:b/>
          <w:bCs/>
          <w:sz w:val="24"/>
          <w:szCs w:val="24"/>
        </w:rPr>
      </w:pPr>
      <w:r w:rsidRPr="0065145A">
        <w:rPr>
          <w:rFonts w:ascii="Times New Roman" w:hAnsi="Times New Roman" w:cs="Times New Roman"/>
          <w:b/>
          <w:bCs/>
          <w:sz w:val="24"/>
          <w:szCs w:val="24"/>
          <w:lang w:val="en-SA"/>
        </w:rPr>
        <w:t xml:space="preserve">User Story </w:t>
      </w:r>
      <w:r w:rsidR="00CE6385" w:rsidRPr="0065145A">
        <w:rPr>
          <w:rFonts w:ascii="Times New Roman" w:hAnsi="Times New Roman" w:cs="Times New Roman"/>
          <w:b/>
          <w:bCs/>
          <w:sz w:val="24"/>
          <w:szCs w:val="24"/>
        </w:rPr>
        <w:t>3</w:t>
      </w:r>
      <w:r w:rsidRPr="0065145A">
        <w:rPr>
          <w:rFonts w:ascii="Times New Roman" w:eastAsiaTheme="minorEastAsia" w:hAnsi="Times New Roman" w:cs="Times New Roman"/>
          <w:b/>
          <w:bCs/>
          <w:sz w:val="24"/>
          <w:szCs w:val="24"/>
        </w:rPr>
        <w:t>:</w:t>
      </w:r>
    </w:p>
    <w:p w14:paraId="6D083B28" w14:textId="77777777" w:rsidR="007A3D54" w:rsidRPr="0065145A" w:rsidRDefault="007A3D54"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Verify that a description is displayed for each suggested UX method. </w:t>
      </w:r>
    </w:p>
    <w:p w14:paraId="6FD2536E" w14:textId="77777777" w:rsidR="007A3D54" w:rsidRPr="0065145A" w:rsidRDefault="007A3D54"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Verify that the description accurately reflects the content of each method. </w:t>
      </w:r>
    </w:p>
    <w:p w14:paraId="624A5DFA" w14:textId="3DF52823" w:rsidR="007A3D54" w:rsidRPr="0065145A" w:rsidRDefault="007A3D54"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Test Case 3: Verify that the description text is easily understandable by the average user.</w:t>
      </w:r>
    </w:p>
    <w:p w14:paraId="20090BA3" w14:textId="778CC037" w:rsidR="00F5220D" w:rsidRPr="0065145A" w:rsidRDefault="006A12AF" w:rsidP="00310EA2">
      <w:pPr>
        <w:rPr>
          <w:rFonts w:ascii="Times New Roman" w:hAnsi="Times New Roman" w:cs="Times New Roman"/>
          <w:b/>
          <w:sz w:val="28"/>
          <w:szCs w:val="28"/>
        </w:rPr>
      </w:pPr>
      <w:r w:rsidRPr="0065145A">
        <w:rPr>
          <w:rFonts w:ascii="Times New Roman" w:hAnsi="Times New Roman" w:cs="Times New Roman"/>
          <w:b/>
          <w:sz w:val="28"/>
          <w:szCs w:val="28"/>
        </w:rPr>
        <w:t>Sprint 4:</w:t>
      </w:r>
    </w:p>
    <w:p w14:paraId="62E7AC9F" w14:textId="71D965B9" w:rsidR="00E2734E" w:rsidRPr="0065145A" w:rsidRDefault="00C36995" w:rsidP="00C8782C">
      <w:pPr>
        <w:jc w:val="both"/>
        <w:rPr>
          <w:rFonts w:ascii="Times New Roman" w:hAnsi="Times New Roman" w:cs="Times New Roman"/>
          <w:b/>
          <w:sz w:val="28"/>
          <w:szCs w:val="28"/>
        </w:rPr>
      </w:pPr>
      <w:r w:rsidRPr="0065145A">
        <w:rPr>
          <w:rFonts w:ascii="Times New Roman" w:eastAsiaTheme="minorEastAsia" w:hAnsi="Times New Roman" w:cs="Times New Roman"/>
          <w:bCs/>
          <w:sz w:val="24"/>
          <w:szCs w:val="24"/>
        </w:rPr>
        <w:t xml:space="preserve">The fourth iteration of the power-up development focuses on improving efficiency and tracking of user stories in a project board. The sprint aims to achieve this by adding functionality to display the worthiness score, indicating which user stories have not been estimated, and tracking the progress of completed and pending UX methods across all user stories in the board. </w:t>
      </w:r>
    </w:p>
    <w:p w14:paraId="6CD637FC" w14:textId="77777777" w:rsidR="00E2734E" w:rsidRPr="0065145A" w:rsidRDefault="00E2734E" w:rsidP="00E2734E">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712EB1C9" w14:textId="5B78DEBC" w:rsidR="00E2734E" w:rsidRPr="0065145A" w:rsidRDefault="00E2734E" w:rsidP="00E2734E">
      <w:pPr>
        <w:ind w:left="360"/>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1:</w:t>
      </w:r>
      <w:r w:rsidRPr="0065145A">
        <w:rPr>
          <w:rFonts w:ascii="Times New Roman" w:hAnsi="Times New Roman" w:cs="Times New Roman"/>
          <w:sz w:val="24"/>
          <w:szCs w:val="24"/>
        </w:rPr>
        <w:t xml:space="preserve"> </w:t>
      </w:r>
      <w:r w:rsidRPr="0065145A">
        <w:rPr>
          <w:rFonts w:ascii="Times New Roman" w:eastAsia="Times New Roman" w:hAnsi="Times New Roman" w:cs="Times New Roman"/>
          <w:color w:val="000000"/>
          <w:sz w:val="24"/>
          <w:szCs w:val="24"/>
        </w:rPr>
        <w:t>As a user, I want to see the worthiness score of all the user stories in the board, so that I can prioritize then more efficiently.</w:t>
      </w:r>
    </w:p>
    <w:p w14:paraId="276753F2" w14:textId="4EB7D590" w:rsidR="00E2734E" w:rsidRPr="0065145A" w:rsidRDefault="00E2734E" w:rsidP="00E2734E">
      <w:pPr>
        <w:ind w:left="360"/>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r w:rsidRPr="0065145A">
        <w:rPr>
          <w:rFonts w:ascii="Times New Roman" w:eastAsia="Times New Roman" w:hAnsi="Times New Roman" w:cs="Times New Roman"/>
          <w:color w:val="000000"/>
          <w:sz w:val="24"/>
          <w:szCs w:val="24"/>
        </w:rPr>
        <w:t>As a user, I want to see “No, Estimate” text on all the user stories that have not been estimated, so that I know instantly which user stories are missing estimates.</w:t>
      </w:r>
    </w:p>
    <w:p w14:paraId="420C425B" w14:textId="7350A0BF" w:rsidR="00E2734E" w:rsidRPr="0065145A" w:rsidRDefault="00E2734E" w:rsidP="00E2734E">
      <w:pPr>
        <w:ind w:left="284"/>
        <w:jc w:val="both"/>
        <w:rPr>
          <w:rFonts w:ascii="Times New Roman" w:hAnsi="Times New Roman" w:cs="Times New Roman"/>
          <w:sz w:val="24"/>
          <w:szCs w:val="24"/>
          <w:lang w:val="en-SA"/>
        </w:rPr>
      </w:pPr>
      <w:r w:rsidRPr="0065145A">
        <w:rPr>
          <w:rFonts w:ascii="Times New Roman" w:hAnsi="Times New Roman" w:cs="Times New Roman"/>
          <w:b/>
          <w:bCs/>
          <w:sz w:val="24"/>
          <w:szCs w:val="24"/>
          <w:lang w:val="en-SA"/>
        </w:rPr>
        <w:lastRenderedPageBreak/>
        <w:t xml:space="preserve">User Story </w:t>
      </w:r>
      <w:r w:rsidRPr="0065145A">
        <w:rPr>
          <w:rFonts w:ascii="Times New Roman" w:hAnsi="Times New Roman" w:cs="Times New Roman"/>
          <w:b/>
          <w:bCs/>
          <w:sz w:val="24"/>
          <w:szCs w:val="24"/>
        </w:rPr>
        <w:t>3:</w:t>
      </w:r>
      <w:r w:rsidRPr="0065145A">
        <w:rPr>
          <w:rFonts w:ascii="Times New Roman" w:hAnsi="Times New Roman" w:cs="Times New Roman"/>
          <w:sz w:val="24"/>
          <w:szCs w:val="24"/>
        </w:rPr>
        <w:t xml:space="preserve"> As a user, I </w:t>
      </w:r>
      <w:r w:rsidRPr="0065145A">
        <w:rPr>
          <w:rFonts w:ascii="Times New Roman" w:eastAsia="Times New Roman" w:hAnsi="Times New Roman" w:cs="Times New Roman"/>
          <w:color w:val="000000"/>
          <w:sz w:val="24"/>
          <w:szCs w:val="24"/>
        </w:rPr>
        <w:t>want to see the quantity of completed and pending UX methods across all user stories in the board, so I can keep track of the progress.</w:t>
      </w:r>
    </w:p>
    <w:p w14:paraId="6B5A75EC" w14:textId="77777777" w:rsidR="00E2734E" w:rsidRPr="00104E94" w:rsidRDefault="00E2734E" w:rsidP="00E2734E">
      <w:pPr>
        <w:jc w:val="both"/>
        <w:rPr>
          <w:rFonts w:ascii="Times New Roman" w:hAnsi="Times New Roman" w:cs="Times New Roman"/>
          <w:b/>
          <w:sz w:val="24"/>
          <w:szCs w:val="24"/>
        </w:rPr>
      </w:pPr>
      <w:r w:rsidRPr="00104E94">
        <w:rPr>
          <w:rFonts w:ascii="Times New Roman" w:hAnsi="Times New Roman" w:cs="Times New Roman"/>
          <w:b/>
          <w:sz w:val="24"/>
          <w:szCs w:val="24"/>
        </w:rPr>
        <w:t>UI Design of the User Stories:</w:t>
      </w:r>
    </w:p>
    <w:p w14:paraId="2815FF35" w14:textId="72D101D6" w:rsidR="00622804" w:rsidRPr="0065145A" w:rsidRDefault="00622804" w:rsidP="006E4641">
      <w:pPr>
        <w:ind w:left="284"/>
        <w:jc w:val="both"/>
        <w:rPr>
          <w:rFonts w:ascii="Times New Roman" w:hAnsi="Times New Roman" w:cs="Times New Roman"/>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1</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r w:rsidRPr="00622804">
        <w:rPr>
          <w:rFonts w:ascii="Times New Roman" w:eastAsia="Times New Roman" w:hAnsi="Times New Roman" w:cs="Times New Roman"/>
          <w:b/>
          <w:bCs/>
          <w:color w:val="000000"/>
          <w:sz w:val="24"/>
          <w:szCs w:val="24"/>
        </w:rPr>
        <w:t xml:space="preserve">Worthiness score label </w:t>
      </w:r>
      <w:r w:rsidRPr="00622804">
        <w:rPr>
          <w:rFonts w:ascii="Times New Roman" w:hAnsi="Times New Roman" w:cs="Times New Roman"/>
          <w:b/>
          <w:bCs/>
          <w:sz w:val="24"/>
          <w:szCs w:val="24"/>
        </w:rPr>
        <w:t>creation</w:t>
      </w:r>
      <w:r w:rsidRPr="0065145A">
        <w:rPr>
          <w:rFonts w:ascii="Times New Roman" w:hAnsi="Times New Roman" w:cs="Times New Roman"/>
          <w:sz w:val="24"/>
          <w:szCs w:val="24"/>
        </w:rPr>
        <w:t xml:space="preserve"> </w:t>
      </w:r>
      <w:r w:rsidRPr="0065145A">
        <w:rPr>
          <w:rFonts w:ascii="Times New Roman" w:eastAsiaTheme="minorEastAsia" w:hAnsi="Times New Roman" w:cs="Times New Roman"/>
          <w:bCs/>
          <w:sz w:val="24"/>
          <w:szCs w:val="24"/>
        </w:rPr>
        <w:t xml:space="preserve">– </w:t>
      </w:r>
      <w:r w:rsidRPr="0065145A">
        <w:rPr>
          <w:rFonts w:ascii="Times New Roman" w:hAnsi="Times New Roman" w:cs="Times New Roman"/>
          <w:sz w:val="24"/>
          <w:szCs w:val="24"/>
        </w:rPr>
        <w:t>create a</w:t>
      </w:r>
      <w:r>
        <w:rPr>
          <w:rFonts w:ascii="Times New Roman" w:hAnsi="Times New Roman" w:cs="Times New Roman"/>
          <w:sz w:val="24"/>
          <w:szCs w:val="24"/>
        </w:rPr>
        <w:t xml:space="preserve"> color</w:t>
      </w:r>
      <w:r w:rsidR="0028784E">
        <w:rPr>
          <w:rFonts w:ascii="Times New Roman" w:hAnsi="Times New Roman" w:cs="Times New Roman"/>
          <w:sz w:val="24"/>
          <w:szCs w:val="24"/>
        </w:rPr>
        <w:t>ed label</w:t>
      </w:r>
      <w:r w:rsidR="00120DAE">
        <w:rPr>
          <w:rFonts w:ascii="Times New Roman" w:hAnsi="Times New Roman" w:cs="Times New Roman"/>
          <w:sz w:val="24"/>
          <w:szCs w:val="24"/>
        </w:rPr>
        <w:t xml:space="preserve"> </w:t>
      </w:r>
      <w:r w:rsidR="006874EC">
        <w:rPr>
          <w:rFonts w:ascii="Times New Roman" w:hAnsi="Times New Roman" w:cs="Times New Roman"/>
          <w:sz w:val="24"/>
          <w:szCs w:val="24"/>
        </w:rPr>
        <w:t xml:space="preserve">that will be placed on the card cover to indicate the </w:t>
      </w:r>
      <w:r w:rsidR="00730C7A" w:rsidRPr="0065145A">
        <w:rPr>
          <w:rFonts w:ascii="Times New Roman" w:eastAsia="Times New Roman" w:hAnsi="Times New Roman" w:cs="Times New Roman"/>
          <w:color w:val="000000"/>
          <w:sz w:val="24"/>
          <w:szCs w:val="24"/>
        </w:rPr>
        <w:t xml:space="preserve">worthiness </w:t>
      </w:r>
      <w:r w:rsidR="006874EC">
        <w:rPr>
          <w:rFonts w:ascii="Times New Roman" w:hAnsi="Times New Roman" w:cs="Times New Roman"/>
          <w:sz w:val="24"/>
          <w:szCs w:val="24"/>
        </w:rPr>
        <w:t>score</w:t>
      </w:r>
      <w:r w:rsidR="006E4641">
        <w:rPr>
          <w:rFonts w:ascii="Times New Roman" w:hAnsi="Times New Roman" w:cs="Times New Roman"/>
          <w:sz w:val="24"/>
          <w:szCs w:val="24"/>
        </w:rPr>
        <w:t xml:space="preserve"> using a </w:t>
      </w:r>
      <w:r w:rsidR="0028784E" w:rsidRPr="0065145A">
        <w:rPr>
          <w:rFonts w:ascii="Times New Roman" w:hAnsi="Times New Roman" w:cs="Times New Roman"/>
          <w:sz w:val="24"/>
          <w:szCs w:val="24"/>
        </w:rPr>
        <w:t>color-coded indicator of its importance (red for high, orange for moderate, and green for low).</w:t>
      </w:r>
    </w:p>
    <w:p w14:paraId="2CDFB037" w14:textId="7A75D74B" w:rsidR="00B10927" w:rsidRDefault="00E2734E" w:rsidP="00B10927">
      <w:pPr>
        <w:ind w:left="284"/>
        <w:jc w:val="both"/>
        <w:rPr>
          <w:rFonts w:ascii="Times New Roman" w:hAnsi="Times New Roman" w:cs="Times New Roman"/>
          <w:sz w:val="24"/>
          <w:szCs w:val="24"/>
        </w:rPr>
      </w:pPr>
      <w:r w:rsidRPr="009F1A87">
        <w:rPr>
          <w:rFonts w:ascii="Times New Roman" w:hAnsi="Times New Roman" w:cs="Times New Roman"/>
          <w:b/>
          <w:bCs/>
          <w:sz w:val="24"/>
          <w:szCs w:val="24"/>
          <w:lang w:val="en-SA"/>
        </w:rPr>
        <w:t xml:space="preserve">User Story </w:t>
      </w:r>
      <w:r w:rsidRPr="009F1A87">
        <w:rPr>
          <w:rFonts w:ascii="Times New Roman" w:hAnsi="Times New Roman" w:cs="Times New Roman"/>
          <w:b/>
          <w:bCs/>
          <w:sz w:val="24"/>
          <w:szCs w:val="24"/>
        </w:rPr>
        <w:t>2</w:t>
      </w:r>
      <w:r w:rsidRPr="009F1A87">
        <w:rPr>
          <w:rFonts w:ascii="Times New Roman" w:hAnsi="Times New Roman" w:cs="Times New Roman"/>
          <w:b/>
          <w:bCs/>
          <w:sz w:val="24"/>
          <w:szCs w:val="24"/>
          <w:lang w:val="en-SA"/>
        </w:rPr>
        <w:t>:</w:t>
      </w:r>
      <w:r w:rsidRPr="009F1A87">
        <w:rPr>
          <w:rFonts w:ascii="Times New Roman" w:hAnsi="Times New Roman" w:cs="Times New Roman"/>
          <w:b/>
          <w:bCs/>
          <w:sz w:val="24"/>
          <w:szCs w:val="24"/>
        </w:rPr>
        <w:t xml:space="preserve"> </w:t>
      </w:r>
      <w:r w:rsidR="00B10927" w:rsidRPr="009F1A87">
        <w:rPr>
          <w:rFonts w:ascii="Times New Roman" w:eastAsia="Times New Roman" w:hAnsi="Times New Roman" w:cs="Times New Roman"/>
          <w:b/>
          <w:bCs/>
          <w:color w:val="000000"/>
          <w:sz w:val="24"/>
          <w:szCs w:val="24"/>
        </w:rPr>
        <w:t xml:space="preserve">No Estimate label </w:t>
      </w:r>
      <w:r w:rsidR="00B10927" w:rsidRPr="009F1A87">
        <w:rPr>
          <w:rFonts w:ascii="Times New Roman" w:hAnsi="Times New Roman" w:cs="Times New Roman"/>
          <w:b/>
          <w:bCs/>
          <w:sz w:val="24"/>
          <w:szCs w:val="24"/>
        </w:rPr>
        <w:t>creation</w:t>
      </w:r>
      <w:r w:rsidR="00B10927" w:rsidRPr="009F1A87">
        <w:rPr>
          <w:rFonts w:ascii="Times New Roman" w:hAnsi="Times New Roman" w:cs="Times New Roman"/>
          <w:sz w:val="24"/>
          <w:szCs w:val="24"/>
        </w:rPr>
        <w:t xml:space="preserve"> </w:t>
      </w:r>
      <w:r w:rsidR="00B10927" w:rsidRPr="009F1A87">
        <w:rPr>
          <w:rFonts w:ascii="Times New Roman" w:eastAsiaTheme="minorEastAsia" w:hAnsi="Times New Roman" w:cs="Times New Roman"/>
          <w:bCs/>
          <w:sz w:val="24"/>
          <w:szCs w:val="24"/>
        </w:rPr>
        <w:t xml:space="preserve">– </w:t>
      </w:r>
      <w:r w:rsidR="00B10927" w:rsidRPr="009F1A87">
        <w:rPr>
          <w:rFonts w:ascii="Times New Roman" w:hAnsi="Times New Roman" w:cs="Times New Roman"/>
          <w:sz w:val="24"/>
          <w:szCs w:val="24"/>
        </w:rPr>
        <w:t xml:space="preserve">create a label </w:t>
      </w:r>
      <w:r w:rsidR="006E4641">
        <w:rPr>
          <w:rFonts w:ascii="Times New Roman" w:hAnsi="Times New Roman" w:cs="Times New Roman"/>
          <w:sz w:val="24"/>
          <w:szCs w:val="24"/>
        </w:rPr>
        <w:t xml:space="preserve">with the text </w:t>
      </w:r>
      <w:r w:rsidR="00B10927" w:rsidRPr="009F1A87">
        <w:rPr>
          <w:rFonts w:ascii="Times New Roman" w:hAnsi="Times New Roman" w:cs="Times New Roman"/>
          <w:sz w:val="24"/>
          <w:szCs w:val="24"/>
        </w:rPr>
        <w:t>“</w:t>
      </w:r>
      <w:r w:rsidR="00B10927" w:rsidRPr="009F1A87">
        <w:rPr>
          <w:rFonts w:ascii="Times New Roman" w:eastAsia="Times New Roman" w:hAnsi="Times New Roman" w:cs="Times New Roman"/>
          <w:color w:val="000000"/>
          <w:sz w:val="24"/>
          <w:szCs w:val="24"/>
        </w:rPr>
        <w:t>No Estimate”</w:t>
      </w:r>
      <w:r w:rsidR="001E56B6" w:rsidRPr="001E56B6">
        <w:rPr>
          <w:rFonts w:ascii="Times New Roman" w:hAnsi="Times New Roman" w:cs="Times New Roman"/>
          <w:sz w:val="24"/>
          <w:szCs w:val="24"/>
        </w:rPr>
        <w:t xml:space="preserve"> </w:t>
      </w:r>
      <w:r w:rsidR="00050BAF">
        <w:rPr>
          <w:rFonts w:ascii="Times New Roman" w:hAnsi="Times New Roman" w:cs="Times New Roman"/>
          <w:sz w:val="24"/>
          <w:szCs w:val="24"/>
        </w:rPr>
        <w:t>that will be placed on the card cover</w:t>
      </w:r>
      <w:r w:rsidR="00C61BC1" w:rsidRPr="009F1A87">
        <w:rPr>
          <w:rFonts w:ascii="Times New Roman" w:eastAsia="Times New Roman" w:hAnsi="Times New Roman" w:cs="Times New Roman"/>
          <w:color w:val="000000"/>
          <w:sz w:val="24"/>
          <w:szCs w:val="24"/>
        </w:rPr>
        <w:t xml:space="preserve"> </w:t>
      </w:r>
      <w:r w:rsidR="009F1A87" w:rsidRPr="009F1A87">
        <w:rPr>
          <w:rFonts w:ascii="Times New Roman" w:eastAsia="Times New Roman" w:hAnsi="Times New Roman" w:cs="Times New Roman"/>
          <w:color w:val="000000"/>
          <w:sz w:val="24"/>
          <w:szCs w:val="24"/>
        </w:rPr>
        <w:t>to present that the user stories that have not been estimated</w:t>
      </w:r>
      <w:r w:rsidR="009F1A87">
        <w:rPr>
          <w:rFonts w:ascii="Times New Roman" w:eastAsia="Times New Roman" w:hAnsi="Times New Roman" w:cs="Times New Roman"/>
          <w:color w:val="000000"/>
          <w:sz w:val="24"/>
          <w:szCs w:val="24"/>
        </w:rPr>
        <w:t>.</w:t>
      </w:r>
    </w:p>
    <w:p w14:paraId="751F2354" w14:textId="17713223" w:rsidR="001E56B6" w:rsidRDefault="00E2734E" w:rsidP="001E56B6">
      <w:pPr>
        <w:ind w:left="284"/>
        <w:jc w:val="both"/>
        <w:rPr>
          <w:rFonts w:ascii="Times New Roman" w:hAnsi="Times New Roman" w:cs="Times New Roman"/>
          <w:sz w:val="24"/>
          <w:szCs w:val="24"/>
        </w:rPr>
      </w:pPr>
      <w:r w:rsidRPr="001E56B6">
        <w:rPr>
          <w:rFonts w:ascii="Times New Roman" w:hAnsi="Times New Roman" w:cs="Times New Roman"/>
          <w:b/>
          <w:bCs/>
          <w:sz w:val="24"/>
          <w:szCs w:val="24"/>
          <w:lang w:val="en-SA"/>
        </w:rPr>
        <w:t xml:space="preserve">User Story </w:t>
      </w:r>
      <w:r w:rsidRPr="001E56B6">
        <w:rPr>
          <w:rFonts w:ascii="Times New Roman" w:hAnsi="Times New Roman" w:cs="Times New Roman"/>
          <w:b/>
          <w:bCs/>
          <w:sz w:val="24"/>
          <w:szCs w:val="24"/>
        </w:rPr>
        <w:t>3</w:t>
      </w:r>
      <w:r w:rsidRPr="001E56B6">
        <w:rPr>
          <w:rFonts w:ascii="Times New Roman" w:hAnsi="Times New Roman" w:cs="Times New Roman"/>
          <w:b/>
          <w:bCs/>
          <w:sz w:val="24"/>
          <w:szCs w:val="24"/>
          <w:lang w:val="en-SA"/>
        </w:rPr>
        <w:t>:</w:t>
      </w:r>
      <w:r w:rsidRPr="001E56B6">
        <w:rPr>
          <w:rFonts w:ascii="Times New Roman" w:hAnsi="Times New Roman" w:cs="Times New Roman"/>
          <w:b/>
          <w:bCs/>
          <w:sz w:val="24"/>
          <w:szCs w:val="24"/>
        </w:rPr>
        <w:t xml:space="preserve"> </w:t>
      </w:r>
      <w:r w:rsidR="009F1A87" w:rsidRPr="001E56B6">
        <w:rPr>
          <w:rFonts w:ascii="Times New Roman" w:hAnsi="Times New Roman" w:cs="Times New Roman"/>
          <w:b/>
          <w:bCs/>
          <w:sz w:val="24"/>
          <w:szCs w:val="24"/>
        </w:rPr>
        <w:t xml:space="preserve"> Quantity label creation </w:t>
      </w:r>
      <w:r w:rsidR="009F1A87" w:rsidRPr="001E56B6">
        <w:rPr>
          <w:rFonts w:ascii="Times New Roman" w:eastAsiaTheme="minorEastAsia" w:hAnsi="Times New Roman" w:cs="Times New Roman"/>
          <w:bCs/>
          <w:sz w:val="24"/>
          <w:szCs w:val="24"/>
        </w:rPr>
        <w:t xml:space="preserve">– </w:t>
      </w:r>
      <w:r w:rsidR="009F1A87" w:rsidRPr="001E56B6">
        <w:rPr>
          <w:rFonts w:ascii="Times New Roman" w:hAnsi="Times New Roman" w:cs="Times New Roman"/>
          <w:sz w:val="24"/>
          <w:szCs w:val="24"/>
        </w:rPr>
        <w:t>create a label</w:t>
      </w:r>
      <w:r w:rsidR="00120DAE" w:rsidRPr="001E56B6">
        <w:rPr>
          <w:rFonts w:ascii="Times New Roman" w:hAnsi="Times New Roman" w:cs="Times New Roman"/>
          <w:sz w:val="24"/>
          <w:szCs w:val="24"/>
        </w:rPr>
        <w:t xml:space="preserve"> </w:t>
      </w:r>
      <w:r w:rsidR="00050BAF">
        <w:rPr>
          <w:rFonts w:ascii="Times New Roman" w:hAnsi="Times New Roman" w:cs="Times New Roman"/>
          <w:sz w:val="24"/>
          <w:szCs w:val="24"/>
        </w:rPr>
        <w:t xml:space="preserve">that will be placed on the card cover </w:t>
      </w:r>
      <w:r w:rsidR="001E56B6" w:rsidRPr="001E56B6">
        <w:rPr>
          <w:rFonts w:ascii="Times New Roman" w:hAnsi="Times New Roman" w:cs="Times New Roman"/>
          <w:sz w:val="24"/>
          <w:szCs w:val="24"/>
        </w:rPr>
        <w:t xml:space="preserve">to present the </w:t>
      </w:r>
      <w:r w:rsidR="001E56B6" w:rsidRPr="001E56B6">
        <w:rPr>
          <w:rFonts w:ascii="Times New Roman" w:eastAsia="Times New Roman" w:hAnsi="Times New Roman" w:cs="Times New Roman"/>
          <w:color w:val="000000"/>
          <w:sz w:val="24"/>
          <w:szCs w:val="24"/>
        </w:rPr>
        <w:t>quantity of UX methods</w:t>
      </w:r>
      <w:r w:rsidR="006C3B5D">
        <w:rPr>
          <w:rFonts w:ascii="Times New Roman" w:eastAsia="Times New Roman" w:hAnsi="Times New Roman" w:cs="Times New Roman"/>
          <w:color w:val="000000"/>
          <w:sz w:val="24"/>
          <w:szCs w:val="24"/>
        </w:rPr>
        <w:t xml:space="preserve"> that have </w:t>
      </w:r>
      <w:r w:rsidR="006C3B5D" w:rsidRPr="001E56B6">
        <w:rPr>
          <w:rFonts w:ascii="Times New Roman" w:eastAsia="Times New Roman" w:hAnsi="Times New Roman" w:cs="Times New Roman"/>
          <w:color w:val="000000"/>
          <w:sz w:val="24"/>
          <w:szCs w:val="24"/>
        </w:rPr>
        <w:t xml:space="preserve">completed and </w:t>
      </w:r>
      <w:r w:rsidR="006C3B5D">
        <w:rPr>
          <w:rFonts w:ascii="Times New Roman" w:eastAsia="Times New Roman" w:hAnsi="Times New Roman" w:cs="Times New Roman"/>
          <w:color w:val="000000"/>
          <w:sz w:val="24"/>
          <w:szCs w:val="24"/>
        </w:rPr>
        <w:t xml:space="preserve">are </w:t>
      </w:r>
      <w:r w:rsidR="006C3B5D" w:rsidRPr="001E56B6">
        <w:rPr>
          <w:rFonts w:ascii="Times New Roman" w:eastAsia="Times New Roman" w:hAnsi="Times New Roman" w:cs="Times New Roman"/>
          <w:color w:val="000000"/>
          <w:sz w:val="24"/>
          <w:szCs w:val="24"/>
        </w:rPr>
        <w:t>pending</w:t>
      </w:r>
      <w:r w:rsidR="001E56B6" w:rsidRPr="001E56B6">
        <w:rPr>
          <w:rFonts w:ascii="Times New Roman" w:eastAsia="Times New Roman" w:hAnsi="Times New Roman" w:cs="Times New Roman"/>
          <w:color w:val="000000"/>
          <w:sz w:val="24"/>
          <w:szCs w:val="24"/>
        </w:rPr>
        <w:t>.</w:t>
      </w:r>
    </w:p>
    <w:p w14:paraId="22E16491" w14:textId="2C5F0F46" w:rsidR="00E2734E" w:rsidRPr="008C531C" w:rsidRDefault="00E2734E" w:rsidP="00E2734E">
      <w:pPr>
        <w:jc w:val="both"/>
        <w:rPr>
          <w:rFonts w:ascii="Times New Roman" w:hAnsi="Times New Roman" w:cs="Times New Roman"/>
          <w:b/>
          <w:sz w:val="24"/>
          <w:szCs w:val="24"/>
        </w:rPr>
      </w:pPr>
      <w:r w:rsidRPr="008C531C">
        <w:rPr>
          <w:rFonts w:ascii="Times New Roman" w:hAnsi="Times New Roman" w:cs="Times New Roman"/>
          <w:b/>
          <w:sz w:val="24"/>
          <w:szCs w:val="24"/>
        </w:rPr>
        <w:t>Development of the User Stories:</w:t>
      </w:r>
    </w:p>
    <w:p w14:paraId="1BD8BFFA" w14:textId="6D0420F7" w:rsidR="007E162F" w:rsidRPr="0065145A" w:rsidRDefault="00E2734E" w:rsidP="007E162F">
      <w:pPr>
        <w:ind w:left="284"/>
        <w:jc w:val="both"/>
        <w:rPr>
          <w:rFonts w:ascii="Times New Roman" w:hAnsi="Times New Roman" w:cs="Times New Roman"/>
          <w:sz w:val="24"/>
          <w:szCs w:val="24"/>
        </w:rPr>
      </w:pPr>
      <w:r w:rsidRPr="008C531C">
        <w:rPr>
          <w:rFonts w:ascii="Times New Roman" w:hAnsi="Times New Roman" w:cs="Times New Roman"/>
          <w:b/>
          <w:bCs/>
          <w:sz w:val="24"/>
          <w:szCs w:val="24"/>
          <w:lang w:val="en-SA"/>
        </w:rPr>
        <w:t xml:space="preserve">User Story 1: </w:t>
      </w:r>
      <w:r w:rsidR="00CE5471" w:rsidRPr="008C531C">
        <w:rPr>
          <w:rFonts w:ascii="Times New Roman" w:hAnsi="Times New Roman" w:cs="Times New Roman"/>
          <w:b/>
          <w:bCs/>
          <w:sz w:val="24"/>
          <w:szCs w:val="24"/>
        </w:rPr>
        <w:t>C</w:t>
      </w:r>
      <w:r w:rsidR="00CE5471" w:rsidRPr="008C531C">
        <w:rPr>
          <w:rFonts w:ascii="Times New Roman" w:hAnsi="Times New Roman" w:cs="Times New Roman"/>
          <w:b/>
          <w:bCs/>
          <w:sz w:val="24"/>
          <w:szCs w:val="24"/>
          <w:lang w:val="en-SA"/>
        </w:rPr>
        <w:t>ard-badge</w:t>
      </w:r>
      <w:r w:rsidR="00FA20AC" w:rsidRPr="008C531C">
        <w:rPr>
          <w:rFonts w:ascii="Times New Roman" w:hAnsi="Times New Roman" w:cs="Times New Roman"/>
          <w:b/>
          <w:bCs/>
          <w:sz w:val="24"/>
          <w:szCs w:val="24"/>
        </w:rPr>
        <w:t xml:space="preserve">s </w:t>
      </w:r>
      <w:r w:rsidR="00FA20AC" w:rsidRPr="008C531C">
        <w:rPr>
          <w:rFonts w:ascii="Times New Roman" w:hAnsi="Times New Roman" w:cs="Times New Roman"/>
          <w:b/>
          <w:bCs/>
          <w:sz w:val="24"/>
          <w:szCs w:val="24"/>
          <w:lang w:val="en-SA"/>
        </w:rPr>
        <w:t xml:space="preserve">component </w:t>
      </w:r>
      <w:r w:rsidR="00FA20AC" w:rsidRPr="00730C7A">
        <w:rPr>
          <w:rFonts w:ascii="Times New Roman" w:hAnsi="Times New Roman" w:cs="Times New Roman"/>
          <w:b/>
          <w:bCs/>
          <w:sz w:val="24"/>
          <w:szCs w:val="24"/>
          <w:lang w:val="en-SA"/>
        </w:rPr>
        <w:t>creation</w:t>
      </w:r>
      <w:r w:rsidR="00730C7A" w:rsidRPr="00730C7A">
        <w:rPr>
          <w:rFonts w:ascii="Times New Roman" w:hAnsi="Times New Roman" w:cs="Times New Roman"/>
          <w:b/>
          <w:bCs/>
          <w:sz w:val="24"/>
          <w:szCs w:val="24"/>
        </w:rPr>
        <w:t xml:space="preserve"> (</w:t>
      </w:r>
      <w:r w:rsidR="00730C7A" w:rsidRPr="00730C7A">
        <w:rPr>
          <w:rFonts w:ascii="Times New Roman" w:eastAsia="Times New Roman" w:hAnsi="Times New Roman" w:cs="Times New Roman"/>
          <w:b/>
          <w:bCs/>
          <w:color w:val="000000"/>
          <w:sz w:val="24"/>
          <w:szCs w:val="24"/>
        </w:rPr>
        <w:t xml:space="preserve">worthiness </w:t>
      </w:r>
      <w:r w:rsidR="00730C7A" w:rsidRPr="00730C7A">
        <w:rPr>
          <w:rFonts w:ascii="Times New Roman" w:hAnsi="Times New Roman" w:cs="Times New Roman"/>
          <w:b/>
          <w:bCs/>
          <w:sz w:val="24"/>
          <w:szCs w:val="24"/>
        </w:rPr>
        <w:t>score)</w:t>
      </w:r>
      <w:r w:rsidR="00730C7A">
        <w:rPr>
          <w:rFonts w:ascii="Times New Roman" w:hAnsi="Times New Roman" w:cs="Times New Roman"/>
          <w:sz w:val="24"/>
          <w:szCs w:val="24"/>
        </w:rPr>
        <w:t xml:space="preserve"> </w:t>
      </w:r>
      <w:r w:rsidR="00FA20AC" w:rsidRPr="008C531C">
        <w:rPr>
          <w:rFonts w:ascii="Times New Roman" w:eastAsiaTheme="minorEastAsia" w:hAnsi="Times New Roman" w:cs="Times New Roman"/>
          <w:bCs/>
          <w:sz w:val="24"/>
          <w:szCs w:val="24"/>
        </w:rPr>
        <w:t>–</w:t>
      </w:r>
      <w:r w:rsidR="00FA20AC" w:rsidRPr="008C531C">
        <w:rPr>
          <w:rFonts w:ascii="Times New Roman" w:hAnsi="Times New Roman" w:cs="Times New Roman"/>
          <w:sz w:val="24"/>
          <w:szCs w:val="24"/>
        </w:rPr>
        <w:t xml:space="preserve"> Create a C</w:t>
      </w:r>
      <w:r w:rsidR="00FA20AC" w:rsidRPr="008C531C">
        <w:rPr>
          <w:rFonts w:ascii="Times New Roman" w:hAnsi="Times New Roman" w:cs="Times New Roman"/>
          <w:sz w:val="24"/>
          <w:szCs w:val="24"/>
          <w:lang w:val="en-SA"/>
        </w:rPr>
        <w:t>ard-b</w:t>
      </w:r>
      <w:r w:rsidR="00FA20AC" w:rsidRPr="008C531C">
        <w:rPr>
          <w:rFonts w:ascii="Times New Roman" w:hAnsi="Times New Roman" w:cs="Times New Roman"/>
          <w:sz w:val="24"/>
          <w:szCs w:val="24"/>
        </w:rPr>
        <w:t>adge</w:t>
      </w:r>
      <w:r w:rsidR="007E162F" w:rsidRPr="008C531C">
        <w:rPr>
          <w:rFonts w:ascii="Times New Roman" w:hAnsi="Times New Roman" w:cs="Times New Roman"/>
          <w:sz w:val="24"/>
          <w:szCs w:val="24"/>
        </w:rPr>
        <w:t>s</w:t>
      </w:r>
      <w:r w:rsidR="00FA20AC" w:rsidRPr="008C531C">
        <w:rPr>
          <w:rFonts w:ascii="Times New Roman" w:hAnsi="Times New Roman" w:cs="Times New Roman"/>
          <w:sz w:val="24"/>
          <w:szCs w:val="24"/>
        </w:rPr>
        <w:t xml:space="preserve"> component </w:t>
      </w:r>
      <w:r w:rsidR="007E162F" w:rsidRPr="008C531C">
        <w:rPr>
          <w:rFonts w:ascii="Times New Roman" w:hAnsi="Times New Roman" w:cs="Times New Roman"/>
          <w:sz w:val="24"/>
          <w:szCs w:val="24"/>
        </w:rPr>
        <w:t xml:space="preserve">that presents the </w:t>
      </w:r>
      <w:r w:rsidR="00730C7A" w:rsidRPr="0065145A">
        <w:rPr>
          <w:rFonts w:ascii="Times New Roman" w:eastAsia="Times New Roman" w:hAnsi="Times New Roman" w:cs="Times New Roman"/>
          <w:color w:val="000000"/>
          <w:sz w:val="24"/>
          <w:szCs w:val="24"/>
        </w:rPr>
        <w:t xml:space="preserve">worthiness </w:t>
      </w:r>
      <w:r w:rsidR="007E162F" w:rsidRPr="008C531C">
        <w:rPr>
          <w:rFonts w:ascii="Times New Roman" w:hAnsi="Times New Roman" w:cs="Times New Roman"/>
          <w:sz w:val="24"/>
          <w:szCs w:val="24"/>
        </w:rPr>
        <w:t xml:space="preserve">score and the background color of the badge </w:t>
      </w:r>
      <w:r w:rsidR="008C531C" w:rsidRPr="008C531C">
        <w:rPr>
          <w:rFonts w:ascii="Times New Roman" w:hAnsi="Times New Roman" w:cs="Times New Roman"/>
          <w:sz w:val="24"/>
          <w:szCs w:val="24"/>
        </w:rPr>
        <w:t>is dependent on</w:t>
      </w:r>
      <w:r w:rsidR="007E162F" w:rsidRPr="008C531C">
        <w:rPr>
          <w:rFonts w:ascii="Times New Roman" w:hAnsi="Times New Roman" w:cs="Times New Roman"/>
          <w:sz w:val="24"/>
          <w:szCs w:val="24"/>
        </w:rPr>
        <w:t xml:space="preserve"> color-coded indicator of its importance (red for high, orange for moderate, and green for low).</w:t>
      </w:r>
    </w:p>
    <w:p w14:paraId="7C549A10" w14:textId="694B5A37" w:rsidR="00E2734E" w:rsidRPr="00BC7F0A" w:rsidRDefault="00E2734E" w:rsidP="00BC7F0A">
      <w:pPr>
        <w:ind w:left="284"/>
        <w:jc w:val="both"/>
        <w:rPr>
          <w:rFonts w:ascii="Times New Roman" w:hAnsi="Times New Roman" w:cs="Times New Roman"/>
          <w:sz w:val="24"/>
          <w:szCs w:val="24"/>
        </w:rPr>
      </w:pPr>
      <w:r w:rsidRPr="00730C7A">
        <w:rPr>
          <w:rFonts w:ascii="Times New Roman" w:hAnsi="Times New Roman" w:cs="Times New Roman"/>
          <w:b/>
          <w:bCs/>
          <w:sz w:val="24"/>
          <w:szCs w:val="24"/>
          <w:lang w:val="en-SA"/>
        </w:rPr>
        <w:t xml:space="preserve">User Story </w:t>
      </w:r>
      <w:r w:rsidRPr="00730C7A">
        <w:rPr>
          <w:rFonts w:ascii="Times New Roman" w:hAnsi="Times New Roman" w:cs="Times New Roman"/>
          <w:b/>
          <w:bCs/>
          <w:sz w:val="24"/>
          <w:szCs w:val="24"/>
        </w:rPr>
        <w:t>2</w:t>
      </w:r>
      <w:r w:rsidRPr="00730C7A">
        <w:rPr>
          <w:rFonts w:ascii="Times New Roman" w:hAnsi="Times New Roman" w:cs="Times New Roman"/>
          <w:b/>
          <w:bCs/>
          <w:sz w:val="24"/>
          <w:szCs w:val="24"/>
          <w:lang w:val="en-SA"/>
        </w:rPr>
        <w:t xml:space="preserve">: </w:t>
      </w:r>
      <w:r w:rsidR="00AF0188">
        <w:rPr>
          <w:rFonts w:ascii="Times New Roman" w:hAnsi="Times New Roman" w:cs="Times New Roman"/>
          <w:b/>
          <w:bCs/>
          <w:sz w:val="24"/>
          <w:szCs w:val="24"/>
        </w:rPr>
        <w:t xml:space="preserve">Handle </w:t>
      </w:r>
      <w:r w:rsidR="00AF0188" w:rsidRPr="00730C7A">
        <w:rPr>
          <w:rFonts w:ascii="Times New Roman" w:eastAsia="Times New Roman" w:hAnsi="Times New Roman" w:cs="Times New Roman"/>
          <w:b/>
          <w:bCs/>
          <w:color w:val="000000"/>
          <w:sz w:val="24"/>
          <w:szCs w:val="24"/>
        </w:rPr>
        <w:t>No Estimate</w:t>
      </w:r>
      <w:r w:rsidR="00106747">
        <w:rPr>
          <w:rFonts w:ascii="Times New Roman" w:eastAsia="Times New Roman" w:hAnsi="Times New Roman" w:cs="Times New Roman"/>
          <w:b/>
          <w:bCs/>
          <w:color w:val="000000"/>
          <w:sz w:val="24"/>
          <w:szCs w:val="24"/>
        </w:rPr>
        <w:t xml:space="preserve"> case</w:t>
      </w:r>
      <w:r w:rsidR="00730C7A">
        <w:rPr>
          <w:rFonts w:ascii="Times New Roman" w:hAnsi="Times New Roman" w:cs="Times New Roman"/>
          <w:sz w:val="24"/>
          <w:szCs w:val="24"/>
        </w:rPr>
        <w:t xml:space="preserve"> </w:t>
      </w:r>
      <w:r w:rsidR="00730C7A" w:rsidRPr="008C531C">
        <w:rPr>
          <w:rFonts w:ascii="Times New Roman" w:eastAsiaTheme="minorEastAsia" w:hAnsi="Times New Roman" w:cs="Times New Roman"/>
          <w:bCs/>
          <w:sz w:val="24"/>
          <w:szCs w:val="24"/>
        </w:rPr>
        <w:t>–</w:t>
      </w:r>
      <w:r w:rsidR="00730C7A" w:rsidRPr="008C531C">
        <w:rPr>
          <w:rFonts w:ascii="Times New Roman" w:hAnsi="Times New Roman" w:cs="Times New Roman"/>
          <w:sz w:val="24"/>
          <w:szCs w:val="24"/>
        </w:rPr>
        <w:t xml:space="preserve"> </w:t>
      </w:r>
      <w:r w:rsidR="00106747">
        <w:rPr>
          <w:rFonts w:ascii="Times New Roman" w:hAnsi="Times New Roman" w:cs="Times New Roman"/>
          <w:sz w:val="24"/>
          <w:szCs w:val="24"/>
        </w:rPr>
        <w:t xml:space="preserve">After creating the </w:t>
      </w:r>
      <w:r w:rsidR="00106747" w:rsidRPr="00106747">
        <w:rPr>
          <w:rFonts w:ascii="Times New Roman" w:hAnsi="Times New Roman" w:cs="Times New Roman"/>
          <w:sz w:val="24"/>
          <w:szCs w:val="24"/>
        </w:rPr>
        <w:t>Card-badges component</w:t>
      </w:r>
      <w:r w:rsidR="003B6A95">
        <w:rPr>
          <w:rFonts w:ascii="Times New Roman" w:hAnsi="Times New Roman" w:cs="Times New Roman"/>
          <w:sz w:val="24"/>
          <w:szCs w:val="24"/>
        </w:rPr>
        <w:t xml:space="preserve"> that represent user story 1, </w:t>
      </w:r>
      <w:r w:rsidR="00730C7A" w:rsidRPr="008C531C">
        <w:rPr>
          <w:rFonts w:ascii="Times New Roman" w:hAnsi="Times New Roman" w:cs="Times New Roman"/>
          <w:sz w:val="24"/>
          <w:szCs w:val="24"/>
        </w:rPr>
        <w:t xml:space="preserve"> </w:t>
      </w:r>
      <w:r w:rsidR="00C3534E">
        <w:rPr>
          <w:rFonts w:ascii="Times New Roman" w:hAnsi="Times New Roman" w:cs="Times New Roman"/>
          <w:sz w:val="24"/>
          <w:szCs w:val="24"/>
        </w:rPr>
        <w:t xml:space="preserve">we will add a case that handles the </w:t>
      </w:r>
      <w:r w:rsidR="00C3534E" w:rsidRPr="009F1A87">
        <w:rPr>
          <w:rFonts w:ascii="Times New Roman" w:eastAsia="Times New Roman" w:hAnsi="Times New Roman" w:cs="Times New Roman"/>
          <w:color w:val="000000"/>
          <w:sz w:val="24"/>
          <w:szCs w:val="24"/>
        </w:rPr>
        <w:t>user stories that have not been estimated</w:t>
      </w:r>
      <w:r w:rsidR="00C3534E">
        <w:rPr>
          <w:rFonts w:ascii="Times New Roman" w:hAnsi="Times New Roman" w:cs="Times New Roman"/>
          <w:sz w:val="24"/>
          <w:szCs w:val="24"/>
        </w:rPr>
        <w:t xml:space="preserve">, by displaying </w:t>
      </w:r>
      <w:r w:rsidR="00C3534E" w:rsidRPr="00C3534E">
        <w:rPr>
          <w:rFonts w:ascii="Times New Roman" w:hAnsi="Times New Roman" w:cs="Times New Roman"/>
          <w:sz w:val="24"/>
          <w:szCs w:val="24"/>
        </w:rPr>
        <w:t>worthiness score</w:t>
      </w:r>
      <w:r w:rsidR="00C3534E">
        <w:rPr>
          <w:rFonts w:ascii="Times New Roman" w:hAnsi="Times New Roman" w:cs="Times New Roman"/>
          <w:sz w:val="24"/>
          <w:szCs w:val="24"/>
        </w:rPr>
        <w:t xml:space="preserve"> to “</w:t>
      </w:r>
      <w:r w:rsidR="00C3534E" w:rsidRPr="009F1A87">
        <w:rPr>
          <w:rFonts w:ascii="Times New Roman" w:eastAsia="Times New Roman" w:hAnsi="Times New Roman" w:cs="Times New Roman"/>
          <w:color w:val="000000"/>
          <w:sz w:val="24"/>
          <w:szCs w:val="24"/>
        </w:rPr>
        <w:t>No Estimate</w:t>
      </w:r>
      <w:r w:rsidR="00C3534E">
        <w:rPr>
          <w:rFonts w:ascii="Times New Roman" w:eastAsia="Times New Roman" w:hAnsi="Times New Roman" w:cs="Times New Roman"/>
          <w:color w:val="000000"/>
          <w:sz w:val="24"/>
          <w:szCs w:val="24"/>
        </w:rPr>
        <w:t>”.</w:t>
      </w:r>
    </w:p>
    <w:p w14:paraId="54A7632E" w14:textId="25C6A1A6" w:rsidR="00E2734E" w:rsidRPr="0065145A" w:rsidRDefault="00E2734E" w:rsidP="00E2734E">
      <w:pPr>
        <w:ind w:left="284"/>
        <w:jc w:val="both"/>
        <w:rPr>
          <w:rFonts w:ascii="Times New Roman" w:hAnsi="Times New Roman" w:cs="Times New Roman"/>
          <w:sz w:val="24"/>
          <w:szCs w:val="24"/>
        </w:rPr>
      </w:pPr>
      <w:r w:rsidRPr="00395AAB">
        <w:rPr>
          <w:rFonts w:ascii="Times New Roman" w:hAnsi="Times New Roman" w:cs="Times New Roman"/>
          <w:b/>
          <w:bCs/>
          <w:sz w:val="24"/>
          <w:szCs w:val="24"/>
          <w:highlight w:val="yellow"/>
          <w:lang w:val="en-SA"/>
        </w:rPr>
        <w:t xml:space="preserve">User Story </w:t>
      </w:r>
      <w:r w:rsidRPr="00395AAB">
        <w:rPr>
          <w:rFonts w:ascii="Times New Roman" w:hAnsi="Times New Roman" w:cs="Times New Roman"/>
          <w:b/>
          <w:bCs/>
          <w:sz w:val="24"/>
          <w:szCs w:val="24"/>
          <w:highlight w:val="yellow"/>
        </w:rPr>
        <w:t>3</w:t>
      </w:r>
      <w:r w:rsidRPr="00395AAB">
        <w:rPr>
          <w:rFonts w:ascii="Times New Roman" w:hAnsi="Times New Roman" w:cs="Times New Roman"/>
          <w:b/>
          <w:bCs/>
          <w:sz w:val="24"/>
          <w:szCs w:val="24"/>
          <w:highlight w:val="yellow"/>
          <w:lang w:val="en-SA"/>
        </w:rPr>
        <w:t xml:space="preserve">: </w:t>
      </w:r>
      <w:r w:rsidRPr="00395AAB">
        <w:rPr>
          <w:rFonts w:ascii="Times New Roman" w:eastAsiaTheme="minorEastAsia" w:hAnsi="Times New Roman" w:cs="Times New Roman"/>
          <w:bCs/>
          <w:sz w:val="24"/>
          <w:szCs w:val="24"/>
          <w:highlight w:val="yellow"/>
        </w:rPr>
        <w:t>………………………………………………………………………………… ………………………………………………………………………………………………………………………………………………………………………………………………</w:t>
      </w:r>
    </w:p>
    <w:p w14:paraId="3494AFDB" w14:textId="55D9AFE5" w:rsidR="00E2734E" w:rsidRPr="0065145A" w:rsidRDefault="00E2734E" w:rsidP="00E2734E">
      <w:pPr>
        <w:jc w:val="both"/>
        <w:rPr>
          <w:rFonts w:ascii="Times New Roman" w:hAnsi="Times New Roman" w:cs="Times New Roman"/>
          <w:b/>
          <w:sz w:val="24"/>
          <w:szCs w:val="24"/>
        </w:rPr>
      </w:pPr>
      <w:r w:rsidRPr="0065145A">
        <w:rPr>
          <w:rFonts w:ascii="Times New Roman" w:hAnsi="Times New Roman" w:cs="Times New Roman"/>
          <w:b/>
          <w:sz w:val="24"/>
          <w:szCs w:val="24"/>
        </w:rPr>
        <w:t>Test of the User Stories:</w:t>
      </w:r>
    </w:p>
    <w:p w14:paraId="145213B5" w14:textId="77777777" w:rsidR="00CE6385" w:rsidRPr="0065145A" w:rsidRDefault="00CE6385" w:rsidP="00CE6385">
      <w:pPr>
        <w:ind w:left="284"/>
        <w:jc w:val="both"/>
        <w:rPr>
          <w:rFonts w:ascii="Times New Roman" w:hAnsi="Times New Roman" w:cs="Times New Roman"/>
          <w:b/>
          <w:bCs/>
          <w:sz w:val="24"/>
          <w:szCs w:val="24"/>
          <w:lang w:val="en-SA"/>
        </w:rPr>
      </w:pPr>
      <w:r w:rsidRPr="0065145A">
        <w:rPr>
          <w:rFonts w:ascii="Times New Roman" w:hAnsi="Times New Roman" w:cs="Times New Roman"/>
          <w:b/>
          <w:bCs/>
          <w:sz w:val="24"/>
          <w:szCs w:val="24"/>
          <w:lang w:val="en-SA"/>
        </w:rPr>
        <w:t xml:space="preserve">User Story 1: </w:t>
      </w:r>
    </w:p>
    <w:p w14:paraId="2BCAB403" w14:textId="370D9470" w:rsidR="00CE6385"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161874" w:rsidRPr="0065145A">
        <w:rPr>
          <w:rFonts w:ascii="Times New Roman" w:hAnsi="Times New Roman" w:cs="Times New Roman"/>
          <w:sz w:val="24"/>
          <w:szCs w:val="24"/>
        </w:rPr>
        <w:t>Verify that the worthiness score of each user story is displayed in the board.</w:t>
      </w:r>
    </w:p>
    <w:p w14:paraId="331F23BD" w14:textId="2D0CC02F" w:rsidR="00E9223F"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Verify that </w:t>
      </w:r>
      <w:r w:rsidR="00E9223F" w:rsidRPr="0065145A">
        <w:rPr>
          <w:rFonts w:ascii="Times New Roman" w:hAnsi="Times New Roman" w:cs="Times New Roman"/>
          <w:sz w:val="24"/>
          <w:szCs w:val="24"/>
        </w:rPr>
        <w:t>the worthiness score is calculated accurately for each user story.</w:t>
      </w:r>
    </w:p>
    <w:p w14:paraId="4383F5EC" w14:textId="1531D0AC" w:rsidR="00CE6385" w:rsidRPr="0065145A" w:rsidRDefault="00CE6385" w:rsidP="00CE6385">
      <w:pPr>
        <w:ind w:left="284"/>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p>
    <w:p w14:paraId="387E423D" w14:textId="7261C457" w:rsidR="00CE6385"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7E4DCE" w:rsidRPr="0065145A">
        <w:rPr>
          <w:rFonts w:ascii="Times New Roman" w:hAnsi="Times New Roman" w:cs="Times New Roman"/>
          <w:sz w:val="24"/>
          <w:szCs w:val="24"/>
        </w:rPr>
        <w:t>Verify that the "No, Estimate" text is displayed for user stories that have not been estimated.</w:t>
      </w:r>
    </w:p>
    <w:p w14:paraId="1736A560" w14:textId="55430913" w:rsidR="0012761C"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lastRenderedPageBreak/>
        <w:t xml:space="preserve">Test Case 2: </w:t>
      </w:r>
      <w:r w:rsidR="00BC4B69" w:rsidRPr="0065145A">
        <w:rPr>
          <w:rFonts w:ascii="Times New Roman" w:hAnsi="Times New Roman" w:cs="Times New Roman"/>
          <w:sz w:val="24"/>
          <w:szCs w:val="24"/>
        </w:rPr>
        <w:t>Verify that the text is displayed in a prominent location for easy visibility.</w:t>
      </w:r>
    </w:p>
    <w:p w14:paraId="3B7498A1" w14:textId="77777777" w:rsidR="00CE6385" w:rsidRPr="0065145A" w:rsidRDefault="00CE6385" w:rsidP="00CE6385">
      <w:pPr>
        <w:pStyle w:val="ListParagraph"/>
        <w:ind w:left="284"/>
        <w:contextualSpacing w:val="0"/>
        <w:jc w:val="both"/>
        <w:rPr>
          <w:rFonts w:ascii="Times New Roman" w:eastAsiaTheme="minorEastAsia"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3</w:t>
      </w:r>
      <w:r w:rsidRPr="0065145A">
        <w:rPr>
          <w:rFonts w:ascii="Times New Roman" w:eastAsiaTheme="minorEastAsia" w:hAnsi="Times New Roman" w:cs="Times New Roman"/>
          <w:b/>
          <w:bCs/>
          <w:sz w:val="24"/>
          <w:szCs w:val="24"/>
        </w:rPr>
        <w:t>:</w:t>
      </w:r>
    </w:p>
    <w:p w14:paraId="7F52EB0D" w14:textId="0D87ACF8" w:rsidR="001A3FA5"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117488" w:rsidRPr="0065145A">
        <w:rPr>
          <w:rFonts w:ascii="Times New Roman" w:hAnsi="Times New Roman" w:cs="Times New Roman"/>
          <w:sz w:val="24"/>
          <w:szCs w:val="24"/>
        </w:rPr>
        <w:t>Verify that the quantity of completed and pending UX methods is displayed for all user stories in the board.</w:t>
      </w:r>
    </w:p>
    <w:p w14:paraId="3821710D" w14:textId="77777777" w:rsidR="000E0410" w:rsidRPr="0065145A" w:rsidRDefault="00CE6385"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BB0D01" w:rsidRPr="0065145A">
        <w:rPr>
          <w:rFonts w:ascii="Times New Roman" w:hAnsi="Times New Roman" w:cs="Times New Roman"/>
          <w:sz w:val="24"/>
          <w:szCs w:val="24"/>
        </w:rPr>
        <w:t>Verify that the quantity of completed and pending UX methods is calculated accurately for each user story.</w:t>
      </w:r>
    </w:p>
    <w:p w14:paraId="2E8D4BEF" w14:textId="5EBAF71B" w:rsidR="000E0410" w:rsidRPr="0065145A" w:rsidRDefault="000E0410" w:rsidP="000E0410">
      <w:pPr>
        <w:rPr>
          <w:rFonts w:ascii="Times New Roman" w:hAnsi="Times New Roman" w:cs="Times New Roman"/>
          <w:b/>
          <w:sz w:val="28"/>
          <w:szCs w:val="28"/>
        </w:rPr>
      </w:pPr>
      <w:r w:rsidRPr="0065145A">
        <w:rPr>
          <w:rFonts w:ascii="Times New Roman" w:hAnsi="Times New Roman" w:cs="Times New Roman"/>
          <w:b/>
          <w:sz w:val="28"/>
          <w:szCs w:val="28"/>
        </w:rPr>
        <w:t>Sprint 5:</w:t>
      </w:r>
    </w:p>
    <w:p w14:paraId="7DA6D4AE" w14:textId="27AAF164" w:rsidR="000E0410" w:rsidRPr="0065145A" w:rsidRDefault="00997B02" w:rsidP="0062389D">
      <w:pPr>
        <w:jc w:val="both"/>
        <w:rPr>
          <w:rFonts w:ascii="Times New Roman" w:hAnsi="Times New Roman" w:cs="Times New Roman"/>
          <w:b/>
          <w:sz w:val="28"/>
          <w:szCs w:val="28"/>
        </w:rPr>
      </w:pPr>
      <w:r w:rsidRPr="0065145A">
        <w:rPr>
          <w:rFonts w:ascii="Times New Roman" w:eastAsiaTheme="minorEastAsia" w:hAnsi="Times New Roman" w:cs="Times New Roman"/>
          <w:bCs/>
          <w:sz w:val="24"/>
          <w:szCs w:val="24"/>
        </w:rPr>
        <w:t xml:space="preserve">The Fifth and last iteration of the power-up development focuses on </w:t>
      </w:r>
      <w:r w:rsidR="0062389D" w:rsidRPr="0065145A">
        <w:rPr>
          <w:rFonts w:ascii="Times New Roman" w:eastAsiaTheme="minorEastAsia" w:hAnsi="Times New Roman" w:cs="Times New Roman"/>
          <w:bCs/>
          <w:sz w:val="24"/>
          <w:szCs w:val="24"/>
        </w:rPr>
        <w:t>providing</w:t>
      </w:r>
      <w:r w:rsidR="00352A3B" w:rsidRPr="0065145A">
        <w:rPr>
          <w:rFonts w:ascii="Times New Roman" w:eastAsiaTheme="minorEastAsia" w:hAnsi="Times New Roman" w:cs="Times New Roman"/>
          <w:bCs/>
          <w:sz w:val="24"/>
          <w:szCs w:val="24"/>
        </w:rPr>
        <w:t xml:space="preserve"> functionality for automatically moving completed user stories to a "Done list" and allowing users to select the "Done list" from their existing lists on the board. The goal is to provide visibility into the completion status of user stories and make the process more efficient. </w:t>
      </w:r>
    </w:p>
    <w:p w14:paraId="043A14A5" w14:textId="77777777" w:rsidR="000E0410" w:rsidRPr="0065145A" w:rsidRDefault="000E0410" w:rsidP="000E0410">
      <w:pPr>
        <w:rPr>
          <w:rFonts w:ascii="Times New Roman" w:hAnsi="Times New Roman" w:cs="Times New Roman"/>
          <w:b/>
          <w:sz w:val="24"/>
          <w:szCs w:val="24"/>
        </w:rPr>
      </w:pPr>
      <w:r w:rsidRPr="0065145A">
        <w:rPr>
          <w:rFonts w:ascii="Times New Roman" w:hAnsi="Times New Roman" w:cs="Times New Roman"/>
          <w:b/>
          <w:sz w:val="24"/>
          <w:szCs w:val="24"/>
        </w:rPr>
        <w:t>Sprint Backlog:</w:t>
      </w:r>
    </w:p>
    <w:p w14:paraId="4336B41D" w14:textId="0DF605BA" w:rsidR="000E0410" w:rsidRPr="0065145A" w:rsidRDefault="000E0410" w:rsidP="000E0410">
      <w:pPr>
        <w:ind w:left="360"/>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1:</w:t>
      </w:r>
      <w:r w:rsidRPr="0065145A">
        <w:rPr>
          <w:rFonts w:ascii="Times New Roman" w:hAnsi="Times New Roman" w:cs="Times New Roman"/>
          <w:sz w:val="24"/>
          <w:szCs w:val="24"/>
        </w:rPr>
        <w:t xml:space="preserve"> </w:t>
      </w:r>
      <w:r w:rsidR="001B1D1C" w:rsidRPr="0065145A">
        <w:rPr>
          <w:rFonts w:ascii="Times New Roman" w:eastAsia="Times New Roman" w:hAnsi="Times New Roman" w:cs="Times New Roman"/>
          <w:color w:val="000000"/>
          <w:sz w:val="24"/>
          <w:szCs w:val="24"/>
        </w:rPr>
        <w:t>As a user, I want to select the “Done list” from my existing lists on the board, so that I can automatically move the completed user story there.</w:t>
      </w:r>
    </w:p>
    <w:p w14:paraId="1F475F63" w14:textId="3E76BDAD" w:rsidR="001B1D1C" w:rsidRPr="0065145A" w:rsidRDefault="000E0410" w:rsidP="001B1D1C">
      <w:pPr>
        <w:ind w:left="357"/>
        <w:jc w:val="both"/>
        <w:rPr>
          <w:rFonts w:ascii="Times New Roman" w:eastAsia="Times New Roman" w:hAnsi="Times New Roman" w:cs="Times New Roman"/>
          <w:color w:val="000000"/>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r w:rsidR="001B1D1C" w:rsidRPr="0065145A">
        <w:rPr>
          <w:rFonts w:ascii="Times New Roman" w:eastAsia="Times New Roman" w:hAnsi="Times New Roman" w:cs="Times New Roman"/>
          <w:color w:val="000000"/>
          <w:sz w:val="24"/>
          <w:szCs w:val="24"/>
        </w:rPr>
        <w:t>As a user, I want the user story to be moved to the “Done list” automatically after all required UX methods are completed, so that I can know that this user story is completed.</w:t>
      </w:r>
    </w:p>
    <w:p w14:paraId="16C691FE" w14:textId="77777777" w:rsidR="000E0410" w:rsidRPr="00395AAB" w:rsidRDefault="000E0410" w:rsidP="000E0410">
      <w:pPr>
        <w:jc w:val="both"/>
        <w:rPr>
          <w:rFonts w:ascii="Times New Roman" w:hAnsi="Times New Roman" w:cs="Times New Roman"/>
          <w:b/>
          <w:sz w:val="24"/>
          <w:szCs w:val="24"/>
          <w:highlight w:val="yellow"/>
        </w:rPr>
      </w:pPr>
      <w:r w:rsidRPr="00395AAB">
        <w:rPr>
          <w:rFonts w:ascii="Times New Roman" w:hAnsi="Times New Roman" w:cs="Times New Roman"/>
          <w:b/>
          <w:sz w:val="24"/>
          <w:szCs w:val="24"/>
          <w:highlight w:val="yellow"/>
        </w:rPr>
        <w:t>UI Design of the User Stories:</w:t>
      </w:r>
    </w:p>
    <w:p w14:paraId="5ADB7D56" w14:textId="77777777" w:rsidR="000E0410" w:rsidRPr="00395AAB" w:rsidRDefault="000E0410" w:rsidP="000E0410">
      <w:pPr>
        <w:ind w:left="284"/>
        <w:jc w:val="both"/>
        <w:rPr>
          <w:rFonts w:ascii="Times New Roman" w:hAnsi="Times New Roman" w:cs="Times New Roman"/>
          <w:sz w:val="24"/>
          <w:szCs w:val="24"/>
          <w:highlight w:val="yellow"/>
        </w:rPr>
      </w:pPr>
      <w:r w:rsidRPr="00395AAB">
        <w:rPr>
          <w:rFonts w:ascii="Times New Roman" w:hAnsi="Times New Roman" w:cs="Times New Roman"/>
          <w:b/>
          <w:bCs/>
          <w:sz w:val="24"/>
          <w:szCs w:val="24"/>
          <w:highlight w:val="yellow"/>
          <w:lang w:val="en-SA"/>
        </w:rPr>
        <w:t xml:space="preserve">User Story </w:t>
      </w:r>
      <w:r w:rsidRPr="00395AAB">
        <w:rPr>
          <w:rFonts w:ascii="Times New Roman" w:hAnsi="Times New Roman" w:cs="Times New Roman"/>
          <w:b/>
          <w:bCs/>
          <w:sz w:val="24"/>
          <w:szCs w:val="24"/>
          <w:highlight w:val="yellow"/>
        </w:rPr>
        <w:t>1</w:t>
      </w:r>
      <w:r w:rsidRPr="00395AAB">
        <w:rPr>
          <w:rFonts w:ascii="Times New Roman" w:hAnsi="Times New Roman" w:cs="Times New Roman"/>
          <w:b/>
          <w:bCs/>
          <w:sz w:val="24"/>
          <w:szCs w:val="24"/>
          <w:highlight w:val="yellow"/>
          <w:lang w:val="en-SA"/>
        </w:rPr>
        <w:t>:</w:t>
      </w:r>
      <w:r w:rsidRPr="00395AAB">
        <w:rPr>
          <w:rFonts w:ascii="Times New Roman" w:hAnsi="Times New Roman" w:cs="Times New Roman"/>
          <w:b/>
          <w:bCs/>
          <w:sz w:val="24"/>
          <w:szCs w:val="24"/>
          <w:highlight w:val="yellow"/>
        </w:rPr>
        <w:t xml:space="preserve"> </w:t>
      </w:r>
      <w:r w:rsidRPr="00395AAB">
        <w:rPr>
          <w:rFonts w:ascii="Times New Roman" w:eastAsiaTheme="minorEastAsia" w:hAnsi="Times New Roman" w:cs="Times New Roman"/>
          <w:bCs/>
          <w:sz w:val="24"/>
          <w:szCs w:val="24"/>
          <w:highlight w:val="yellow"/>
        </w:rPr>
        <w:t>………………………………………………………………………………… …………………………………………………………………………………</w:t>
      </w:r>
    </w:p>
    <w:p w14:paraId="316431B2" w14:textId="77777777" w:rsidR="000E0410" w:rsidRPr="00395AAB" w:rsidRDefault="000E0410" w:rsidP="000E0410">
      <w:pPr>
        <w:ind w:left="284"/>
        <w:jc w:val="both"/>
        <w:rPr>
          <w:rFonts w:ascii="Times New Roman" w:eastAsiaTheme="minorEastAsia" w:hAnsi="Times New Roman" w:cs="Times New Roman"/>
          <w:bCs/>
          <w:sz w:val="24"/>
          <w:szCs w:val="24"/>
          <w:highlight w:val="yellow"/>
        </w:rPr>
      </w:pPr>
      <w:r w:rsidRPr="00395AAB">
        <w:rPr>
          <w:rFonts w:ascii="Times New Roman" w:hAnsi="Times New Roman" w:cs="Times New Roman"/>
          <w:b/>
          <w:bCs/>
          <w:sz w:val="24"/>
          <w:szCs w:val="24"/>
          <w:highlight w:val="yellow"/>
          <w:lang w:val="en-SA"/>
        </w:rPr>
        <w:t xml:space="preserve">User Story </w:t>
      </w:r>
      <w:r w:rsidRPr="00395AAB">
        <w:rPr>
          <w:rFonts w:ascii="Times New Roman" w:hAnsi="Times New Roman" w:cs="Times New Roman"/>
          <w:b/>
          <w:bCs/>
          <w:sz w:val="24"/>
          <w:szCs w:val="24"/>
          <w:highlight w:val="yellow"/>
        </w:rPr>
        <w:t>2</w:t>
      </w:r>
      <w:r w:rsidRPr="00395AAB">
        <w:rPr>
          <w:rFonts w:ascii="Times New Roman" w:hAnsi="Times New Roman" w:cs="Times New Roman"/>
          <w:b/>
          <w:bCs/>
          <w:sz w:val="24"/>
          <w:szCs w:val="24"/>
          <w:highlight w:val="yellow"/>
          <w:lang w:val="en-SA"/>
        </w:rPr>
        <w:t>:</w:t>
      </w:r>
      <w:r w:rsidRPr="00395AAB">
        <w:rPr>
          <w:rFonts w:ascii="Times New Roman" w:hAnsi="Times New Roman" w:cs="Times New Roman"/>
          <w:b/>
          <w:bCs/>
          <w:sz w:val="24"/>
          <w:szCs w:val="24"/>
          <w:highlight w:val="yellow"/>
        </w:rPr>
        <w:t xml:space="preserve"> </w:t>
      </w:r>
      <w:r w:rsidRPr="00395AAB">
        <w:rPr>
          <w:rFonts w:ascii="Times New Roman" w:eastAsiaTheme="minorEastAsia" w:hAnsi="Times New Roman" w:cs="Times New Roman"/>
          <w:bCs/>
          <w:sz w:val="24"/>
          <w:szCs w:val="24"/>
          <w:highlight w:val="yellow"/>
        </w:rPr>
        <w:t>………………………………………………………………………………… ………………………………………………………………………………………………</w:t>
      </w:r>
    </w:p>
    <w:p w14:paraId="24E1116B" w14:textId="77777777" w:rsidR="000E0410" w:rsidRPr="00395AAB" w:rsidRDefault="000E0410" w:rsidP="000E0410">
      <w:pPr>
        <w:jc w:val="both"/>
        <w:rPr>
          <w:rFonts w:ascii="Times New Roman" w:hAnsi="Times New Roman" w:cs="Times New Roman"/>
          <w:b/>
          <w:sz w:val="24"/>
          <w:szCs w:val="24"/>
          <w:highlight w:val="yellow"/>
        </w:rPr>
      </w:pPr>
      <w:r w:rsidRPr="00395AAB">
        <w:rPr>
          <w:rFonts w:ascii="Times New Roman" w:hAnsi="Times New Roman" w:cs="Times New Roman"/>
          <w:b/>
          <w:sz w:val="24"/>
          <w:szCs w:val="24"/>
          <w:highlight w:val="yellow"/>
        </w:rPr>
        <w:t>Development of the User Stories:</w:t>
      </w:r>
    </w:p>
    <w:p w14:paraId="6965F170" w14:textId="77777777" w:rsidR="000E0410" w:rsidRPr="00395AAB" w:rsidRDefault="000E0410" w:rsidP="000E0410">
      <w:pPr>
        <w:ind w:left="284"/>
        <w:jc w:val="both"/>
        <w:rPr>
          <w:rFonts w:ascii="Times New Roman" w:hAnsi="Times New Roman" w:cs="Times New Roman"/>
          <w:sz w:val="24"/>
          <w:szCs w:val="24"/>
          <w:highlight w:val="yellow"/>
        </w:rPr>
      </w:pPr>
      <w:r w:rsidRPr="00395AAB">
        <w:rPr>
          <w:rFonts w:ascii="Times New Roman" w:hAnsi="Times New Roman" w:cs="Times New Roman"/>
          <w:b/>
          <w:bCs/>
          <w:sz w:val="24"/>
          <w:szCs w:val="24"/>
          <w:highlight w:val="yellow"/>
          <w:lang w:val="en-SA"/>
        </w:rPr>
        <w:t xml:space="preserve">User Story 1: </w:t>
      </w:r>
      <w:r w:rsidRPr="00395AAB">
        <w:rPr>
          <w:rFonts w:ascii="Times New Roman" w:eastAsiaTheme="minorEastAsia" w:hAnsi="Times New Roman" w:cs="Times New Roman"/>
          <w:bCs/>
          <w:sz w:val="24"/>
          <w:szCs w:val="24"/>
          <w:highlight w:val="yellow"/>
        </w:rPr>
        <w:t>………………………………………………………………………………… ………………………………………………………………………………………………………………………………………………………………………………………………</w:t>
      </w:r>
    </w:p>
    <w:p w14:paraId="06EC3F0A" w14:textId="77777777" w:rsidR="000E0410" w:rsidRPr="0065145A" w:rsidRDefault="000E0410" w:rsidP="000E0410">
      <w:pPr>
        <w:ind w:left="284"/>
        <w:jc w:val="both"/>
        <w:rPr>
          <w:rFonts w:ascii="Times New Roman" w:hAnsi="Times New Roman" w:cs="Times New Roman"/>
          <w:sz w:val="24"/>
          <w:szCs w:val="24"/>
        </w:rPr>
      </w:pPr>
      <w:r w:rsidRPr="00395AAB">
        <w:rPr>
          <w:rFonts w:ascii="Times New Roman" w:hAnsi="Times New Roman" w:cs="Times New Roman"/>
          <w:b/>
          <w:bCs/>
          <w:sz w:val="24"/>
          <w:szCs w:val="24"/>
          <w:highlight w:val="yellow"/>
          <w:lang w:val="en-SA"/>
        </w:rPr>
        <w:t xml:space="preserve">User Story </w:t>
      </w:r>
      <w:r w:rsidRPr="00395AAB">
        <w:rPr>
          <w:rFonts w:ascii="Times New Roman" w:hAnsi="Times New Roman" w:cs="Times New Roman"/>
          <w:b/>
          <w:bCs/>
          <w:sz w:val="24"/>
          <w:szCs w:val="24"/>
          <w:highlight w:val="yellow"/>
        </w:rPr>
        <w:t>2</w:t>
      </w:r>
      <w:r w:rsidRPr="00395AAB">
        <w:rPr>
          <w:rFonts w:ascii="Times New Roman" w:hAnsi="Times New Roman" w:cs="Times New Roman"/>
          <w:b/>
          <w:bCs/>
          <w:sz w:val="24"/>
          <w:szCs w:val="24"/>
          <w:highlight w:val="yellow"/>
          <w:lang w:val="en-SA"/>
        </w:rPr>
        <w:t xml:space="preserve">: </w:t>
      </w:r>
      <w:r w:rsidRPr="00395AAB">
        <w:rPr>
          <w:rFonts w:ascii="Times New Roman" w:eastAsiaTheme="minorEastAsia" w:hAnsi="Times New Roman" w:cs="Times New Roman"/>
          <w:bCs/>
          <w:sz w:val="24"/>
          <w:szCs w:val="24"/>
          <w:highlight w:val="yellow"/>
        </w:rPr>
        <w:t>………………………………………………………………………………… ………………………………………………………………………………………………………………………………………………………………………………………………………………………………………………</w:t>
      </w:r>
    </w:p>
    <w:p w14:paraId="6805283C" w14:textId="77777777" w:rsidR="000E0410" w:rsidRPr="0065145A" w:rsidRDefault="000E0410" w:rsidP="000E0410">
      <w:pPr>
        <w:jc w:val="both"/>
        <w:rPr>
          <w:rFonts w:ascii="Times New Roman" w:hAnsi="Times New Roman" w:cs="Times New Roman"/>
          <w:b/>
          <w:sz w:val="24"/>
          <w:szCs w:val="24"/>
        </w:rPr>
      </w:pPr>
      <w:r w:rsidRPr="0065145A">
        <w:rPr>
          <w:rFonts w:ascii="Times New Roman" w:hAnsi="Times New Roman" w:cs="Times New Roman"/>
          <w:b/>
          <w:sz w:val="24"/>
          <w:szCs w:val="24"/>
        </w:rPr>
        <w:lastRenderedPageBreak/>
        <w:t>Test of the User Stories:</w:t>
      </w:r>
    </w:p>
    <w:p w14:paraId="28E57B36" w14:textId="77777777" w:rsidR="000E0410" w:rsidRPr="0065145A" w:rsidRDefault="000E0410" w:rsidP="000E0410">
      <w:pPr>
        <w:ind w:left="284"/>
        <w:jc w:val="both"/>
        <w:rPr>
          <w:rFonts w:ascii="Times New Roman" w:hAnsi="Times New Roman" w:cs="Times New Roman"/>
          <w:b/>
          <w:bCs/>
          <w:sz w:val="24"/>
          <w:szCs w:val="24"/>
          <w:lang w:val="en-SA"/>
        </w:rPr>
      </w:pPr>
      <w:r w:rsidRPr="0065145A">
        <w:rPr>
          <w:rFonts w:ascii="Times New Roman" w:hAnsi="Times New Roman" w:cs="Times New Roman"/>
          <w:b/>
          <w:bCs/>
          <w:sz w:val="24"/>
          <w:szCs w:val="24"/>
          <w:lang w:val="en-SA"/>
        </w:rPr>
        <w:t xml:space="preserve">User Story 1: </w:t>
      </w:r>
    </w:p>
    <w:p w14:paraId="56EE03C0" w14:textId="77777777" w:rsidR="0018586B"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3452E7" w:rsidRPr="0065145A">
        <w:rPr>
          <w:rFonts w:ascii="Times New Roman" w:hAnsi="Times New Roman" w:cs="Times New Roman"/>
          <w:sz w:val="24"/>
          <w:szCs w:val="24"/>
        </w:rPr>
        <w:t xml:space="preserve">Verify that the user </w:t>
      </w:r>
      <w:proofErr w:type="gramStart"/>
      <w:r w:rsidR="003452E7" w:rsidRPr="0065145A">
        <w:rPr>
          <w:rFonts w:ascii="Times New Roman" w:hAnsi="Times New Roman" w:cs="Times New Roman"/>
          <w:sz w:val="24"/>
          <w:szCs w:val="24"/>
        </w:rPr>
        <w:t>is able to</w:t>
      </w:r>
      <w:proofErr w:type="gramEnd"/>
      <w:r w:rsidR="003452E7" w:rsidRPr="0065145A">
        <w:rPr>
          <w:rFonts w:ascii="Times New Roman" w:hAnsi="Times New Roman" w:cs="Times New Roman"/>
          <w:sz w:val="24"/>
          <w:szCs w:val="24"/>
        </w:rPr>
        <w:t xml:space="preserve"> view all existing lists on the board.</w:t>
      </w:r>
    </w:p>
    <w:p w14:paraId="0FA1000E" w14:textId="3C84BDC5" w:rsidR="00F533E0"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18586B" w:rsidRPr="0065145A">
        <w:rPr>
          <w:rFonts w:ascii="Times New Roman" w:hAnsi="Times New Roman" w:cs="Times New Roman"/>
          <w:sz w:val="24"/>
          <w:szCs w:val="24"/>
        </w:rPr>
        <w:t>Verify that the user can select the "Done list" from the existing lists.</w:t>
      </w:r>
    </w:p>
    <w:p w14:paraId="4A876D83" w14:textId="34D297B3" w:rsidR="00F533E0" w:rsidRPr="0065145A" w:rsidRDefault="00F533E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3: Verify that once the "Done list" is selected, the user </w:t>
      </w:r>
      <w:proofErr w:type="gramStart"/>
      <w:r w:rsidRPr="0065145A">
        <w:rPr>
          <w:rFonts w:ascii="Times New Roman" w:hAnsi="Times New Roman" w:cs="Times New Roman"/>
          <w:sz w:val="24"/>
          <w:szCs w:val="24"/>
        </w:rPr>
        <w:t>is able to</w:t>
      </w:r>
      <w:proofErr w:type="gramEnd"/>
      <w:r w:rsidRPr="0065145A">
        <w:rPr>
          <w:rFonts w:ascii="Times New Roman" w:hAnsi="Times New Roman" w:cs="Times New Roman"/>
          <w:sz w:val="24"/>
          <w:szCs w:val="24"/>
        </w:rPr>
        <w:t xml:space="preserve"> move completed user stories there</w:t>
      </w:r>
      <w:r w:rsidR="005F5F10" w:rsidRPr="0065145A">
        <w:rPr>
          <w:rFonts w:ascii="Times New Roman" w:hAnsi="Times New Roman" w:cs="Times New Roman"/>
          <w:sz w:val="24"/>
          <w:szCs w:val="24"/>
        </w:rPr>
        <w:t>.</w:t>
      </w:r>
    </w:p>
    <w:p w14:paraId="0A6BBC68" w14:textId="6623F929" w:rsidR="000E0410" w:rsidRPr="0065145A" w:rsidRDefault="000E0410" w:rsidP="006C3EB9">
      <w:pPr>
        <w:pStyle w:val="ListParagraph"/>
        <w:numPr>
          <w:ilvl w:val="0"/>
          <w:numId w:val="15"/>
        </w:numPr>
        <w:ind w:left="284" w:hanging="357"/>
        <w:contextualSpacing w:val="0"/>
        <w:jc w:val="both"/>
        <w:rPr>
          <w:rFonts w:ascii="Times New Roman" w:hAnsi="Times New Roman" w:cs="Times New Roman"/>
          <w:b/>
          <w:bCs/>
          <w:sz w:val="24"/>
          <w:szCs w:val="24"/>
        </w:rPr>
      </w:pPr>
      <w:r w:rsidRPr="0065145A">
        <w:rPr>
          <w:rFonts w:ascii="Times New Roman" w:hAnsi="Times New Roman" w:cs="Times New Roman"/>
          <w:b/>
          <w:bCs/>
          <w:sz w:val="24"/>
          <w:szCs w:val="24"/>
          <w:lang w:val="en-SA"/>
        </w:rPr>
        <w:t xml:space="preserve">User Story </w:t>
      </w:r>
      <w:r w:rsidRPr="0065145A">
        <w:rPr>
          <w:rFonts w:ascii="Times New Roman" w:hAnsi="Times New Roman" w:cs="Times New Roman"/>
          <w:b/>
          <w:bCs/>
          <w:sz w:val="24"/>
          <w:szCs w:val="24"/>
        </w:rPr>
        <w:t>2</w:t>
      </w:r>
      <w:r w:rsidRPr="0065145A">
        <w:rPr>
          <w:rFonts w:ascii="Times New Roman" w:hAnsi="Times New Roman" w:cs="Times New Roman"/>
          <w:b/>
          <w:bCs/>
          <w:sz w:val="24"/>
          <w:szCs w:val="24"/>
          <w:lang w:val="en-SA"/>
        </w:rPr>
        <w:t>:</w:t>
      </w:r>
      <w:r w:rsidRPr="0065145A">
        <w:rPr>
          <w:rFonts w:ascii="Times New Roman" w:hAnsi="Times New Roman" w:cs="Times New Roman"/>
          <w:b/>
          <w:bCs/>
          <w:sz w:val="24"/>
          <w:szCs w:val="24"/>
        </w:rPr>
        <w:t xml:space="preserve"> </w:t>
      </w:r>
    </w:p>
    <w:p w14:paraId="62278F90" w14:textId="30C1FE4A" w:rsidR="000E0410"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1: </w:t>
      </w:r>
      <w:r w:rsidR="005F5F10" w:rsidRPr="0065145A">
        <w:rPr>
          <w:rFonts w:ascii="Times New Roman" w:hAnsi="Times New Roman" w:cs="Times New Roman"/>
          <w:sz w:val="24"/>
          <w:szCs w:val="24"/>
        </w:rPr>
        <w:t>Verify that user story is marked as complete after all required UX methods are completed.</w:t>
      </w:r>
    </w:p>
    <w:p w14:paraId="71BB2603" w14:textId="33AE3A1A" w:rsidR="008B1EB3"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2: </w:t>
      </w:r>
      <w:r w:rsidR="008B1EB3" w:rsidRPr="0065145A">
        <w:rPr>
          <w:rFonts w:ascii="Times New Roman" w:hAnsi="Times New Roman" w:cs="Times New Roman"/>
          <w:sz w:val="24"/>
          <w:szCs w:val="24"/>
        </w:rPr>
        <w:t>Verify that the user story is automatically moved to the "Done list" once it is marked as complete.</w:t>
      </w:r>
    </w:p>
    <w:p w14:paraId="3CADFF7D" w14:textId="7F233B10" w:rsidR="00983BEC" w:rsidRPr="0065145A" w:rsidRDefault="000E0410" w:rsidP="006C3EB9">
      <w:pPr>
        <w:pStyle w:val="ListParagraph"/>
        <w:numPr>
          <w:ilvl w:val="0"/>
          <w:numId w:val="15"/>
        </w:numPr>
        <w:ind w:left="1003" w:hanging="357"/>
        <w:contextualSpacing w:val="0"/>
        <w:jc w:val="both"/>
        <w:rPr>
          <w:rFonts w:ascii="Times New Roman" w:hAnsi="Times New Roman" w:cs="Times New Roman"/>
          <w:sz w:val="24"/>
          <w:szCs w:val="24"/>
        </w:rPr>
      </w:pPr>
      <w:r w:rsidRPr="0065145A">
        <w:rPr>
          <w:rFonts w:ascii="Times New Roman" w:hAnsi="Times New Roman" w:cs="Times New Roman"/>
          <w:sz w:val="24"/>
          <w:szCs w:val="24"/>
        </w:rPr>
        <w:t xml:space="preserve">Test Case </w:t>
      </w:r>
      <w:r w:rsidR="006C3EB9" w:rsidRPr="0065145A">
        <w:rPr>
          <w:rFonts w:ascii="Times New Roman" w:hAnsi="Times New Roman" w:cs="Times New Roman"/>
          <w:sz w:val="24"/>
          <w:szCs w:val="24"/>
        </w:rPr>
        <w:t>3</w:t>
      </w:r>
      <w:r w:rsidRPr="0065145A">
        <w:rPr>
          <w:rFonts w:ascii="Times New Roman" w:hAnsi="Times New Roman" w:cs="Times New Roman"/>
          <w:sz w:val="24"/>
          <w:szCs w:val="24"/>
        </w:rPr>
        <w:t xml:space="preserve">: </w:t>
      </w:r>
      <w:r w:rsidR="006C3EB9" w:rsidRPr="0065145A">
        <w:rPr>
          <w:rFonts w:ascii="Times New Roman" w:hAnsi="Times New Roman" w:cs="Times New Roman"/>
          <w:sz w:val="24"/>
          <w:szCs w:val="24"/>
        </w:rPr>
        <w:t>Verify that the user story is not moved to the "Done list" until all required UX methods are completed.</w:t>
      </w:r>
      <w:r w:rsidR="007C2C3C" w:rsidRPr="0065145A">
        <w:rPr>
          <w:rFonts w:ascii="Times New Roman" w:hAnsi="Times New Roman" w:cs="Times New Roman"/>
        </w:rPr>
        <w:br w:type="page"/>
      </w:r>
    </w:p>
    <w:p w14:paraId="4A248A7E" w14:textId="77777777" w:rsidR="00983BEC" w:rsidRPr="0065145A" w:rsidRDefault="00983BEC" w:rsidP="00983BEC">
      <w:pPr>
        <w:pStyle w:val="Heading1"/>
        <w:spacing w:line="480" w:lineRule="auto"/>
        <w:rPr>
          <w:rFonts w:ascii="Times New Roman" w:eastAsiaTheme="majorEastAsia" w:hAnsi="Times New Roman" w:cs="Times New Roman"/>
          <w:sz w:val="32"/>
          <w:szCs w:val="32"/>
        </w:rPr>
      </w:pPr>
      <w:bookmarkStart w:id="283" w:name="_Toc126421123"/>
      <w:bookmarkEnd w:id="283"/>
    </w:p>
    <w:p w14:paraId="76E1E627" w14:textId="49A71F41" w:rsidR="00983BEC" w:rsidRPr="0065145A"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84" w:name="_Toc126421124"/>
      <w:r w:rsidRPr="0065145A">
        <w:rPr>
          <w:rFonts w:ascii="Times New Roman" w:eastAsiaTheme="majorEastAsia" w:hAnsi="Times New Roman" w:cs="Times New Roman"/>
          <w:b/>
          <w:sz w:val="32"/>
          <w:szCs w:val="32"/>
        </w:rPr>
        <w:t>Treatment Validation</w:t>
      </w:r>
      <w:bookmarkEnd w:id="284"/>
    </w:p>
    <w:p w14:paraId="534752F7" w14:textId="7B821DE3" w:rsidR="00983BEC" w:rsidRPr="0065145A" w:rsidRDefault="00983BEC" w:rsidP="006C3EB9">
      <w:pPr>
        <w:pStyle w:val="Heading2"/>
        <w:numPr>
          <w:ilvl w:val="0"/>
          <w:numId w:val="9"/>
        </w:numPr>
        <w:spacing w:line="480" w:lineRule="auto"/>
        <w:rPr>
          <w:rFonts w:ascii="Times New Roman" w:hAnsi="Times New Roman" w:cs="Times New Roman"/>
          <w:b/>
          <w:bCs/>
          <w:color w:val="auto"/>
          <w:sz w:val="28"/>
          <w:szCs w:val="28"/>
        </w:rPr>
      </w:pPr>
      <w:bookmarkStart w:id="285" w:name="_Toc126421125"/>
      <w:r w:rsidRPr="0065145A">
        <w:rPr>
          <w:rFonts w:ascii="Times New Roman" w:hAnsi="Times New Roman" w:cs="Times New Roman"/>
          <w:b/>
          <w:bCs/>
          <w:color w:val="auto"/>
          <w:sz w:val="28"/>
          <w:szCs w:val="28"/>
        </w:rPr>
        <w:t>……………</w:t>
      </w:r>
      <w:bookmarkEnd w:id="285"/>
    </w:p>
    <w:p w14:paraId="72469DAD" w14:textId="71147750" w:rsidR="00983BEC" w:rsidRPr="0065145A" w:rsidRDefault="00983BEC" w:rsidP="006C3EB9">
      <w:pPr>
        <w:pStyle w:val="Heading2"/>
        <w:numPr>
          <w:ilvl w:val="2"/>
          <w:numId w:val="9"/>
        </w:numPr>
        <w:spacing w:line="480" w:lineRule="auto"/>
        <w:rPr>
          <w:rFonts w:ascii="Times New Roman" w:hAnsi="Times New Roman" w:cs="Times New Roman"/>
          <w:b/>
          <w:bCs/>
          <w:color w:val="auto"/>
          <w:sz w:val="28"/>
          <w:szCs w:val="28"/>
        </w:rPr>
      </w:pPr>
      <w:bookmarkStart w:id="286" w:name="_Toc126421126"/>
      <w:r w:rsidRPr="0065145A">
        <w:rPr>
          <w:rFonts w:ascii="Times New Roman" w:hAnsi="Times New Roman" w:cs="Times New Roman"/>
          <w:b/>
          <w:bCs/>
          <w:color w:val="auto"/>
          <w:sz w:val="28"/>
          <w:szCs w:val="28"/>
        </w:rPr>
        <w:t>……………</w:t>
      </w:r>
      <w:bookmarkEnd w:id="286"/>
    </w:p>
    <w:p w14:paraId="79CB4A11" w14:textId="33611B41" w:rsidR="00FB0168" w:rsidRPr="0065145A" w:rsidRDefault="00983BEC" w:rsidP="006C3EB9">
      <w:pPr>
        <w:pStyle w:val="Heading2"/>
        <w:numPr>
          <w:ilvl w:val="1"/>
          <w:numId w:val="9"/>
        </w:numPr>
        <w:spacing w:line="480" w:lineRule="auto"/>
        <w:rPr>
          <w:rFonts w:ascii="Times New Roman" w:hAnsi="Times New Roman" w:cs="Times New Roman"/>
          <w:b/>
          <w:bCs/>
          <w:color w:val="auto"/>
          <w:sz w:val="28"/>
          <w:szCs w:val="28"/>
        </w:rPr>
      </w:pPr>
      <w:bookmarkStart w:id="287" w:name="_Toc126421127"/>
      <w:r w:rsidRPr="0065145A">
        <w:rPr>
          <w:rFonts w:ascii="Times New Roman" w:hAnsi="Times New Roman" w:cs="Times New Roman"/>
          <w:b/>
          <w:bCs/>
          <w:color w:val="auto"/>
          <w:sz w:val="28"/>
          <w:szCs w:val="28"/>
        </w:rPr>
        <w:t>……………</w:t>
      </w:r>
      <w:bookmarkEnd w:id="287"/>
      <w:r w:rsidRPr="0065145A">
        <w:rPr>
          <w:rFonts w:ascii="Times New Roman" w:hAnsi="Times New Roman" w:cs="Times New Roman"/>
          <w:b/>
          <w:bCs/>
          <w:sz w:val="32"/>
          <w:szCs w:val="32"/>
          <w:highlight w:val="lightGray"/>
        </w:rPr>
        <w:br w:type="page"/>
      </w:r>
    </w:p>
    <w:p w14:paraId="06E55DAC" w14:textId="77777777" w:rsidR="00FB0168" w:rsidRPr="00B85759" w:rsidRDefault="00FB0168" w:rsidP="00FB0168">
      <w:pPr>
        <w:pStyle w:val="Heading1"/>
        <w:spacing w:line="480" w:lineRule="auto"/>
        <w:rPr>
          <w:rFonts w:ascii="Times New Roman" w:eastAsiaTheme="majorEastAsia" w:hAnsi="Times New Roman" w:cs="Times New Roman"/>
          <w:sz w:val="32"/>
          <w:szCs w:val="32"/>
        </w:rPr>
      </w:pPr>
      <w:bookmarkStart w:id="288" w:name="_Toc126421128"/>
      <w:bookmarkEnd w:id="288"/>
    </w:p>
    <w:p w14:paraId="3FE25A3E" w14:textId="1FCA9883" w:rsidR="00983BEC" w:rsidRDefault="00983BEC" w:rsidP="00983BEC">
      <w:pPr>
        <w:pStyle w:val="Heading1"/>
        <w:numPr>
          <w:ilvl w:val="0"/>
          <w:numId w:val="0"/>
        </w:numPr>
        <w:spacing w:line="480" w:lineRule="auto"/>
        <w:rPr>
          <w:rFonts w:ascii="Times New Roman" w:eastAsiaTheme="majorEastAsia" w:hAnsi="Times New Roman" w:cs="Times New Roman"/>
          <w:b/>
          <w:sz w:val="32"/>
          <w:szCs w:val="32"/>
        </w:rPr>
      </w:pPr>
      <w:bookmarkStart w:id="289" w:name="_Toc126421129"/>
      <w:r w:rsidRPr="00983BEC">
        <w:rPr>
          <w:rFonts w:ascii="Times New Roman" w:eastAsiaTheme="majorEastAsia" w:hAnsi="Times New Roman" w:cs="Times New Roman"/>
          <w:b/>
          <w:sz w:val="32"/>
          <w:szCs w:val="32"/>
        </w:rPr>
        <w:t>Conclusions and Future Work</w:t>
      </w:r>
      <w:bookmarkEnd w:id="289"/>
    </w:p>
    <w:p w14:paraId="69ACC20E" w14:textId="761CEAED" w:rsidR="00983BEC" w:rsidRDefault="00983BEC" w:rsidP="006C3EB9">
      <w:pPr>
        <w:pStyle w:val="Heading2"/>
        <w:numPr>
          <w:ilvl w:val="0"/>
          <w:numId w:val="9"/>
        </w:numPr>
        <w:spacing w:line="480" w:lineRule="auto"/>
        <w:rPr>
          <w:rFonts w:ascii="Times New Roman" w:hAnsi="Times New Roman" w:cs="Times New Roman"/>
          <w:b/>
          <w:bCs/>
          <w:color w:val="auto"/>
          <w:sz w:val="28"/>
          <w:szCs w:val="28"/>
        </w:rPr>
      </w:pPr>
      <w:bookmarkStart w:id="290" w:name="_Toc126421130"/>
      <w:r>
        <w:rPr>
          <w:rFonts w:ascii="Times New Roman" w:hAnsi="Times New Roman" w:cs="Times New Roman"/>
          <w:b/>
          <w:bCs/>
          <w:color w:val="auto"/>
          <w:sz w:val="28"/>
          <w:szCs w:val="28"/>
        </w:rPr>
        <w:t>…………………</w:t>
      </w:r>
      <w:bookmarkEnd w:id="290"/>
    </w:p>
    <w:p w14:paraId="239D8282" w14:textId="6C9144A0" w:rsidR="00983BEC" w:rsidRPr="00B85759" w:rsidRDefault="00983BEC" w:rsidP="006C3EB9">
      <w:pPr>
        <w:pStyle w:val="Heading2"/>
        <w:numPr>
          <w:ilvl w:val="2"/>
          <w:numId w:val="9"/>
        </w:numPr>
        <w:spacing w:line="480" w:lineRule="auto"/>
        <w:rPr>
          <w:rFonts w:ascii="Times New Roman" w:hAnsi="Times New Roman" w:cs="Times New Roman"/>
          <w:b/>
          <w:bCs/>
          <w:color w:val="auto"/>
          <w:sz w:val="28"/>
          <w:szCs w:val="28"/>
        </w:rPr>
      </w:pPr>
      <w:bookmarkStart w:id="291" w:name="_Toc126421131"/>
      <w:r>
        <w:rPr>
          <w:rFonts w:ascii="Times New Roman" w:hAnsi="Times New Roman" w:cs="Times New Roman"/>
          <w:b/>
          <w:bCs/>
          <w:color w:val="auto"/>
          <w:sz w:val="28"/>
          <w:szCs w:val="28"/>
        </w:rPr>
        <w:t>………………..</w:t>
      </w:r>
      <w:bookmarkEnd w:id="291"/>
    </w:p>
    <w:p w14:paraId="105570A1" w14:textId="1C27F81D" w:rsidR="00AB31CC" w:rsidRDefault="00983BEC" w:rsidP="006C3EB9">
      <w:pPr>
        <w:pStyle w:val="Heading2"/>
        <w:numPr>
          <w:ilvl w:val="1"/>
          <w:numId w:val="9"/>
        </w:numPr>
        <w:spacing w:line="480" w:lineRule="auto"/>
        <w:rPr>
          <w:rFonts w:ascii="Times New Roman" w:hAnsi="Times New Roman" w:cs="Times New Roman"/>
          <w:b/>
          <w:bCs/>
          <w:color w:val="auto"/>
          <w:sz w:val="28"/>
          <w:szCs w:val="28"/>
        </w:rPr>
      </w:pPr>
      <w:bookmarkStart w:id="292" w:name="_Toc126421132"/>
      <w:r>
        <w:rPr>
          <w:rFonts w:ascii="Times New Roman" w:hAnsi="Times New Roman" w:cs="Times New Roman"/>
          <w:b/>
          <w:bCs/>
          <w:color w:val="auto"/>
          <w:sz w:val="28"/>
          <w:szCs w:val="28"/>
        </w:rPr>
        <w:t>………………..</w:t>
      </w:r>
      <w:bookmarkEnd w:id="292"/>
    </w:p>
    <w:p w14:paraId="44663565" w14:textId="12303D43" w:rsidR="00AB31CC" w:rsidRDefault="00AB31CC">
      <w:pPr>
        <w:spacing w:after="0" w:line="240" w:lineRule="auto"/>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201B3AC3" w14:textId="178EEEBA" w:rsidR="00AB31CC" w:rsidRPr="004B2F77" w:rsidRDefault="00AB31CC" w:rsidP="00AB31CC">
      <w:pPr>
        <w:pStyle w:val="Heading1"/>
        <w:keepNext/>
        <w:keepLines/>
        <w:widowControl/>
        <w:numPr>
          <w:ilvl w:val="0"/>
          <w:numId w:val="0"/>
        </w:numPr>
        <w:autoSpaceDE/>
        <w:autoSpaceDN/>
        <w:adjustRightInd/>
        <w:spacing w:before="360" w:after="240"/>
        <w:rPr>
          <w:rFonts w:ascii="Times New Roman" w:eastAsiaTheme="majorEastAsia" w:hAnsi="Times New Roman" w:cs="Times New Roman"/>
          <w:b/>
          <w:bCs/>
          <w:sz w:val="36"/>
        </w:rPr>
      </w:pPr>
      <w:bookmarkStart w:id="293" w:name="_Toc122976862"/>
      <w:bookmarkStart w:id="294" w:name="_Toc126421133"/>
      <w:r w:rsidRPr="004B2F77">
        <w:rPr>
          <w:rFonts w:ascii="Times New Roman" w:eastAsiaTheme="majorEastAsia" w:hAnsi="Times New Roman" w:cs="Times New Roman"/>
          <w:b/>
          <w:bCs/>
          <w:sz w:val="36"/>
        </w:rPr>
        <w:lastRenderedPageBreak/>
        <w:t>References</w:t>
      </w:r>
      <w:bookmarkEnd w:id="293"/>
      <w:bookmarkEnd w:id="294"/>
    </w:p>
    <w:sdt>
      <w:sdtPr>
        <w:rPr>
          <w:rFonts w:ascii="Times New Roman" w:hAnsi="Times New Roman" w:cs="Times New Roman"/>
          <w:b/>
          <w:sz w:val="28"/>
          <w:szCs w:val="28"/>
        </w:rPr>
        <w:tag w:val="MENDELEY_BIBLIOGRAPHY"/>
        <w:id w:val="1020120574"/>
        <w:placeholder>
          <w:docPart w:val="27FFEEA5772B9C4A9A7BECF034A01DB1"/>
        </w:placeholder>
      </w:sdtPr>
      <w:sdtContent>
        <w:p w14:paraId="51C28016" w14:textId="77777777" w:rsidR="006A0F88" w:rsidRPr="00AA69E2" w:rsidRDefault="006A0F88">
          <w:pPr>
            <w:autoSpaceDE w:val="0"/>
            <w:autoSpaceDN w:val="0"/>
            <w:ind w:hanging="640"/>
            <w:divId w:val="741374499"/>
            <w:rPr>
              <w:rFonts w:ascii="Times New Roman" w:eastAsia="Times New Roman" w:hAnsi="Times New Roman" w:cs="Times New Roman"/>
              <w:sz w:val="24"/>
              <w:szCs w:val="24"/>
            </w:rPr>
          </w:pPr>
          <w:r w:rsidRPr="00AA69E2">
            <w:rPr>
              <w:rFonts w:ascii="Times New Roman" w:eastAsia="Times New Roman" w:hAnsi="Times New Roman" w:cs="Times New Roman"/>
            </w:rPr>
            <w:t>[1]</w:t>
          </w:r>
          <w:r w:rsidRPr="00AA69E2">
            <w:rPr>
              <w:rFonts w:ascii="Times New Roman" w:eastAsia="Times New Roman" w:hAnsi="Times New Roman" w:cs="Times New Roman"/>
            </w:rPr>
            <w:tab/>
            <w:t xml:space="preserve">T. S. da Silva, M. S. Silveira, F. Maurer, and F. F. Silveira, “The evolution of agile UXD,”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xml:space="preserve">, vol. 102, pp. 1–5, 2018,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10.1016/j.infsof.2018.04.008.</w:t>
          </w:r>
        </w:p>
        <w:p w14:paraId="2DB8A622" w14:textId="77777777" w:rsidR="006A0F88" w:rsidRPr="00AA69E2" w:rsidRDefault="006A0F88">
          <w:pPr>
            <w:autoSpaceDE w:val="0"/>
            <w:autoSpaceDN w:val="0"/>
            <w:ind w:hanging="640"/>
            <w:divId w:val="708840819"/>
            <w:rPr>
              <w:rFonts w:ascii="Times New Roman" w:eastAsia="Times New Roman" w:hAnsi="Times New Roman" w:cs="Times New Roman"/>
            </w:rPr>
          </w:pPr>
          <w:r w:rsidRPr="00AA69E2">
            <w:rPr>
              <w:rFonts w:ascii="Times New Roman" w:eastAsia="Times New Roman" w:hAnsi="Times New Roman" w:cs="Times New Roman"/>
            </w:rPr>
            <w:t>[2]</w:t>
          </w:r>
          <w:r w:rsidRPr="00AA69E2">
            <w:rPr>
              <w:rFonts w:ascii="Times New Roman" w:eastAsia="Times New Roman" w:hAnsi="Times New Roman" w:cs="Times New Roman"/>
            </w:rPr>
            <w:tab/>
            <w:t xml:space="preserve">T. S. da Silva, F. F. Silveira, M. S. Silveira, T. Hellmann, and F. Maurer, “A systematic mapping on agile UCD across the major agile and HCI conferences,” </w:t>
          </w:r>
          <w:r w:rsidRPr="00AA69E2">
            <w:rPr>
              <w:rFonts w:ascii="Times New Roman" w:eastAsia="Times New Roman" w:hAnsi="Times New Roman" w:cs="Times New Roman"/>
              <w:i/>
              <w:iCs/>
            </w:rPr>
            <w:t>Lecture Notes in Computer Science (including subseries Lecture Notes in Artificial Intelligence and Lecture Notes in Bioinformatics)</w:t>
          </w:r>
          <w:r w:rsidRPr="00AA69E2">
            <w:rPr>
              <w:rFonts w:ascii="Times New Roman" w:eastAsia="Times New Roman" w:hAnsi="Times New Roman" w:cs="Times New Roman"/>
            </w:rPr>
            <w:t xml:space="preserve">, vol. 9159, pp. 86–100, 2015,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10.1007/978-3-319-21413-9_7/COVER.</w:t>
          </w:r>
        </w:p>
        <w:p w14:paraId="1FCA2D89" w14:textId="77777777" w:rsidR="006A0F88" w:rsidRPr="00AA69E2" w:rsidRDefault="006A0F88">
          <w:pPr>
            <w:autoSpaceDE w:val="0"/>
            <w:autoSpaceDN w:val="0"/>
            <w:ind w:hanging="640"/>
            <w:divId w:val="51850536"/>
            <w:rPr>
              <w:rFonts w:ascii="Times New Roman" w:eastAsia="Times New Roman" w:hAnsi="Times New Roman" w:cs="Times New Roman"/>
            </w:rPr>
          </w:pPr>
          <w:r w:rsidRPr="00AA69E2">
            <w:rPr>
              <w:rFonts w:ascii="Times New Roman" w:eastAsia="Times New Roman" w:hAnsi="Times New Roman" w:cs="Times New Roman"/>
            </w:rPr>
            <w:t>[3]</w:t>
          </w:r>
          <w:r w:rsidRPr="00AA69E2">
            <w:rPr>
              <w:rFonts w:ascii="Times New Roman" w:eastAsia="Times New Roman" w:hAnsi="Times New Roman" w:cs="Times New Roman"/>
            </w:rPr>
            <w:tab/>
            <w:t xml:space="preserve">J. </w:t>
          </w:r>
          <w:proofErr w:type="spellStart"/>
          <w:r w:rsidRPr="00AA69E2">
            <w:rPr>
              <w:rFonts w:ascii="Times New Roman" w:eastAsia="Times New Roman" w:hAnsi="Times New Roman" w:cs="Times New Roman"/>
            </w:rPr>
            <w:t>Choma</w:t>
          </w:r>
          <w:proofErr w:type="spellEnd"/>
          <w:r w:rsidRPr="00AA69E2">
            <w:rPr>
              <w:rFonts w:ascii="Times New Roman" w:eastAsia="Times New Roman" w:hAnsi="Times New Roman" w:cs="Times New Roman"/>
            </w:rPr>
            <w:t xml:space="preserve">, E. M. Guerra, A. Alvaro, R. Pereira, and L. </w:t>
          </w:r>
          <w:proofErr w:type="spellStart"/>
          <w:r w:rsidRPr="00AA69E2">
            <w:rPr>
              <w:rFonts w:ascii="Times New Roman" w:eastAsia="Times New Roman" w:hAnsi="Times New Roman" w:cs="Times New Roman"/>
            </w:rPr>
            <w:t>Zaina</w:t>
          </w:r>
          <w:proofErr w:type="spellEnd"/>
          <w:r w:rsidRPr="00AA69E2">
            <w:rPr>
              <w:rFonts w:ascii="Times New Roman" w:eastAsia="Times New Roman" w:hAnsi="Times New Roman" w:cs="Times New Roman"/>
            </w:rPr>
            <w:t xml:space="preserve">, “Influences of UX factors in the Agile UX context of software startups,”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xml:space="preserve">, vol. 152, p. 107041, Dec. 2022,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10.1016/J.INFSOF.2022.107041.</w:t>
          </w:r>
        </w:p>
        <w:p w14:paraId="2A41A9AD" w14:textId="77777777" w:rsidR="006A0F88" w:rsidRPr="00AA69E2" w:rsidRDefault="006A0F88">
          <w:pPr>
            <w:autoSpaceDE w:val="0"/>
            <w:autoSpaceDN w:val="0"/>
            <w:ind w:hanging="640"/>
            <w:divId w:val="2124958483"/>
            <w:rPr>
              <w:rFonts w:ascii="Times New Roman" w:eastAsia="Times New Roman" w:hAnsi="Times New Roman" w:cs="Times New Roman"/>
            </w:rPr>
          </w:pPr>
          <w:r w:rsidRPr="00AA69E2">
            <w:rPr>
              <w:rFonts w:ascii="Times New Roman" w:eastAsia="Times New Roman" w:hAnsi="Times New Roman" w:cs="Times New Roman"/>
            </w:rPr>
            <w:t>[4]</w:t>
          </w:r>
          <w:r w:rsidRPr="00AA69E2">
            <w:rPr>
              <w:rFonts w:ascii="Times New Roman" w:eastAsia="Times New Roman" w:hAnsi="Times New Roman" w:cs="Times New Roman"/>
            </w:rPr>
            <w:tab/>
            <w:t xml:space="preserve">M. M. </w:t>
          </w:r>
          <w:proofErr w:type="spellStart"/>
          <w:r w:rsidRPr="00AA69E2">
            <w:rPr>
              <w:rFonts w:ascii="Times New Roman" w:eastAsia="Times New Roman" w:hAnsi="Times New Roman" w:cs="Times New Roman"/>
            </w:rPr>
            <w:t>Alhammad</w:t>
          </w:r>
          <w:proofErr w:type="spellEnd"/>
          <w:r w:rsidRPr="00AA69E2">
            <w:rPr>
              <w:rFonts w:ascii="Times New Roman" w:eastAsia="Times New Roman" w:hAnsi="Times New Roman" w:cs="Times New Roman"/>
            </w:rPr>
            <w:t>, “A Gamified Framework to Integrate User Experience into Agile Software Development Process,” 2020. [Online]. Available: https://oa.upm.es/66064/</w:t>
          </w:r>
        </w:p>
        <w:p w14:paraId="34172193" w14:textId="77777777" w:rsidR="006A0F88" w:rsidRPr="00AA69E2" w:rsidRDefault="006A0F88">
          <w:pPr>
            <w:autoSpaceDE w:val="0"/>
            <w:autoSpaceDN w:val="0"/>
            <w:ind w:hanging="640"/>
            <w:divId w:val="1036387710"/>
            <w:rPr>
              <w:rFonts w:ascii="Times New Roman" w:eastAsia="Times New Roman" w:hAnsi="Times New Roman" w:cs="Times New Roman"/>
            </w:rPr>
          </w:pPr>
          <w:r w:rsidRPr="00AA69E2">
            <w:rPr>
              <w:rFonts w:ascii="Times New Roman" w:eastAsia="Times New Roman" w:hAnsi="Times New Roman" w:cs="Times New Roman"/>
            </w:rPr>
            <w:t>[5]</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Ananjeva</w:t>
          </w:r>
          <w:proofErr w:type="spellEnd"/>
          <w:r w:rsidRPr="00AA69E2">
            <w:rPr>
              <w:rFonts w:ascii="Times New Roman" w:eastAsia="Times New Roman" w:hAnsi="Times New Roman" w:cs="Times New Roman"/>
            </w:rPr>
            <w:t xml:space="preserve">, J. S. Persson, and 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“Integrating UX work with agile development through user stories: An action research study in a small software company,” </w:t>
          </w:r>
          <w:r w:rsidRPr="00AA69E2">
            <w:rPr>
              <w:rFonts w:ascii="Times New Roman" w:eastAsia="Times New Roman" w:hAnsi="Times New Roman" w:cs="Times New Roman"/>
              <w:i/>
              <w:iCs/>
            </w:rPr>
            <w:t>Journal of Systems and Software</w:t>
          </w:r>
          <w:r w:rsidRPr="00AA69E2">
            <w:rPr>
              <w:rFonts w:ascii="Times New Roman" w:eastAsia="Times New Roman" w:hAnsi="Times New Roman" w:cs="Times New Roman"/>
            </w:rPr>
            <w:t xml:space="preserve">, vol. 170, 2020,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10.1016/j.jss.2020.110785.</w:t>
          </w:r>
        </w:p>
        <w:p w14:paraId="766FC211" w14:textId="77777777" w:rsidR="006A0F88" w:rsidRPr="00AA69E2" w:rsidRDefault="006A0F88">
          <w:pPr>
            <w:autoSpaceDE w:val="0"/>
            <w:autoSpaceDN w:val="0"/>
            <w:ind w:hanging="640"/>
            <w:divId w:val="1072698412"/>
            <w:rPr>
              <w:rFonts w:ascii="Times New Roman" w:eastAsia="Times New Roman" w:hAnsi="Times New Roman" w:cs="Times New Roman"/>
            </w:rPr>
          </w:pPr>
          <w:r w:rsidRPr="00AA69E2">
            <w:rPr>
              <w:rFonts w:ascii="Times New Roman" w:eastAsia="Times New Roman" w:hAnsi="Times New Roman" w:cs="Times New Roman"/>
            </w:rPr>
            <w:t>[6]</w:t>
          </w:r>
          <w:r w:rsidRPr="00AA69E2">
            <w:rPr>
              <w:rFonts w:ascii="Times New Roman" w:eastAsia="Times New Roman" w:hAnsi="Times New Roman" w:cs="Times New Roman"/>
            </w:rPr>
            <w:tab/>
            <w:t xml:space="preserve">K. Curcio, R. Santana, S. </w:t>
          </w:r>
          <w:proofErr w:type="spellStart"/>
          <w:r w:rsidRPr="00AA69E2">
            <w:rPr>
              <w:rFonts w:ascii="Times New Roman" w:eastAsia="Times New Roman" w:hAnsi="Times New Roman" w:cs="Times New Roman"/>
            </w:rPr>
            <w:t>Reinehr</w:t>
          </w:r>
          <w:proofErr w:type="spellEnd"/>
          <w:r w:rsidRPr="00AA69E2">
            <w:rPr>
              <w:rFonts w:ascii="Times New Roman" w:eastAsia="Times New Roman" w:hAnsi="Times New Roman" w:cs="Times New Roman"/>
            </w:rPr>
            <w:t xml:space="preserve">, and A. </w:t>
          </w:r>
          <w:proofErr w:type="spellStart"/>
          <w:r w:rsidRPr="00AA69E2">
            <w:rPr>
              <w:rFonts w:ascii="Times New Roman" w:eastAsia="Times New Roman" w:hAnsi="Times New Roman" w:cs="Times New Roman"/>
            </w:rPr>
            <w:t>Malucelli</w:t>
          </w:r>
          <w:proofErr w:type="spellEnd"/>
          <w:r w:rsidRPr="00AA69E2">
            <w:rPr>
              <w:rFonts w:ascii="Times New Roman" w:eastAsia="Times New Roman" w:hAnsi="Times New Roman" w:cs="Times New Roman"/>
            </w:rPr>
            <w:t xml:space="preserve">, “Usability in agile software development: A tertiary study,” </w:t>
          </w:r>
          <w:proofErr w:type="spellStart"/>
          <w:r w:rsidRPr="00AA69E2">
            <w:rPr>
              <w:rFonts w:ascii="Times New Roman" w:eastAsia="Times New Roman" w:hAnsi="Times New Roman" w:cs="Times New Roman"/>
              <w:i/>
              <w:iCs/>
            </w:rPr>
            <w:t>Comput</w:t>
          </w:r>
          <w:proofErr w:type="spellEnd"/>
          <w:r w:rsidRPr="00AA69E2">
            <w:rPr>
              <w:rFonts w:ascii="Times New Roman" w:eastAsia="Times New Roman" w:hAnsi="Times New Roman" w:cs="Times New Roman"/>
              <w:i/>
              <w:iCs/>
            </w:rPr>
            <w:t xml:space="preserve"> Stand Interfaces</w:t>
          </w:r>
          <w:r w:rsidRPr="00AA69E2">
            <w:rPr>
              <w:rFonts w:ascii="Times New Roman" w:eastAsia="Times New Roman" w:hAnsi="Times New Roman" w:cs="Times New Roman"/>
            </w:rPr>
            <w:t xml:space="preserve">, vol. 64, pp. 61–77, 2019,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10.1016/j.csi.2018.12.003.</w:t>
          </w:r>
        </w:p>
        <w:p w14:paraId="3874F2D3" w14:textId="77777777" w:rsidR="006A0F88" w:rsidRPr="00AA69E2" w:rsidRDefault="006A0F88">
          <w:pPr>
            <w:autoSpaceDE w:val="0"/>
            <w:autoSpaceDN w:val="0"/>
            <w:ind w:hanging="640"/>
            <w:divId w:val="1922711685"/>
            <w:rPr>
              <w:rFonts w:ascii="Times New Roman" w:eastAsia="Times New Roman" w:hAnsi="Times New Roman" w:cs="Times New Roman"/>
            </w:rPr>
          </w:pPr>
          <w:r w:rsidRPr="00AA69E2">
            <w:rPr>
              <w:rFonts w:ascii="Times New Roman" w:eastAsia="Times New Roman" w:hAnsi="Times New Roman" w:cs="Times New Roman"/>
            </w:rPr>
            <w:t>[7]</w:t>
          </w:r>
          <w:r w:rsidRPr="00AA69E2">
            <w:rPr>
              <w:rFonts w:ascii="Times New Roman" w:eastAsia="Times New Roman" w:hAnsi="Times New Roman" w:cs="Times New Roman"/>
            </w:rPr>
            <w:tab/>
            <w:t xml:space="preserve">L. Caballero, A. M. Moreno, and A. </w:t>
          </w:r>
          <w:proofErr w:type="spellStart"/>
          <w:r w:rsidRPr="00AA69E2">
            <w:rPr>
              <w:rFonts w:ascii="Times New Roman" w:eastAsia="Times New Roman" w:hAnsi="Times New Roman" w:cs="Times New Roman"/>
            </w:rPr>
            <w:t>Seffah</w:t>
          </w:r>
          <w:proofErr w:type="spellEnd"/>
          <w:r w:rsidRPr="00AA69E2">
            <w:rPr>
              <w:rFonts w:ascii="Times New Roman" w:eastAsia="Times New Roman" w:hAnsi="Times New Roman" w:cs="Times New Roman"/>
            </w:rPr>
            <w:t xml:space="preserve">, “How Agile Developers Integrate User-Centered Design into Their Processes: A Literature Review,” </w:t>
          </w:r>
          <w:r w:rsidRPr="00AA69E2">
            <w:rPr>
              <w:rFonts w:ascii="Times New Roman" w:eastAsia="Times New Roman" w:hAnsi="Times New Roman" w:cs="Times New Roman"/>
              <w:i/>
              <w:iCs/>
            </w:rPr>
            <w:t>International Journal of Software Engineering and Knowledge Engineering</w:t>
          </w:r>
          <w:r w:rsidRPr="00AA69E2">
            <w:rPr>
              <w:rFonts w:ascii="Times New Roman" w:eastAsia="Times New Roman" w:hAnsi="Times New Roman" w:cs="Times New Roman"/>
            </w:rPr>
            <w:t xml:space="preserve">, vol. 26, no. 8, pp. 1175–1201, 2016,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10.1142/S0218194016500418.</w:t>
          </w:r>
        </w:p>
        <w:p w14:paraId="79944AD0" w14:textId="77777777" w:rsidR="006A0F88" w:rsidRPr="00AA69E2" w:rsidRDefault="006A0F88">
          <w:pPr>
            <w:autoSpaceDE w:val="0"/>
            <w:autoSpaceDN w:val="0"/>
            <w:ind w:hanging="640"/>
            <w:divId w:val="1449205010"/>
            <w:rPr>
              <w:rFonts w:ascii="Times New Roman" w:eastAsia="Times New Roman" w:hAnsi="Times New Roman" w:cs="Times New Roman"/>
            </w:rPr>
          </w:pPr>
          <w:r w:rsidRPr="00AA69E2">
            <w:rPr>
              <w:rFonts w:ascii="Times New Roman" w:eastAsia="Times New Roman" w:hAnsi="Times New Roman" w:cs="Times New Roman"/>
            </w:rPr>
            <w:t>[8]</w:t>
          </w:r>
          <w:r w:rsidRPr="00AA69E2">
            <w:rPr>
              <w:rFonts w:ascii="Times New Roman" w:eastAsia="Times New Roman" w:hAnsi="Times New Roman" w:cs="Times New Roman"/>
            </w:rPr>
            <w:tab/>
            <w:t xml:space="preserve">Å. </w:t>
          </w:r>
          <w:proofErr w:type="spellStart"/>
          <w:r w:rsidRPr="00AA69E2">
            <w:rPr>
              <w:rFonts w:ascii="Times New Roman" w:eastAsia="Times New Roman" w:hAnsi="Times New Roman" w:cs="Times New Roman"/>
            </w:rPr>
            <w:t>Cajander</w:t>
          </w:r>
          <w:proofErr w:type="spellEnd"/>
          <w:r w:rsidRPr="00AA69E2">
            <w:rPr>
              <w:rFonts w:ascii="Times New Roman" w:eastAsia="Times New Roman" w:hAnsi="Times New Roman" w:cs="Times New Roman"/>
            </w:rPr>
            <w:t xml:space="preserve">, M.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and J. L. Geiser, “UX professionals’ learning and usage of UX methods in agile,”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vol. 151, p. 107005, 2022.</w:t>
          </w:r>
        </w:p>
        <w:p w14:paraId="4906F650" w14:textId="77777777" w:rsidR="006A0F88" w:rsidRPr="00AA69E2" w:rsidRDefault="006A0F88">
          <w:pPr>
            <w:autoSpaceDE w:val="0"/>
            <w:autoSpaceDN w:val="0"/>
            <w:ind w:hanging="640"/>
            <w:divId w:val="1245412216"/>
            <w:rPr>
              <w:rFonts w:ascii="Times New Roman" w:eastAsia="Times New Roman" w:hAnsi="Times New Roman" w:cs="Times New Roman"/>
            </w:rPr>
          </w:pPr>
          <w:r w:rsidRPr="00AA69E2">
            <w:rPr>
              <w:rFonts w:ascii="Times New Roman" w:eastAsia="Times New Roman" w:hAnsi="Times New Roman" w:cs="Times New Roman"/>
            </w:rPr>
            <w:t>[9]</w:t>
          </w:r>
          <w:r w:rsidRPr="00AA69E2">
            <w:rPr>
              <w:rFonts w:ascii="Times New Roman" w:eastAsia="Times New Roman" w:hAnsi="Times New Roman" w:cs="Times New Roman"/>
            </w:rPr>
            <w:tab/>
            <w:t xml:space="preserve">N. Pillay and J. Wing, “Agile UX: Integrating good UX development practices in Agile,” in </w:t>
          </w:r>
          <w:r w:rsidRPr="00AA69E2">
            <w:rPr>
              <w:rFonts w:ascii="Times New Roman" w:eastAsia="Times New Roman" w:hAnsi="Times New Roman" w:cs="Times New Roman"/>
              <w:i/>
              <w:iCs/>
            </w:rPr>
            <w:t>2019 Conference on Information Communications Technology and Society (ICTAS)</w:t>
          </w:r>
          <w:r w:rsidRPr="00AA69E2">
            <w:rPr>
              <w:rFonts w:ascii="Times New Roman" w:eastAsia="Times New Roman" w:hAnsi="Times New Roman" w:cs="Times New Roman"/>
            </w:rPr>
            <w:t xml:space="preserve">, 2019, pp. 1–6.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10.1109/ICTAS.2019.8703607.</w:t>
          </w:r>
        </w:p>
        <w:p w14:paraId="2B243281" w14:textId="77777777" w:rsidR="006A0F88" w:rsidRPr="00AA69E2" w:rsidRDefault="006A0F88">
          <w:pPr>
            <w:autoSpaceDE w:val="0"/>
            <w:autoSpaceDN w:val="0"/>
            <w:ind w:hanging="640"/>
            <w:divId w:val="1591891350"/>
            <w:rPr>
              <w:rFonts w:ascii="Times New Roman" w:eastAsia="Times New Roman" w:hAnsi="Times New Roman" w:cs="Times New Roman"/>
            </w:rPr>
          </w:pPr>
          <w:r w:rsidRPr="00AA69E2">
            <w:rPr>
              <w:rFonts w:ascii="Times New Roman" w:eastAsia="Times New Roman" w:hAnsi="Times New Roman" w:cs="Times New Roman"/>
            </w:rPr>
            <w:t>[10]</w:t>
          </w:r>
          <w:r w:rsidRPr="00AA69E2">
            <w:rPr>
              <w:rFonts w:ascii="Times New Roman" w:eastAsia="Times New Roman" w:hAnsi="Times New Roman" w:cs="Times New Roman"/>
            </w:rPr>
            <w:tab/>
            <w:t xml:space="preserve">A. P. O. </w:t>
          </w:r>
          <w:proofErr w:type="spellStart"/>
          <w:r w:rsidRPr="00AA69E2">
            <w:rPr>
              <w:rFonts w:ascii="Times New Roman" w:eastAsia="Times New Roman" w:hAnsi="Times New Roman" w:cs="Times New Roman"/>
            </w:rPr>
            <w:t>Bertholdo</w:t>
          </w:r>
          <w:proofErr w:type="spellEnd"/>
          <w:r w:rsidRPr="00AA69E2">
            <w:rPr>
              <w:rFonts w:ascii="Times New Roman" w:eastAsia="Times New Roman" w:hAnsi="Times New Roman" w:cs="Times New Roman"/>
            </w:rPr>
            <w:t xml:space="preserve">, F. Kon, and M. A. </w:t>
          </w:r>
          <w:proofErr w:type="spellStart"/>
          <w:r w:rsidRPr="00AA69E2">
            <w:rPr>
              <w:rFonts w:ascii="Times New Roman" w:eastAsia="Times New Roman" w:hAnsi="Times New Roman" w:cs="Times New Roman"/>
            </w:rPr>
            <w:t>Gerosa</w:t>
          </w:r>
          <w:proofErr w:type="spellEnd"/>
          <w:r w:rsidRPr="00AA69E2">
            <w:rPr>
              <w:rFonts w:ascii="Times New Roman" w:eastAsia="Times New Roman" w:hAnsi="Times New Roman" w:cs="Times New Roman"/>
            </w:rPr>
            <w:t xml:space="preserve">, “Agile usability patterns for user-centered design final stages,” </w:t>
          </w:r>
          <w:r w:rsidRPr="00AA69E2">
            <w:rPr>
              <w:rFonts w:ascii="Times New Roman" w:eastAsia="Times New Roman" w:hAnsi="Times New Roman" w:cs="Times New Roman"/>
              <w:i/>
              <w:iCs/>
            </w:rPr>
            <w:t>18th International Conference on Human-Computer Interaction, HCI International 2016</w:t>
          </w:r>
          <w:r w:rsidRPr="00AA69E2">
            <w:rPr>
              <w:rFonts w:ascii="Times New Roman" w:eastAsia="Times New Roman" w:hAnsi="Times New Roman" w:cs="Times New Roman"/>
            </w:rPr>
            <w:t xml:space="preserve">, vol. 9731. Springer Verlag, Department of Computer Science, University of São Paulo, São Paulo, Brazil, pp. 433–444, 2016.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10.1007/978-3-319-39510-4_40.</w:t>
          </w:r>
        </w:p>
        <w:p w14:paraId="26B257BB" w14:textId="77777777" w:rsidR="006A0F88" w:rsidRPr="00AA69E2" w:rsidRDefault="006A0F88">
          <w:pPr>
            <w:autoSpaceDE w:val="0"/>
            <w:autoSpaceDN w:val="0"/>
            <w:ind w:hanging="640"/>
            <w:divId w:val="1994143765"/>
            <w:rPr>
              <w:rFonts w:ascii="Times New Roman" w:eastAsia="Times New Roman" w:hAnsi="Times New Roman" w:cs="Times New Roman"/>
            </w:rPr>
          </w:pPr>
          <w:r w:rsidRPr="00AA69E2">
            <w:rPr>
              <w:rFonts w:ascii="Times New Roman" w:eastAsia="Times New Roman" w:hAnsi="Times New Roman" w:cs="Times New Roman"/>
            </w:rPr>
            <w:t>[11]</w:t>
          </w:r>
          <w:r w:rsidRPr="00AA69E2">
            <w:rPr>
              <w:rFonts w:ascii="Times New Roman" w:eastAsia="Times New Roman" w:hAnsi="Times New Roman" w:cs="Times New Roman"/>
            </w:rPr>
            <w:tab/>
            <w:t xml:space="preserve">D. Lang, S. Spies, S. </w:t>
          </w:r>
          <w:proofErr w:type="spellStart"/>
          <w:r w:rsidRPr="00AA69E2">
            <w:rPr>
              <w:rFonts w:ascii="Times New Roman" w:eastAsia="Times New Roman" w:hAnsi="Times New Roman" w:cs="Times New Roman"/>
            </w:rPr>
            <w:t>Trieflinger</w:t>
          </w:r>
          <w:proofErr w:type="spellEnd"/>
          <w:r w:rsidRPr="00AA69E2">
            <w:rPr>
              <w:rFonts w:ascii="Times New Roman" w:eastAsia="Times New Roman" w:hAnsi="Times New Roman" w:cs="Times New Roman"/>
            </w:rPr>
            <w:t xml:space="preserve">, and J. </w:t>
          </w:r>
          <w:proofErr w:type="spellStart"/>
          <w:r w:rsidRPr="00AA69E2">
            <w:rPr>
              <w:rFonts w:ascii="Times New Roman" w:eastAsia="Times New Roman" w:hAnsi="Times New Roman" w:cs="Times New Roman"/>
            </w:rPr>
            <w:t>Münch</w:t>
          </w:r>
          <w:proofErr w:type="spellEnd"/>
          <w:r w:rsidRPr="00AA69E2">
            <w:rPr>
              <w:rFonts w:ascii="Times New Roman" w:eastAsia="Times New Roman" w:hAnsi="Times New Roman" w:cs="Times New Roman"/>
            </w:rPr>
            <w:t xml:space="preserve">, “Tailored design thinking approach-a shortcut for agile teams,” in </w:t>
          </w:r>
          <w:r w:rsidRPr="00AA69E2">
            <w:rPr>
              <w:rFonts w:ascii="Times New Roman" w:eastAsia="Times New Roman" w:hAnsi="Times New Roman" w:cs="Times New Roman"/>
              <w:i/>
              <w:iCs/>
            </w:rPr>
            <w:t>International Conference on Software Business</w:t>
          </w:r>
          <w:r w:rsidRPr="00AA69E2">
            <w:rPr>
              <w:rFonts w:ascii="Times New Roman" w:eastAsia="Times New Roman" w:hAnsi="Times New Roman" w:cs="Times New Roman"/>
            </w:rPr>
            <w:t>, 2021, pp. 37–49.</w:t>
          </w:r>
        </w:p>
        <w:p w14:paraId="22DC64BF" w14:textId="77777777" w:rsidR="006A0F88" w:rsidRPr="00AA69E2" w:rsidRDefault="006A0F88">
          <w:pPr>
            <w:autoSpaceDE w:val="0"/>
            <w:autoSpaceDN w:val="0"/>
            <w:ind w:hanging="640"/>
            <w:divId w:val="563954493"/>
            <w:rPr>
              <w:rFonts w:ascii="Times New Roman" w:eastAsia="Times New Roman" w:hAnsi="Times New Roman" w:cs="Times New Roman"/>
            </w:rPr>
          </w:pPr>
          <w:r w:rsidRPr="00AA69E2">
            <w:rPr>
              <w:rFonts w:ascii="Times New Roman" w:eastAsia="Times New Roman" w:hAnsi="Times New Roman" w:cs="Times New Roman"/>
            </w:rPr>
            <w:lastRenderedPageBreak/>
            <w:t>[12]</w:t>
          </w:r>
          <w:r w:rsidRPr="00AA69E2">
            <w:rPr>
              <w:rFonts w:ascii="Times New Roman" w:eastAsia="Times New Roman" w:hAnsi="Times New Roman" w:cs="Times New Roman"/>
            </w:rPr>
            <w:tab/>
            <w:t xml:space="preserve">Å. </w:t>
          </w:r>
          <w:proofErr w:type="spellStart"/>
          <w:r w:rsidRPr="00AA69E2">
            <w:rPr>
              <w:rFonts w:ascii="Times New Roman" w:eastAsia="Times New Roman" w:hAnsi="Times New Roman" w:cs="Times New Roman"/>
            </w:rPr>
            <w:t>Cajander</w:t>
          </w:r>
          <w:proofErr w:type="spellEnd"/>
          <w:r w:rsidRPr="00AA69E2">
            <w:rPr>
              <w:rFonts w:ascii="Times New Roman" w:eastAsia="Times New Roman" w:hAnsi="Times New Roman" w:cs="Times New Roman"/>
            </w:rPr>
            <w:t xml:space="preserve">, M.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and J. L. Geiser, “UX professionals’ learning and usage of UX methods in agile,”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vol. 151, p. 107005, 2022.</w:t>
          </w:r>
        </w:p>
        <w:p w14:paraId="7C11B59F" w14:textId="77777777" w:rsidR="006A0F88" w:rsidRPr="00AA69E2" w:rsidRDefault="006A0F88">
          <w:pPr>
            <w:autoSpaceDE w:val="0"/>
            <w:autoSpaceDN w:val="0"/>
            <w:ind w:hanging="640"/>
            <w:divId w:val="298653575"/>
            <w:rPr>
              <w:rFonts w:ascii="Times New Roman" w:eastAsia="Times New Roman" w:hAnsi="Times New Roman" w:cs="Times New Roman"/>
            </w:rPr>
          </w:pPr>
          <w:r w:rsidRPr="00AA69E2">
            <w:rPr>
              <w:rFonts w:ascii="Times New Roman" w:eastAsia="Times New Roman" w:hAnsi="Times New Roman" w:cs="Times New Roman"/>
            </w:rPr>
            <w:t>[13]</w:t>
          </w:r>
          <w:r w:rsidRPr="00AA69E2">
            <w:rPr>
              <w:rFonts w:ascii="Times New Roman" w:eastAsia="Times New Roman" w:hAnsi="Times New Roman" w:cs="Times New Roman"/>
            </w:rPr>
            <w:tab/>
            <w:t xml:space="preserve">K. Curcio, R. Santana, S. </w:t>
          </w:r>
          <w:proofErr w:type="spellStart"/>
          <w:r w:rsidRPr="00AA69E2">
            <w:rPr>
              <w:rFonts w:ascii="Times New Roman" w:eastAsia="Times New Roman" w:hAnsi="Times New Roman" w:cs="Times New Roman"/>
            </w:rPr>
            <w:t>Reinehr</w:t>
          </w:r>
          <w:proofErr w:type="spellEnd"/>
          <w:r w:rsidRPr="00AA69E2">
            <w:rPr>
              <w:rFonts w:ascii="Times New Roman" w:eastAsia="Times New Roman" w:hAnsi="Times New Roman" w:cs="Times New Roman"/>
            </w:rPr>
            <w:t xml:space="preserve">, and A. </w:t>
          </w:r>
          <w:proofErr w:type="spellStart"/>
          <w:r w:rsidRPr="00AA69E2">
            <w:rPr>
              <w:rFonts w:ascii="Times New Roman" w:eastAsia="Times New Roman" w:hAnsi="Times New Roman" w:cs="Times New Roman"/>
            </w:rPr>
            <w:t>Malucelli</w:t>
          </w:r>
          <w:proofErr w:type="spellEnd"/>
          <w:r w:rsidRPr="00AA69E2">
            <w:rPr>
              <w:rFonts w:ascii="Times New Roman" w:eastAsia="Times New Roman" w:hAnsi="Times New Roman" w:cs="Times New Roman"/>
            </w:rPr>
            <w:t xml:space="preserve">, “Usability in agile software development: A tertiary study,” </w:t>
          </w:r>
          <w:proofErr w:type="spellStart"/>
          <w:r w:rsidRPr="00AA69E2">
            <w:rPr>
              <w:rFonts w:ascii="Times New Roman" w:eastAsia="Times New Roman" w:hAnsi="Times New Roman" w:cs="Times New Roman"/>
              <w:i/>
              <w:iCs/>
            </w:rPr>
            <w:t>Comput</w:t>
          </w:r>
          <w:proofErr w:type="spellEnd"/>
          <w:r w:rsidRPr="00AA69E2">
            <w:rPr>
              <w:rFonts w:ascii="Times New Roman" w:eastAsia="Times New Roman" w:hAnsi="Times New Roman" w:cs="Times New Roman"/>
              <w:i/>
              <w:iCs/>
            </w:rPr>
            <w:t xml:space="preserve"> Stand Interfaces</w:t>
          </w:r>
          <w:r w:rsidRPr="00AA69E2">
            <w:rPr>
              <w:rFonts w:ascii="Times New Roman" w:eastAsia="Times New Roman" w:hAnsi="Times New Roman" w:cs="Times New Roman"/>
            </w:rPr>
            <w:t xml:space="preserve">, vol. 64, pp. 61–77, 2019,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10.1016/j.csi.2018.12.003.</w:t>
          </w:r>
        </w:p>
        <w:p w14:paraId="4E71847B" w14:textId="77777777" w:rsidR="006A0F88" w:rsidRPr="00AA69E2" w:rsidRDefault="006A0F88">
          <w:pPr>
            <w:autoSpaceDE w:val="0"/>
            <w:autoSpaceDN w:val="0"/>
            <w:ind w:hanging="640"/>
            <w:divId w:val="325977383"/>
            <w:rPr>
              <w:rFonts w:ascii="Times New Roman" w:eastAsia="Times New Roman" w:hAnsi="Times New Roman" w:cs="Times New Roman"/>
            </w:rPr>
          </w:pPr>
          <w:r w:rsidRPr="00AA69E2">
            <w:rPr>
              <w:rFonts w:ascii="Times New Roman" w:eastAsia="Times New Roman" w:hAnsi="Times New Roman" w:cs="Times New Roman"/>
            </w:rPr>
            <w:t>[14]</w:t>
          </w:r>
          <w:r w:rsidRPr="00AA69E2">
            <w:rPr>
              <w:rFonts w:ascii="Times New Roman" w:eastAsia="Times New Roman" w:hAnsi="Times New Roman" w:cs="Times New Roman"/>
            </w:rPr>
            <w:tab/>
            <w:t xml:space="preserve">G. </w:t>
          </w:r>
          <w:proofErr w:type="spellStart"/>
          <w:r w:rsidRPr="00AA69E2">
            <w:rPr>
              <w:rFonts w:ascii="Times New Roman" w:eastAsia="Times New Roman" w:hAnsi="Times New Roman" w:cs="Times New Roman"/>
            </w:rPr>
            <w:t>Jurca</w:t>
          </w:r>
          <w:proofErr w:type="spellEnd"/>
          <w:r w:rsidRPr="00AA69E2">
            <w:rPr>
              <w:rFonts w:ascii="Times New Roman" w:eastAsia="Times New Roman" w:hAnsi="Times New Roman" w:cs="Times New Roman"/>
            </w:rPr>
            <w:t xml:space="preserve">, T. D. Hellmann, and F. Maurer, “Integrating Agile and User-Centered Design: A Systematic Mapping and Review of Evaluation and Validation Studies of Agile-UX,” in </w:t>
          </w:r>
          <w:r w:rsidRPr="00AA69E2">
            <w:rPr>
              <w:rFonts w:ascii="Times New Roman" w:eastAsia="Times New Roman" w:hAnsi="Times New Roman" w:cs="Times New Roman"/>
              <w:i/>
              <w:iCs/>
            </w:rPr>
            <w:t>2014 Agile Conference</w:t>
          </w:r>
          <w:r w:rsidRPr="00AA69E2">
            <w:rPr>
              <w:rFonts w:ascii="Times New Roman" w:eastAsia="Times New Roman" w:hAnsi="Times New Roman" w:cs="Times New Roman"/>
            </w:rPr>
            <w:t xml:space="preserve">, 2014, pp. 24–32.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10.1109/AGILE.2014.17.</w:t>
          </w:r>
        </w:p>
        <w:p w14:paraId="73F435ED" w14:textId="77777777" w:rsidR="006A0F88" w:rsidRPr="00AA69E2" w:rsidRDefault="006A0F88">
          <w:pPr>
            <w:autoSpaceDE w:val="0"/>
            <w:autoSpaceDN w:val="0"/>
            <w:ind w:hanging="640"/>
            <w:divId w:val="661859950"/>
            <w:rPr>
              <w:rFonts w:ascii="Times New Roman" w:eastAsia="Times New Roman" w:hAnsi="Times New Roman" w:cs="Times New Roman"/>
            </w:rPr>
          </w:pPr>
          <w:r w:rsidRPr="00AA69E2">
            <w:rPr>
              <w:rFonts w:ascii="Times New Roman" w:eastAsia="Times New Roman" w:hAnsi="Times New Roman" w:cs="Times New Roman"/>
            </w:rPr>
            <w:t>[15]</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M. K.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L. Nielsen, P. A. Nielsen, and J. S. Persson, “The role of UX professionals in agile development: A case study from industry,” in </w:t>
          </w:r>
          <w:r w:rsidRPr="00AA69E2">
            <w:rPr>
              <w:rFonts w:ascii="Times New Roman" w:eastAsia="Times New Roman" w:hAnsi="Times New Roman" w:cs="Times New Roman"/>
              <w:i/>
              <w:iCs/>
            </w:rPr>
            <w:t xml:space="preserve">10th Nordic Conference on Human-Computer Interaction, </w:t>
          </w:r>
          <w:proofErr w:type="spellStart"/>
          <w:r w:rsidRPr="00AA69E2">
            <w:rPr>
              <w:rFonts w:ascii="Times New Roman" w:eastAsia="Times New Roman" w:hAnsi="Times New Roman" w:cs="Times New Roman"/>
              <w:i/>
              <w:iCs/>
            </w:rPr>
            <w:t>NordiCHI</w:t>
          </w:r>
          <w:proofErr w:type="spellEnd"/>
          <w:r w:rsidRPr="00AA69E2">
            <w:rPr>
              <w:rFonts w:ascii="Times New Roman" w:eastAsia="Times New Roman" w:hAnsi="Times New Roman" w:cs="Times New Roman"/>
              <w:i/>
              <w:iCs/>
            </w:rPr>
            <w:t xml:space="preserve"> 2018</w:t>
          </w:r>
          <w:r w:rsidRPr="00AA69E2">
            <w:rPr>
              <w:rFonts w:ascii="Times New Roman" w:eastAsia="Times New Roman" w:hAnsi="Times New Roman" w:cs="Times New Roman"/>
            </w:rPr>
            <w:t xml:space="preserve">, 2018, pp. 352–363.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10.1145/3240167.3240213.</w:t>
          </w:r>
        </w:p>
        <w:p w14:paraId="7AC5BDBB" w14:textId="77777777" w:rsidR="006A0F88" w:rsidRPr="00AA69E2" w:rsidRDefault="006A0F88">
          <w:pPr>
            <w:autoSpaceDE w:val="0"/>
            <w:autoSpaceDN w:val="0"/>
            <w:ind w:hanging="640"/>
            <w:divId w:val="1331715995"/>
            <w:rPr>
              <w:rFonts w:ascii="Times New Roman" w:eastAsia="Times New Roman" w:hAnsi="Times New Roman" w:cs="Times New Roman"/>
            </w:rPr>
          </w:pPr>
          <w:r w:rsidRPr="00AA69E2">
            <w:rPr>
              <w:rFonts w:ascii="Times New Roman" w:eastAsia="Times New Roman" w:hAnsi="Times New Roman" w:cs="Times New Roman"/>
            </w:rPr>
            <w:t>[16]</w:t>
          </w:r>
          <w:r w:rsidRPr="00AA69E2">
            <w:rPr>
              <w:rFonts w:ascii="Times New Roman" w:eastAsia="Times New Roman" w:hAnsi="Times New Roman" w:cs="Times New Roman"/>
            </w:rPr>
            <w:tab/>
            <w:t xml:space="preserve">R. </w:t>
          </w:r>
          <w:proofErr w:type="spellStart"/>
          <w:r w:rsidRPr="00AA69E2">
            <w:rPr>
              <w:rFonts w:ascii="Times New Roman" w:eastAsia="Times New Roman" w:hAnsi="Times New Roman" w:cs="Times New Roman"/>
            </w:rPr>
            <w:t>Hartson</w:t>
          </w:r>
          <w:proofErr w:type="spellEnd"/>
          <w:r w:rsidRPr="00AA69E2">
            <w:rPr>
              <w:rFonts w:ascii="Times New Roman" w:eastAsia="Times New Roman" w:hAnsi="Times New Roman" w:cs="Times New Roman"/>
            </w:rPr>
            <w:t xml:space="preserve"> and P. </w:t>
          </w:r>
          <w:proofErr w:type="spellStart"/>
          <w:r w:rsidRPr="00AA69E2">
            <w:rPr>
              <w:rFonts w:ascii="Times New Roman" w:eastAsia="Times New Roman" w:hAnsi="Times New Roman" w:cs="Times New Roman"/>
            </w:rPr>
            <w:t>Pyla</w:t>
          </w:r>
          <w:proofErr w:type="spellEnd"/>
          <w:r w:rsidRPr="00AA69E2">
            <w:rPr>
              <w:rFonts w:ascii="Times New Roman" w:eastAsia="Times New Roman" w:hAnsi="Times New Roman" w:cs="Times New Roman"/>
            </w:rPr>
            <w:t xml:space="preserve">, “The UX book: Agile UX design for a quality user experience,” </w:t>
          </w:r>
          <w:r w:rsidRPr="00AA69E2">
            <w:rPr>
              <w:rFonts w:ascii="Times New Roman" w:eastAsia="Times New Roman" w:hAnsi="Times New Roman" w:cs="Times New Roman"/>
              <w:i/>
              <w:iCs/>
            </w:rPr>
            <w:t>The UX Book: Agile UX Design for a Quality User Experience</w:t>
          </w:r>
          <w:r w:rsidRPr="00AA69E2">
            <w:rPr>
              <w:rFonts w:ascii="Times New Roman" w:eastAsia="Times New Roman" w:hAnsi="Times New Roman" w:cs="Times New Roman"/>
            </w:rPr>
            <w:t xml:space="preserve">, pp. 1–888, Jan. 2018,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10.1016/C2013-0-19285-9.</w:t>
          </w:r>
        </w:p>
        <w:p w14:paraId="0F0C99DC" w14:textId="77777777" w:rsidR="006A0F88" w:rsidRPr="00AA69E2" w:rsidRDefault="006A0F88">
          <w:pPr>
            <w:autoSpaceDE w:val="0"/>
            <w:autoSpaceDN w:val="0"/>
            <w:ind w:hanging="640"/>
            <w:divId w:val="1827041762"/>
            <w:rPr>
              <w:rFonts w:ascii="Times New Roman" w:eastAsia="Times New Roman" w:hAnsi="Times New Roman" w:cs="Times New Roman"/>
            </w:rPr>
          </w:pPr>
          <w:r w:rsidRPr="00AA69E2">
            <w:rPr>
              <w:rFonts w:ascii="Times New Roman" w:eastAsia="Times New Roman" w:hAnsi="Times New Roman" w:cs="Times New Roman"/>
            </w:rPr>
            <w:t>[17]</w:t>
          </w:r>
          <w:r w:rsidRPr="00AA69E2">
            <w:rPr>
              <w:rFonts w:ascii="Times New Roman" w:eastAsia="Times New Roman" w:hAnsi="Times New Roman" w:cs="Times New Roman"/>
            </w:rPr>
            <w:tab/>
            <w:t xml:space="preserve">A. Gordillo, E. Barra, S. Aguirre, and J. Quemada, “The usefulness of usability and user experience evaluation methods on an e-Learning platform development from a developer’s perspective: A case study,” in </w:t>
          </w:r>
          <w:r w:rsidRPr="00AA69E2">
            <w:rPr>
              <w:rFonts w:ascii="Times New Roman" w:eastAsia="Times New Roman" w:hAnsi="Times New Roman" w:cs="Times New Roman"/>
              <w:i/>
              <w:iCs/>
            </w:rPr>
            <w:t>44th Annual Frontiers in Education Conference, FIE 2014</w:t>
          </w:r>
          <w:r w:rsidRPr="00AA69E2">
            <w:rPr>
              <w:rFonts w:ascii="Times New Roman" w:eastAsia="Times New Roman" w:hAnsi="Times New Roman" w:cs="Times New Roman"/>
            </w:rPr>
            <w:t xml:space="preserve">, 2014, vol. 2015-Febru, no. February, pp. 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10.1109/FIE.2014.7044340.</w:t>
          </w:r>
        </w:p>
        <w:p w14:paraId="71774830" w14:textId="77777777" w:rsidR="006A0F88" w:rsidRPr="00AA69E2" w:rsidRDefault="006A0F88">
          <w:pPr>
            <w:autoSpaceDE w:val="0"/>
            <w:autoSpaceDN w:val="0"/>
            <w:ind w:hanging="640"/>
            <w:divId w:val="580911646"/>
            <w:rPr>
              <w:rFonts w:ascii="Times New Roman" w:eastAsia="Times New Roman" w:hAnsi="Times New Roman" w:cs="Times New Roman"/>
            </w:rPr>
          </w:pPr>
          <w:r w:rsidRPr="00AA69E2">
            <w:rPr>
              <w:rFonts w:ascii="Times New Roman" w:eastAsia="Times New Roman" w:hAnsi="Times New Roman" w:cs="Times New Roman"/>
            </w:rPr>
            <w:t>[18]</w:t>
          </w:r>
          <w:r w:rsidRPr="00AA69E2">
            <w:rPr>
              <w:rFonts w:ascii="Times New Roman" w:eastAsia="Times New Roman" w:hAnsi="Times New Roman" w:cs="Times New Roman"/>
            </w:rPr>
            <w:tab/>
            <w:t xml:space="preserve">A. P. O. </w:t>
          </w:r>
          <w:proofErr w:type="spellStart"/>
          <w:r w:rsidRPr="00AA69E2">
            <w:rPr>
              <w:rFonts w:ascii="Times New Roman" w:eastAsia="Times New Roman" w:hAnsi="Times New Roman" w:cs="Times New Roman"/>
            </w:rPr>
            <w:t>Bertholdo</w:t>
          </w:r>
          <w:proofErr w:type="spellEnd"/>
          <w:r w:rsidRPr="00AA69E2">
            <w:rPr>
              <w:rFonts w:ascii="Times New Roman" w:eastAsia="Times New Roman" w:hAnsi="Times New Roman" w:cs="Times New Roman"/>
            </w:rPr>
            <w:t xml:space="preserve">, T. S. Da Silva, C. De O. Melo, F. Kon, and M. S. Silveira, “Agile usability patterns for UCD early stages,” </w:t>
          </w:r>
          <w:r w:rsidRPr="00AA69E2">
            <w:rPr>
              <w:rFonts w:ascii="Times New Roman" w:eastAsia="Times New Roman" w:hAnsi="Times New Roman" w:cs="Times New Roman"/>
              <w:i/>
              <w:iCs/>
            </w:rPr>
            <w:t>3rd International Conference on Design, User Experience, and Usability: Theories, Methods, and Tools for Designing the User Experience, DUXU 2014, Held as Part of 16th International Conference on Human-Computer Interaction, HCI International 2014</w:t>
          </w:r>
          <w:r w:rsidRPr="00AA69E2">
            <w:rPr>
              <w:rFonts w:ascii="Times New Roman" w:eastAsia="Times New Roman" w:hAnsi="Times New Roman" w:cs="Times New Roman"/>
            </w:rPr>
            <w:t xml:space="preserve">, vol. 8517 LNCS, no. PART 1. Springer Verlag, IME/USP - </w:t>
          </w:r>
          <w:proofErr w:type="spellStart"/>
          <w:r w:rsidRPr="00AA69E2">
            <w:rPr>
              <w:rFonts w:ascii="Times New Roman" w:eastAsia="Times New Roman" w:hAnsi="Times New Roman" w:cs="Times New Roman"/>
            </w:rPr>
            <w:t>Universidade</w:t>
          </w:r>
          <w:proofErr w:type="spellEnd"/>
          <w:r w:rsidRPr="00AA69E2">
            <w:rPr>
              <w:rFonts w:ascii="Times New Roman" w:eastAsia="Times New Roman" w:hAnsi="Times New Roman" w:cs="Times New Roman"/>
            </w:rPr>
            <w:t xml:space="preserve"> de São Paulo, Brazil, pp. 33–44,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10.1007/978-3-319-07668-3_4.</w:t>
          </w:r>
        </w:p>
        <w:p w14:paraId="08194D48" w14:textId="77777777" w:rsidR="006A0F88" w:rsidRPr="00AA69E2" w:rsidRDefault="006A0F88">
          <w:pPr>
            <w:autoSpaceDE w:val="0"/>
            <w:autoSpaceDN w:val="0"/>
            <w:ind w:hanging="640"/>
            <w:divId w:val="1074474351"/>
            <w:rPr>
              <w:rFonts w:ascii="Times New Roman" w:eastAsia="Times New Roman" w:hAnsi="Times New Roman" w:cs="Times New Roman"/>
            </w:rPr>
          </w:pPr>
          <w:r w:rsidRPr="00AA69E2">
            <w:rPr>
              <w:rFonts w:ascii="Times New Roman" w:eastAsia="Times New Roman" w:hAnsi="Times New Roman" w:cs="Times New Roman"/>
            </w:rPr>
            <w:t>[19]</w:t>
          </w:r>
          <w:r w:rsidRPr="00AA69E2">
            <w:rPr>
              <w:rFonts w:ascii="Times New Roman" w:eastAsia="Times New Roman" w:hAnsi="Times New Roman" w:cs="Times New Roman"/>
            </w:rPr>
            <w:tab/>
            <w:t xml:space="preserve">D. Lang, S. Spies, S. </w:t>
          </w:r>
          <w:proofErr w:type="spellStart"/>
          <w:r w:rsidRPr="00AA69E2">
            <w:rPr>
              <w:rFonts w:ascii="Times New Roman" w:eastAsia="Times New Roman" w:hAnsi="Times New Roman" w:cs="Times New Roman"/>
            </w:rPr>
            <w:t>Trieflinger</w:t>
          </w:r>
          <w:proofErr w:type="spellEnd"/>
          <w:r w:rsidRPr="00AA69E2">
            <w:rPr>
              <w:rFonts w:ascii="Times New Roman" w:eastAsia="Times New Roman" w:hAnsi="Times New Roman" w:cs="Times New Roman"/>
            </w:rPr>
            <w:t xml:space="preserve">, and J. </w:t>
          </w:r>
          <w:proofErr w:type="spellStart"/>
          <w:r w:rsidRPr="00AA69E2">
            <w:rPr>
              <w:rFonts w:ascii="Times New Roman" w:eastAsia="Times New Roman" w:hAnsi="Times New Roman" w:cs="Times New Roman"/>
            </w:rPr>
            <w:t>Münch</w:t>
          </w:r>
          <w:proofErr w:type="spellEnd"/>
          <w:r w:rsidRPr="00AA69E2">
            <w:rPr>
              <w:rFonts w:ascii="Times New Roman" w:eastAsia="Times New Roman" w:hAnsi="Times New Roman" w:cs="Times New Roman"/>
            </w:rPr>
            <w:t xml:space="preserve">, “Tailored design thinking approach-a shortcut for agile teams,” in </w:t>
          </w:r>
          <w:r w:rsidRPr="00AA69E2">
            <w:rPr>
              <w:rFonts w:ascii="Times New Roman" w:eastAsia="Times New Roman" w:hAnsi="Times New Roman" w:cs="Times New Roman"/>
              <w:i/>
              <w:iCs/>
            </w:rPr>
            <w:t>International Conference on Software Business</w:t>
          </w:r>
          <w:r w:rsidRPr="00AA69E2">
            <w:rPr>
              <w:rFonts w:ascii="Times New Roman" w:eastAsia="Times New Roman" w:hAnsi="Times New Roman" w:cs="Times New Roman"/>
            </w:rPr>
            <w:t>, 2021, pp. 37–49.</w:t>
          </w:r>
        </w:p>
        <w:p w14:paraId="4DB66FBD" w14:textId="77777777" w:rsidR="006A0F88" w:rsidRPr="00AA69E2" w:rsidRDefault="006A0F88">
          <w:pPr>
            <w:autoSpaceDE w:val="0"/>
            <w:autoSpaceDN w:val="0"/>
            <w:ind w:hanging="640"/>
            <w:divId w:val="319358519"/>
            <w:rPr>
              <w:rFonts w:ascii="Times New Roman" w:eastAsia="Times New Roman" w:hAnsi="Times New Roman" w:cs="Times New Roman"/>
            </w:rPr>
          </w:pPr>
          <w:r w:rsidRPr="00AA69E2">
            <w:rPr>
              <w:rFonts w:ascii="Times New Roman" w:eastAsia="Times New Roman" w:hAnsi="Times New Roman" w:cs="Times New Roman"/>
            </w:rPr>
            <w:t>[20]</w:t>
          </w:r>
          <w:r w:rsidRPr="00AA69E2">
            <w:rPr>
              <w:rFonts w:ascii="Times New Roman" w:eastAsia="Times New Roman" w:hAnsi="Times New Roman" w:cs="Times New Roman"/>
            </w:rPr>
            <w:tab/>
            <w:t xml:space="preserve">M. </w:t>
          </w:r>
          <w:proofErr w:type="spellStart"/>
          <w:r w:rsidRPr="00AA69E2">
            <w:rPr>
              <w:rFonts w:ascii="Times New Roman" w:eastAsia="Times New Roman" w:hAnsi="Times New Roman" w:cs="Times New Roman"/>
            </w:rPr>
            <w:t>Alhammad</w:t>
          </w:r>
          <w:proofErr w:type="spellEnd"/>
          <w:r w:rsidRPr="00AA69E2">
            <w:rPr>
              <w:rFonts w:ascii="Times New Roman" w:eastAsia="Times New Roman" w:hAnsi="Times New Roman" w:cs="Times New Roman"/>
            </w:rPr>
            <w:t xml:space="preserve"> and A. Moreno, “Integrating User Experience into Agile -- An Experience Report on Lean UX and Scrum,” Apr. 2022,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10.1145/3510456.3514156.</w:t>
          </w:r>
        </w:p>
        <w:p w14:paraId="6AE9826B" w14:textId="77777777" w:rsidR="006A0F88" w:rsidRPr="00AA69E2" w:rsidRDefault="006A0F88">
          <w:pPr>
            <w:autoSpaceDE w:val="0"/>
            <w:autoSpaceDN w:val="0"/>
            <w:ind w:hanging="640"/>
            <w:divId w:val="1885093579"/>
            <w:rPr>
              <w:rFonts w:ascii="Times New Roman" w:eastAsia="Times New Roman" w:hAnsi="Times New Roman" w:cs="Times New Roman"/>
            </w:rPr>
          </w:pPr>
          <w:r w:rsidRPr="00AA69E2">
            <w:rPr>
              <w:rFonts w:ascii="Times New Roman" w:eastAsia="Times New Roman" w:hAnsi="Times New Roman" w:cs="Times New Roman"/>
            </w:rPr>
            <w:t>[21]</w:t>
          </w:r>
          <w:r w:rsidRPr="00AA69E2">
            <w:rPr>
              <w:rFonts w:ascii="Times New Roman" w:eastAsia="Times New Roman" w:hAnsi="Times New Roman" w:cs="Times New Roman"/>
            </w:rPr>
            <w:tab/>
            <w:t xml:space="preserve">K. Beck </w:t>
          </w:r>
          <w:r w:rsidRPr="00AA69E2">
            <w:rPr>
              <w:rFonts w:ascii="Times New Roman" w:eastAsia="Times New Roman" w:hAnsi="Times New Roman" w:cs="Times New Roman"/>
              <w:i/>
              <w:iCs/>
            </w:rPr>
            <w:t>et al.</w:t>
          </w:r>
          <w:r w:rsidRPr="00AA69E2">
            <w:rPr>
              <w:rFonts w:ascii="Times New Roman" w:eastAsia="Times New Roman" w:hAnsi="Times New Roman" w:cs="Times New Roman"/>
            </w:rPr>
            <w:t>, “Manifesto for agile software development,” 2001.</w:t>
          </w:r>
        </w:p>
        <w:p w14:paraId="1B3D3E21" w14:textId="77777777" w:rsidR="006A0F88" w:rsidRPr="00AA69E2" w:rsidRDefault="006A0F88">
          <w:pPr>
            <w:autoSpaceDE w:val="0"/>
            <w:autoSpaceDN w:val="0"/>
            <w:ind w:hanging="640"/>
            <w:divId w:val="302002521"/>
            <w:rPr>
              <w:rFonts w:ascii="Times New Roman" w:eastAsia="Times New Roman" w:hAnsi="Times New Roman" w:cs="Times New Roman"/>
            </w:rPr>
          </w:pPr>
          <w:r w:rsidRPr="00AA69E2">
            <w:rPr>
              <w:rFonts w:ascii="Times New Roman" w:eastAsia="Times New Roman" w:hAnsi="Times New Roman" w:cs="Times New Roman"/>
            </w:rPr>
            <w:t>[22]</w:t>
          </w:r>
          <w:r w:rsidRPr="00AA69E2">
            <w:rPr>
              <w:rFonts w:ascii="Times New Roman" w:eastAsia="Times New Roman" w:hAnsi="Times New Roman" w:cs="Times New Roman"/>
            </w:rPr>
            <w:tab/>
            <w:t xml:space="preserve">H. K. Flora and S. v </w:t>
          </w:r>
          <w:proofErr w:type="spellStart"/>
          <w:r w:rsidRPr="00AA69E2">
            <w:rPr>
              <w:rFonts w:ascii="Times New Roman" w:eastAsia="Times New Roman" w:hAnsi="Times New Roman" w:cs="Times New Roman"/>
            </w:rPr>
            <w:t>Chande</w:t>
          </w:r>
          <w:proofErr w:type="spellEnd"/>
          <w:r w:rsidRPr="00AA69E2">
            <w:rPr>
              <w:rFonts w:ascii="Times New Roman" w:eastAsia="Times New Roman" w:hAnsi="Times New Roman" w:cs="Times New Roman"/>
            </w:rPr>
            <w:t xml:space="preserve">, “A systematic study on agile software development methodologies and practices,” </w:t>
          </w:r>
          <w:r w:rsidRPr="00AA69E2">
            <w:rPr>
              <w:rFonts w:ascii="Times New Roman" w:eastAsia="Times New Roman" w:hAnsi="Times New Roman" w:cs="Times New Roman"/>
              <w:i/>
              <w:iCs/>
            </w:rPr>
            <w:t>International Journal of Computer Science and Information Technologies</w:t>
          </w:r>
          <w:r w:rsidRPr="00AA69E2">
            <w:rPr>
              <w:rFonts w:ascii="Times New Roman" w:eastAsia="Times New Roman" w:hAnsi="Times New Roman" w:cs="Times New Roman"/>
            </w:rPr>
            <w:t>, vol. 5, no. 3, pp. 3626–3637, 2014.</w:t>
          </w:r>
        </w:p>
        <w:p w14:paraId="17854A30" w14:textId="77777777" w:rsidR="006A0F88" w:rsidRPr="00AA69E2" w:rsidRDefault="006A0F88">
          <w:pPr>
            <w:autoSpaceDE w:val="0"/>
            <w:autoSpaceDN w:val="0"/>
            <w:ind w:hanging="640"/>
            <w:divId w:val="746614808"/>
            <w:rPr>
              <w:rFonts w:ascii="Times New Roman" w:eastAsia="Times New Roman" w:hAnsi="Times New Roman" w:cs="Times New Roman"/>
            </w:rPr>
          </w:pPr>
          <w:r w:rsidRPr="00AA69E2">
            <w:rPr>
              <w:rFonts w:ascii="Times New Roman" w:eastAsia="Times New Roman" w:hAnsi="Times New Roman" w:cs="Times New Roman"/>
            </w:rPr>
            <w:t>[23]</w:t>
          </w:r>
          <w:r w:rsidRPr="00AA69E2">
            <w:rPr>
              <w:rFonts w:ascii="Times New Roman" w:eastAsia="Times New Roman" w:hAnsi="Times New Roman" w:cs="Times New Roman"/>
            </w:rPr>
            <w:tab/>
            <w:t xml:space="preserve">B. Boehm and R. Turner, “Management challenges to implementing agile processes in traditional development organizations,” </w:t>
          </w:r>
          <w:r w:rsidRPr="00AA69E2">
            <w:rPr>
              <w:rFonts w:ascii="Times New Roman" w:eastAsia="Times New Roman" w:hAnsi="Times New Roman" w:cs="Times New Roman"/>
              <w:i/>
              <w:iCs/>
            </w:rPr>
            <w:t xml:space="preserve">IEEE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rPr>
            <w:t>, vol. 22, no. 5, pp. 30–39, 2005.</w:t>
          </w:r>
        </w:p>
        <w:p w14:paraId="6F7BD0E0" w14:textId="77777777" w:rsidR="006A0F88" w:rsidRPr="00AA69E2" w:rsidRDefault="006A0F88">
          <w:pPr>
            <w:autoSpaceDE w:val="0"/>
            <w:autoSpaceDN w:val="0"/>
            <w:ind w:hanging="640"/>
            <w:divId w:val="2031181311"/>
            <w:rPr>
              <w:rFonts w:ascii="Times New Roman" w:eastAsia="Times New Roman" w:hAnsi="Times New Roman" w:cs="Times New Roman"/>
            </w:rPr>
          </w:pPr>
          <w:r w:rsidRPr="00AA69E2">
            <w:rPr>
              <w:rFonts w:ascii="Times New Roman" w:eastAsia="Times New Roman" w:hAnsi="Times New Roman" w:cs="Times New Roman"/>
            </w:rPr>
            <w:t>[24]</w:t>
          </w:r>
          <w:r w:rsidRPr="00AA69E2">
            <w:rPr>
              <w:rFonts w:ascii="Times New Roman" w:eastAsia="Times New Roman" w:hAnsi="Times New Roman" w:cs="Times New Roman"/>
            </w:rPr>
            <w:tab/>
            <w:t xml:space="preserve">H. </w:t>
          </w:r>
          <w:proofErr w:type="spellStart"/>
          <w:r w:rsidRPr="00AA69E2">
            <w:rPr>
              <w:rFonts w:ascii="Times New Roman" w:eastAsia="Times New Roman" w:hAnsi="Times New Roman" w:cs="Times New Roman"/>
            </w:rPr>
            <w:t>Hajjdiab</w:t>
          </w:r>
          <w:proofErr w:type="spellEnd"/>
          <w:r w:rsidRPr="00AA69E2">
            <w:rPr>
              <w:rFonts w:ascii="Times New Roman" w:eastAsia="Times New Roman" w:hAnsi="Times New Roman" w:cs="Times New Roman"/>
            </w:rPr>
            <w:t xml:space="preserve"> and A. S. </w:t>
          </w:r>
          <w:proofErr w:type="spellStart"/>
          <w:r w:rsidRPr="00AA69E2">
            <w:rPr>
              <w:rFonts w:ascii="Times New Roman" w:eastAsia="Times New Roman" w:hAnsi="Times New Roman" w:cs="Times New Roman"/>
            </w:rPr>
            <w:t>Taleb</w:t>
          </w:r>
          <w:proofErr w:type="spellEnd"/>
          <w:r w:rsidRPr="00AA69E2">
            <w:rPr>
              <w:rFonts w:ascii="Times New Roman" w:eastAsia="Times New Roman" w:hAnsi="Times New Roman" w:cs="Times New Roman"/>
            </w:rPr>
            <w:t>, “Adopting agile software development: issues and challenges”.</w:t>
          </w:r>
        </w:p>
        <w:p w14:paraId="7C091F7A" w14:textId="77777777" w:rsidR="006A0F88" w:rsidRPr="00AA69E2" w:rsidRDefault="006A0F88">
          <w:pPr>
            <w:autoSpaceDE w:val="0"/>
            <w:autoSpaceDN w:val="0"/>
            <w:ind w:hanging="640"/>
            <w:divId w:val="787311849"/>
            <w:rPr>
              <w:rFonts w:ascii="Times New Roman" w:eastAsia="Times New Roman" w:hAnsi="Times New Roman" w:cs="Times New Roman"/>
            </w:rPr>
          </w:pPr>
          <w:r w:rsidRPr="00AA69E2">
            <w:rPr>
              <w:rFonts w:ascii="Times New Roman" w:eastAsia="Times New Roman" w:hAnsi="Times New Roman" w:cs="Times New Roman"/>
            </w:rPr>
            <w:lastRenderedPageBreak/>
            <w:t>[25]</w:t>
          </w:r>
          <w:r w:rsidRPr="00AA69E2">
            <w:rPr>
              <w:rFonts w:ascii="Times New Roman" w:eastAsia="Times New Roman" w:hAnsi="Times New Roman" w:cs="Times New Roman"/>
            </w:rPr>
            <w:tab/>
            <w:t xml:space="preserve">D. Norman, J. Miller, and A. Henderson, “What you see, some of what’s in the future, and how we go about doing it: HI at Apple Computer,” in </w:t>
          </w:r>
          <w:r w:rsidRPr="00AA69E2">
            <w:rPr>
              <w:rFonts w:ascii="Times New Roman" w:eastAsia="Times New Roman" w:hAnsi="Times New Roman" w:cs="Times New Roman"/>
              <w:i/>
              <w:iCs/>
            </w:rPr>
            <w:t>Conference companion on Human factors in computing systems</w:t>
          </w:r>
          <w:r w:rsidRPr="00AA69E2">
            <w:rPr>
              <w:rFonts w:ascii="Times New Roman" w:eastAsia="Times New Roman" w:hAnsi="Times New Roman" w:cs="Times New Roman"/>
            </w:rPr>
            <w:t>, 1995, p. 155.</w:t>
          </w:r>
        </w:p>
        <w:p w14:paraId="05098023" w14:textId="77777777" w:rsidR="006A0F88" w:rsidRPr="00AA69E2" w:rsidRDefault="006A0F88">
          <w:pPr>
            <w:autoSpaceDE w:val="0"/>
            <w:autoSpaceDN w:val="0"/>
            <w:ind w:hanging="640"/>
            <w:divId w:val="1206480038"/>
            <w:rPr>
              <w:rFonts w:ascii="Times New Roman" w:eastAsia="Times New Roman" w:hAnsi="Times New Roman" w:cs="Times New Roman"/>
            </w:rPr>
          </w:pPr>
          <w:r w:rsidRPr="00AA69E2">
            <w:rPr>
              <w:rFonts w:ascii="Times New Roman" w:eastAsia="Times New Roman" w:hAnsi="Times New Roman" w:cs="Times New Roman"/>
            </w:rPr>
            <w:t>[26]</w:t>
          </w:r>
          <w:r w:rsidRPr="00AA69E2">
            <w:rPr>
              <w:rFonts w:ascii="Times New Roman" w:eastAsia="Times New Roman" w:hAnsi="Times New Roman" w:cs="Times New Roman"/>
            </w:rPr>
            <w:tab/>
            <w:t xml:space="preserve">J. J. Garrett, </w:t>
          </w:r>
          <w:r w:rsidRPr="00AA69E2">
            <w:rPr>
              <w:rFonts w:ascii="Times New Roman" w:eastAsia="Times New Roman" w:hAnsi="Times New Roman" w:cs="Times New Roman"/>
              <w:i/>
              <w:iCs/>
            </w:rPr>
            <w:t>The Elements of User Experience: User-Centered Design for the Web and Beyond</w:t>
          </w:r>
          <w:r w:rsidRPr="00AA69E2">
            <w:rPr>
              <w:rFonts w:ascii="Times New Roman" w:eastAsia="Times New Roman" w:hAnsi="Times New Roman" w:cs="Times New Roman"/>
            </w:rPr>
            <w:t>, 2nd ed. USA: New Riders Publishing, 2010.</w:t>
          </w:r>
        </w:p>
        <w:p w14:paraId="58857915" w14:textId="77777777" w:rsidR="006A0F88" w:rsidRPr="00AA69E2" w:rsidRDefault="006A0F88">
          <w:pPr>
            <w:autoSpaceDE w:val="0"/>
            <w:autoSpaceDN w:val="0"/>
            <w:ind w:hanging="640"/>
            <w:divId w:val="958948362"/>
            <w:rPr>
              <w:rFonts w:ascii="Times New Roman" w:eastAsia="Times New Roman" w:hAnsi="Times New Roman" w:cs="Times New Roman"/>
            </w:rPr>
          </w:pPr>
          <w:r w:rsidRPr="00AA69E2">
            <w:rPr>
              <w:rFonts w:ascii="Times New Roman" w:eastAsia="Times New Roman" w:hAnsi="Times New Roman" w:cs="Times New Roman"/>
            </w:rPr>
            <w:t>[27]</w:t>
          </w:r>
          <w:r w:rsidRPr="00AA69E2">
            <w:rPr>
              <w:rFonts w:ascii="Times New Roman" w:eastAsia="Times New Roman" w:hAnsi="Times New Roman" w:cs="Times New Roman"/>
            </w:rPr>
            <w:tab/>
            <w:t xml:space="preserve">A. G. </w:t>
          </w:r>
          <w:proofErr w:type="spellStart"/>
          <w:r w:rsidRPr="00AA69E2">
            <w:rPr>
              <w:rFonts w:ascii="Times New Roman" w:eastAsia="Times New Roman" w:hAnsi="Times New Roman" w:cs="Times New Roman"/>
            </w:rPr>
            <w:t>Mirnig</w:t>
          </w:r>
          <w:proofErr w:type="spellEnd"/>
          <w:r w:rsidRPr="00AA69E2">
            <w:rPr>
              <w:rFonts w:ascii="Times New Roman" w:eastAsia="Times New Roman" w:hAnsi="Times New Roman" w:cs="Times New Roman"/>
            </w:rPr>
            <w:t xml:space="preserve">, A. </w:t>
          </w:r>
          <w:proofErr w:type="spellStart"/>
          <w:r w:rsidRPr="00AA69E2">
            <w:rPr>
              <w:rFonts w:ascii="Times New Roman" w:eastAsia="Times New Roman" w:hAnsi="Times New Roman" w:cs="Times New Roman"/>
            </w:rPr>
            <w:t>Meschtscherjakov</w:t>
          </w:r>
          <w:proofErr w:type="spellEnd"/>
          <w:r w:rsidRPr="00AA69E2">
            <w:rPr>
              <w:rFonts w:ascii="Times New Roman" w:eastAsia="Times New Roman" w:hAnsi="Times New Roman" w:cs="Times New Roman"/>
            </w:rPr>
            <w:t xml:space="preserve">, D. </w:t>
          </w:r>
          <w:proofErr w:type="spellStart"/>
          <w:r w:rsidRPr="00AA69E2">
            <w:rPr>
              <w:rFonts w:ascii="Times New Roman" w:eastAsia="Times New Roman" w:hAnsi="Times New Roman" w:cs="Times New Roman"/>
            </w:rPr>
            <w:t>Wurhofer</w:t>
          </w:r>
          <w:proofErr w:type="spellEnd"/>
          <w:r w:rsidRPr="00AA69E2">
            <w:rPr>
              <w:rFonts w:ascii="Times New Roman" w:eastAsia="Times New Roman" w:hAnsi="Times New Roman" w:cs="Times New Roman"/>
            </w:rPr>
            <w:t xml:space="preserve">, T. </w:t>
          </w:r>
          <w:proofErr w:type="spellStart"/>
          <w:r w:rsidRPr="00AA69E2">
            <w:rPr>
              <w:rFonts w:ascii="Times New Roman" w:eastAsia="Times New Roman" w:hAnsi="Times New Roman" w:cs="Times New Roman"/>
            </w:rPr>
            <w:t>Meneweger</w:t>
          </w:r>
          <w:proofErr w:type="spellEnd"/>
          <w:r w:rsidRPr="00AA69E2">
            <w:rPr>
              <w:rFonts w:ascii="Times New Roman" w:eastAsia="Times New Roman" w:hAnsi="Times New Roman" w:cs="Times New Roman"/>
            </w:rPr>
            <w:t xml:space="preserve">, and M. </w:t>
          </w:r>
          <w:proofErr w:type="spellStart"/>
          <w:r w:rsidRPr="00AA69E2">
            <w:rPr>
              <w:rFonts w:ascii="Times New Roman" w:eastAsia="Times New Roman" w:hAnsi="Times New Roman" w:cs="Times New Roman"/>
            </w:rPr>
            <w:t>Tscheligi</w:t>
          </w:r>
          <w:proofErr w:type="spellEnd"/>
          <w:r w:rsidRPr="00AA69E2">
            <w:rPr>
              <w:rFonts w:ascii="Times New Roman" w:eastAsia="Times New Roman" w:hAnsi="Times New Roman" w:cs="Times New Roman"/>
            </w:rPr>
            <w:t xml:space="preserve">, “A formal analysis of the ISO 9241-210 definition of user experience,” </w:t>
          </w:r>
          <w:r w:rsidRPr="00AA69E2">
            <w:rPr>
              <w:rFonts w:ascii="Times New Roman" w:eastAsia="Times New Roman" w:hAnsi="Times New Roman" w:cs="Times New Roman"/>
              <w:i/>
              <w:iCs/>
            </w:rPr>
            <w:t>Conference on Human Factors in Computing Systems - Proceedings</w:t>
          </w:r>
          <w:r w:rsidRPr="00AA69E2">
            <w:rPr>
              <w:rFonts w:ascii="Times New Roman" w:eastAsia="Times New Roman" w:hAnsi="Times New Roman" w:cs="Times New Roman"/>
            </w:rPr>
            <w:t xml:space="preserve">, vol. 18, pp. 437–446, Apr. 2015,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10.1145/2702613.2732511.</w:t>
          </w:r>
        </w:p>
        <w:p w14:paraId="13830794" w14:textId="77777777" w:rsidR="006A0F88" w:rsidRPr="00AA69E2" w:rsidRDefault="006A0F88">
          <w:pPr>
            <w:autoSpaceDE w:val="0"/>
            <w:autoSpaceDN w:val="0"/>
            <w:ind w:hanging="640"/>
            <w:divId w:val="1753115430"/>
            <w:rPr>
              <w:rFonts w:ascii="Times New Roman" w:eastAsia="Times New Roman" w:hAnsi="Times New Roman" w:cs="Times New Roman"/>
            </w:rPr>
          </w:pPr>
          <w:r w:rsidRPr="00AA69E2">
            <w:rPr>
              <w:rFonts w:ascii="Times New Roman" w:eastAsia="Times New Roman" w:hAnsi="Times New Roman" w:cs="Times New Roman"/>
            </w:rPr>
            <w:t>[28]</w:t>
          </w:r>
          <w:r w:rsidRPr="00AA69E2">
            <w:rPr>
              <w:rFonts w:ascii="Times New Roman" w:eastAsia="Times New Roman" w:hAnsi="Times New Roman" w:cs="Times New Roman"/>
            </w:rPr>
            <w:tab/>
            <w:t xml:space="preserve">S. </w:t>
          </w:r>
          <w:proofErr w:type="spellStart"/>
          <w:r w:rsidRPr="00AA69E2">
            <w:rPr>
              <w:rFonts w:ascii="Times New Roman" w:eastAsia="Times New Roman" w:hAnsi="Times New Roman" w:cs="Times New Roman"/>
            </w:rPr>
            <w:t>Kujala</w:t>
          </w:r>
          <w:proofErr w:type="spellEnd"/>
          <w:r w:rsidRPr="00AA69E2">
            <w:rPr>
              <w:rFonts w:ascii="Times New Roman" w:eastAsia="Times New Roman" w:hAnsi="Times New Roman" w:cs="Times New Roman"/>
            </w:rPr>
            <w:t xml:space="preserve">, V. Roto, K. </w:t>
          </w:r>
          <w:proofErr w:type="spellStart"/>
          <w:r w:rsidRPr="00AA69E2">
            <w:rPr>
              <w:rFonts w:ascii="Times New Roman" w:eastAsia="Times New Roman" w:hAnsi="Times New Roman" w:cs="Times New Roman"/>
            </w:rPr>
            <w:t>Väänänen</w:t>
          </w:r>
          <w:proofErr w:type="spellEnd"/>
          <w:r w:rsidRPr="00AA69E2">
            <w:rPr>
              <w:rFonts w:ascii="Times New Roman" w:eastAsia="Times New Roman" w:hAnsi="Times New Roman" w:cs="Times New Roman"/>
            </w:rPr>
            <w:t>-</w:t>
          </w:r>
          <w:proofErr w:type="spellStart"/>
          <w:r w:rsidRPr="00AA69E2">
            <w:rPr>
              <w:rFonts w:ascii="Times New Roman" w:eastAsia="Times New Roman" w:hAnsi="Times New Roman" w:cs="Times New Roman"/>
            </w:rPr>
            <w:t>Vainio</w:t>
          </w:r>
          <w:proofErr w:type="spellEnd"/>
          <w:r w:rsidRPr="00AA69E2">
            <w:rPr>
              <w:rFonts w:ascii="Times New Roman" w:eastAsia="Times New Roman" w:hAnsi="Times New Roman" w:cs="Times New Roman"/>
            </w:rPr>
            <w:t xml:space="preserve">-Mattila, E. </w:t>
          </w:r>
          <w:proofErr w:type="spellStart"/>
          <w:r w:rsidRPr="00AA69E2">
            <w:rPr>
              <w:rFonts w:ascii="Times New Roman" w:eastAsia="Times New Roman" w:hAnsi="Times New Roman" w:cs="Times New Roman"/>
            </w:rPr>
            <w:t>Karapanos</w:t>
          </w:r>
          <w:proofErr w:type="spellEnd"/>
          <w:r w:rsidRPr="00AA69E2">
            <w:rPr>
              <w:rFonts w:ascii="Times New Roman" w:eastAsia="Times New Roman" w:hAnsi="Times New Roman" w:cs="Times New Roman"/>
            </w:rPr>
            <w:t xml:space="preserve">, and A. </w:t>
          </w:r>
          <w:proofErr w:type="spellStart"/>
          <w:r w:rsidRPr="00AA69E2">
            <w:rPr>
              <w:rFonts w:ascii="Times New Roman" w:eastAsia="Times New Roman" w:hAnsi="Times New Roman" w:cs="Times New Roman"/>
            </w:rPr>
            <w:t>Sinnelä</w:t>
          </w:r>
          <w:proofErr w:type="spellEnd"/>
          <w:r w:rsidRPr="00AA69E2">
            <w:rPr>
              <w:rFonts w:ascii="Times New Roman" w:eastAsia="Times New Roman" w:hAnsi="Times New Roman" w:cs="Times New Roman"/>
            </w:rPr>
            <w:t xml:space="preserve">, “UX Curve: A method for evaluating long-term user experience,” </w:t>
          </w:r>
          <w:r w:rsidRPr="00AA69E2">
            <w:rPr>
              <w:rFonts w:ascii="Times New Roman" w:eastAsia="Times New Roman" w:hAnsi="Times New Roman" w:cs="Times New Roman"/>
              <w:i/>
              <w:iCs/>
            </w:rPr>
            <w:t>academic.oup.com</w:t>
          </w:r>
          <w:r w:rsidRPr="00AA69E2">
            <w:rPr>
              <w:rFonts w:ascii="Times New Roman" w:eastAsia="Times New Roman" w:hAnsi="Times New Roman" w:cs="Times New Roman"/>
            </w:rPr>
            <w:t xml:space="preserve">, 2011,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10.1016/j.intcom.2011.06.005.</w:t>
          </w:r>
        </w:p>
        <w:p w14:paraId="24C6704A" w14:textId="77777777" w:rsidR="006A0F88" w:rsidRPr="00AA69E2" w:rsidRDefault="006A0F88">
          <w:pPr>
            <w:autoSpaceDE w:val="0"/>
            <w:autoSpaceDN w:val="0"/>
            <w:ind w:hanging="640"/>
            <w:divId w:val="874855023"/>
            <w:rPr>
              <w:rFonts w:ascii="Times New Roman" w:eastAsia="Times New Roman" w:hAnsi="Times New Roman" w:cs="Times New Roman"/>
            </w:rPr>
          </w:pPr>
          <w:r w:rsidRPr="00AA69E2">
            <w:rPr>
              <w:rFonts w:ascii="Times New Roman" w:eastAsia="Times New Roman" w:hAnsi="Times New Roman" w:cs="Times New Roman"/>
            </w:rPr>
            <w:t>[29]</w:t>
          </w:r>
          <w:r w:rsidRPr="00AA69E2">
            <w:rPr>
              <w:rFonts w:ascii="Times New Roman" w:eastAsia="Times New Roman" w:hAnsi="Times New Roman" w:cs="Times New Roman"/>
            </w:rPr>
            <w:tab/>
            <w:t xml:space="preserve">H. B. Santoso and M. </w:t>
          </w:r>
          <w:proofErr w:type="spellStart"/>
          <w:r w:rsidRPr="00AA69E2">
            <w:rPr>
              <w:rFonts w:ascii="Times New Roman" w:eastAsia="Times New Roman" w:hAnsi="Times New Roman" w:cs="Times New Roman"/>
            </w:rPr>
            <w:t>Schrepp</w:t>
          </w:r>
          <w:proofErr w:type="spellEnd"/>
          <w:r w:rsidRPr="00AA69E2">
            <w:rPr>
              <w:rFonts w:ascii="Times New Roman" w:eastAsia="Times New Roman" w:hAnsi="Times New Roman" w:cs="Times New Roman"/>
            </w:rPr>
            <w:t xml:space="preserve">, “Importance of user experience aspects for different software product categories,” in </w:t>
          </w:r>
          <w:r w:rsidRPr="00AA69E2">
            <w:rPr>
              <w:rFonts w:ascii="Times New Roman" w:eastAsia="Times New Roman" w:hAnsi="Times New Roman" w:cs="Times New Roman"/>
              <w:i/>
              <w:iCs/>
            </w:rPr>
            <w:t>International Conference on User Science and Engineering</w:t>
          </w:r>
          <w:r w:rsidRPr="00AA69E2">
            <w:rPr>
              <w:rFonts w:ascii="Times New Roman" w:eastAsia="Times New Roman" w:hAnsi="Times New Roman" w:cs="Times New Roman"/>
            </w:rPr>
            <w:t>, 2018, pp. 231–241.</w:t>
          </w:r>
        </w:p>
        <w:p w14:paraId="6BCE9136" w14:textId="77777777" w:rsidR="006A0F88" w:rsidRPr="00AA69E2" w:rsidRDefault="006A0F88">
          <w:pPr>
            <w:autoSpaceDE w:val="0"/>
            <w:autoSpaceDN w:val="0"/>
            <w:ind w:hanging="640"/>
            <w:divId w:val="1504666493"/>
            <w:rPr>
              <w:rFonts w:ascii="Times New Roman" w:eastAsia="Times New Roman" w:hAnsi="Times New Roman" w:cs="Times New Roman"/>
            </w:rPr>
          </w:pPr>
          <w:r w:rsidRPr="00AA69E2">
            <w:rPr>
              <w:rFonts w:ascii="Times New Roman" w:eastAsia="Times New Roman" w:hAnsi="Times New Roman" w:cs="Times New Roman"/>
            </w:rPr>
            <w:t>[30]</w:t>
          </w:r>
          <w:r w:rsidRPr="00AA69E2">
            <w:rPr>
              <w:rFonts w:ascii="Times New Roman" w:eastAsia="Times New Roman" w:hAnsi="Times New Roman" w:cs="Times New Roman"/>
            </w:rPr>
            <w:tab/>
            <w:t xml:space="preserve">C. Salvador, A. Nakasone, and J. A. Pow-Sang, “A Systematic Review of Usability Techniques in Agile Methodologies,” in </w:t>
          </w:r>
          <w:r w:rsidRPr="00AA69E2">
            <w:rPr>
              <w:rFonts w:ascii="Times New Roman" w:eastAsia="Times New Roman" w:hAnsi="Times New Roman" w:cs="Times New Roman"/>
              <w:i/>
              <w:iCs/>
            </w:rPr>
            <w:t>Proceedings of the 7th Euro American Conference on Telematics and Information Systems</w:t>
          </w:r>
          <w:r w:rsidRPr="00AA69E2">
            <w:rPr>
              <w:rFonts w:ascii="Times New Roman" w:eastAsia="Times New Roman" w:hAnsi="Times New Roman" w:cs="Times New Roman"/>
            </w:rPr>
            <w:t xml:space="preserve">,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10.1145/2590651.2590668.</w:t>
          </w:r>
        </w:p>
        <w:p w14:paraId="6EA5A5A6" w14:textId="77777777" w:rsidR="006A0F88" w:rsidRPr="00AA69E2" w:rsidRDefault="006A0F88">
          <w:pPr>
            <w:autoSpaceDE w:val="0"/>
            <w:autoSpaceDN w:val="0"/>
            <w:ind w:hanging="640"/>
            <w:divId w:val="1449395957"/>
            <w:rPr>
              <w:rFonts w:ascii="Times New Roman" w:eastAsia="Times New Roman" w:hAnsi="Times New Roman" w:cs="Times New Roman"/>
            </w:rPr>
          </w:pPr>
          <w:r w:rsidRPr="00AA69E2">
            <w:rPr>
              <w:rFonts w:ascii="Times New Roman" w:eastAsia="Times New Roman" w:hAnsi="Times New Roman" w:cs="Times New Roman"/>
            </w:rPr>
            <w:t>[31]</w:t>
          </w:r>
          <w:r w:rsidRPr="00AA69E2">
            <w:rPr>
              <w:rFonts w:ascii="Times New Roman" w:eastAsia="Times New Roman" w:hAnsi="Times New Roman" w:cs="Times New Roman"/>
            </w:rPr>
            <w:tab/>
            <w:t xml:space="preserve">I. O. for Standardization, </w:t>
          </w:r>
          <w:r w:rsidRPr="00AA69E2">
            <w:rPr>
              <w:rFonts w:ascii="Times New Roman" w:eastAsia="Times New Roman" w:hAnsi="Times New Roman" w:cs="Times New Roman"/>
              <w:i/>
              <w:iCs/>
            </w:rPr>
            <w:t>Human-</w:t>
          </w:r>
          <w:proofErr w:type="spellStart"/>
          <w:r w:rsidRPr="00AA69E2">
            <w:rPr>
              <w:rFonts w:ascii="Times New Roman" w:eastAsia="Times New Roman" w:hAnsi="Times New Roman" w:cs="Times New Roman"/>
              <w:i/>
              <w:iCs/>
            </w:rPr>
            <w:t>centred</w:t>
          </w:r>
          <w:proofErr w:type="spellEnd"/>
          <w:r w:rsidRPr="00AA69E2">
            <w:rPr>
              <w:rFonts w:ascii="Times New Roman" w:eastAsia="Times New Roman" w:hAnsi="Times New Roman" w:cs="Times New Roman"/>
              <w:i/>
              <w:iCs/>
            </w:rPr>
            <w:t xml:space="preserve"> design processes for interactive systems</w:t>
          </w:r>
          <w:r w:rsidRPr="00AA69E2">
            <w:rPr>
              <w:rFonts w:ascii="Times New Roman" w:eastAsia="Times New Roman" w:hAnsi="Times New Roman" w:cs="Times New Roman"/>
            </w:rPr>
            <w:t>. International Organization for Standardization, 1999.</w:t>
          </w:r>
        </w:p>
        <w:p w14:paraId="63D0B3D5" w14:textId="77777777" w:rsidR="006A0F88" w:rsidRPr="00AA69E2" w:rsidRDefault="006A0F88">
          <w:pPr>
            <w:autoSpaceDE w:val="0"/>
            <w:autoSpaceDN w:val="0"/>
            <w:ind w:hanging="640"/>
            <w:divId w:val="1911571034"/>
            <w:rPr>
              <w:rFonts w:ascii="Times New Roman" w:eastAsia="Times New Roman" w:hAnsi="Times New Roman" w:cs="Times New Roman"/>
            </w:rPr>
          </w:pPr>
          <w:r w:rsidRPr="00AA69E2">
            <w:rPr>
              <w:rFonts w:ascii="Times New Roman" w:eastAsia="Times New Roman" w:hAnsi="Times New Roman" w:cs="Times New Roman"/>
            </w:rPr>
            <w:t>[32]</w:t>
          </w:r>
          <w:r w:rsidRPr="00AA69E2">
            <w:rPr>
              <w:rFonts w:ascii="Times New Roman" w:eastAsia="Times New Roman" w:hAnsi="Times New Roman" w:cs="Times New Roman"/>
            </w:rPr>
            <w:tab/>
            <w:t xml:space="preserve">I. 159/SC 4 E. of Human-System Interaction (Subcommittee), </w:t>
          </w:r>
          <w:r w:rsidRPr="00AA69E2">
            <w:rPr>
              <w:rFonts w:ascii="Times New Roman" w:eastAsia="Times New Roman" w:hAnsi="Times New Roman" w:cs="Times New Roman"/>
              <w:i/>
              <w:iCs/>
            </w:rPr>
            <w:t>Ergonomic Requirements for Office Work with Visual Display Terminals (VDTs).: Guidance on Usability</w:t>
          </w:r>
          <w:r w:rsidRPr="00AA69E2">
            <w:rPr>
              <w:rFonts w:ascii="Times New Roman" w:eastAsia="Times New Roman" w:hAnsi="Times New Roman" w:cs="Times New Roman"/>
            </w:rPr>
            <w:t>. International Organization for Standardization, 1998.</w:t>
          </w:r>
        </w:p>
        <w:p w14:paraId="588FED2F" w14:textId="77777777" w:rsidR="006A0F88" w:rsidRPr="00AA69E2" w:rsidRDefault="006A0F88">
          <w:pPr>
            <w:autoSpaceDE w:val="0"/>
            <w:autoSpaceDN w:val="0"/>
            <w:ind w:hanging="640"/>
            <w:divId w:val="558441247"/>
            <w:rPr>
              <w:rFonts w:ascii="Times New Roman" w:eastAsia="Times New Roman" w:hAnsi="Times New Roman" w:cs="Times New Roman"/>
            </w:rPr>
          </w:pPr>
          <w:r w:rsidRPr="00AA69E2">
            <w:rPr>
              <w:rFonts w:ascii="Times New Roman" w:eastAsia="Times New Roman" w:hAnsi="Times New Roman" w:cs="Times New Roman"/>
            </w:rPr>
            <w:t>[33]</w:t>
          </w:r>
          <w:r w:rsidRPr="00AA69E2">
            <w:rPr>
              <w:rFonts w:ascii="Times New Roman" w:eastAsia="Times New Roman" w:hAnsi="Times New Roman" w:cs="Times New Roman"/>
            </w:rPr>
            <w:tab/>
            <w:t xml:space="preserve">J. Nielsen, </w:t>
          </w:r>
          <w:r w:rsidRPr="00AA69E2">
            <w:rPr>
              <w:rFonts w:ascii="Times New Roman" w:eastAsia="Times New Roman" w:hAnsi="Times New Roman" w:cs="Times New Roman"/>
              <w:i/>
              <w:iCs/>
            </w:rPr>
            <w:t>Usability engineering</w:t>
          </w:r>
          <w:r w:rsidRPr="00AA69E2">
            <w:rPr>
              <w:rFonts w:ascii="Times New Roman" w:eastAsia="Times New Roman" w:hAnsi="Times New Roman" w:cs="Times New Roman"/>
            </w:rPr>
            <w:t>. Morgan Kaufmann, 1994.</w:t>
          </w:r>
        </w:p>
        <w:p w14:paraId="248B191D" w14:textId="77777777" w:rsidR="006A0F88" w:rsidRPr="00AA69E2" w:rsidRDefault="006A0F88">
          <w:pPr>
            <w:autoSpaceDE w:val="0"/>
            <w:autoSpaceDN w:val="0"/>
            <w:ind w:hanging="640"/>
            <w:divId w:val="1782187812"/>
            <w:rPr>
              <w:rFonts w:ascii="Times New Roman" w:eastAsia="Times New Roman" w:hAnsi="Times New Roman" w:cs="Times New Roman"/>
            </w:rPr>
          </w:pPr>
          <w:r w:rsidRPr="00AA69E2">
            <w:rPr>
              <w:rFonts w:ascii="Times New Roman" w:eastAsia="Times New Roman" w:hAnsi="Times New Roman" w:cs="Times New Roman"/>
            </w:rPr>
            <w:t>[34]</w:t>
          </w:r>
          <w:r w:rsidRPr="00AA69E2">
            <w:rPr>
              <w:rFonts w:ascii="Times New Roman" w:eastAsia="Times New Roman" w:hAnsi="Times New Roman" w:cs="Times New Roman"/>
            </w:rPr>
            <w:tab/>
            <w:t xml:space="preserve">“IEEE Standard for a Software Quality Metrics Methodology,” </w:t>
          </w:r>
          <w:r w:rsidRPr="00AA69E2">
            <w:rPr>
              <w:rFonts w:ascii="Times New Roman" w:eastAsia="Times New Roman" w:hAnsi="Times New Roman" w:cs="Times New Roman"/>
              <w:i/>
              <w:iCs/>
            </w:rPr>
            <w:t>IEEE Std 1061-1992</w:t>
          </w:r>
          <w:r w:rsidRPr="00AA69E2">
            <w:rPr>
              <w:rFonts w:ascii="Times New Roman" w:eastAsia="Times New Roman" w:hAnsi="Times New Roman" w:cs="Times New Roman"/>
            </w:rPr>
            <w:t xml:space="preserve">, pp. 1–96, 1993,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10.1109/IEEESTD.1993.115124.</w:t>
          </w:r>
        </w:p>
        <w:p w14:paraId="074F3CBD" w14:textId="77777777" w:rsidR="006A0F88" w:rsidRPr="00AA69E2" w:rsidRDefault="006A0F88">
          <w:pPr>
            <w:autoSpaceDE w:val="0"/>
            <w:autoSpaceDN w:val="0"/>
            <w:ind w:hanging="640"/>
            <w:divId w:val="1775440829"/>
            <w:rPr>
              <w:rFonts w:ascii="Times New Roman" w:eastAsia="Times New Roman" w:hAnsi="Times New Roman" w:cs="Times New Roman"/>
            </w:rPr>
          </w:pPr>
          <w:r w:rsidRPr="00AA69E2">
            <w:rPr>
              <w:rFonts w:ascii="Times New Roman" w:eastAsia="Times New Roman" w:hAnsi="Times New Roman" w:cs="Times New Roman"/>
            </w:rPr>
            <w:t>[35]</w:t>
          </w:r>
          <w:r w:rsidRPr="00AA69E2">
            <w:rPr>
              <w:rFonts w:ascii="Times New Roman" w:eastAsia="Times New Roman" w:hAnsi="Times New Roman" w:cs="Times New Roman"/>
            </w:rPr>
            <w:tab/>
            <w:t xml:space="preserve">T. S. da Silva, A. Martin, F. Maurer, and M. Silveira, “User-centered design and agile methods: A systematic review,” in </w:t>
          </w:r>
          <w:r w:rsidRPr="00AA69E2">
            <w:rPr>
              <w:rFonts w:ascii="Times New Roman" w:eastAsia="Times New Roman" w:hAnsi="Times New Roman" w:cs="Times New Roman"/>
              <w:i/>
              <w:iCs/>
            </w:rPr>
            <w:t>2011 Agile Conference, Agile 2011</w:t>
          </w:r>
          <w:r w:rsidRPr="00AA69E2">
            <w:rPr>
              <w:rFonts w:ascii="Times New Roman" w:eastAsia="Times New Roman" w:hAnsi="Times New Roman" w:cs="Times New Roman"/>
            </w:rPr>
            <w:t xml:space="preserve">, 2011, pp. 77–86.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10.1109/AGILE.2011.24.</w:t>
          </w:r>
        </w:p>
        <w:p w14:paraId="05D9D1EA" w14:textId="77777777" w:rsidR="006A0F88" w:rsidRPr="00AA69E2" w:rsidRDefault="006A0F88">
          <w:pPr>
            <w:autoSpaceDE w:val="0"/>
            <w:autoSpaceDN w:val="0"/>
            <w:ind w:hanging="640"/>
            <w:divId w:val="1300694933"/>
            <w:rPr>
              <w:rFonts w:ascii="Times New Roman" w:eastAsia="Times New Roman" w:hAnsi="Times New Roman" w:cs="Times New Roman"/>
            </w:rPr>
          </w:pPr>
          <w:r w:rsidRPr="00AA69E2">
            <w:rPr>
              <w:rFonts w:ascii="Times New Roman" w:eastAsia="Times New Roman" w:hAnsi="Times New Roman" w:cs="Times New Roman"/>
            </w:rPr>
            <w:t>[36]</w:t>
          </w:r>
          <w:r w:rsidRPr="00AA69E2">
            <w:rPr>
              <w:rFonts w:ascii="Times New Roman" w:eastAsia="Times New Roman" w:hAnsi="Times New Roman" w:cs="Times New Roman"/>
            </w:rPr>
            <w:tab/>
            <w:t xml:space="preserve">O. </w:t>
          </w:r>
          <w:proofErr w:type="spellStart"/>
          <w:r w:rsidRPr="00AA69E2">
            <w:rPr>
              <w:rFonts w:ascii="Times New Roman" w:eastAsia="Times New Roman" w:hAnsi="Times New Roman" w:cs="Times New Roman"/>
            </w:rPr>
            <w:t>Sohaib</w:t>
          </w:r>
          <w:proofErr w:type="spellEnd"/>
          <w:r w:rsidRPr="00AA69E2">
            <w:rPr>
              <w:rFonts w:ascii="Times New Roman" w:eastAsia="Times New Roman" w:hAnsi="Times New Roman" w:cs="Times New Roman"/>
            </w:rPr>
            <w:t xml:space="preserve"> and K. Khan, “Integrating usability engineering and agile software development: A literature review,” in </w:t>
          </w:r>
          <w:r w:rsidRPr="00AA69E2">
            <w:rPr>
              <w:rFonts w:ascii="Times New Roman" w:eastAsia="Times New Roman" w:hAnsi="Times New Roman" w:cs="Times New Roman"/>
              <w:i/>
              <w:iCs/>
            </w:rPr>
            <w:t xml:space="preserve">2010 International Conference </w:t>
          </w:r>
          <w:proofErr w:type="gramStart"/>
          <w:r w:rsidRPr="00AA69E2">
            <w:rPr>
              <w:rFonts w:ascii="Times New Roman" w:eastAsia="Times New Roman" w:hAnsi="Times New Roman" w:cs="Times New Roman"/>
              <w:i/>
              <w:iCs/>
            </w:rPr>
            <w:t>On</w:t>
          </w:r>
          <w:proofErr w:type="gramEnd"/>
          <w:r w:rsidRPr="00AA69E2">
            <w:rPr>
              <w:rFonts w:ascii="Times New Roman" w:eastAsia="Times New Roman" w:hAnsi="Times New Roman" w:cs="Times New Roman"/>
              <w:i/>
              <w:iCs/>
            </w:rPr>
            <w:t xml:space="preserve"> Computer Design and Applications</w:t>
          </w:r>
          <w:r w:rsidRPr="00AA69E2">
            <w:rPr>
              <w:rFonts w:ascii="Times New Roman" w:eastAsia="Times New Roman" w:hAnsi="Times New Roman" w:cs="Times New Roman"/>
            </w:rPr>
            <w:t xml:space="preserve">, 2010, vol. 2, pp. V2-32-V2-38.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10.1109/ICCDA.2010.5540916.</w:t>
          </w:r>
        </w:p>
        <w:p w14:paraId="1056BAC7" w14:textId="77777777" w:rsidR="006A0F88" w:rsidRPr="00AA69E2" w:rsidRDefault="006A0F88">
          <w:pPr>
            <w:autoSpaceDE w:val="0"/>
            <w:autoSpaceDN w:val="0"/>
            <w:ind w:hanging="640"/>
            <w:divId w:val="1841776305"/>
            <w:rPr>
              <w:rFonts w:ascii="Times New Roman" w:eastAsia="Times New Roman" w:hAnsi="Times New Roman" w:cs="Times New Roman"/>
            </w:rPr>
          </w:pPr>
          <w:r w:rsidRPr="00AA69E2">
            <w:rPr>
              <w:rFonts w:ascii="Times New Roman" w:eastAsia="Times New Roman" w:hAnsi="Times New Roman" w:cs="Times New Roman"/>
            </w:rPr>
            <w:t>[37]</w:t>
          </w:r>
          <w:r w:rsidRPr="00AA69E2">
            <w:rPr>
              <w:rFonts w:ascii="Times New Roman" w:eastAsia="Times New Roman" w:hAnsi="Times New Roman" w:cs="Times New Roman"/>
            </w:rPr>
            <w:tab/>
            <w:t xml:space="preserve">D. Salah, R. F. Paige, and P. Cairns, “A systematic literature review for Agile development processes and user </w:t>
          </w:r>
          <w:proofErr w:type="spellStart"/>
          <w:r w:rsidRPr="00AA69E2">
            <w:rPr>
              <w:rFonts w:ascii="Times New Roman" w:eastAsia="Times New Roman" w:hAnsi="Times New Roman" w:cs="Times New Roman"/>
            </w:rPr>
            <w:t>centred</w:t>
          </w:r>
          <w:proofErr w:type="spellEnd"/>
          <w:r w:rsidRPr="00AA69E2">
            <w:rPr>
              <w:rFonts w:ascii="Times New Roman" w:eastAsia="Times New Roman" w:hAnsi="Times New Roman" w:cs="Times New Roman"/>
            </w:rPr>
            <w:t xml:space="preserve"> design integration,” in </w:t>
          </w:r>
          <w:r w:rsidRPr="00AA69E2">
            <w:rPr>
              <w:rFonts w:ascii="Times New Roman" w:eastAsia="Times New Roman" w:hAnsi="Times New Roman" w:cs="Times New Roman"/>
              <w:i/>
              <w:iCs/>
            </w:rPr>
            <w:t>18th International Conference on Evaluation and Assessment in Software Engineering, EASE 2014</w:t>
          </w:r>
          <w:r w:rsidRPr="00AA69E2">
            <w:rPr>
              <w:rFonts w:ascii="Times New Roman" w:eastAsia="Times New Roman" w:hAnsi="Times New Roman" w:cs="Times New Roman"/>
            </w:rPr>
            <w:t xml:space="preserve">,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10.1145/2601248.2601276.</w:t>
          </w:r>
        </w:p>
        <w:p w14:paraId="6A4823AE" w14:textId="77777777" w:rsidR="006A0F88" w:rsidRPr="00AA69E2" w:rsidRDefault="006A0F88">
          <w:pPr>
            <w:autoSpaceDE w:val="0"/>
            <w:autoSpaceDN w:val="0"/>
            <w:ind w:hanging="640"/>
            <w:divId w:val="259484030"/>
            <w:rPr>
              <w:rFonts w:ascii="Times New Roman" w:eastAsia="Times New Roman" w:hAnsi="Times New Roman" w:cs="Times New Roman"/>
            </w:rPr>
          </w:pPr>
          <w:r w:rsidRPr="00AA69E2">
            <w:rPr>
              <w:rFonts w:ascii="Times New Roman" w:eastAsia="Times New Roman" w:hAnsi="Times New Roman" w:cs="Times New Roman"/>
            </w:rPr>
            <w:lastRenderedPageBreak/>
            <w:t>[38]</w:t>
          </w:r>
          <w:r w:rsidRPr="00AA69E2">
            <w:rPr>
              <w:rFonts w:ascii="Times New Roman" w:eastAsia="Times New Roman" w:hAnsi="Times New Roman" w:cs="Times New Roman"/>
            </w:rPr>
            <w:tab/>
            <w:t xml:space="preserve">D. </w:t>
          </w:r>
          <w:proofErr w:type="spellStart"/>
          <w:r w:rsidRPr="00AA69E2">
            <w:rPr>
              <w:rFonts w:ascii="Times New Roman" w:eastAsia="Times New Roman" w:hAnsi="Times New Roman" w:cs="Times New Roman"/>
            </w:rPr>
            <w:t>Argumanis</w:t>
          </w:r>
          <w:proofErr w:type="spellEnd"/>
          <w:r w:rsidRPr="00AA69E2">
            <w:rPr>
              <w:rFonts w:ascii="Times New Roman" w:eastAsia="Times New Roman" w:hAnsi="Times New Roman" w:cs="Times New Roman"/>
            </w:rPr>
            <w:t xml:space="preserve">, A. </w:t>
          </w:r>
          <w:proofErr w:type="spellStart"/>
          <w:r w:rsidRPr="00AA69E2">
            <w:rPr>
              <w:rFonts w:ascii="Times New Roman" w:eastAsia="Times New Roman" w:hAnsi="Times New Roman" w:cs="Times New Roman"/>
            </w:rPr>
            <w:t>Moquillaza</w:t>
          </w:r>
          <w:proofErr w:type="spellEnd"/>
          <w:r w:rsidRPr="00AA69E2">
            <w:rPr>
              <w:rFonts w:ascii="Times New Roman" w:eastAsia="Times New Roman" w:hAnsi="Times New Roman" w:cs="Times New Roman"/>
            </w:rPr>
            <w:t xml:space="preserve">, and F. Paz, “Challenges in Integrating SCRUM and the User-Centered Design Framework: A Systematic Review,” </w:t>
          </w:r>
          <w:r w:rsidRPr="00AA69E2">
            <w:rPr>
              <w:rFonts w:ascii="Times New Roman" w:eastAsia="Times New Roman" w:hAnsi="Times New Roman" w:cs="Times New Roman"/>
              <w:i/>
              <w:iCs/>
            </w:rPr>
            <w:t>Communications in Computer and Information Science</w:t>
          </w:r>
          <w:r w:rsidRPr="00AA69E2">
            <w:rPr>
              <w:rFonts w:ascii="Times New Roman" w:eastAsia="Times New Roman" w:hAnsi="Times New Roman" w:cs="Times New Roman"/>
            </w:rPr>
            <w:t xml:space="preserve">, vol. 1334, pp. 52–62, 2020,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10.1007/978-3-030-66919-5_6/COVER.</w:t>
          </w:r>
        </w:p>
        <w:p w14:paraId="6C8DBDAC" w14:textId="77777777" w:rsidR="006A0F88" w:rsidRPr="00AA69E2" w:rsidRDefault="006A0F88">
          <w:pPr>
            <w:autoSpaceDE w:val="0"/>
            <w:autoSpaceDN w:val="0"/>
            <w:ind w:hanging="640"/>
            <w:divId w:val="747381282"/>
            <w:rPr>
              <w:rFonts w:ascii="Times New Roman" w:eastAsia="Times New Roman" w:hAnsi="Times New Roman" w:cs="Times New Roman"/>
            </w:rPr>
          </w:pPr>
          <w:r w:rsidRPr="00AA69E2">
            <w:rPr>
              <w:rFonts w:ascii="Times New Roman" w:eastAsia="Times New Roman" w:hAnsi="Times New Roman" w:cs="Times New Roman"/>
            </w:rPr>
            <w:t>[39]</w:t>
          </w:r>
          <w:r w:rsidRPr="00AA69E2">
            <w:rPr>
              <w:rFonts w:ascii="Times New Roman" w:eastAsia="Times New Roman" w:hAnsi="Times New Roman" w:cs="Times New Roman"/>
            </w:rPr>
            <w:tab/>
            <w:t xml:space="preserve">K. </w:t>
          </w:r>
          <w:proofErr w:type="spellStart"/>
          <w:r w:rsidRPr="00AA69E2">
            <w:rPr>
              <w:rFonts w:ascii="Times New Roman" w:eastAsia="Times New Roman" w:hAnsi="Times New Roman" w:cs="Times New Roman"/>
            </w:rPr>
            <w:t>Kuusinen</w:t>
          </w:r>
          <w:proofErr w:type="spellEnd"/>
          <w:r w:rsidRPr="00AA69E2">
            <w:rPr>
              <w:rFonts w:ascii="Times New Roman" w:eastAsia="Times New Roman" w:hAnsi="Times New Roman" w:cs="Times New Roman"/>
            </w:rPr>
            <w:t xml:space="preserve">, “Task allocation between </w:t>
          </w:r>
          <w:proofErr w:type="spellStart"/>
          <w:r w:rsidRPr="00AA69E2">
            <w:rPr>
              <w:rFonts w:ascii="Times New Roman" w:eastAsia="Times New Roman" w:hAnsi="Times New Roman" w:cs="Times New Roman"/>
            </w:rPr>
            <w:t>ux</w:t>
          </w:r>
          <w:proofErr w:type="spellEnd"/>
          <w:r w:rsidRPr="00AA69E2">
            <w:rPr>
              <w:rFonts w:ascii="Times New Roman" w:eastAsia="Times New Roman" w:hAnsi="Times New Roman" w:cs="Times New Roman"/>
            </w:rPr>
            <w:t xml:space="preserve"> specialists and developers in agile software development projects,” </w:t>
          </w:r>
          <w:r w:rsidRPr="00AA69E2">
            <w:rPr>
              <w:rFonts w:ascii="Times New Roman" w:eastAsia="Times New Roman" w:hAnsi="Times New Roman" w:cs="Times New Roman"/>
              <w:i/>
              <w:iCs/>
            </w:rPr>
            <w:t>15th IFIP TC 13 International Conference on Human–Computer Interaction, INTERACT 2015</w:t>
          </w:r>
          <w:r w:rsidRPr="00AA69E2">
            <w:rPr>
              <w:rFonts w:ascii="Times New Roman" w:eastAsia="Times New Roman" w:hAnsi="Times New Roman" w:cs="Times New Roman"/>
            </w:rPr>
            <w:t xml:space="preserve">, vol. 9298. Springer Verlag, Tampere University of Technology, Tampere, Finland, pp. 27–44, 2015.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10.1007/978-3-319-22698-9_3.</w:t>
          </w:r>
        </w:p>
        <w:p w14:paraId="14B26C2B" w14:textId="77777777" w:rsidR="006A0F88" w:rsidRPr="00AA69E2" w:rsidRDefault="006A0F88">
          <w:pPr>
            <w:autoSpaceDE w:val="0"/>
            <w:autoSpaceDN w:val="0"/>
            <w:ind w:hanging="640"/>
            <w:divId w:val="80640515"/>
            <w:rPr>
              <w:rFonts w:ascii="Times New Roman" w:eastAsia="Times New Roman" w:hAnsi="Times New Roman" w:cs="Times New Roman"/>
            </w:rPr>
          </w:pPr>
          <w:r w:rsidRPr="00AA69E2">
            <w:rPr>
              <w:rFonts w:ascii="Times New Roman" w:eastAsia="Times New Roman" w:hAnsi="Times New Roman" w:cs="Times New Roman"/>
            </w:rPr>
            <w:t>[40]</w:t>
          </w:r>
          <w:r w:rsidRPr="00AA69E2">
            <w:rPr>
              <w:rFonts w:ascii="Times New Roman" w:eastAsia="Times New Roman" w:hAnsi="Times New Roman" w:cs="Times New Roman"/>
            </w:rPr>
            <w:tab/>
            <w:t xml:space="preserve">J. S. Persson, 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M. K. </w:t>
          </w:r>
          <w:proofErr w:type="spellStart"/>
          <w:r w:rsidRPr="00AA69E2">
            <w:rPr>
              <w:rFonts w:ascii="Times New Roman" w:eastAsia="Times New Roman" w:hAnsi="Times New Roman" w:cs="Times New Roman"/>
            </w:rPr>
            <w:t>Lárusdóttir</w:t>
          </w:r>
          <w:proofErr w:type="spellEnd"/>
          <w:r w:rsidRPr="00AA69E2">
            <w:rPr>
              <w:rFonts w:ascii="Times New Roman" w:eastAsia="Times New Roman" w:hAnsi="Times New Roman" w:cs="Times New Roman"/>
            </w:rPr>
            <w:t xml:space="preserve">, and P. A. Nielsen, “Agile software development and UX design: A case study of integration by mutual adjustment,” </w:t>
          </w:r>
          <w:r w:rsidRPr="00AA69E2">
            <w:rPr>
              <w:rFonts w:ascii="Times New Roman" w:eastAsia="Times New Roman" w:hAnsi="Times New Roman" w:cs="Times New Roman"/>
              <w:i/>
              <w:iCs/>
            </w:rPr>
            <w:t xml:space="preserve">Inf </w:t>
          </w:r>
          <w:proofErr w:type="spellStart"/>
          <w:r w:rsidRPr="00AA69E2">
            <w:rPr>
              <w:rFonts w:ascii="Times New Roman" w:eastAsia="Times New Roman" w:hAnsi="Times New Roman" w:cs="Times New Roman"/>
              <w:i/>
              <w:iCs/>
            </w:rPr>
            <w:t>Softw</w:t>
          </w:r>
          <w:proofErr w:type="spellEnd"/>
          <w:r w:rsidRPr="00AA69E2">
            <w:rPr>
              <w:rFonts w:ascii="Times New Roman" w:eastAsia="Times New Roman" w:hAnsi="Times New Roman" w:cs="Times New Roman"/>
              <w:i/>
              <w:iCs/>
            </w:rPr>
            <w:t xml:space="preserve"> Technol</w:t>
          </w:r>
          <w:r w:rsidRPr="00AA69E2">
            <w:rPr>
              <w:rFonts w:ascii="Times New Roman" w:eastAsia="Times New Roman" w:hAnsi="Times New Roman" w:cs="Times New Roman"/>
            </w:rPr>
            <w:t xml:space="preserve">, vol. 152, p. 107059, Dec. 2022,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10.1016/J.INFSOF.2022.107059.</w:t>
          </w:r>
        </w:p>
        <w:p w14:paraId="1BEC6AB1" w14:textId="77777777" w:rsidR="006A0F88" w:rsidRPr="00AA69E2" w:rsidRDefault="006A0F88">
          <w:pPr>
            <w:autoSpaceDE w:val="0"/>
            <w:autoSpaceDN w:val="0"/>
            <w:ind w:hanging="640"/>
            <w:divId w:val="1923757334"/>
            <w:rPr>
              <w:rFonts w:ascii="Times New Roman" w:eastAsia="Times New Roman" w:hAnsi="Times New Roman" w:cs="Times New Roman"/>
            </w:rPr>
          </w:pPr>
          <w:r w:rsidRPr="00AA69E2">
            <w:rPr>
              <w:rFonts w:ascii="Times New Roman" w:eastAsia="Times New Roman" w:hAnsi="Times New Roman" w:cs="Times New Roman"/>
            </w:rPr>
            <w:t>[41]</w:t>
          </w:r>
          <w:r w:rsidRPr="00AA69E2">
            <w:rPr>
              <w:rFonts w:ascii="Times New Roman" w:eastAsia="Times New Roman" w:hAnsi="Times New Roman" w:cs="Times New Roman"/>
            </w:rPr>
            <w:tab/>
            <w:t xml:space="preserve">K. Conboy, “Agility from First Principles: Reconstructing the Concept of Agility in Information Systems Development,” </w:t>
          </w:r>
          <w:r w:rsidRPr="00AA69E2">
            <w:rPr>
              <w:rFonts w:ascii="Times New Roman" w:eastAsia="Times New Roman" w:hAnsi="Times New Roman" w:cs="Times New Roman"/>
              <w:i/>
              <w:iCs/>
            </w:rPr>
            <w:t>Info. Sys. Research</w:t>
          </w:r>
          <w:r w:rsidRPr="00AA69E2">
            <w:rPr>
              <w:rFonts w:ascii="Times New Roman" w:eastAsia="Times New Roman" w:hAnsi="Times New Roman" w:cs="Times New Roman"/>
            </w:rPr>
            <w:t xml:space="preserve">, vol. 20, no. 3, pp. 329–354, Sep. 2009,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10.1287/isre.1090.0236.</w:t>
          </w:r>
        </w:p>
        <w:p w14:paraId="57C5BD33" w14:textId="77777777" w:rsidR="006A0F88" w:rsidRPr="00AA69E2" w:rsidRDefault="006A0F88">
          <w:pPr>
            <w:autoSpaceDE w:val="0"/>
            <w:autoSpaceDN w:val="0"/>
            <w:ind w:hanging="640"/>
            <w:divId w:val="511803295"/>
            <w:rPr>
              <w:rFonts w:ascii="Times New Roman" w:eastAsia="Times New Roman" w:hAnsi="Times New Roman" w:cs="Times New Roman"/>
            </w:rPr>
          </w:pPr>
          <w:r w:rsidRPr="00AA69E2">
            <w:rPr>
              <w:rFonts w:ascii="Times New Roman" w:eastAsia="Times New Roman" w:hAnsi="Times New Roman" w:cs="Times New Roman"/>
            </w:rPr>
            <w:t>[42]</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Bruun</w:t>
          </w:r>
          <w:proofErr w:type="spellEnd"/>
          <w:r w:rsidRPr="00AA69E2">
            <w:rPr>
              <w:rFonts w:ascii="Times New Roman" w:eastAsia="Times New Roman" w:hAnsi="Times New Roman" w:cs="Times New Roman"/>
            </w:rPr>
            <w:t xml:space="preserve">, M. </w:t>
          </w:r>
          <w:proofErr w:type="spellStart"/>
          <w:r w:rsidRPr="00AA69E2">
            <w:rPr>
              <w:rFonts w:ascii="Times New Roman" w:eastAsia="Times New Roman" w:hAnsi="Times New Roman" w:cs="Times New Roman"/>
            </w:rPr>
            <w:t>Larusdottir</w:t>
          </w:r>
          <w:proofErr w:type="spellEnd"/>
          <w:r w:rsidRPr="00AA69E2">
            <w:rPr>
              <w:rFonts w:ascii="Times New Roman" w:eastAsia="Times New Roman" w:hAnsi="Times New Roman" w:cs="Times New Roman"/>
            </w:rPr>
            <w:t xml:space="preserve">, L. Nielsen, … P. N.-P. of the 10th, and undefined 2018, “The role of UX professionals in agile development: a case study from industry,” </w:t>
          </w:r>
          <w:r w:rsidRPr="00AA69E2">
            <w:rPr>
              <w:rFonts w:ascii="Times New Roman" w:eastAsia="Times New Roman" w:hAnsi="Times New Roman" w:cs="Times New Roman"/>
              <w:i/>
              <w:iCs/>
            </w:rPr>
            <w:t>dl.acm.org</w:t>
          </w:r>
          <w:r w:rsidRPr="00AA69E2">
            <w:rPr>
              <w:rFonts w:ascii="Times New Roman" w:eastAsia="Times New Roman" w:hAnsi="Times New Roman" w:cs="Times New Roman"/>
            </w:rPr>
            <w:t xml:space="preserve">, pp. 352–363, Sep. 2018,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10.1145/3240167.3240213.</w:t>
          </w:r>
        </w:p>
        <w:p w14:paraId="57F83082" w14:textId="77777777" w:rsidR="006A0F88" w:rsidRPr="00AA69E2" w:rsidRDefault="006A0F88">
          <w:pPr>
            <w:autoSpaceDE w:val="0"/>
            <w:autoSpaceDN w:val="0"/>
            <w:ind w:hanging="640"/>
            <w:divId w:val="856769262"/>
            <w:rPr>
              <w:rFonts w:ascii="Times New Roman" w:eastAsia="Times New Roman" w:hAnsi="Times New Roman" w:cs="Times New Roman"/>
            </w:rPr>
          </w:pPr>
          <w:r w:rsidRPr="00AA69E2">
            <w:rPr>
              <w:rFonts w:ascii="Times New Roman" w:eastAsia="Times New Roman" w:hAnsi="Times New Roman" w:cs="Times New Roman"/>
            </w:rPr>
            <w:t>[43]</w:t>
          </w:r>
          <w:r w:rsidRPr="00AA69E2">
            <w:rPr>
              <w:rFonts w:ascii="Times New Roman" w:eastAsia="Times New Roman" w:hAnsi="Times New Roman" w:cs="Times New Roman"/>
            </w:rPr>
            <w:tab/>
            <w:t xml:space="preserve">A. </w:t>
          </w:r>
          <w:proofErr w:type="spellStart"/>
          <w:r w:rsidRPr="00AA69E2">
            <w:rPr>
              <w:rFonts w:ascii="Times New Roman" w:eastAsia="Times New Roman" w:hAnsi="Times New Roman" w:cs="Times New Roman"/>
            </w:rPr>
            <w:t>Abulfaraj</w:t>
          </w:r>
          <w:proofErr w:type="spellEnd"/>
          <w:r w:rsidRPr="00AA69E2">
            <w:rPr>
              <w:rFonts w:ascii="Times New Roman" w:eastAsia="Times New Roman" w:hAnsi="Times New Roman" w:cs="Times New Roman"/>
            </w:rPr>
            <w:t xml:space="preserve"> and A. Steele, “Coherent Heuristic Evaluation (</w:t>
          </w:r>
          <w:proofErr w:type="spellStart"/>
          <w:r w:rsidRPr="00AA69E2">
            <w:rPr>
              <w:rFonts w:ascii="Times New Roman" w:eastAsia="Times New Roman" w:hAnsi="Times New Roman" w:cs="Times New Roman"/>
            </w:rPr>
            <w:t>CoHE</w:t>
          </w:r>
          <w:proofErr w:type="spellEnd"/>
          <w:r w:rsidRPr="00AA69E2">
            <w:rPr>
              <w:rFonts w:ascii="Times New Roman" w:eastAsia="Times New Roman" w:hAnsi="Times New Roman" w:cs="Times New Roman"/>
            </w:rPr>
            <w:t xml:space="preserve">): Toward Increasing the Effectiveness of Heuristic Evaluation for Novice Evaluators,” in </w:t>
          </w:r>
          <w:r w:rsidRPr="00AA69E2">
            <w:rPr>
              <w:rFonts w:ascii="Times New Roman" w:eastAsia="Times New Roman" w:hAnsi="Times New Roman" w:cs="Times New Roman"/>
              <w:i/>
              <w:iCs/>
            </w:rPr>
            <w:t>Design, User Experience, and Usability. Interaction Design</w:t>
          </w:r>
          <w:r w:rsidRPr="00AA69E2">
            <w:rPr>
              <w:rFonts w:ascii="Times New Roman" w:eastAsia="Times New Roman" w:hAnsi="Times New Roman" w:cs="Times New Roman"/>
            </w:rPr>
            <w:t>, 2020, pp. 3–20.</w:t>
          </w:r>
        </w:p>
        <w:p w14:paraId="6769C30A" w14:textId="77777777" w:rsidR="006A0F88" w:rsidRPr="00AA69E2" w:rsidRDefault="006A0F88">
          <w:pPr>
            <w:autoSpaceDE w:val="0"/>
            <w:autoSpaceDN w:val="0"/>
            <w:ind w:hanging="640"/>
            <w:divId w:val="1248031631"/>
            <w:rPr>
              <w:rFonts w:ascii="Times New Roman" w:eastAsia="Times New Roman" w:hAnsi="Times New Roman" w:cs="Times New Roman"/>
            </w:rPr>
          </w:pPr>
          <w:r w:rsidRPr="00AA69E2">
            <w:rPr>
              <w:rFonts w:ascii="Times New Roman" w:eastAsia="Times New Roman" w:hAnsi="Times New Roman" w:cs="Times New Roman"/>
            </w:rPr>
            <w:t>[44]</w:t>
          </w:r>
          <w:r w:rsidRPr="00AA69E2">
            <w:rPr>
              <w:rFonts w:ascii="Times New Roman" w:eastAsia="Times New Roman" w:hAnsi="Times New Roman" w:cs="Times New Roman"/>
            </w:rPr>
            <w:tab/>
            <w:t xml:space="preserve">J. Gothelf and J. </w:t>
          </w:r>
          <w:proofErr w:type="spellStart"/>
          <w:r w:rsidRPr="00AA69E2">
            <w:rPr>
              <w:rFonts w:ascii="Times New Roman" w:eastAsia="Times New Roman" w:hAnsi="Times New Roman" w:cs="Times New Roman"/>
            </w:rPr>
            <w:t>Seiden</w:t>
          </w:r>
          <w:proofErr w:type="spellEnd"/>
          <w:r w:rsidRPr="00AA69E2">
            <w:rPr>
              <w:rFonts w:ascii="Times New Roman" w:eastAsia="Times New Roman" w:hAnsi="Times New Roman" w:cs="Times New Roman"/>
            </w:rPr>
            <w:t xml:space="preserve">, </w:t>
          </w:r>
          <w:r w:rsidRPr="00AA69E2">
            <w:rPr>
              <w:rFonts w:ascii="Times New Roman" w:eastAsia="Times New Roman" w:hAnsi="Times New Roman" w:cs="Times New Roman"/>
              <w:i/>
              <w:iCs/>
            </w:rPr>
            <w:t>Lean ux</w:t>
          </w:r>
          <w:r w:rsidRPr="00AA69E2">
            <w:rPr>
              <w:rFonts w:ascii="Times New Roman" w:eastAsia="Times New Roman" w:hAnsi="Times New Roman" w:cs="Times New Roman"/>
            </w:rPr>
            <w:t xml:space="preserve">. </w:t>
          </w:r>
          <w:proofErr w:type="gramStart"/>
          <w:r w:rsidRPr="00AA69E2">
            <w:rPr>
              <w:rFonts w:ascii="Times New Roman" w:eastAsia="Times New Roman" w:hAnsi="Times New Roman" w:cs="Times New Roman"/>
            </w:rPr>
            <w:t>“ O’Reilly</w:t>
          </w:r>
          <w:proofErr w:type="gramEnd"/>
          <w:r w:rsidRPr="00AA69E2">
            <w:rPr>
              <w:rFonts w:ascii="Times New Roman" w:eastAsia="Times New Roman" w:hAnsi="Times New Roman" w:cs="Times New Roman"/>
            </w:rPr>
            <w:t xml:space="preserve"> Media, Inc.,” 2021.</w:t>
          </w:r>
        </w:p>
        <w:p w14:paraId="5F6C5256" w14:textId="77777777" w:rsidR="006A0F88" w:rsidRPr="00AA69E2" w:rsidRDefault="006A0F88">
          <w:pPr>
            <w:autoSpaceDE w:val="0"/>
            <w:autoSpaceDN w:val="0"/>
            <w:ind w:hanging="640"/>
            <w:divId w:val="1408266152"/>
            <w:rPr>
              <w:rFonts w:ascii="Times New Roman" w:eastAsia="Times New Roman" w:hAnsi="Times New Roman" w:cs="Times New Roman"/>
            </w:rPr>
          </w:pPr>
          <w:r w:rsidRPr="00AA69E2">
            <w:rPr>
              <w:rFonts w:ascii="Times New Roman" w:eastAsia="Times New Roman" w:hAnsi="Times New Roman" w:cs="Times New Roman"/>
            </w:rPr>
            <w:t>[45]</w:t>
          </w:r>
          <w:r w:rsidRPr="00AA69E2">
            <w:rPr>
              <w:rFonts w:ascii="Times New Roman" w:eastAsia="Times New Roman" w:hAnsi="Times New Roman" w:cs="Times New Roman"/>
            </w:rPr>
            <w:tab/>
            <w:t xml:space="preserve">R. J. </w:t>
          </w:r>
          <w:proofErr w:type="spellStart"/>
          <w:r w:rsidRPr="00AA69E2">
            <w:rPr>
              <w:rFonts w:ascii="Times New Roman" w:eastAsia="Times New Roman" w:hAnsi="Times New Roman" w:cs="Times New Roman"/>
            </w:rPr>
            <w:t>Wieringa</w:t>
          </w:r>
          <w:proofErr w:type="spellEnd"/>
          <w:r w:rsidRPr="00AA69E2">
            <w:rPr>
              <w:rFonts w:ascii="Times New Roman" w:eastAsia="Times New Roman" w:hAnsi="Times New Roman" w:cs="Times New Roman"/>
            </w:rPr>
            <w:t xml:space="preserve">, “Design science methodology: For information systems and software engineering,” </w:t>
          </w:r>
          <w:r w:rsidRPr="00AA69E2">
            <w:rPr>
              <w:rFonts w:ascii="Times New Roman" w:eastAsia="Times New Roman" w:hAnsi="Times New Roman" w:cs="Times New Roman"/>
              <w:i/>
              <w:iCs/>
            </w:rPr>
            <w:t>Design Science Methodology: For Information Systems and Software Engineering</w:t>
          </w:r>
          <w:r w:rsidRPr="00AA69E2">
            <w:rPr>
              <w:rFonts w:ascii="Times New Roman" w:eastAsia="Times New Roman" w:hAnsi="Times New Roman" w:cs="Times New Roman"/>
            </w:rPr>
            <w:t xml:space="preserve">, pp. 1–332, Jan. 2014,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10.1007/978-3-662-43839-8/COVER.</w:t>
          </w:r>
        </w:p>
        <w:p w14:paraId="599FA92C" w14:textId="77777777" w:rsidR="006A0F88" w:rsidRPr="00AA69E2" w:rsidRDefault="006A0F88">
          <w:pPr>
            <w:autoSpaceDE w:val="0"/>
            <w:autoSpaceDN w:val="0"/>
            <w:ind w:hanging="640"/>
            <w:divId w:val="606423160"/>
            <w:rPr>
              <w:rFonts w:ascii="Times New Roman" w:eastAsia="Times New Roman" w:hAnsi="Times New Roman" w:cs="Times New Roman"/>
            </w:rPr>
          </w:pPr>
          <w:r w:rsidRPr="00AA69E2">
            <w:rPr>
              <w:rFonts w:ascii="Times New Roman" w:eastAsia="Times New Roman" w:hAnsi="Times New Roman" w:cs="Times New Roman"/>
            </w:rPr>
            <w:t>[46]</w:t>
          </w:r>
          <w:r w:rsidRPr="00AA69E2">
            <w:rPr>
              <w:rFonts w:ascii="Times New Roman" w:eastAsia="Times New Roman" w:hAnsi="Times New Roman" w:cs="Times New Roman"/>
            </w:rPr>
            <w:tab/>
            <w:t>“UX Research Cheat Sheet.” https://www.nngroup.com/articles/ux-research-cheat-sheet/ (accessed Oct. 15, 2022).</w:t>
          </w:r>
        </w:p>
        <w:p w14:paraId="5D29E775" w14:textId="77777777" w:rsidR="006A0F88" w:rsidRPr="00AA69E2" w:rsidRDefault="006A0F88">
          <w:pPr>
            <w:autoSpaceDE w:val="0"/>
            <w:autoSpaceDN w:val="0"/>
            <w:ind w:hanging="640"/>
            <w:divId w:val="1244337251"/>
            <w:rPr>
              <w:rFonts w:ascii="Times New Roman" w:eastAsia="Times New Roman" w:hAnsi="Times New Roman" w:cs="Times New Roman"/>
            </w:rPr>
          </w:pPr>
          <w:r w:rsidRPr="00AA69E2">
            <w:rPr>
              <w:rFonts w:ascii="Times New Roman" w:eastAsia="Times New Roman" w:hAnsi="Times New Roman" w:cs="Times New Roman"/>
            </w:rPr>
            <w:t>[47]</w:t>
          </w:r>
          <w:r w:rsidRPr="00AA69E2">
            <w:rPr>
              <w:rFonts w:ascii="Times New Roman" w:eastAsia="Times New Roman" w:hAnsi="Times New Roman" w:cs="Times New Roman"/>
            </w:rPr>
            <w:tab/>
            <w:t xml:space="preserve">G. Guest, A. Bunce, and L. Johnson, “How many interviews are enough? An experiment with data saturation and variability.,” </w:t>
          </w:r>
          <w:r w:rsidRPr="00AA69E2">
            <w:rPr>
              <w:rFonts w:ascii="Times New Roman" w:eastAsia="Times New Roman" w:hAnsi="Times New Roman" w:cs="Times New Roman"/>
              <w:i/>
              <w:iCs/>
            </w:rPr>
            <w:t>Field methods</w:t>
          </w:r>
          <w:r w:rsidRPr="00AA69E2">
            <w:rPr>
              <w:rFonts w:ascii="Times New Roman" w:eastAsia="Times New Roman" w:hAnsi="Times New Roman" w:cs="Times New Roman"/>
            </w:rPr>
            <w:t xml:space="preserve">, vol. 18, pp. 59–82, 2006,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10.1177/1525822X05279903.</w:t>
          </w:r>
        </w:p>
        <w:p w14:paraId="2BA1519E" w14:textId="77777777" w:rsidR="006A0F88" w:rsidRPr="00AA69E2" w:rsidRDefault="006A0F88">
          <w:pPr>
            <w:autoSpaceDE w:val="0"/>
            <w:autoSpaceDN w:val="0"/>
            <w:ind w:hanging="640"/>
            <w:divId w:val="474296568"/>
            <w:rPr>
              <w:rFonts w:ascii="Times New Roman" w:eastAsia="Times New Roman" w:hAnsi="Times New Roman" w:cs="Times New Roman"/>
            </w:rPr>
          </w:pPr>
          <w:r w:rsidRPr="00AA69E2">
            <w:rPr>
              <w:rFonts w:ascii="Times New Roman" w:eastAsia="Times New Roman" w:hAnsi="Times New Roman" w:cs="Times New Roman"/>
            </w:rPr>
            <w:t>[48]</w:t>
          </w:r>
          <w:r w:rsidRPr="00AA69E2">
            <w:rPr>
              <w:rFonts w:ascii="Times New Roman" w:eastAsia="Times New Roman" w:hAnsi="Times New Roman" w:cs="Times New Roman"/>
            </w:rPr>
            <w:tab/>
            <w:t xml:space="preserve">O. </w:t>
          </w:r>
          <w:proofErr w:type="spellStart"/>
          <w:r w:rsidRPr="00AA69E2">
            <w:rPr>
              <w:rFonts w:ascii="Times New Roman" w:eastAsia="Times New Roman" w:hAnsi="Times New Roman" w:cs="Times New Roman"/>
            </w:rPr>
            <w:t>Balci</w:t>
          </w:r>
          <w:proofErr w:type="spellEnd"/>
          <w:r w:rsidRPr="00AA69E2">
            <w:rPr>
              <w:rFonts w:ascii="Times New Roman" w:eastAsia="Times New Roman" w:hAnsi="Times New Roman" w:cs="Times New Roman"/>
            </w:rPr>
            <w:t xml:space="preserve">, “Quality assessment, verification, and validation of modeling and simulation applications,” in </w:t>
          </w:r>
          <w:r w:rsidRPr="00AA69E2">
            <w:rPr>
              <w:rFonts w:ascii="Times New Roman" w:eastAsia="Times New Roman" w:hAnsi="Times New Roman" w:cs="Times New Roman"/>
              <w:i/>
              <w:iCs/>
            </w:rPr>
            <w:t>Proceedings of the 2004 Winter Simulation Conference, 2004.</w:t>
          </w:r>
          <w:r w:rsidRPr="00AA69E2">
            <w:rPr>
              <w:rFonts w:ascii="Times New Roman" w:eastAsia="Times New Roman" w:hAnsi="Times New Roman" w:cs="Times New Roman"/>
            </w:rPr>
            <w:t xml:space="preserve">, 2004, vol. 1, p. 129.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10.1109/WSC.2004.1371309.</w:t>
          </w:r>
        </w:p>
        <w:p w14:paraId="66C4D344" w14:textId="77777777" w:rsidR="006A0F88" w:rsidRPr="00AA69E2" w:rsidRDefault="006A0F88">
          <w:pPr>
            <w:autoSpaceDE w:val="0"/>
            <w:autoSpaceDN w:val="0"/>
            <w:ind w:hanging="640"/>
            <w:divId w:val="775759343"/>
            <w:rPr>
              <w:rFonts w:ascii="Times New Roman" w:eastAsia="Times New Roman" w:hAnsi="Times New Roman" w:cs="Times New Roman"/>
            </w:rPr>
          </w:pPr>
          <w:r w:rsidRPr="00AA69E2">
            <w:rPr>
              <w:rFonts w:ascii="Times New Roman" w:eastAsia="Times New Roman" w:hAnsi="Times New Roman" w:cs="Times New Roman"/>
            </w:rPr>
            <w:t>[49]</w:t>
          </w:r>
          <w:r w:rsidRPr="00AA69E2">
            <w:rPr>
              <w:rFonts w:ascii="Times New Roman" w:eastAsia="Times New Roman" w:hAnsi="Times New Roman" w:cs="Times New Roman"/>
            </w:rPr>
            <w:tab/>
            <w:t>“Visual Studio Code - Code Editing. Redefined.” https://code.visualstudio.com/ (accessed Jan. 23, 2023).</w:t>
          </w:r>
        </w:p>
        <w:p w14:paraId="27E9D2BD" w14:textId="77777777" w:rsidR="006A0F88" w:rsidRPr="00AA69E2" w:rsidRDefault="006A0F88">
          <w:pPr>
            <w:autoSpaceDE w:val="0"/>
            <w:autoSpaceDN w:val="0"/>
            <w:ind w:hanging="640"/>
            <w:divId w:val="1304307733"/>
            <w:rPr>
              <w:rFonts w:ascii="Times New Roman" w:eastAsia="Times New Roman" w:hAnsi="Times New Roman" w:cs="Times New Roman"/>
            </w:rPr>
          </w:pPr>
          <w:r w:rsidRPr="00AA69E2">
            <w:rPr>
              <w:rFonts w:ascii="Times New Roman" w:eastAsia="Times New Roman" w:hAnsi="Times New Roman" w:cs="Times New Roman"/>
            </w:rPr>
            <w:t>[50]</w:t>
          </w:r>
          <w:r w:rsidRPr="00AA69E2">
            <w:rPr>
              <w:rFonts w:ascii="Times New Roman" w:eastAsia="Times New Roman" w:hAnsi="Times New Roman" w:cs="Times New Roman"/>
            </w:rPr>
            <w:tab/>
            <w:t xml:space="preserve">F. de A. </w:t>
          </w:r>
          <w:proofErr w:type="spellStart"/>
          <w:r w:rsidRPr="00AA69E2">
            <w:rPr>
              <w:rFonts w:ascii="Times New Roman" w:eastAsia="Times New Roman" w:hAnsi="Times New Roman" w:cs="Times New Roman"/>
            </w:rPr>
            <w:t>Farzat</w:t>
          </w:r>
          <w:proofErr w:type="spellEnd"/>
          <w:r w:rsidRPr="00AA69E2">
            <w:rPr>
              <w:rFonts w:ascii="Times New Roman" w:eastAsia="Times New Roman" w:hAnsi="Times New Roman" w:cs="Times New Roman"/>
            </w:rPr>
            <w:t xml:space="preserve">, M. de O. Barros, and G. H. </w:t>
          </w:r>
          <w:proofErr w:type="spellStart"/>
          <w:r w:rsidRPr="00AA69E2">
            <w:rPr>
              <w:rFonts w:ascii="Times New Roman" w:eastAsia="Times New Roman" w:hAnsi="Times New Roman" w:cs="Times New Roman"/>
            </w:rPr>
            <w:t>Travassos</w:t>
          </w:r>
          <w:proofErr w:type="spellEnd"/>
          <w:r w:rsidRPr="00AA69E2">
            <w:rPr>
              <w:rFonts w:ascii="Times New Roman" w:eastAsia="Times New Roman" w:hAnsi="Times New Roman" w:cs="Times New Roman"/>
            </w:rPr>
            <w:t xml:space="preserve">, “Evolving JavaScript Code to Reduce Load Time,” </w:t>
          </w:r>
          <w:r w:rsidRPr="00AA69E2">
            <w:rPr>
              <w:rFonts w:ascii="Times New Roman" w:eastAsia="Times New Roman" w:hAnsi="Times New Roman" w:cs="Times New Roman"/>
              <w:i/>
              <w:iCs/>
            </w:rPr>
            <w:t>IEEE Transactions on Software Engineering</w:t>
          </w:r>
          <w:r w:rsidRPr="00AA69E2">
            <w:rPr>
              <w:rFonts w:ascii="Times New Roman" w:eastAsia="Times New Roman" w:hAnsi="Times New Roman" w:cs="Times New Roman"/>
            </w:rPr>
            <w:t xml:space="preserve">, vol. 47, no. 8, pp. 1544–1558, 2021, </w:t>
          </w:r>
          <w:proofErr w:type="spellStart"/>
          <w:r w:rsidRPr="00AA69E2">
            <w:rPr>
              <w:rFonts w:ascii="Times New Roman" w:eastAsia="Times New Roman" w:hAnsi="Times New Roman" w:cs="Times New Roman"/>
            </w:rPr>
            <w:t>doi</w:t>
          </w:r>
          <w:proofErr w:type="spellEnd"/>
          <w:r w:rsidRPr="00AA69E2">
            <w:rPr>
              <w:rFonts w:ascii="Times New Roman" w:eastAsia="Times New Roman" w:hAnsi="Times New Roman" w:cs="Times New Roman"/>
            </w:rPr>
            <w:t>: 10.1109/TSE.2019.2928293.</w:t>
          </w:r>
        </w:p>
        <w:p w14:paraId="504659E0" w14:textId="77777777" w:rsidR="006A0F88" w:rsidRPr="00AA69E2" w:rsidRDefault="006A0F88">
          <w:pPr>
            <w:autoSpaceDE w:val="0"/>
            <w:autoSpaceDN w:val="0"/>
            <w:ind w:hanging="640"/>
            <w:divId w:val="1398627341"/>
            <w:rPr>
              <w:rFonts w:ascii="Times New Roman" w:eastAsia="Times New Roman" w:hAnsi="Times New Roman" w:cs="Times New Roman"/>
            </w:rPr>
          </w:pPr>
          <w:r w:rsidRPr="00AA69E2">
            <w:rPr>
              <w:rFonts w:ascii="Times New Roman" w:eastAsia="Times New Roman" w:hAnsi="Times New Roman" w:cs="Times New Roman"/>
            </w:rPr>
            <w:lastRenderedPageBreak/>
            <w:t>[51]</w:t>
          </w:r>
          <w:r w:rsidRPr="00AA69E2">
            <w:rPr>
              <w:rFonts w:ascii="Times New Roman" w:eastAsia="Times New Roman" w:hAnsi="Times New Roman" w:cs="Times New Roman"/>
            </w:rPr>
            <w:tab/>
            <w:t>“Trello | Atlassian.” https://www.atlassian.com/software/trello (accessed Jan. 23, 2023).</w:t>
          </w:r>
        </w:p>
        <w:p w14:paraId="35F2CF93" w14:textId="77777777" w:rsidR="006A0F88" w:rsidRPr="00AA69E2" w:rsidRDefault="006A0F88">
          <w:pPr>
            <w:autoSpaceDE w:val="0"/>
            <w:autoSpaceDN w:val="0"/>
            <w:ind w:hanging="640"/>
            <w:divId w:val="50887819"/>
            <w:rPr>
              <w:rFonts w:ascii="Times New Roman" w:eastAsia="Times New Roman" w:hAnsi="Times New Roman" w:cs="Times New Roman"/>
            </w:rPr>
          </w:pPr>
          <w:r w:rsidRPr="00AA69E2">
            <w:rPr>
              <w:rFonts w:ascii="Times New Roman" w:eastAsia="Times New Roman" w:hAnsi="Times New Roman" w:cs="Times New Roman"/>
            </w:rPr>
            <w:t>[52]</w:t>
          </w:r>
          <w:r w:rsidRPr="00AA69E2">
            <w:rPr>
              <w:rFonts w:ascii="Times New Roman" w:eastAsia="Times New Roman" w:hAnsi="Times New Roman" w:cs="Times New Roman"/>
            </w:rPr>
            <w:tab/>
            <w:t>“Get Started Building on Trello.” https://developer.atlassian.com/cloud/trello/ (accessed Jan. 23, 2023).</w:t>
          </w:r>
        </w:p>
        <w:p w14:paraId="3F121524" w14:textId="77777777" w:rsidR="006A0F88" w:rsidRPr="00AA69E2" w:rsidRDefault="006A0F88">
          <w:pPr>
            <w:autoSpaceDE w:val="0"/>
            <w:autoSpaceDN w:val="0"/>
            <w:ind w:hanging="640"/>
            <w:divId w:val="451557039"/>
            <w:rPr>
              <w:rFonts w:ascii="Times New Roman" w:eastAsia="Times New Roman" w:hAnsi="Times New Roman" w:cs="Times New Roman"/>
            </w:rPr>
          </w:pPr>
          <w:r w:rsidRPr="00AA69E2">
            <w:rPr>
              <w:rFonts w:ascii="Times New Roman" w:eastAsia="Times New Roman" w:hAnsi="Times New Roman" w:cs="Times New Roman"/>
            </w:rPr>
            <w:t>[53]</w:t>
          </w:r>
          <w:r w:rsidRPr="00AA69E2">
            <w:rPr>
              <w:rFonts w:ascii="Times New Roman" w:eastAsia="Times New Roman" w:hAnsi="Times New Roman" w:cs="Times New Roman"/>
            </w:rPr>
            <w:tab/>
            <w:t>“Develop and deploy websites and apps in record time | Netlify.” https://www.netlify.com/ (accessed Jan. 23, 2023).</w:t>
          </w:r>
        </w:p>
        <w:p w14:paraId="33C1DEA5" w14:textId="77777777" w:rsidR="006A0F88" w:rsidRPr="00AA69E2" w:rsidRDefault="006A0F88">
          <w:pPr>
            <w:autoSpaceDE w:val="0"/>
            <w:autoSpaceDN w:val="0"/>
            <w:ind w:hanging="640"/>
            <w:divId w:val="1586957238"/>
            <w:rPr>
              <w:rFonts w:ascii="Times New Roman" w:eastAsia="Times New Roman" w:hAnsi="Times New Roman" w:cs="Times New Roman"/>
            </w:rPr>
          </w:pPr>
          <w:r w:rsidRPr="00AA69E2">
            <w:rPr>
              <w:rFonts w:ascii="Times New Roman" w:eastAsia="Times New Roman" w:hAnsi="Times New Roman" w:cs="Times New Roman"/>
            </w:rPr>
            <w:t>[54]</w:t>
          </w:r>
          <w:r w:rsidRPr="00AA69E2">
            <w:rPr>
              <w:rFonts w:ascii="Times New Roman" w:eastAsia="Times New Roman" w:hAnsi="Times New Roman" w:cs="Times New Roman"/>
            </w:rPr>
            <w:tab/>
            <w:t>“GitHub: Let’s build from here · GitHub.” https://github.com/ (accessed Jan. 23, 2023).</w:t>
          </w:r>
        </w:p>
        <w:p w14:paraId="2F872E3E" w14:textId="77777777" w:rsidR="006A0F88" w:rsidRPr="00AA69E2" w:rsidRDefault="006A0F88">
          <w:pPr>
            <w:autoSpaceDE w:val="0"/>
            <w:autoSpaceDN w:val="0"/>
            <w:ind w:hanging="640"/>
            <w:divId w:val="1122385802"/>
            <w:rPr>
              <w:rFonts w:ascii="Times New Roman" w:eastAsia="Times New Roman" w:hAnsi="Times New Roman" w:cs="Times New Roman"/>
            </w:rPr>
          </w:pPr>
          <w:r w:rsidRPr="00AA69E2">
            <w:rPr>
              <w:rFonts w:ascii="Times New Roman" w:eastAsia="Times New Roman" w:hAnsi="Times New Roman" w:cs="Times New Roman"/>
            </w:rPr>
            <w:t>[55]</w:t>
          </w:r>
          <w:r w:rsidRPr="00AA69E2">
            <w:rPr>
              <w:rFonts w:ascii="Times New Roman" w:eastAsia="Times New Roman" w:hAnsi="Times New Roman" w:cs="Times New Roman"/>
            </w:rPr>
            <w:tab/>
            <w:t>“Get Started Building on Trello.” https://developer.atlassian.com/cloud/trello/ (accessed Jan. 20, 2023).</w:t>
          </w:r>
        </w:p>
        <w:p w14:paraId="4A58EF0B" w14:textId="7CAAF388" w:rsidR="00C41EBE" w:rsidRPr="00D87598" w:rsidRDefault="006A0F88" w:rsidP="00EC7493">
          <w:pPr>
            <w:autoSpaceDE w:val="0"/>
            <w:autoSpaceDN w:val="0"/>
            <w:rPr>
              <w:rFonts w:ascii="Times New Roman" w:eastAsia="Times New Roman" w:hAnsi="Times New Roman" w:cs="Times New Roman"/>
            </w:rPr>
          </w:pPr>
          <w:r w:rsidRPr="00AA69E2">
            <w:rPr>
              <w:rFonts w:ascii="Times New Roman" w:eastAsia="Times New Roman" w:hAnsi="Times New Roman" w:cs="Times New Roman"/>
            </w:rPr>
            <w:t> </w:t>
          </w:r>
        </w:p>
      </w:sdtContent>
    </w:sdt>
    <w:p w14:paraId="694B7E95" w14:textId="10440C79" w:rsidR="00AB31CC" w:rsidRDefault="00EC7493" w:rsidP="00EC7493">
      <w:pPr>
        <w:spacing w:after="0" w:line="240" w:lineRule="auto"/>
        <w:rPr>
          <w:rFonts w:asciiTheme="majorBidi" w:eastAsia="Times New Roman" w:hAnsiTheme="majorBidi" w:cstheme="majorBidi"/>
        </w:rPr>
      </w:pPr>
      <w:r>
        <w:rPr>
          <w:rFonts w:asciiTheme="majorBidi" w:eastAsia="Times New Roman" w:hAnsiTheme="majorBidi" w:cstheme="majorBidi"/>
        </w:rPr>
        <w:br w:type="page"/>
      </w:r>
    </w:p>
    <w:p w14:paraId="041CA108" w14:textId="77777777" w:rsidR="00AB31CC" w:rsidRDefault="00AB31CC" w:rsidP="00AB31CC">
      <w:pPr>
        <w:pStyle w:val="Heading1"/>
        <w:keepNext/>
        <w:keepLines/>
        <w:widowControl/>
        <w:numPr>
          <w:ilvl w:val="0"/>
          <w:numId w:val="0"/>
        </w:numPr>
        <w:autoSpaceDE/>
        <w:autoSpaceDN/>
        <w:adjustRightInd/>
        <w:spacing w:before="360" w:after="240"/>
        <w:rPr>
          <w:rFonts w:ascii="Times New Roman" w:eastAsiaTheme="majorEastAsia" w:hAnsi="Times New Roman" w:cs="Times New Roman"/>
          <w:b/>
          <w:bCs/>
          <w:sz w:val="36"/>
        </w:rPr>
      </w:pPr>
      <w:bookmarkStart w:id="295" w:name="_Toc122976863"/>
      <w:bookmarkStart w:id="296" w:name="_Toc126421134"/>
      <w:r w:rsidRPr="004B2F77">
        <w:rPr>
          <w:rFonts w:ascii="Times New Roman" w:eastAsiaTheme="majorEastAsia" w:hAnsi="Times New Roman" w:cs="Times New Roman"/>
          <w:b/>
          <w:bCs/>
          <w:sz w:val="36"/>
        </w:rPr>
        <w:lastRenderedPageBreak/>
        <w:t>Appendices</w:t>
      </w:r>
      <w:bookmarkEnd w:id="295"/>
      <w:bookmarkEnd w:id="296"/>
    </w:p>
    <w:p w14:paraId="595A5691" w14:textId="77777777" w:rsidR="00AB31CC" w:rsidRPr="001A0C43" w:rsidRDefault="00AB31CC" w:rsidP="00AB31CC">
      <w:pPr>
        <w:pStyle w:val="Default"/>
        <w:rPr>
          <w:rFonts w:eastAsiaTheme="majorEastAsia"/>
        </w:rPr>
      </w:pPr>
    </w:p>
    <w:p w14:paraId="79B7EE63" w14:textId="77777777" w:rsidR="00AB31CC" w:rsidRPr="001735F5" w:rsidRDefault="00AB31CC" w:rsidP="00AB31CC">
      <w:pPr>
        <w:pStyle w:val="Heading2"/>
        <w:spacing w:line="480" w:lineRule="auto"/>
        <w:rPr>
          <w:rFonts w:ascii="Times New Roman" w:hAnsi="Times New Roman" w:cs="Times New Roman"/>
          <w:b/>
          <w:bCs/>
          <w:color w:val="auto"/>
          <w:sz w:val="28"/>
          <w:szCs w:val="28"/>
        </w:rPr>
      </w:pPr>
      <w:bookmarkStart w:id="297" w:name="_Ref122051526"/>
      <w:bookmarkStart w:id="298" w:name="_Toc122976864"/>
      <w:bookmarkStart w:id="299" w:name="_Toc126421135"/>
      <w:r w:rsidRPr="001735F5">
        <w:rPr>
          <w:rFonts w:ascii="Times New Roman" w:hAnsi="Times New Roman" w:cs="Times New Roman"/>
          <w:b/>
          <w:bCs/>
          <w:color w:val="auto"/>
          <w:sz w:val="28"/>
          <w:szCs w:val="28"/>
        </w:rPr>
        <w:t>Appendix A - Interview Participants</w:t>
      </w:r>
      <w:bookmarkEnd w:id="297"/>
      <w:bookmarkEnd w:id="298"/>
      <w:bookmarkEnd w:id="299"/>
    </w:p>
    <w:tbl>
      <w:tblPr>
        <w:tblStyle w:val="TableGrid"/>
        <w:tblW w:w="8776" w:type="dxa"/>
        <w:jc w:val="center"/>
        <w:tblBorders>
          <w:left w:val="none" w:sz="0" w:space="0" w:color="auto"/>
          <w:right w:val="none" w:sz="0" w:space="0" w:color="auto"/>
          <w:insideV w:val="none" w:sz="0" w:space="0" w:color="auto"/>
        </w:tblBorders>
        <w:tblLook w:val="04A0" w:firstRow="1" w:lastRow="0" w:firstColumn="1" w:lastColumn="0" w:noHBand="0" w:noVBand="1"/>
      </w:tblPr>
      <w:tblGrid>
        <w:gridCol w:w="1280"/>
        <w:gridCol w:w="1130"/>
        <w:gridCol w:w="1418"/>
        <w:gridCol w:w="2409"/>
        <w:gridCol w:w="2539"/>
      </w:tblGrid>
      <w:tr w:rsidR="00AB31CC" w:rsidRPr="00486695" w14:paraId="61F6A680" w14:textId="77777777" w:rsidTr="006D4BF2">
        <w:trPr>
          <w:trHeight w:val="604"/>
          <w:jc w:val="center"/>
        </w:trPr>
        <w:tc>
          <w:tcPr>
            <w:tcW w:w="1280" w:type="dxa"/>
            <w:tcBorders>
              <w:top w:val="double" w:sz="4" w:space="0" w:color="auto"/>
              <w:bottom w:val="double" w:sz="4" w:space="0" w:color="auto"/>
            </w:tcBorders>
            <w:vAlign w:val="center"/>
          </w:tcPr>
          <w:p w14:paraId="20413385"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eastAsiaTheme="minorEastAsia" w:hAnsi="Times New Roman" w:cs="Times New Roman"/>
                <w:b/>
              </w:rPr>
              <w:t>Participant</w:t>
            </w:r>
          </w:p>
        </w:tc>
        <w:tc>
          <w:tcPr>
            <w:tcW w:w="1130" w:type="dxa"/>
            <w:tcBorders>
              <w:top w:val="double" w:sz="4" w:space="0" w:color="auto"/>
              <w:bottom w:val="double" w:sz="4" w:space="0" w:color="auto"/>
            </w:tcBorders>
            <w:vAlign w:val="center"/>
          </w:tcPr>
          <w:p w14:paraId="006229FF" w14:textId="77777777" w:rsidR="00AB31CC" w:rsidRPr="00486695" w:rsidRDefault="00AB31CC" w:rsidP="006D4BF2">
            <w:pPr>
              <w:spacing w:before="240"/>
              <w:jc w:val="center"/>
              <w:rPr>
                <w:rFonts w:ascii="Times New Roman" w:eastAsiaTheme="minorEastAsia" w:hAnsi="Times New Roman" w:cs="Times New Roman"/>
                <w:b/>
              </w:rPr>
            </w:pPr>
            <w:r w:rsidRPr="00486695">
              <w:rPr>
                <w:rFonts w:ascii="Times New Roman" w:eastAsiaTheme="minorEastAsia" w:hAnsi="Times New Roman" w:cs="Times New Roman"/>
                <w:b/>
              </w:rPr>
              <w:t>Gender</w:t>
            </w:r>
          </w:p>
        </w:tc>
        <w:tc>
          <w:tcPr>
            <w:tcW w:w="1418" w:type="dxa"/>
            <w:tcBorders>
              <w:top w:val="double" w:sz="4" w:space="0" w:color="auto"/>
              <w:bottom w:val="double" w:sz="4" w:space="0" w:color="auto"/>
            </w:tcBorders>
            <w:vAlign w:val="center"/>
          </w:tcPr>
          <w:p w14:paraId="50F1C359"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b/>
              </w:rPr>
              <w:t>Years of Experience</w:t>
            </w:r>
          </w:p>
        </w:tc>
        <w:tc>
          <w:tcPr>
            <w:tcW w:w="2409" w:type="dxa"/>
            <w:tcBorders>
              <w:top w:val="double" w:sz="4" w:space="0" w:color="auto"/>
              <w:bottom w:val="double" w:sz="4" w:space="0" w:color="auto"/>
            </w:tcBorders>
            <w:vAlign w:val="center"/>
          </w:tcPr>
          <w:p w14:paraId="65E01183" w14:textId="77777777" w:rsidR="00AB31CC" w:rsidRPr="00486695" w:rsidRDefault="00AB31CC" w:rsidP="006D4BF2">
            <w:pPr>
              <w:spacing w:before="240"/>
              <w:jc w:val="center"/>
              <w:rPr>
                <w:rFonts w:ascii="Times New Roman" w:eastAsiaTheme="minorEastAsia" w:hAnsi="Times New Roman" w:cs="Times New Roman"/>
                <w:b/>
              </w:rPr>
            </w:pPr>
            <w:r w:rsidRPr="00486695">
              <w:rPr>
                <w:rFonts w:ascii="Times New Roman" w:eastAsiaTheme="minorEastAsia" w:hAnsi="Times New Roman" w:cs="Times New Roman"/>
                <w:b/>
              </w:rPr>
              <w:t>Current of Position</w:t>
            </w:r>
          </w:p>
        </w:tc>
        <w:tc>
          <w:tcPr>
            <w:tcW w:w="2539" w:type="dxa"/>
            <w:tcBorders>
              <w:top w:val="double" w:sz="4" w:space="0" w:color="auto"/>
              <w:bottom w:val="double" w:sz="4" w:space="0" w:color="auto"/>
            </w:tcBorders>
            <w:vAlign w:val="center"/>
          </w:tcPr>
          <w:p w14:paraId="600CB132" w14:textId="77777777" w:rsidR="00AB31CC" w:rsidRPr="00486695" w:rsidRDefault="00AB31CC" w:rsidP="006D4BF2">
            <w:pPr>
              <w:spacing w:before="240"/>
              <w:jc w:val="center"/>
              <w:rPr>
                <w:rFonts w:ascii="Times New Roman" w:eastAsiaTheme="minorEastAsia" w:hAnsi="Times New Roman" w:cs="Times New Roman"/>
                <w:b/>
              </w:rPr>
            </w:pPr>
            <w:r w:rsidRPr="00486695">
              <w:rPr>
                <w:rFonts w:ascii="Times New Roman" w:eastAsiaTheme="minorEastAsia" w:hAnsi="Times New Roman" w:cs="Times New Roman"/>
                <w:b/>
              </w:rPr>
              <w:t>Industry/field</w:t>
            </w:r>
          </w:p>
        </w:tc>
      </w:tr>
      <w:tr w:rsidR="00AB31CC" w:rsidRPr="00486695" w14:paraId="461DF86F" w14:textId="77777777" w:rsidTr="006D4BF2">
        <w:trPr>
          <w:trHeight w:val="427"/>
          <w:jc w:val="center"/>
        </w:trPr>
        <w:tc>
          <w:tcPr>
            <w:tcW w:w="1280" w:type="dxa"/>
            <w:tcBorders>
              <w:top w:val="double" w:sz="4" w:space="0" w:color="auto"/>
              <w:bottom w:val="single" w:sz="4" w:space="0" w:color="000000"/>
            </w:tcBorders>
            <w:vAlign w:val="center"/>
          </w:tcPr>
          <w:p w14:paraId="4E5E6673"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 xml:space="preserve">P1 </w:t>
            </w:r>
            <w:proofErr w:type="spellStart"/>
            <w:r w:rsidRPr="00486695">
              <w:rPr>
                <w:rFonts w:ascii="Times New Roman" w:hAnsi="Times New Roman" w:cs="Times New Roman"/>
                <w:color w:val="000000"/>
              </w:rPr>
              <w:t>saif</w:t>
            </w:r>
            <w:proofErr w:type="spellEnd"/>
          </w:p>
        </w:tc>
        <w:tc>
          <w:tcPr>
            <w:tcW w:w="1130" w:type="dxa"/>
            <w:tcBorders>
              <w:top w:val="double" w:sz="4" w:space="0" w:color="auto"/>
              <w:bottom w:val="single" w:sz="4" w:space="0" w:color="000000"/>
            </w:tcBorders>
            <w:vAlign w:val="center"/>
          </w:tcPr>
          <w:p w14:paraId="168D1D7A"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double" w:sz="4" w:space="0" w:color="auto"/>
              <w:bottom w:val="single" w:sz="4" w:space="0" w:color="000000"/>
            </w:tcBorders>
            <w:vAlign w:val="center"/>
          </w:tcPr>
          <w:p w14:paraId="3EB080AD"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double" w:sz="4" w:space="0" w:color="auto"/>
              <w:bottom w:val="single" w:sz="4" w:space="0" w:color="000000"/>
            </w:tcBorders>
            <w:vAlign w:val="center"/>
          </w:tcPr>
          <w:p w14:paraId="14453EE6"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User Research Manager</w:t>
            </w:r>
          </w:p>
        </w:tc>
        <w:tc>
          <w:tcPr>
            <w:tcW w:w="2539" w:type="dxa"/>
            <w:tcBorders>
              <w:top w:val="double" w:sz="4" w:space="0" w:color="auto"/>
              <w:bottom w:val="single" w:sz="4" w:space="0" w:color="000000"/>
            </w:tcBorders>
            <w:vAlign w:val="center"/>
          </w:tcPr>
          <w:p w14:paraId="3F8AAD0F"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Financial Services</w:t>
            </w:r>
          </w:p>
        </w:tc>
      </w:tr>
      <w:tr w:rsidR="00AB31CC" w:rsidRPr="00486695" w14:paraId="1EB35E24" w14:textId="77777777" w:rsidTr="006D4BF2">
        <w:trPr>
          <w:trHeight w:val="427"/>
          <w:jc w:val="center"/>
        </w:trPr>
        <w:tc>
          <w:tcPr>
            <w:tcW w:w="1280" w:type="dxa"/>
            <w:tcBorders>
              <w:top w:val="single" w:sz="4" w:space="0" w:color="000000"/>
              <w:bottom w:val="single" w:sz="4" w:space="0" w:color="000000"/>
            </w:tcBorders>
            <w:vAlign w:val="center"/>
          </w:tcPr>
          <w:p w14:paraId="06D087F4"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 xml:space="preserve">P2 </w:t>
            </w:r>
            <w:proofErr w:type="spellStart"/>
            <w:r w:rsidRPr="00486695">
              <w:rPr>
                <w:rFonts w:ascii="Times New Roman" w:hAnsi="Times New Roman" w:cs="Times New Roman"/>
                <w:color w:val="000000"/>
              </w:rPr>
              <w:t>saad</w:t>
            </w:r>
            <w:proofErr w:type="spellEnd"/>
          </w:p>
        </w:tc>
        <w:tc>
          <w:tcPr>
            <w:tcW w:w="1130" w:type="dxa"/>
            <w:tcBorders>
              <w:top w:val="single" w:sz="4" w:space="0" w:color="000000"/>
              <w:bottom w:val="single" w:sz="4" w:space="0" w:color="000000"/>
            </w:tcBorders>
            <w:vAlign w:val="center"/>
          </w:tcPr>
          <w:p w14:paraId="08FC5603"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537C77AC"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3+phd</w:t>
            </w:r>
          </w:p>
        </w:tc>
        <w:tc>
          <w:tcPr>
            <w:tcW w:w="2409" w:type="dxa"/>
            <w:tcBorders>
              <w:top w:val="single" w:sz="4" w:space="0" w:color="000000"/>
              <w:bottom w:val="single" w:sz="4" w:space="0" w:color="000000"/>
            </w:tcBorders>
            <w:vAlign w:val="center"/>
          </w:tcPr>
          <w:p w14:paraId="6907DF5E" w14:textId="77777777" w:rsidR="00AB31CC" w:rsidRPr="00486695" w:rsidRDefault="00AB31CC" w:rsidP="006D4BF2">
            <w:pPr>
              <w:spacing w:before="240"/>
              <w:jc w:val="center"/>
              <w:rPr>
                <w:rFonts w:ascii="Times New Roman" w:eastAsiaTheme="minorEastAsia" w:hAnsi="Times New Roman" w:cs="Times New Roman"/>
              </w:rPr>
            </w:pPr>
            <w:r w:rsidRPr="0006107F">
              <w:rPr>
                <w:rFonts w:ascii="Times New Roman" w:eastAsiaTheme="minorEastAsia" w:hAnsi="Times New Roman" w:cs="Times New Roman"/>
              </w:rPr>
              <w:t>Digital User Experience Design Manager</w:t>
            </w:r>
          </w:p>
        </w:tc>
        <w:tc>
          <w:tcPr>
            <w:tcW w:w="2539" w:type="dxa"/>
            <w:tcBorders>
              <w:top w:val="single" w:sz="4" w:space="0" w:color="000000"/>
              <w:bottom w:val="single" w:sz="4" w:space="0" w:color="000000"/>
            </w:tcBorders>
            <w:vAlign w:val="center"/>
          </w:tcPr>
          <w:p w14:paraId="6E1109D7"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Banking</w:t>
            </w:r>
          </w:p>
        </w:tc>
      </w:tr>
      <w:tr w:rsidR="00AB31CC" w:rsidRPr="00486695" w14:paraId="55E3779D" w14:textId="77777777" w:rsidTr="006D4BF2">
        <w:trPr>
          <w:trHeight w:val="427"/>
          <w:jc w:val="center"/>
        </w:trPr>
        <w:tc>
          <w:tcPr>
            <w:tcW w:w="1280" w:type="dxa"/>
            <w:tcBorders>
              <w:top w:val="single" w:sz="4" w:space="0" w:color="000000"/>
              <w:bottom w:val="single" w:sz="4" w:space="0" w:color="000000"/>
            </w:tcBorders>
            <w:vAlign w:val="center"/>
          </w:tcPr>
          <w:p w14:paraId="622F473E"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P3 Bandar</w:t>
            </w:r>
          </w:p>
        </w:tc>
        <w:tc>
          <w:tcPr>
            <w:tcW w:w="1130" w:type="dxa"/>
            <w:tcBorders>
              <w:top w:val="single" w:sz="4" w:space="0" w:color="000000"/>
              <w:bottom w:val="single" w:sz="4" w:space="0" w:color="000000"/>
            </w:tcBorders>
            <w:vAlign w:val="center"/>
          </w:tcPr>
          <w:p w14:paraId="4ACD1041"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37F57BAF"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7 Years</w:t>
            </w:r>
          </w:p>
        </w:tc>
        <w:tc>
          <w:tcPr>
            <w:tcW w:w="2409" w:type="dxa"/>
            <w:tcBorders>
              <w:top w:val="single" w:sz="4" w:space="0" w:color="000000"/>
              <w:bottom w:val="single" w:sz="4" w:space="0" w:color="000000"/>
            </w:tcBorders>
            <w:vAlign w:val="center"/>
          </w:tcPr>
          <w:p w14:paraId="5F96BBE5" w14:textId="77777777" w:rsidR="00AB31CC" w:rsidRPr="00486695" w:rsidRDefault="00AB31CC" w:rsidP="006D4BF2">
            <w:pPr>
              <w:spacing w:before="240"/>
              <w:jc w:val="center"/>
              <w:rPr>
                <w:rFonts w:ascii="Times New Roman" w:eastAsiaTheme="minorEastAsia" w:hAnsi="Times New Roman" w:cs="Times New Roman"/>
              </w:rPr>
            </w:pPr>
            <w:r w:rsidRPr="00EC5A84">
              <w:rPr>
                <w:rFonts w:ascii="Times New Roman" w:eastAsiaTheme="minorEastAsia" w:hAnsi="Times New Roman" w:cs="Times New Roman"/>
              </w:rPr>
              <w:t>Customer Experience Director</w:t>
            </w:r>
          </w:p>
        </w:tc>
        <w:tc>
          <w:tcPr>
            <w:tcW w:w="2539" w:type="dxa"/>
            <w:tcBorders>
              <w:top w:val="single" w:sz="4" w:space="0" w:color="000000"/>
              <w:bottom w:val="single" w:sz="4" w:space="0" w:color="000000"/>
            </w:tcBorders>
            <w:vAlign w:val="center"/>
          </w:tcPr>
          <w:p w14:paraId="34B3196F"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Government Administration</w:t>
            </w:r>
          </w:p>
        </w:tc>
      </w:tr>
      <w:tr w:rsidR="00AB31CC" w:rsidRPr="00486695" w14:paraId="652C60AD" w14:textId="77777777" w:rsidTr="006D4BF2">
        <w:trPr>
          <w:trHeight w:val="427"/>
          <w:jc w:val="center"/>
        </w:trPr>
        <w:tc>
          <w:tcPr>
            <w:tcW w:w="1280" w:type="dxa"/>
            <w:tcBorders>
              <w:top w:val="single" w:sz="4" w:space="0" w:color="000000"/>
              <w:bottom w:val="single" w:sz="4" w:space="0" w:color="000000"/>
            </w:tcBorders>
            <w:vAlign w:val="center"/>
          </w:tcPr>
          <w:p w14:paraId="12709608"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P4 LUJAIN</w:t>
            </w:r>
          </w:p>
        </w:tc>
        <w:tc>
          <w:tcPr>
            <w:tcW w:w="1130" w:type="dxa"/>
            <w:tcBorders>
              <w:top w:val="single" w:sz="4" w:space="0" w:color="000000"/>
              <w:bottom w:val="single" w:sz="4" w:space="0" w:color="000000"/>
            </w:tcBorders>
            <w:vAlign w:val="center"/>
          </w:tcPr>
          <w:p w14:paraId="04387C23"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Female</w:t>
            </w:r>
          </w:p>
        </w:tc>
        <w:tc>
          <w:tcPr>
            <w:tcW w:w="1418" w:type="dxa"/>
            <w:tcBorders>
              <w:top w:val="single" w:sz="4" w:space="0" w:color="000000"/>
              <w:bottom w:val="single" w:sz="4" w:space="0" w:color="000000"/>
            </w:tcBorders>
            <w:vAlign w:val="center"/>
          </w:tcPr>
          <w:p w14:paraId="05FF0C48"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7 Years</w:t>
            </w:r>
          </w:p>
        </w:tc>
        <w:tc>
          <w:tcPr>
            <w:tcW w:w="2409" w:type="dxa"/>
            <w:tcBorders>
              <w:top w:val="single" w:sz="4" w:space="0" w:color="000000"/>
              <w:bottom w:val="single" w:sz="4" w:space="0" w:color="000000"/>
            </w:tcBorders>
            <w:vAlign w:val="center"/>
          </w:tcPr>
          <w:p w14:paraId="2486D729"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 Loyalty Digital Experience Manager</w:t>
            </w:r>
          </w:p>
        </w:tc>
        <w:tc>
          <w:tcPr>
            <w:tcW w:w="2539" w:type="dxa"/>
            <w:tcBorders>
              <w:top w:val="single" w:sz="4" w:space="0" w:color="000000"/>
              <w:bottom w:val="single" w:sz="4" w:space="0" w:color="000000"/>
            </w:tcBorders>
            <w:vAlign w:val="center"/>
          </w:tcPr>
          <w:p w14:paraId="63F911CA"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Banking</w:t>
            </w:r>
          </w:p>
        </w:tc>
      </w:tr>
      <w:tr w:rsidR="00AB31CC" w:rsidRPr="00486695" w14:paraId="58711420" w14:textId="77777777" w:rsidTr="006D4BF2">
        <w:trPr>
          <w:trHeight w:val="427"/>
          <w:jc w:val="center"/>
        </w:trPr>
        <w:tc>
          <w:tcPr>
            <w:tcW w:w="1280" w:type="dxa"/>
            <w:tcBorders>
              <w:top w:val="single" w:sz="4" w:space="0" w:color="000000"/>
              <w:bottom w:val="single" w:sz="4" w:space="0" w:color="000000"/>
            </w:tcBorders>
            <w:vAlign w:val="center"/>
          </w:tcPr>
          <w:p w14:paraId="7285B512"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P6 ANAS</w:t>
            </w:r>
          </w:p>
        </w:tc>
        <w:tc>
          <w:tcPr>
            <w:tcW w:w="1130" w:type="dxa"/>
            <w:tcBorders>
              <w:top w:val="single" w:sz="4" w:space="0" w:color="000000"/>
              <w:bottom w:val="single" w:sz="4" w:space="0" w:color="000000"/>
            </w:tcBorders>
            <w:vAlign w:val="center"/>
          </w:tcPr>
          <w:p w14:paraId="0E8066C8"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6EF3C837"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single" w:sz="4" w:space="0" w:color="000000"/>
              <w:bottom w:val="single" w:sz="4" w:space="0" w:color="000000"/>
            </w:tcBorders>
            <w:vAlign w:val="center"/>
          </w:tcPr>
          <w:p w14:paraId="1954E3B6"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Head of Core products</w:t>
            </w:r>
          </w:p>
        </w:tc>
        <w:tc>
          <w:tcPr>
            <w:tcW w:w="2539" w:type="dxa"/>
            <w:tcBorders>
              <w:top w:val="single" w:sz="4" w:space="0" w:color="000000"/>
              <w:bottom w:val="single" w:sz="4" w:space="0" w:color="000000"/>
            </w:tcBorders>
            <w:vAlign w:val="center"/>
          </w:tcPr>
          <w:p w14:paraId="68B08F29"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Technology, Information and Internet</w:t>
            </w:r>
          </w:p>
        </w:tc>
      </w:tr>
      <w:tr w:rsidR="00AB31CC" w:rsidRPr="00486695" w14:paraId="2823EA81" w14:textId="77777777" w:rsidTr="006D4BF2">
        <w:trPr>
          <w:trHeight w:val="427"/>
          <w:jc w:val="center"/>
        </w:trPr>
        <w:tc>
          <w:tcPr>
            <w:tcW w:w="1280" w:type="dxa"/>
            <w:tcBorders>
              <w:top w:val="single" w:sz="4" w:space="0" w:color="000000"/>
              <w:bottom w:val="single" w:sz="4" w:space="0" w:color="000000"/>
            </w:tcBorders>
            <w:vAlign w:val="center"/>
          </w:tcPr>
          <w:p w14:paraId="051DEF9D"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P5 HAMAD</w:t>
            </w:r>
          </w:p>
        </w:tc>
        <w:tc>
          <w:tcPr>
            <w:tcW w:w="1130" w:type="dxa"/>
            <w:tcBorders>
              <w:top w:val="single" w:sz="4" w:space="0" w:color="000000"/>
              <w:bottom w:val="single" w:sz="4" w:space="0" w:color="000000"/>
            </w:tcBorders>
            <w:vAlign w:val="center"/>
          </w:tcPr>
          <w:p w14:paraId="687E014C"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4504A158"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single" w:sz="4" w:space="0" w:color="000000"/>
              <w:bottom w:val="single" w:sz="4" w:space="0" w:color="000000"/>
            </w:tcBorders>
            <w:vAlign w:val="center"/>
          </w:tcPr>
          <w:p w14:paraId="5DAE738D"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Senior UX/UI Designer</w:t>
            </w:r>
          </w:p>
        </w:tc>
        <w:tc>
          <w:tcPr>
            <w:tcW w:w="2539" w:type="dxa"/>
            <w:tcBorders>
              <w:top w:val="single" w:sz="4" w:space="0" w:color="000000"/>
              <w:bottom w:val="single" w:sz="4" w:space="0" w:color="000000"/>
            </w:tcBorders>
            <w:vAlign w:val="center"/>
          </w:tcPr>
          <w:p w14:paraId="0893C61D"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Banking</w:t>
            </w:r>
          </w:p>
        </w:tc>
      </w:tr>
      <w:tr w:rsidR="00AB31CC" w:rsidRPr="00486695" w14:paraId="14408292" w14:textId="77777777" w:rsidTr="006D4BF2">
        <w:trPr>
          <w:trHeight w:val="427"/>
          <w:jc w:val="center"/>
        </w:trPr>
        <w:tc>
          <w:tcPr>
            <w:tcW w:w="1280" w:type="dxa"/>
            <w:tcBorders>
              <w:top w:val="single" w:sz="4" w:space="0" w:color="000000"/>
              <w:bottom w:val="single" w:sz="4" w:space="0" w:color="000000"/>
            </w:tcBorders>
            <w:vAlign w:val="center"/>
          </w:tcPr>
          <w:p w14:paraId="04E81189"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P6 Nasser</w:t>
            </w:r>
          </w:p>
        </w:tc>
        <w:tc>
          <w:tcPr>
            <w:tcW w:w="1130" w:type="dxa"/>
            <w:tcBorders>
              <w:top w:val="single" w:sz="4" w:space="0" w:color="000000"/>
              <w:bottom w:val="single" w:sz="4" w:space="0" w:color="000000"/>
            </w:tcBorders>
            <w:vAlign w:val="center"/>
          </w:tcPr>
          <w:p w14:paraId="55F570DC"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43F79BB0"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5 Years</w:t>
            </w:r>
          </w:p>
        </w:tc>
        <w:tc>
          <w:tcPr>
            <w:tcW w:w="2409" w:type="dxa"/>
            <w:tcBorders>
              <w:top w:val="single" w:sz="4" w:space="0" w:color="000000"/>
              <w:bottom w:val="single" w:sz="4" w:space="0" w:color="000000"/>
            </w:tcBorders>
            <w:vAlign w:val="center"/>
          </w:tcPr>
          <w:p w14:paraId="0D1C7AC5"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UI/UX Team lead</w:t>
            </w:r>
          </w:p>
        </w:tc>
        <w:tc>
          <w:tcPr>
            <w:tcW w:w="2539" w:type="dxa"/>
            <w:tcBorders>
              <w:top w:val="single" w:sz="4" w:space="0" w:color="000000"/>
              <w:bottom w:val="single" w:sz="4" w:space="0" w:color="000000"/>
            </w:tcBorders>
            <w:vAlign w:val="center"/>
          </w:tcPr>
          <w:p w14:paraId="189E8427"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Telecommunications</w:t>
            </w:r>
          </w:p>
        </w:tc>
      </w:tr>
      <w:tr w:rsidR="00AB31CC" w:rsidRPr="00486695" w14:paraId="1AB7D563" w14:textId="77777777" w:rsidTr="006D4BF2">
        <w:trPr>
          <w:trHeight w:val="427"/>
          <w:jc w:val="center"/>
        </w:trPr>
        <w:tc>
          <w:tcPr>
            <w:tcW w:w="1280" w:type="dxa"/>
            <w:tcBorders>
              <w:top w:val="single" w:sz="4" w:space="0" w:color="000000"/>
              <w:bottom w:val="single" w:sz="4" w:space="0" w:color="000000"/>
            </w:tcBorders>
            <w:vAlign w:val="center"/>
          </w:tcPr>
          <w:p w14:paraId="09DDC993"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P7 Muath</w:t>
            </w:r>
          </w:p>
        </w:tc>
        <w:tc>
          <w:tcPr>
            <w:tcW w:w="1130" w:type="dxa"/>
            <w:tcBorders>
              <w:top w:val="single" w:sz="4" w:space="0" w:color="000000"/>
              <w:bottom w:val="single" w:sz="4" w:space="0" w:color="000000"/>
            </w:tcBorders>
            <w:vAlign w:val="center"/>
          </w:tcPr>
          <w:p w14:paraId="1C8AB82A"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10C7D9BC" w14:textId="77777777" w:rsidR="00AB31CC" w:rsidRPr="00486695" w:rsidRDefault="00AB31CC" w:rsidP="006D4BF2">
            <w:pPr>
              <w:spacing w:before="240"/>
              <w:jc w:val="center"/>
              <w:rPr>
                <w:rFonts w:ascii="Times New Roman" w:eastAsiaTheme="minorEastAsia" w:hAnsi="Times New Roman" w:cs="Times New Roman"/>
              </w:rPr>
            </w:pPr>
          </w:p>
        </w:tc>
        <w:tc>
          <w:tcPr>
            <w:tcW w:w="2409" w:type="dxa"/>
            <w:tcBorders>
              <w:top w:val="single" w:sz="4" w:space="0" w:color="000000"/>
              <w:bottom w:val="single" w:sz="4" w:space="0" w:color="000000"/>
            </w:tcBorders>
            <w:vAlign w:val="center"/>
          </w:tcPr>
          <w:p w14:paraId="5DF8B6CB" w14:textId="77777777" w:rsidR="00AB31CC" w:rsidRPr="00486695" w:rsidRDefault="00AB31CC" w:rsidP="006D4BF2">
            <w:pPr>
              <w:spacing w:before="240"/>
              <w:jc w:val="center"/>
              <w:rPr>
                <w:rFonts w:ascii="Times New Roman" w:eastAsiaTheme="minorEastAsia" w:hAnsi="Times New Roman" w:cs="Times New Roman"/>
              </w:rPr>
            </w:pPr>
          </w:p>
        </w:tc>
        <w:tc>
          <w:tcPr>
            <w:tcW w:w="2539" w:type="dxa"/>
            <w:tcBorders>
              <w:top w:val="single" w:sz="4" w:space="0" w:color="000000"/>
              <w:bottom w:val="single" w:sz="4" w:space="0" w:color="000000"/>
            </w:tcBorders>
            <w:vAlign w:val="center"/>
          </w:tcPr>
          <w:p w14:paraId="29897E1D" w14:textId="77777777" w:rsidR="00AB31CC" w:rsidRPr="00486695" w:rsidRDefault="00AB31CC" w:rsidP="006D4BF2">
            <w:pPr>
              <w:spacing w:before="240"/>
              <w:jc w:val="center"/>
              <w:rPr>
                <w:rFonts w:ascii="Times New Roman" w:eastAsiaTheme="minorEastAsia" w:hAnsi="Times New Roman" w:cs="Times New Roman"/>
              </w:rPr>
            </w:pPr>
          </w:p>
        </w:tc>
      </w:tr>
      <w:tr w:rsidR="00AB31CC" w:rsidRPr="00486695" w14:paraId="449DC17D" w14:textId="77777777" w:rsidTr="006D4BF2">
        <w:trPr>
          <w:trHeight w:val="427"/>
          <w:jc w:val="center"/>
        </w:trPr>
        <w:tc>
          <w:tcPr>
            <w:tcW w:w="1280" w:type="dxa"/>
            <w:tcBorders>
              <w:top w:val="single" w:sz="4" w:space="0" w:color="000000"/>
              <w:bottom w:val="single" w:sz="4" w:space="0" w:color="000000"/>
            </w:tcBorders>
            <w:vAlign w:val="center"/>
          </w:tcPr>
          <w:p w14:paraId="1981E8F2"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P8</w:t>
            </w:r>
          </w:p>
        </w:tc>
        <w:tc>
          <w:tcPr>
            <w:tcW w:w="1130" w:type="dxa"/>
            <w:tcBorders>
              <w:top w:val="single" w:sz="4" w:space="0" w:color="000000"/>
              <w:bottom w:val="single" w:sz="4" w:space="0" w:color="000000"/>
            </w:tcBorders>
            <w:vAlign w:val="center"/>
          </w:tcPr>
          <w:p w14:paraId="27D24550"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48B9C6C8" w14:textId="77777777" w:rsidR="00AB31CC" w:rsidRPr="00486695" w:rsidRDefault="00AB31CC" w:rsidP="006D4BF2">
            <w:pPr>
              <w:spacing w:before="240"/>
              <w:jc w:val="center"/>
              <w:rPr>
                <w:rFonts w:ascii="Times New Roman" w:eastAsiaTheme="minorEastAsia" w:hAnsi="Times New Roman" w:cs="Times New Roman"/>
              </w:rPr>
            </w:pPr>
          </w:p>
        </w:tc>
        <w:tc>
          <w:tcPr>
            <w:tcW w:w="2409" w:type="dxa"/>
            <w:tcBorders>
              <w:top w:val="single" w:sz="4" w:space="0" w:color="000000"/>
              <w:bottom w:val="single" w:sz="4" w:space="0" w:color="000000"/>
            </w:tcBorders>
            <w:vAlign w:val="center"/>
          </w:tcPr>
          <w:p w14:paraId="1A0BD3C1" w14:textId="77777777" w:rsidR="00AB31CC" w:rsidRPr="00486695" w:rsidRDefault="00AB31CC" w:rsidP="006D4BF2">
            <w:pPr>
              <w:spacing w:before="240"/>
              <w:jc w:val="center"/>
              <w:rPr>
                <w:rFonts w:ascii="Times New Roman" w:eastAsiaTheme="minorEastAsia" w:hAnsi="Times New Roman" w:cs="Times New Roman"/>
              </w:rPr>
            </w:pPr>
          </w:p>
        </w:tc>
        <w:tc>
          <w:tcPr>
            <w:tcW w:w="2539" w:type="dxa"/>
            <w:tcBorders>
              <w:top w:val="single" w:sz="4" w:space="0" w:color="000000"/>
              <w:bottom w:val="single" w:sz="4" w:space="0" w:color="000000"/>
            </w:tcBorders>
            <w:vAlign w:val="center"/>
          </w:tcPr>
          <w:p w14:paraId="52C75892" w14:textId="77777777" w:rsidR="00AB31CC" w:rsidRPr="00486695" w:rsidRDefault="00AB31CC" w:rsidP="006D4BF2">
            <w:pPr>
              <w:spacing w:before="240"/>
              <w:jc w:val="center"/>
              <w:rPr>
                <w:rFonts w:ascii="Times New Roman" w:eastAsiaTheme="minorEastAsia" w:hAnsi="Times New Roman" w:cs="Times New Roman"/>
              </w:rPr>
            </w:pPr>
          </w:p>
        </w:tc>
      </w:tr>
      <w:tr w:rsidR="00AB31CC" w:rsidRPr="00486695" w14:paraId="6A8A183A" w14:textId="77777777" w:rsidTr="006D4BF2">
        <w:trPr>
          <w:trHeight w:val="427"/>
          <w:jc w:val="center"/>
        </w:trPr>
        <w:tc>
          <w:tcPr>
            <w:tcW w:w="1280" w:type="dxa"/>
            <w:tcBorders>
              <w:top w:val="single" w:sz="4" w:space="0" w:color="000000"/>
              <w:bottom w:val="single" w:sz="4" w:space="0" w:color="000000"/>
            </w:tcBorders>
            <w:vAlign w:val="center"/>
          </w:tcPr>
          <w:p w14:paraId="7314BA30"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P9</w:t>
            </w:r>
          </w:p>
        </w:tc>
        <w:tc>
          <w:tcPr>
            <w:tcW w:w="1130" w:type="dxa"/>
            <w:tcBorders>
              <w:top w:val="single" w:sz="4" w:space="0" w:color="000000"/>
              <w:bottom w:val="single" w:sz="4" w:space="0" w:color="000000"/>
            </w:tcBorders>
            <w:vAlign w:val="center"/>
          </w:tcPr>
          <w:p w14:paraId="7D37C536"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Male</w:t>
            </w:r>
          </w:p>
        </w:tc>
        <w:tc>
          <w:tcPr>
            <w:tcW w:w="1418" w:type="dxa"/>
            <w:tcBorders>
              <w:top w:val="single" w:sz="4" w:space="0" w:color="000000"/>
              <w:bottom w:val="single" w:sz="4" w:space="0" w:color="000000"/>
            </w:tcBorders>
            <w:vAlign w:val="center"/>
          </w:tcPr>
          <w:p w14:paraId="5F959988" w14:textId="77777777" w:rsidR="00AB31CC" w:rsidRPr="00486695" w:rsidRDefault="00AB31CC" w:rsidP="006D4BF2">
            <w:pPr>
              <w:spacing w:before="240"/>
              <w:jc w:val="center"/>
              <w:rPr>
                <w:rFonts w:ascii="Times New Roman" w:eastAsiaTheme="minorEastAsia" w:hAnsi="Times New Roman" w:cs="Times New Roman"/>
              </w:rPr>
            </w:pPr>
          </w:p>
        </w:tc>
        <w:tc>
          <w:tcPr>
            <w:tcW w:w="2409" w:type="dxa"/>
            <w:tcBorders>
              <w:top w:val="single" w:sz="4" w:space="0" w:color="000000"/>
              <w:bottom w:val="single" w:sz="4" w:space="0" w:color="000000"/>
            </w:tcBorders>
            <w:vAlign w:val="center"/>
          </w:tcPr>
          <w:p w14:paraId="092FEC6C" w14:textId="77777777" w:rsidR="00AB31CC" w:rsidRPr="00486695" w:rsidRDefault="00AB31CC" w:rsidP="006D4BF2">
            <w:pPr>
              <w:spacing w:before="240"/>
              <w:jc w:val="center"/>
              <w:rPr>
                <w:rFonts w:ascii="Times New Roman" w:eastAsiaTheme="minorEastAsia" w:hAnsi="Times New Roman" w:cs="Times New Roman"/>
              </w:rPr>
            </w:pPr>
          </w:p>
        </w:tc>
        <w:tc>
          <w:tcPr>
            <w:tcW w:w="2539" w:type="dxa"/>
            <w:tcBorders>
              <w:top w:val="single" w:sz="4" w:space="0" w:color="000000"/>
              <w:bottom w:val="single" w:sz="4" w:space="0" w:color="000000"/>
            </w:tcBorders>
            <w:vAlign w:val="center"/>
          </w:tcPr>
          <w:p w14:paraId="0E8DA1EF" w14:textId="77777777" w:rsidR="00AB31CC" w:rsidRPr="00486695" w:rsidRDefault="00AB31CC" w:rsidP="006D4BF2">
            <w:pPr>
              <w:spacing w:before="240"/>
              <w:jc w:val="center"/>
              <w:rPr>
                <w:rFonts w:ascii="Times New Roman" w:eastAsiaTheme="minorEastAsia" w:hAnsi="Times New Roman" w:cs="Times New Roman"/>
              </w:rPr>
            </w:pPr>
          </w:p>
        </w:tc>
      </w:tr>
      <w:tr w:rsidR="00AB31CC" w:rsidRPr="00486695" w14:paraId="5C2A6807" w14:textId="77777777" w:rsidTr="006D4BF2">
        <w:trPr>
          <w:trHeight w:val="427"/>
          <w:jc w:val="center"/>
        </w:trPr>
        <w:tc>
          <w:tcPr>
            <w:tcW w:w="1280" w:type="dxa"/>
            <w:tcBorders>
              <w:top w:val="single" w:sz="4" w:space="0" w:color="000000"/>
            </w:tcBorders>
            <w:vAlign w:val="center"/>
          </w:tcPr>
          <w:p w14:paraId="4ED05112" w14:textId="77777777" w:rsidR="00AB31CC" w:rsidRPr="00486695" w:rsidRDefault="00AB31CC" w:rsidP="006D4BF2">
            <w:pPr>
              <w:spacing w:before="240"/>
              <w:jc w:val="center"/>
              <w:rPr>
                <w:rFonts w:ascii="Times New Roman" w:hAnsi="Times New Roman" w:cs="Times New Roman"/>
                <w:color w:val="000000"/>
              </w:rPr>
            </w:pPr>
            <w:r w:rsidRPr="00486695">
              <w:rPr>
                <w:rFonts w:ascii="Times New Roman" w:hAnsi="Times New Roman" w:cs="Times New Roman"/>
                <w:color w:val="000000"/>
              </w:rPr>
              <w:t>P10 sara</w:t>
            </w:r>
          </w:p>
        </w:tc>
        <w:tc>
          <w:tcPr>
            <w:tcW w:w="1130" w:type="dxa"/>
            <w:tcBorders>
              <w:top w:val="single" w:sz="4" w:space="0" w:color="000000"/>
            </w:tcBorders>
            <w:vAlign w:val="center"/>
          </w:tcPr>
          <w:p w14:paraId="28C2FDE0"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Female</w:t>
            </w:r>
          </w:p>
        </w:tc>
        <w:tc>
          <w:tcPr>
            <w:tcW w:w="1418" w:type="dxa"/>
            <w:tcBorders>
              <w:top w:val="single" w:sz="4" w:space="0" w:color="000000"/>
            </w:tcBorders>
            <w:vAlign w:val="center"/>
          </w:tcPr>
          <w:p w14:paraId="5B924826" w14:textId="77777777" w:rsidR="00AB31CC" w:rsidRPr="00486695" w:rsidRDefault="00AB31CC" w:rsidP="006D4BF2">
            <w:pPr>
              <w:spacing w:before="240"/>
              <w:jc w:val="center"/>
              <w:rPr>
                <w:rFonts w:ascii="Times New Roman" w:eastAsiaTheme="minorEastAsia" w:hAnsi="Times New Roman" w:cs="Times New Roman"/>
              </w:rPr>
            </w:pPr>
            <w:r>
              <w:rPr>
                <w:rFonts w:ascii="Times New Roman" w:eastAsiaTheme="minorEastAsia" w:hAnsi="Times New Roman" w:cs="Times New Roman"/>
              </w:rPr>
              <w:t>6 Years</w:t>
            </w:r>
          </w:p>
        </w:tc>
        <w:tc>
          <w:tcPr>
            <w:tcW w:w="2409" w:type="dxa"/>
            <w:tcBorders>
              <w:top w:val="single" w:sz="4" w:space="0" w:color="000000"/>
            </w:tcBorders>
            <w:vAlign w:val="center"/>
          </w:tcPr>
          <w:p w14:paraId="15E6C87A" w14:textId="77777777" w:rsidR="00AB31CC" w:rsidRPr="00486695" w:rsidRDefault="00AB31CC" w:rsidP="006D4BF2">
            <w:pPr>
              <w:spacing w:before="240"/>
              <w:jc w:val="center"/>
              <w:rPr>
                <w:rFonts w:ascii="Times New Roman" w:eastAsiaTheme="minorEastAsia" w:hAnsi="Times New Roman" w:cs="Times New Roman"/>
              </w:rPr>
            </w:pPr>
            <w:r w:rsidRPr="00486695">
              <w:rPr>
                <w:rFonts w:ascii="Times New Roman" w:eastAsiaTheme="minorEastAsia" w:hAnsi="Times New Roman" w:cs="Times New Roman"/>
              </w:rPr>
              <w:t>Senior UX/UI Designer</w:t>
            </w:r>
          </w:p>
        </w:tc>
        <w:tc>
          <w:tcPr>
            <w:tcW w:w="2539" w:type="dxa"/>
            <w:tcBorders>
              <w:top w:val="single" w:sz="4" w:space="0" w:color="000000"/>
            </w:tcBorders>
            <w:vAlign w:val="center"/>
          </w:tcPr>
          <w:p w14:paraId="51A5AEA9" w14:textId="77777777" w:rsidR="00AB31CC" w:rsidRPr="00486695" w:rsidRDefault="00AB31CC" w:rsidP="006D4BF2">
            <w:pPr>
              <w:spacing w:before="240"/>
              <w:jc w:val="center"/>
              <w:rPr>
                <w:rFonts w:ascii="Times New Roman" w:eastAsiaTheme="minorEastAsia" w:hAnsi="Times New Roman" w:cs="Times New Roman"/>
              </w:rPr>
            </w:pPr>
          </w:p>
        </w:tc>
      </w:tr>
    </w:tbl>
    <w:p w14:paraId="61E5BE31" w14:textId="77777777" w:rsidR="00AB31CC" w:rsidRDefault="00AB31CC" w:rsidP="00AB31CC">
      <w:pPr>
        <w:spacing w:after="0" w:line="240" w:lineRule="auto"/>
        <w:rPr>
          <w:rFonts w:ascii="Times New Roman" w:hAnsi="Times New Roman" w:cs="Times New Roman"/>
          <w:b/>
          <w:sz w:val="28"/>
          <w:szCs w:val="28"/>
        </w:rPr>
      </w:pPr>
    </w:p>
    <w:p w14:paraId="45BE3BFC" w14:textId="77777777" w:rsidR="00AB31CC" w:rsidRDefault="00AB31CC" w:rsidP="00AB31CC">
      <w:pPr>
        <w:spacing w:after="0" w:line="240" w:lineRule="auto"/>
        <w:rPr>
          <w:rFonts w:ascii="Times New Roman" w:hAnsi="Times New Roman" w:cs="Times New Roman"/>
          <w:b/>
          <w:sz w:val="28"/>
          <w:szCs w:val="28"/>
        </w:rPr>
      </w:pPr>
    </w:p>
    <w:p w14:paraId="2E1018C0" w14:textId="77777777" w:rsidR="00AB31CC" w:rsidRPr="00806BC7" w:rsidRDefault="00AB31CC" w:rsidP="00AB31CC">
      <w:pPr>
        <w:tabs>
          <w:tab w:val="left" w:pos="5534"/>
        </w:tabs>
        <w:spacing w:line="480" w:lineRule="auto"/>
        <w:rPr>
          <w:rFonts w:ascii="Times New Roman" w:hAnsi="Times New Roman" w:cs="Times New Roman"/>
          <w:b/>
          <w:sz w:val="28"/>
          <w:szCs w:val="28"/>
        </w:rPr>
      </w:pPr>
      <w:r w:rsidRPr="00806BC7">
        <w:rPr>
          <w:rFonts w:ascii="Times New Roman" w:hAnsi="Times New Roman" w:cs="Times New Roman"/>
          <w:b/>
          <w:sz w:val="28"/>
          <w:szCs w:val="28"/>
        </w:rPr>
        <w:lastRenderedPageBreak/>
        <w:t>Appendix B Title</w:t>
      </w:r>
    </w:p>
    <w:p w14:paraId="3A924E4C" w14:textId="77777777" w:rsidR="00AB31CC" w:rsidRDefault="00AB31CC" w:rsidP="00AB31CC">
      <w:pPr>
        <w:tabs>
          <w:tab w:val="left" w:pos="5534"/>
        </w:tabs>
        <w:spacing w:line="480" w:lineRule="auto"/>
        <w:rPr>
          <w:rFonts w:ascii="Times New Roman" w:hAnsi="Times New Roman" w:cs="Times New Roman"/>
          <w:sz w:val="24"/>
          <w:szCs w:val="24"/>
        </w:rPr>
      </w:pPr>
      <w:r>
        <w:rPr>
          <w:rFonts w:ascii="Times New Roman" w:hAnsi="Times New Roman" w:cs="Times New Roman"/>
          <w:sz w:val="24"/>
          <w:szCs w:val="24"/>
        </w:rPr>
        <w:t>Some detail if any</w:t>
      </w:r>
    </w:p>
    <w:p w14:paraId="529BA829" w14:textId="37D63DD3" w:rsidR="00B21901" w:rsidRDefault="00B21901">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6BA8C5B7" w14:textId="77777777" w:rsidR="00B21901" w:rsidRPr="002F7211" w:rsidRDefault="00B21901" w:rsidP="00B21901">
      <w:pPr>
        <w:jc w:val="both"/>
        <w:rPr>
          <w:rFonts w:ascii="Times New Roman" w:eastAsiaTheme="minorEastAsia" w:hAnsi="Times New Roman" w:cs="Times New Roman"/>
          <w:b/>
          <w:sz w:val="24"/>
          <w:szCs w:val="24"/>
        </w:rPr>
      </w:pPr>
      <w:r w:rsidRPr="002F7211">
        <w:rPr>
          <w:rFonts w:ascii="Times New Roman" w:eastAsiaTheme="minorEastAsia" w:hAnsi="Times New Roman" w:cs="Times New Roman"/>
          <w:b/>
          <w:sz w:val="24"/>
          <w:szCs w:val="24"/>
        </w:rPr>
        <w:lastRenderedPageBreak/>
        <w:t>[</w:t>
      </w:r>
      <w:r>
        <w:rPr>
          <w:rFonts w:ascii="Times New Roman" w:eastAsiaTheme="minorEastAsia" w:hAnsi="Times New Roman" w:cs="Times New Roman"/>
          <w:b/>
          <w:sz w:val="24"/>
          <w:szCs w:val="24"/>
        </w:rPr>
        <w:t>FYI: the following are s</w:t>
      </w:r>
      <w:r w:rsidRPr="002F7211">
        <w:rPr>
          <w:rFonts w:ascii="Times New Roman" w:eastAsiaTheme="minorEastAsia" w:hAnsi="Times New Roman" w:cs="Times New Roman"/>
          <w:b/>
          <w:sz w:val="24"/>
          <w:szCs w:val="24"/>
        </w:rPr>
        <w:t>ummaries of the selected papers]</w:t>
      </w:r>
    </w:p>
    <w:p w14:paraId="44B5DBF7" w14:textId="77777777" w:rsidR="00B21901" w:rsidRPr="00881761" w:rsidRDefault="00B21901" w:rsidP="00B21901">
      <w:pPr>
        <w:tabs>
          <w:tab w:val="left" w:pos="567"/>
        </w:tabs>
        <w:spacing w:line="480" w:lineRule="auto"/>
        <w:ind w:right="-115"/>
        <w:jc w:val="both"/>
        <w:rPr>
          <w:rFonts w:ascii="Times New Roman" w:hAnsi="Times New Roman" w:cs="Times New Roman"/>
          <w:b/>
          <w:sz w:val="28"/>
          <w:szCs w:val="28"/>
        </w:rPr>
      </w:pPr>
      <w:r w:rsidRPr="00881761">
        <w:rPr>
          <w:rFonts w:ascii="Times New Roman" w:hAnsi="Times New Roman" w:cs="Times New Roman"/>
          <w:b/>
          <w:sz w:val="28"/>
          <w:szCs w:val="28"/>
        </w:rPr>
        <w:t>Influences of UX factors in the Agile UX context of software startups</w:t>
      </w:r>
    </w:p>
    <w:p w14:paraId="0FC46E85" w14:textId="77777777" w:rsidR="00B21901" w:rsidRPr="00881761" w:rsidRDefault="00B21901" w:rsidP="00B21901">
      <w:pPr>
        <w:spacing w:after="0" w:line="240" w:lineRule="auto"/>
        <w:ind w:firstLine="720"/>
        <w:jc w:val="both"/>
        <w:rPr>
          <w:rFonts w:ascii="Times New Roman" w:eastAsia="Times New Roman" w:hAnsi="Times New Roman" w:cs="Times New Roman"/>
          <w:color w:val="000000"/>
          <w:sz w:val="24"/>
          <w:szCs w:val="24"/>
        </w:rPr>
      </w:pPr>
      <w:proofErr w:type="spellStart"/>
      <w:r w:rsidRPr="00881761">
        <w:rPr>
          <w:rFonts w:ascii="Times New Roman" w:hAnsi="Times New Roman" w:cs="Times New Roman"/>
          <w:sz w:val="24"/>
          <w:szCs w:val="24"/>
        </w:rPr>
        <w:t>Choma</w:t>
      </w:r>
      <w:proofErr w:type="spellEnd"/>
      <w:r w:rsidRPr="00881761">
        <w:rPr>
          <w:rFonts w:ascii="Times New Roman" w:hAnsi="Times New Roman" w:cs="Times New Roman"/>
          <w:sz w:val="24"/>
          <w:szCs w:val="24"/>
        </w:rPr>
        <w:t xml:space="preserve"> </w:t>
      </w:r>
      <w:r w:rsidRPr="00881761">
        <w:rPr>
          <w:rFonts w:ascii="Times New Roman" w:eastAsia="Times New Roman" w:hAnsi="Times New Roman" w:cs="Times New Roman"/>
          <w:color w:val="000000"/>
          <w:sz w:val="24"/>
          <w:szCs w:val="24"/>
        </w:rPr>
        <w:t>presented a conceptual framework named UX Factors in Software Startups (</w:t>
      </w:r>
      <w:proofErr w:type="spellStart"/>
      <w:r w:rsidRPr="00881761">
        <w:rPr>
          <w:rFonts w:ascii="Times New Roman" w:eastAsia="Times New Roman" w:hAnsi="Times New Roman" w:cs="Times New Roman"/>
          <w:color w:val="000000"/>
          <w:sz w:val="24"/>
          <w:szCs w:val="24"/>
        </w:rPr>
        <w:t>UXFiSS</w:t>
      </w:r>
      <w:proofErr w:type="spellEnd"/>
      <w:r w:rsidRPr="00881761">
        <w:rPr>
          <w:rFonts w:ascii="Times New Roman" w:eastAsia="Times New Roman" w:hAnsi="Times New Roman" w:cs="Times New Roman"/>
          <w:color w:val="000000"/>
          <w:sz w:val="24"/>
          <w:szCs w:val="24"/>
        </w:rPr>
        <w:t>) that identifies the factors that promote UX work and those that make it challenging and organizes them into four dimensions: business &amp; market, product &amp; process, customers &amp; users, and UX work &amp; teams. As a result of analyzing the responses, they determined which factors influence UX work in four dimensions based on four variables: startup age, startup size, time professionals have been applying UX practices to startups, as well as the areas in which they have been employed. The responses were classified into four groups based on the roles respondents play in startups.</w:t>
      </w:r>
      <w:r w:rsidRPr="00881761">
        <w:rPr>
          <w:rFonts w:ascii="Times New Roman" w:eastAsia="Times New Roman" w:hAnsi="Times New Roman" w:cs="Times New Roman"/>
          <w:color w:val="000000"/>
        </w:rPr>
        <w:t> </w:t>
      </w:r>
      <w:r w:rsidRPr="00881761">
        <w:rPr>
          <w:rFonts w:ascii="Times New Roman" w:eastAsia="Times New Roman" w:hAnsi="Times New Roman" w:cs="Times New Roman"/>
          <w:color w:val="000000"/>
          <w:sz w:val="24"/>
          <w:szCs w:val="24"/>
        </w:rPr>
        <w:t xml:space="preserve">The responses were then verified by the Kruskal-Wallis (KW) test and by the </w:t>
      </w:r>
      <w:proofErr w:type="spellStart"/>
      <w:r w:rsidRPr="00881761">
        <w:rPr>
          <w:rFonts w:ascii="Times New Roman" w:eastAsia="Times New Roman" w:hAnsi="Times New Roman" w:cs="Times New Roman"/>
          <w:color w:val="000000"/>
          <w:sz w:val="24"/>
          <w:szCs w:val="24"/>
        </w:rPr>
        <w:t>Dwass</w:t>
      </w:r>
      <w:proofErr w:type="spellEnd"/>
      <w:r w:rsidRPr="00881761">
        <w:rPr>
          <w:rFonts w:ascii="Times New Roman" w:eastAsia="Times New Roman" w:hAnsi="Times New Roman" w:cs="Times New Roman"/>
          <w:color w:val="000000"/>
          <w:sz w:val="24"/>
          <w:szCs w:val="24"/>
        </w:rPr>
        <w:t>-Steele-Critchlow-</w:t>
      </w:r>
      <w:proofErr w:type="spellStart"/>
      <w:r w:rsidRPr="00881761">
        <w:rPr>
          <w:rFonts w:ascii="Times New Roman" w:eastAsia="Times New Roman" w:hAnsi="Times New Roman" w:cs="Times New Roman"/>
          <w:color w:val="000000"/>
          <w:sz w:val="24"/>
          <w:szCs w:val="24"/>
        </w:rPr>
        <w:t>Fligner</w:t>
      </w:r>
      <w:proofErr w:type="spellEnd"/>
      <w:r w:rsidRPr="00881761">
        <w:rPr>
          <w:rFonts w:ascii="Times New Roman" w:eastAsia="Times New Roman" w:hAnsi="Times New Roman" w:cs="Times New Roman"/>
          <w:color w:val="000000"/>
          <w:sz w:val="24"/>
          <w:szCs w:val="24"/>
        </w:rPr>
        <w:t xml:space="preserve"> (DSCF) post hoc test to determine whether statistically significant differences were observed between groups and which groups differed in comparisons of factors influencing UX work in pairwise comparisons.</w:t>
      </w:r>
      <w:r w:rsidRPr="00881761">
        <w:rPr>
          <w:rFonts w:ascii="Times New Roman" w:hAnsi="Times New Roman" w:cs="Times New Roman"/>
        </w:rPr>
        <w:t xml:space="preserve"> </w:t>
      </w:r>
      <w:r w:rsidRPr="00881761">
        <w:rPr>
          <w:rFonts w:ascii="Times New Roman" w:eastAsia="Times New Roman" w:hAnsi="Times New Roman" w:cs="Times New Roman"/>
          <w:color w:val="000000"/>
          <w:sz w:val="24"/>
          <w:szCs w:val="24"/>
        </w:rPr>
        <w:t xml:space="preserve">Researchers found that software startup practitioners tend to emphasize positive factors that facilitate UX work more than negative factors that hinder it. The most frequently cited positive factors included delivering value to the business and the user as well as producing successful products. As for the negative factors that hinder UX work, lack of </w:t>
      </w:r>
      <w:r w:rsidRPr="00E133AD">
        <w:rPr>
          <w:rFonts w:ascii="Times New Roman" w:eastAsia="Times New Roman" w:hAnsi="Times New Roman" w:cs="Times New Roman"/>
          <w:color w:val="000000"/>
          <w:sz w:val="24"/>
          <w:szCs w:val="24"/>
        </w:rPr>
        <w:t>economical and human</w:t>
      </w:r>
      <w:r>
        <w:rPr>
          <w:rFonts w:ascii="Times New Roman" w:eastAsia="Times New Roman" w:hAnsi="Times New Roman" w:cs="Times New Roman"/>
          <w:color w:val="000000"/>
          <w:sz w:val="24"/>
          <w:szCs w:val="24"/>
        </w:rPr>
        <w:t xml:space="preserve"> </w:t>
      </w:r>
      <w:r w:rsidRPr="00881761">
        <w:rPr>
          <w:rFonts w:ascii="Times New Roman" w:eastAsia="Times New Roman" w:hAnsi="Times New Roman" w:cs="Times New Roman"/>
          <w:color w:val="000000"/>
          <w:sz w:val="24"/>
          <w:szCs w:val="24"/>
        </w:rPr>
        <w:t>resources is a significant hindrance, especially in early-stage startups.</w:t>
      </w:r>
    </w:p>
    <w:p w14:paraId="7DD0AB58" w14:textId="77777777" w:rsidR="00B21901" w:rsidRPr="00881761" w:rsidRDefault="00B21901" w:rsidP="00B21901">
      <w:pPr>
        <w:spacing w:after="0" w:line="240" w:lineRule="auto"/>
        <w:jc w:val="both"/>
        <w:rPr>
          <w:rFonts w:ascii="Times New Roman" w:eastAsia="Times New Roman" w:hAnsi="Times New Roman" w:cs="Times New Roman"/>
          <w:sz w:val="24"/>
          <w:szCs w:val="24"/>
        </w:rPr>
      </w:pPr>
    </w:p>
    <w:p w14:paraId="494A56AA" w14:textId="77777777" w:rsidR="00B21901" w:rsidRPr="00881761" w:rsidRDefault="00B21901" w:rsidP="00B21901">
      <w:pPr>
        <w:spacing w:before="100" w:beforeAutospacing="1" w:after="100" w:afterAutospacing="1" w:line="240" w:lineRule="auto"/>
        <w:jc w:val="both"/>
        <w:rPr>
          <w:rFonts w:ascii="Times New Roman" w:eastAsia="Times New Roman" w:hAnsi="Times New Roman" w:cs="Times New Roman"/>
          <w:sz w:val="24"/>
          <w:szCs w:val="24"/>
        </w:rPr>
      </w:pPr>
      <w:r w:rsidRPr="00881761">
        <w:rPr>
          <w:rFonts w:ascii="Times New Roman" w:eastAsia="Times New Roman" w:hAnsi="Times New Roman" w:cs="Times New Roman"/>
          <w:b/>
          <w:bCs/>
          <w:sz w:val="28"/>
          <w:szCs w:val="28"/>
        </w:rPr>
        <w:t xml:space="preserve">Tailored Design Thinking Approach - A Shortcut for Agile Teams </w:t>
      </w:r>
    </w:p>
    <w:p w14:paraId="43EB8FCC" w14:textId="77777777" w:rsidR="00B21901" w:rsidRPr="00614106" w:rsidRDefault="00B21901" w:rsidP="00B21901">
      <w:pPr>
        <w:pStyle w:val="NormalWeb"/>
        <w:ind w:firstLine="360"/>
        <w:jc w:val="both"/>
        <w:rPr>
          <w:rFonts w:eastAsia="Calibri"/>
        </w:rPr>
      </w:pPr>
      <w:r w:rsidRPr="00881761">
        <w:rPr>
          <w:rFonts w:eastAsia="Calibri"/>
        </w:rPr>
        <w:t xml:space="preserve">Lang [14] developed a supportive tool called Discovery Effort Worthiness Index (DEW Index) that assists agile teams in determining how much effort they should spend on Design Thinking methods to discover and validate requirements. A case study was conducted with a scrum team, in which user stories were analyzed using Design Thinking before sprint planning, and then backlog items were analyzed in workshops with the assistance of two UX and Design Thinking experts to assign corresponding Design Thinking methods based on the input-output ratio. In order to determine what dimensions influenced selecting the right Design Thinking methods, the authors asked the team and UX and Design Thinking experts why they decided to choose a particular method and why they decided to spend the effort involved. </w:t>
      </w:r>
      <w:r w:rsidRPr="001441E1">
        <w:rPr>
          <w:rFonts w:eastAsia="Calibri"/>
        </w:rPr>
        <w:t xml:space="preserve">These interviews with experts and team members revealed two key factors, which were called dimensions. The following two dimensions are Clarity and Potential Value. Clarity </w:t>
      </w:r>
      <w:r>
        <w:rPr>
          <w:rFonts w:eastAsia="Calibri"/>
        </w:rPr>
        <w:t>indicates</w:t>
      </w:r>
      <w:r w:rsidRPr="001441E1">
        <w:rPr>
          <w:rFonts w:eastAsia="Calibri"/>
        </w:rPr>
        <w:t xml:space="preserve"> how well the actual demand of the user is understood, while Potential Value </w:t>
      </w:r>
      <w:r>
        <w:rPr>
          <w:rFonts w:eastAsia="Calibri"/>
        </w:rPr>
        <w:t>indicates</w:t>
      </w:r>
      <w:r w:rsidRPr="001441E1">
        <w:rPr>
          <w:rFonts w:eastAsia="Calibri"/>
        </w:rPr>
        <w:t xml:space="preserve"> how much value does the feature deliver.</w:t>
      </w:r>
      <w:r>
        <w:rPr>
          <w:rFonts w:eastAsia="Calibri"/>
        </w:rPr>
        <w:t xml:space="preserve"> </w:t>
      </w:r>
      <w:r w:rsidRPr="00881761">
        <w:rPr>
          <w:rFonts w:eastAsia="Calibri"/>
        </w:rPr>
        <w:t xml:space="preserve">Next, the team selected a set of user stories from the team's benchmark and rated them according to the identified dimensions following Scrum poker's relative rating principle. The ratings were based on a scale of 1-10, where 10 represents high and 1 represents low. In examining the results of the dimension rating and the recommended effort by UX and Design Thinking experts, a correlation was observed between the dimensions and the effort worth spending. Based on these results, the formula was developed that enables the product owner to determine the score independently. After the benchmark was set in the preceding step, the assigned Design Thinking methods were sorted according to their DEW Index so that the </w:t>
      </w:r>
      <w:r w:rsidRPr="00881761">
        <w:rPr>
          <w:rFonts w:eastAsia="Calibri"/>
        </w:rPr>
        <w:lastRenderedPageBreak/>
        <w:t>product owner could choose from the ranges once, several times or not at all, depending on the user story and DEW Index.</w:t>
      </w:r>
    </w:p>
    <w:p w14:paraId="3EF86F5C" w14:textId="77777777" w:rsidR="00B21901" w:rsidRPr="00614106" w:rsidRDefault="00B21901" w:rsidP="006C3EB9">
      <w:pPr>
        <w:pStyle w:val="NormalWeb"/>
        <w:numPr>
          <w:ilvl w:val="0"/>
          <w:numId w:val="6"/>
        </w:numPr>
        <w:rPr>
          <w:b/>
          <w:bCs/>
          <w:sz w:val="28"/>
          <w:szCs w:val="28"/>
        </w:rPr>
      </w:pPr>
      <w:r w:rsidRPr="00881761">
        <w:rPr>
          <w:b/>
          <w:bCs/>
          <w:sz w:val="28"/>
          <w:szCs w:val="28"/>
        </w:rPr>
        <w:t>Coherent Heuristic Evaluation (</w:t>
      </w:r>
      <w:proofErr w:type="spellStart"/>
      <w:r w:rsidRPr="00881761">
        <w:rPr>
          <w:b/>
          <w:bCs/>
          <w:sz w:val="28"/>
          <w:szCs w:val="28"/>
        </w:rPr>
        <w:t>CoHE</w:t>
      </w:r>
      <w:proofErr w:type="spellEnd"/>
      <w:r w:rsidRPr="00881761">
        <w:rPr>
          <w:b/>
          <w:bCs/>
          <w:sz w:val="28"/>
          <w:szCs w:val="28"/>
        </w:rPr>
        <w:t>): Toward Increasing the Effectiveness</w:t>
      </w:r>
      <w:r w:rsidRPr="00881761">
        <w:rPr>
          <w:b/>
          <w:bCs/>
          <w:sz w:val="28"/>
          <w:szCs w:val="28"/>
          <w:rtl/>
        </w:rPr>
        <w:t xml:space="preserve"> </w:t>
      </w:r>
      <w:r w:rsidRPr="00881761">
        <w:rPr>
          <w:b/>
          <w:bCs/>
          <w:sz w:val="28"/>
          <w:szCs w:val="28"/>
        </w:rPr>
        <w:t xml:space="preserve">of Heuristic Evaluation for Novice Evaluators </w:t>
      </w:r>
    </w:p>
    <w:p w14:paraId="5BD4E5A0" w14:textId="77777777" w:rsidR="00B21901" w:rsidRPr="009A35A6" w:rsidRDefault="00B21901" w:rsidP="00B21901">
      <w:pPr>
        <w:ind w:firstLine="360"/>
        <w:jc w:val="both"/>
        <w:rPr>
          <w:rFonts w:ascii="Times New Roman" w:eastAsiaTheme="minorEastAsia" w:hAnsi="Times New Roman" w:cs="Times New Roman"/>
          <w:bCs/>
          <w:sz w:val="24"/>
          <w:szCs w:val="24"/>
        </w:rPr>
      </w:pPr>
      <w:r w:rsidRPr="009B223A">
        <w:rPr>
          <w:rFonts w:ascii="Times New Roman" w:eastAsiaTheme="minorEastAsia" w:hAnsi="Times New Roman" w:cs="Times New Roman"/>
          <w:bCs/>
          <w:sz w:val="24"/>
          <w:szCs w:val="24"/>
        </w:rPr>
        <w:t xml:space="preserve">Our framework still needs to be validated in the context of agile teams. A similar approach has been taken by </w:t>
      </w:r>
      <w:proofErr w:type="spellStart"/>
      <w:r w:rsidRPr="009B223A">
        <w:rPr>
          <w:rFonts w:ascii="Times New Roman" w:eastAsiaTheme="minorEastAsia" w:hAnsi="Times New Roman" w:cs="Times New Roman"/>
          <w:bCs/>
          <w:sz w:val="24"/>
          <w:szCs w:val="24"/>
        </w:rPr>
        <w:t>Abulfaraj</w:t>
      </w:r>
      <w:proofErr w:type="spellEnd"/>
      <w:r>
        <w:rPr>
          <w:rFonts w:ascii="Times New Roman" w:eastAsiaTheme="minorEastAsia" w:hAnsi="Times New Roman" w:cs="Times New Roman"/>
          <w:bCs/>
          <w:sz w:val="24"/>
          <w:szCs w:val="24"/>
        </w:rPr>
        <w:t xml:space="preserve"> [*]</w:t>
      </w:r>
      <w:r w:rsidRPr="009B223A">
        <w:rPr>
          <w:rFonts w:ascii="Times New Roman" w:eastAsiaTheme="minorEastAsia" w:hAnsi="Times New Roman" w:cs="Times New Roman"/>
          <w:bCs/>
          <w:sz w:val="24"/>
          <w:szCs w:val="24"/>
        </w:rPr>
        <w:t xml:space="preserve"> demonstrating how novice evaluators can use these Heuristic Evaluations in the most effective manner, while we strive to guide agile teams that are novice UX practitioners to apply UX practices. </w:t>
      </w:r>
      <w:proofErr w:type="spellStart"/>
      <w:r w:rsidRPr="009B223A">
        <w:rPr>
          <w:rFonts w:ascii="Times New Roman" w:eastAsiaTheme="minorEastAsia" w:hAnsi="Times New Roman" w:cs="Times New Roman"/>
          <w:bCs/>
          <w:sz w:val="24"/>
          <w:szCs w:val="24"/>
        </w:rPr>
        <w:t>Abulfaraj</w:t>
      </w:r>
      <w:proofErr w:type="spellEnd"/>
      <w:r>
        <w:rPr>
          <w:rFonts w:ascii="Times New Roman" w:eastAsiaTheme="minorEastAsia" w:hAnsi="Times New Roman" w:cs="Times New Roman"/>
          <w:bCs/>
          <w:sz w:val="24"/>
          <w:szCs w:val="24"/>
        </w:rPr>
        <w:t xml:space="preserve"> [*]</w:t>
      </w:r>
      <w:r w:rsidRPr="009B223A">
        <w:rPr>
          <w:rFonts w:ascii="Times New Roman" w:eastAsiaTheme="minorEastAsia" w:hAnsi="Times New Roman" w:cs="Times New Roman"/>
          <w:bCs/>
          <w:sz w:val="24"/>
          <w:szCs w:val="24"/>
        </w:rPr>
        <w:t xml:space="preserve"> developed a step-by-step protocol called Coherent Heuristic Evaluation (</w:t>
      </w:r>
      <w:proofErr w:type="spellStart"/>
      <w:r w:rsidRPr="009B223A">
        <w:rPr>
          <w:rFonts w:ascii="Times New Roman" w:eastAsiaTheme="minorEastAsia" w:hAnsi="Times New Roman" w:cs="Times New Roman"/>
          <w:bCs/>
          <w:sz w:val="24"/>
          <w:szCs w:val="24"/>
        </w:rPr>
        <w:t>CoHE</w:t>
      </w:r>
      <w:proofErr w:type="spellEnd"/>
      <w:r w:rsidRPr="009B223A">
        <w:rPr>
          <w:rFonts w:ascii="Times New Roman" w:eastAsiaTheme="minorEastAsia" w:hAnsi="Times New Roman" w:cs="Times New Roman"/>
          <w:bCs/>
          <w:sz w:val="24"/>
          <w:szCs w:val="24"/>
        </w:rPr>
        <w:t xml:space="preserve">) to facilitate the use of HE for novice evaluators, thereby improving their performance and the quality of results they produce. To develop such a protocol, it is necessary to identify what are the difficulties that novices face when applying HE, which is why the author interviewed usability experts since they were once novices and were familiar with these problems. Therefore, they have a good understanding of how to overcome these difficulties. The author then analyzed the interview data to come up with coherent insights, focusing on the difficulties experienced by usability experts when they began </w:t>
      </w:r>
      <w:proofErr w:type="gramStart"/>
      <w:r w:rsidRPr="009B223A">
        <w:rPr>
          <w:rFonts w:ascii="Times New Roman" w:eastAsiaTheme="minorEastAsia" w:hAnsi="Times New Roman" w:cs="Times New Roman"/>
          <w:bCs/>
          <w:sz w:val="24"/>
          <w:szCs w:val="24"/>
        </w:rPr>
        <w:t>doing</w:t>
      </w:r>
      <w:proofErr w:type="gramEnd"/>
      <w:r w:rsidRPr="009B223A">
        <w:rPr>
          <w:rFonts w:ascii="Times New Roman" w:eastAsiaTheme="minorEastAsia" w:hAnsi="Times New Roman" w:cs="Times New Roman"/>
          <w:bCs/>
          <w:sz w:val="24"/>
          <w:szCs w:val="24"/>
        </w:rPr>
        <w:t xml:space="preserve"> HE and the mistakes novices were making. In addition, how to overcome these challenges, as well as how to improve HE as a method and focused on the overall organization of the HE </w:t>
      </w:r>
      <w:proofErr w:type="gramStart"/>
      <w:r w:rsidRPr="009B223A">
        <w:rPr>
          <w:rFonts w:ascii="Times New Roman" w:eastAsiaTheme="minorEastAsia" w:hAnsi="Times New Roman" w:cs="Times New Roman"/>
          <w:bCs/>
          <w:sz w:val="24"/>
          <w:szCs w:val="24"/>
        </w:rPr>
        <w:t>process</w:t>
      </w:r>
      <w:proofErr w:type="gramEnd"/>
      <w:r>
        <w:rPr>
          <w:rFonts w:ascii="Times New Roman" w:eastAsiaTheme="minorEastAsia" w:hAnsi="Times New Roman" w:cs="Times New Roman"/>
          <w:bCs/>
          <w:sz w:val="24"/>
          <w:szCs w:val="24"/>
        </w:rPr>
        <w:t>.</w:t>
      </w:r>
      <w:r w:rsidRPr="009B223A">
        <w:rPr>
          <w:rFonts w:ascii="Times New Roman" w:eastAsiaTheme="minorEastAsia" w:hAnsi="Times New Roman" w:cs="Times New Roman"/>
          <w:bCs/>
          <w:sz w:val="24"/>
          <w:szCs w:val="24"/>
        </w:rPr>
        <w:t xml:space="preserve"> Based on the analysis, they developed a step-by-step protocol.</w:t>
      </w:r>
    </w:p>
    <w:p w14:paraId="117A16BA" w14:textId="77777777" w:rsidR="00B21901" w:rsidRPr="00BF54CB" w:rsidRDefault="00B21901" w:rsidP="006C3EB9">
      <w:pPr>
        <w:pStyle w:val="NormalWeb"/>
        <w:numPr>
          <w:ilvl w:val="0"/>
          <w:numId w:val="6"/>
        </w:numPr>
        <w:jc w:val="both"/>
        <w:rPr>
          <w:b/>
          <w:sz w:val="28"/>
          <w:szCs w:val="28"/>
        </w:rPr>
      </w:pPr>
      <w:r w:rsidRPr="00881761">
        <w:rPr>
          <w:b/>
          <w:sz w:val="28"/>
          <w:szCs w:val="28"/>
        </w:rPr>
        <w:t>Task Allocation Between UX Specialists and Developers in Agile Software Development Projects</w:t>
      </w:r>
    </w:p>
    <w:p w14:paraId="13C68AC1" w14:textId="77777777" w:rsidR="00B21901" w:rsidRPr="00E472F1" w:rsidRDefault="00B21901" w:rsidP="00B21901">
      <w:pPr>
        <w:pStyle w:val="NormalWeb"/>
        <w:ind w:firstLine="360"/>
        <w:jc w:val="both"/>
        <w:rPr>
          <w:rFonts w:eastAsiaTheme="minorEastAsia"/>
          <w:bCs/>
        </w:rPr>
      </w:pPr>
      <w:proofErr w:type="spellStart"/>
      <w:r w:rsidRPr="009F42C9">
        <w:rPr>
          <w:rFonts w:eastAsiaTheme="minorEastAsia"/>
          <w:bCs/>
        </w:rPr>
        <w:t>Kuusinen</w:t>
      </w:r>
      <w:proofErr w:type="spellEnd"/>
      <w:r w:rsidRPr="009F42C9">
        <w:rPr>
          <w:rFonts w:eastAsiaTheme="minorEastAsia"/>
          <w:bCs/>
        </w:rPr>
        <w:t xml:space="preserve"> [27] carried out a multi-case study to understand how UX work is conducted in agile projects, and how developers and UXSs cooperate and allocate tasks, thereby clarifying which UX-related tasks can or even should be handled by developers, and which require the special competence of a UXS. The author identified three descriptive types of cooperation, namely minimal, PO–UXS, and Developer–UXS cooperation. In projects with the minimal cooperation type, the UXS works mainly apart from the other team members, while with the PO–UXS and Developer–UXS cooperation types, the UXS works mostly with the PO and developers, respectively. The Developer–UXS cooperation was the most desirable cooperation type among the participant projects.</w:t>
      </w:r>
    </w:p>
    <w:p w14:paraId="42C5D5E5" w14:textId="77777777" w:rsidR="00B21901" w:rsidRPr="00F81A28" w:rsidRDefault="00B21901" w:rsidP="006C3EB9">
      <w:pPr>
        <w:pStyle w:val="NormalWeb"/>
        <w:numPr>
          <w:ilvl w:val="0"/>
          <w:numId w:val="6"/>
        </w:numPr>
        <w:rPr>
          <w:b/>
          <w:sz w:val="28"/>
          <w:szCs w:val="28"/>
        </w:rPr>
      </w:pPr>
      <w:r w:rsidRPr="00F81A28">
        <w:rPr>
          <w:b/>
          <w:sz w:val="28"/>
          <w:szCs w:val="28"/>
        </w:rPr>
        <w:t xml:space="preserve">The Role of UX Professionals in Agile Development: A Case Study </w:t>
      </w:r>
      <w:proofErr w:type="gramStart"/>
      <w:r w:rsidRPr="00F81A28">
        <w:rPr>
          <w:b/>
          <w:sz w:val="28"/>
          <w:szCs w:val="28"/>
        </w:rPr>
        <w:t>From</w:t>
      </w:r>
      <w:proofErr w:type="gramEnd"/>
      <w:r w:rsidRPr="00F81A28">
        <w:rPr>
          <w:b/>
          <w:sz w:val="28"/>
          <w:szCs w:val="28"/>
        </w:rPr>
        <w:t xml:space="preserve"> Industry </w:t>
      </w:r>
    </w:p>
    <w:p w14:paraId="3AAB8C7B" w14:textId="77777777" w:rsidR="00B21901" w:rsidRDefault="00B21901" w:rsidP="00B21901">
      <w:pPr>
        <w:pStyle w:val="NormalWeb"/>
        <w:ind w:firstLine="360"/>
        <w:jc w:val="both"/>
        <w:rPr>
          <w:rFonts w:eastAsia="Calibri"/>
        </w:rPr>
      </w:pPr>
      <w:proofErr w:type="spellStart"/>
      <w:r w:rsidRPr="00230B88">
        <w:rPr>
          <w:rFonts w:eastAsia="Calibri"/>
        </w:rPr>
        <w:t>Bruun</w:t>
      </w:r>
      <w:proofErr w:type="spellEnd"/>
      <w:r w:rsidRPr="00230B88">
        <w:rPr>
          <w:rFonts w:eastAsia="Calibri"/>
        </w:rPr>
        <w:t xml:space="preserve"> et al. [31] presented an in-depth case study to understand the responsibilities associated with UX professionals </w:t>
      </w:r>
      <w:r w:rsidRPr="00EC6FDF">
        <w:rPr>
          <w:rFonts w:eastAsia="Calibri"/>
        </w:rPr>
        <w:t>in an agile company that successfully integrated UX activities</w:t>
      </w:r>
      <w:r w:rsidRPr="00230B88">
        <w:rPr>
          <w:rFonts w:eastAsia="Calibri"/>
        </w:rPr>
        <w:t xml:space="preserve">. </w:t>
      </w:r>
      <w:r w:rsidRPr="00B37E2D">
        <w:rPr>
          <w:rFonts w:eastAsia="Calibri"/>
        </w:rPr>
        <w:t xml:space="preserve">The authors conducted semi-structured, qualitative interviews with employees (UX consultants, project managers, software developers and a software architect), and all of them considered UX activities crucial for project success. However, it became apparent that UX professionals have the </w:t>
      </w:r>
      <w:r w:rsidRPr="00E034E0">
        <w:rPr>
          <w:rFonts w:eastAsia="Calibri"/>
        </w:rPr>
        <w:t xml:space="preserve">leverage </w:t>
      </w:r>
      <w:r w:rsidRPr="00B37E2D">
        <w:rPr>
          <w:rFonts w:eastAsia="Calibri"/>
        </w:rPr>
        <w:t>to reject implemented designs that do not meet requirements</w:t>
      </w:r>
      <w:r w:rsidRPr="00B1249C">
        <w:rPr>
          <w:rFonts w:eastAsia="Calibri"/>
        </w:rPr>
        <w:t xml:space="preserve">, as they are </w:t>
      </w:r>
      <w:r w:rsidRPr="00B1249C">
        <w:rPr>
          <w:rFonts w:eastAsia="Calibri"/>
        </w:rPr>
        <w:lastRenderedPageBreak/>
        <w:t>responsible for managing requirements</w:t>
      </w:r>
      <w:r w:rsidRPr="00B37E2D">
        <w:rPr>
          <w:rFonts w:eastAsia="Calibri"/>
        </w:rPr>
        <w:t>.</w:t>
      </w:r>
      <w:r>
        <w:rPr>
          <w:rFonts w:eastAsia="Calibri"/>
        </w:rPr>
        <w:t xml:space="preserve"> </w:t>
      </w:r>
      <w:r w:rsidRPr="00230B88">
        <w:rPr>
          <w:rFonts w:eastAsia="Calibri"/>
        </w:rPr>
        <w:t>It was found in the study that UX practitioners have a very broad set of responsibilities including sales and business development, both of which place a customer focus over a user-centered focus. It is therefore possible that UX practitioners may not have enough time to conduct all the UX experiment that is needed, especially when it comes to an experiment that requires a lot of time.</w:t>
      </w:r>
    </w:p>
    <w:p w14:paraId="62391FCD" w14:textId="77777777" w:rsidR="00B21901" w:rsidRDefault="00B21901" w:rsidP="006C3EB9">
      <w:pPr>
        <w:pStyle w:val="NormalWeb"/>
        <w:numPr>
          <w:ilvl w:val="0"/>
          <w:numId w:val="6"/>
        </w:numPr>
        <w:jc w:val="both"/>
        <w:rPr>
          <w:b/>
          <w:sz w:val="28"/>
          <w:szCs w:val="28"/>
        </w:rPr>
      </w:pPr>
      <w:r w:rsidRPr="006C2E8F">
        <w:rPr>
          <w:b/>
          <w:sz w:val="28"/>
          <w:szCs w:val="28"/>
        </w:rPr>
        <w:t>Agile software development and UX design: A case study of integration by mutual adjustment</w:t>
      </w:r>
    </w:p>
    <w:p w14:paraId="4485E280" w14:textId="11E9166B" w:rsidR="00B21901" w:rsidRDefault="00B21901" w:rsidP="00B21901">
      <w:pPr>
        <w:pStyle w:val="NormalWeb"/>
        <w:ind w:firstLine="720"/>
        <w:jc w:val="both"/>
        <w:rPr>
          <w:rFonts w:eastAsia="Calibri"/>
        </w:rPr>
      </w:pPr>
      <w:r w:rsidRPr="00D3258E">
        <w:rPr>
          <w:rFonts w:eastAsia="Calibri"/>
        </w:rPr>
        <w:t>Persson</w:t>
      </w:r>
      <w:r w:rsidRPr="00D3258E">
        <w:rPr>
          <w:rFonts w:eastAsiaTheme="minorEastAsia"/>
          <w:bCs/>
        </w:rPr>
        <w:t xml:space="preserve"> et al. </w:t>
      </w:r>
      <w:sdt>
        <w:sdtPr>
          <w:rPr>
            <w:rFonts w:eastAsiaTheme="minorEastAsia"/>
            <w:bCs/>
            <w:color w:val="000000"/>
          </w:rPr>
          <w:tag w:val="MENDELEY_CITATION_v3_eyJjaXRhdGlvbklEIjoiTUVOREVMRVlfQ0lUQVRJT05fNTBhMDY5ZTItOTk3ZS00ODllLWEwYTktNWM3YjdmYTMxM2Yz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"/>
          <w:id w:val="1448271958"/>
          <w:placeholder>
            <w:docPart w:val="4C988C488520F04E925828FF7CEAFB52"/>
          </w:placeholder>
        </w:sdtPr>
        <w:sdtContent>
          <w:r w:rsidR="006A0F88" w:rsidRPr="006A0F88">
            <w:rPr>
              <w:rFonts w:eastAsiaTheme="minorEastAsia"/>
              <w:bCs/>
              <w:color w:val="000000"/>
            </w:rPr>
            <w:t>[40]</w:t>
          </w:r>
        </w:sdtContent>
      </w:sdt>
      <w:r w:rsidRPr="00D3258E">
        <w:rPr>
          <w:rFonts w:eastAsiaTheme="minorEastAsia"/>
          <w:bCs/>
          <w:color w:val="000000"/>
        </w:rPr>
        <w:t xml:space="preserve"> conducted a case study to </w:t>
      </w:r>
      <w:r w:rsidRPr="00D3258E">
        <w:rPr>
          <w:rFonts w:eastAsia="Calibri"/>
        </w:rPr>
        <w:t xml:space="preserve">how Agile and UX processes are integrated to maintain agility through mutual adjustment of software development and UX design. The authors used three perspectives on agility that include assimilation, separation, and integration. Assimilation relies on coordinating by direct supervision and standardization of work processes, while Separation relies on coordination by standardization of skills and outputs. Integration lies between Assimilation and Separation, and it is taken from a across-entities perspective. They analyzed the company’s integration approaches of upfront design and work in parallel with Conboy’s taxonomy of Agility </w:t>
      </w:r>
      <w:sdt>
        <w:sdtPr>
          <w:rPr>
            <w:rFonts w:eastAsia="Calibri"/>
            <w:color w:val="000000"/>
          </w:rPr>
          <w:tag w:val="MENDELEY_CITATION_v3_eyJjaXRhdGlvbklEIjoiTUVOREVMRVlfQ0lUQVRJT05fNTdiYmE1ZjgtYzk5ZC00ZTg2LTg4NTUtYjU2MmU1NDU5ZmNj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
          <w:id w:val="-1238631450"/>
          <w:placeholder>
            <w:docPart w:val="4C988C488520F04E925828FF7CEAFB52"/>
          </w:placeholder>
        </w:sdtPr>
        <w:sdtContent>
          <w:r w:rsidR="006A0F88" w:rsidRPr="006A0F88">
            <w:rPr>
              <w:rFonts w:eastAsia="Calibri"/>
              <w:color w:val="000000"/>
            </w:rPr>
            <w:t>[41]</w:t>
          </w:r>
        </w:sdtContent>
      </w:sdt>
      <w:r w:rsidRPr="00D3258E">
        <w:rPr>
          <w:rFonts w:eastAsia="Calibri"/>
        </w:rPr>
        <w:t>. The results of this analysis showed how Agility differs for the two roles (Software development and UX design) in relation with these integration approaches (Agile and UX). Through the process of mutual adjustment, the Agility for UX designers and software developers are different, yet complementary. This integration contrasts with assimilation, which potentially makes their Agility mutually indistinguishable, and with separation, which makes their Agility different and mutually competing.</w:t>
      </w:r>
    </w:p>
    <w:p w14:paraId="5F4F18F9" w14:textId="77777777" w:rsidR="00B21901" w:rsidRDefault="00B21901" w:rsidP="006C3EB9">
      <w:pPr>
        <w:pStyle w:val="NormalWeb"/>
        <w:numPr>
          <w:ilvl w:val="0"/>
          <w:numId w:val="6"/>
        </w:numPr>
        <w:jc w:val="both"/>
        <w:rPr>
          <w:b/>
          <w:sz w:val="28"/>
          <w:szCs w:val="28"/>
        </w:rPr>
      </w:pPr>
      <w:r w:rsidRPr="006C2E8F">
        <w:rPr>
          <w:b/>
          <w:sz w:val="28"/>
          <w:szCs w:val="28"/>
        </w:rPr>
        <w:t>Integrating UX work with agile development through user stories: An</w:t>
      </w:r>
      <w:r>
        <w:rPr>
          <w:b/>
          <w:sz w:val="28"/>
          <w:szCs w:val="28"/>
        </w:rPr>
        <w:t xml:space="preserve"> </w:t>
      </w:r>
      <w:r w:rsidRPr="006C2E8F">
        <w:rPr>
          <w:b/>
          <w:sz w:val="28"/>
          <w:szCs w:val="28"/>
        </w:rPr>
        <w:t xml:space="preserve">action research study in a small software company </w:t>
      </w:r>
    </w:p>
    <w:p w14:paraId="787DE571" w14:textId="77777777" w:rsidR="00B21901" w:rsidRDefault="00B21901" w:rsidP="00B21901">
      <w:pPr>
        <w:pStyle w:val="NormalWeb"/>
        <w:ind w:left="720"/>
        <w:jc w:val="both"/>
        <w:rPr>
          <w:b/>
          <w:sz w:val="28"/>
          <w:szCs w:val="28"/>
        </w:rPr>
      </w:pPr>
    </w:p>
    <w:p w14:paraId="10D809DA" w14:textId="77777777" w:rsidR="00B21901" w:rsidRDefault="00B21901" w:rsidP="006C3EB9">
      <w:pPr>
        <w:pStyle w:val="NormalWeb"/>
        <w:numPr>
          <w:ilvl w:val="0"/>
          <w:numId w:val="6"/>
        </w:numPr>
        <w:jc w:val="both"/>
        <w:rPr>
          <w:b/>
          <w:sz w:val="28"/>
          <w:szCs w:val="28"/>
        </w:rPr>
      </w:pPr>
      <w:r w:rsidRPr="00116874">
        <w:rPr>
          <w:b/>
          <w:sz w:val="28"/>
          <w:szCs w:val="28"/>
        </w:rPr>
        <w:t xml:space="preserve">The evolution of agile UXD </w:t>
      </w:r>
    </w:p>
    <w:p w14:paraId="4AFEB5F4"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28972F9A"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4B09F83E"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58853F6F" w14:textId="77777777" w:rsidR="00B21901" w:rsidRPr="00806BC7" w:rsidRDefault="00B21901" w:rsidP="00B21901">
      <w:pPr>
        <w:tabs>
          <w:tab w:val="left" w:pos="5534"/>
        </w:tabs>
        <w:spacing w:line="480" w:lineRule="auto"/>
        <w:rPr>
          <w:rFonts w:ascii="Times New Roman" w:hAnsi="Times New Roman" w:cs="Times New Roman"/>
          <w:sz w:val="24"/>
          <w:szCs w:val="24"/>
        </w:rPr>
      </w:pPr>
    </w:p>
    <w:p w14:paraId="0ADF6829" w14:textId="77777777" w:rsidR="00B21901" w:rsidRDefault="00B21901" w:rsidP="00B21901">
      <w:pPr>
        <w:spacing w:after="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br w:type="page"/>
      </w:r>
    </w:p>
    <w:p w14:paraId="37AB9069"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 xml:space="preserve">However, the requirements are not always become clear due to the fact the business not always contented or did not think about all the cases of the feature.”, also the </w:t>
      </w:r>
      <w:r w:rsidRPr="00822FD6">
        <w:rPr>
          <w:rFonts w:ascii="Times New Roman" w:eastAsiaTheme="minorEastAsia" w:hAnsi="Times New Roman" w:cs="Times New Roman"/>
          <w:bCs/>
          <w:sz w:val="24"/>
          <w:szCs w:val="24"/>
        </w:rPr>
        <w:t>participant</w:t>
      </w:r>
      <w:r>
        <w:rPr>
          <w:rFonts w:ascii="Times New Roman" w:eastAsiaTheme="minorEastAsia" w:hAnsi="Times New Roman" w:cs="Times New Roman"/>
          <w:bCs/>
          <w:sz w:val="24"/>
          <w:szCs w:val="24"/>
        </w:rPr>
        <w:t xml:space="preserve"> mentioned “that most of the time the clients have a huge idea without defining the requirements and </w:t>
      </w:r>
      <w:r w:rsidRPr="00385607">
        <w:rPr>
          <w:rFonts w:ascii="Times New Roman" w:eastAsiaTheme="minorEastAsia" w:hAnsi="Times New Roman" w:cs="Times New Roman"/>
          <w:bCs/>
          <w:sz w:val="24"/>
          <w:szCs w:val="24"/>
        </w:rPr>
        <w:t xml:space="preserve">expect </w:t>
      </w:r>
      <w:r>
        <w:rPr>
          <w:rFonts w:ascii="Times New Roman" w:eastAsiaTheme="minorEastAsia" w:hAnsi="Times New Roman" w:cs="Times New Roman"/>
          <w:bCs/>
          <w:sz w:val="24"/>
          <w:szCs w:val="24"/>
        </w:rPr>
        <w:t>a solution from us”.</w:t>
      </w:r>
    </w:p>
    <w:p w14:paraId="4BCFE9BB" w14:textId="77777777" w:rsidR="00B21901" w:rsidRDefault="00B21901" w:rsidP="00B21901">
      <w:pPr>
        <w:ind w:firstLine="576"/>
        <w:jc w:val="both"/>
        <w:rPr>
          <w:rFonts w:ascii="Times New Roman" w:eastAsiaTheme="minorEastAsia" w:hAnsi="Times New Roman" w:cs="Times New Roman"/>
          <w:bCs/>
          <w:sz w:val="24"/>
          <w:szCs w:val="24"/>
        </w:rPr>
      </w:pPr>
      <w:r w:rsidRPr="008838CF">
        <w:rPr>
          <w:rFonts w:ascii="Times New Roman" w:eastAsiaTheme="minorEastAsia" w:hAnsi="Times New Roman" w:cs="Times New Roman"/>
          <w:bCs/>
          <w:sz w:val="24"/>
          <w:szCs w:val="24"/>
        </w:rPr>
        <w:t xml:space="preserve">In addition, another participant stated, </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In practice, the requirements are not entirely clear, meaning a UX practitioner needs clarity to be more creative and design something better.</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 xml:space="preserve"> The participant continued, saying that </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businesses are not always satisfied or did not consider all the scenarios that might apply to the feature.</w:t>
      </w:r>
      <w:r>
        <w:rPr>
          <w:rFonts w:ascii="Times New Roman" w:eastAsiaTheme="minorEastAsia" w:hAnsi="Times New Roman" w:cs="Times New Roman"/>
          <w:bCs/>
          <w:sz w:val="24"/>
          <w:szCs w:val="24"/>
        </w:rPr>
        <w:t>”</w:t>
      </w:r>
      <w:r w:rsidRPr="008838CF">
        <w:rPr>
          <w:rFonts w:ascii="Times New Roman" w:eastAsiaTheme="minorEastAsia" w:hAnsi="Times New Roman" w:cs="Times New Roman"/>
          <w:bCs/>
          <w:sz w:val="24"/>
          <w:szCs w:val="24"/>
        </w:rPr>
        <w:t>.</w:t>
      </w:r>
    </w:p>
    <w:p w14:paraId="02467FC2" w14:textId="77777777" w:rsidR="00B21901" w:rsidRPr="00193793"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193793">
        <w:rPr>
          <w:rFonts w:ascii="Times New Roman" w:eastAsiaTheme="minorEastAsia" w:hAnsi="Times New Roman" w:cs="Times New Roman"/>
          <w:bCs/>
          <w:sz w:val="24"/>
          <w:szCs w:val="24"/>
          <w:highlight w:val="green"/>
        </w:rPr>
        <w:t>Saif</w:t>
      </w:r>
    </w:p>
    <w:p w14:paraId="659FDA44" w14:textId="77777777" w:rsidR="00B21901" w:rsidRPr="00193793"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193793">
        <w:rPr>
          <w:rFonts w:ascii="Times New Roman" w:eastAsiaTheme="minorEastAsia" w:hAnsi="Times New Roman" w:cs="Times New Roman"/>
          <w:bCs/>
          <w:sz w:val="24"/>
          <w:szCs w:val="24"/>
          <w:highlight w:val="green"/>
        </w:rPr>
        <w:t>Moath</w:t>
      </w:r>
    </w:p>
    <w:p w14:paraId="408543AA" w14:textId="77777777" w:rsidR="00B21901" w:rsidRPr="00193793"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193793">
        <w:rPr>
          <w:rFonts w:ascii="Times New Roman" w:eastAsiaTheme="minorEastAsia" w:hAnsi="Times New Roman" w:cs="Times New Roman"/>
          <w:bCs/>
          <w:sz w:val="24"/>
          <w:szCs w:val="24"/>
          <w:highlight w:val="green"/>
        </w:rPr>
        <w:t>Sara</w:t>
      </w:r>
    </w:p>
    <w:p w14:paraId="53819CE2" w14:textId="77777777" w:rsidR="00B21901" w:rsidRPr="002F0F3D"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2F0F3D">
        <w:rPr>
          <w:rFonts w:ascii="Times New Roman" w:eastAsiaTheme="minorEastAsia" w:hAnsi="Times New Roman" w:cs="Times New Roman"/>
          <w:bCs/>
          <w:sz w:val="24"/>
          <w:szCs w:val="24"/>
          <w:highlight w:val="green"/>
        </w:rPr>
        <w:t>Hamad</w:t>
      </w:r>
    </w:p>
    <w:p w14:paraId="2E6C78EC" w14:textId="77777777" w:rsidR="00B21901" w:rsidRPr="00B73A49"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B73A49">
        <w:rPr>
          <w:rFonts w:ascii="Times New Roman" w:eastAsiaTheme="minorEastAsia" w:hAnsi="Times New Roman" w:cs="Times New Roman"/>
          <w:bCs/>
          <w:sz w:val="24"/>
          <w:szCs w:val="24"/>
          <w:highlight w:val="green"/>
        </w:rPr>
        <w:t>Nasser</w:t>
      </w:r>
    </w:p>
    <w:p w14:paraId="1267C204" w14:textId="77777777" w:rsidR="00B21901" w:rsidRPr="00872E4B"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872E4B">
        <w:rPr>
          <w:rFonts w:ascii="Times New Roman" w:eastAsiaTheme="minorEastAsia" w:hAnsi="Times New Roman" w:cs="Times New Roman"/>
          <w:bCs/>
          <w:sz w:val="24"/>
          <w:szCs w:val="24"/>
          <w:highlight w:val="green"/>
        </w:rPr>
        <w:t>Saad</w:t>
      </w:r>
    </w:p>
    <w:p w14:paraId="318AC37C" w14:textId="77777777" w:rsidR="00B21901" w:rsidRPr="009042F2"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9042F2">
        <w:rPr>
          <w:rFonts w:ascii="Times New Roman" w:eastAsiaTheme="minorEastAsia" w:hAnsi="Times New Roman" w:cs="Times New Roman"/>
          <w:bCs/>
          <w:sz w:val="24"/>
          <w:szCs w:val="24"/>
          <w:highlight w:val="green"/>
        </w:rPr>
        <w:t>Anas</w:t>
      </w:r>
    </w:p>
    <w:p w14:paraId="337A3015" w14:textId="77777777" w:rsidR="00B21901" w:rsidRPr="00D04F0F" w:rsidRDefault="00B21901" w:rsidP="006C3EB9">
      <w:pPr>
        <w:pStyle w:val="ListParagraph"/>
        <w:numPr>
          <w:ilvl w:val="0"/>
          <w:numId w:val="7"/>
        </w:numPr>
        <w:jc w:val="both"/>
        <w:rPr>
          <w:rFonts w:ascii="Times New Roman" w:eastAsiaTheme="minorEastAsia" w:hAnsi="Times New Roman" w:cs="Times New Roman"/>
          <w:bCs/>
          <w:sz w:val="24"/>
          <w:szCs w:val="24"/>
          <w:highlight w:val="green"/>
        </w:rPr>
      </w:pPr>
      <w:r w:rsidRPr="00D04F0F">
        <w:rPr>
          <w:rFonts w:ascii="Times New Roman" w:eastAsiaTheme="minorEastAsia" w:hAnsi="Times New Roman" w:cs="Times New Roman"/>
          <w:bCs/>
          <w:sz w:val="24"/>
          <w:szCs w:val="24"/>
          <w:highlight w:val="green"/>
        </w:rPr>
        <w:t>Bandar</w:t>
      </w:r>
    </w:p>
    <w:p w14:paraId="71936CC5" w14:textId="77777777" w:rsidR="00B21901" w:rsidRDefault="00B21901" w:rsidP="006C3EB9">
      <w:pPr>
        <w:pStyle w:val="ListParagraph"/>
        <w:numPr>
          <w:ilvl w:val="0"/>
          <w:numId w:val="7"/>
        </w:numPr>
        <w:jc w:val="both"/>
        <w:rPr>
          <w:rFonts w:ascii="Times New Roman" w:eastAsiaTheme="minorEastAsia" w:hAnsi="Times New Roman" w:cs="Times New Roman"/>
          <w:bCs/>
          <w:sz w:val="24"/>
          <w:szCs w:val="24"/>
        </w:rPr>
      </w:pPr>
      <w:r w:rsidRPr="00193793">
        <w:rPr>
          <w:rFonts w:ascii="Times New Roman" w:eastAsiaTheme="minorEastAsia" w:hAnsi="Times New Roman" w:cs="Times New Roman"/>
          <w:bCs/>
          <w:sz w:val="24"/>
          <w:szCs w:val="24"/>
        </w:rPr>
        <w:t>Lujain</w:t>
      </w:r>
    </w:p>
    <w:p w14:paraId="3FC0A4EC" w14:textId="77777777" w:rsidR="00B21901" w:rsidRDefault="00B21901" w:rsidP="00B21901">
      <w:pPr>
        <w:bidi/>
        <w:ind w:left="936"/>
        <w:jc w:val="both"/>
        <w:rPr>
          <w:rFonts w:ascii="Times New Roman" w:eastAsiaTheme="minorEastAsia" w:hAnsi="Times New Roman" w:cs="Times New Roman"/>
          <w:bCs/>
          <w:sz w:val="24"/>
          <w:szCs w:val="24"/>
          <w:rtl/>
        </w:rPr>
      </w:pPr>
      <w:r>
        <w:rPr>
          <w:rFonts w:ascii="Times New Roman" w:eastAsiaTheme="minorEastAsia" w:hAnsi="Times New Roman" w:cs="Times New Roman" w:hint="cs"/>
          <w:bCs/>
          <w:sz w:val="24"/>
          <w:szCs w:val="24"/>
          <w:rtl/>
        </w:rPr>
        <w:t>مكان ال</w:t>
      </w:r>
      <w:proofErr w:type="spellStart"/>
      <w:proofErr w:type="gramStart"/>
      <w:r>
        <w:rPr>
          <w:rFonts w:ascii="Times New Roman" w:eastAsiaTheme="minorEastAsia" w:hAnsi="Times New Roman" w:cs="Times New Roman"/>
          <w:bCs/>
          <w:sz w:val="24"/>
          <w:szCs w:val="24"/>
        </w:rPr>
        <w:t>ux</w:t>
      </w:r>
      <w:proofErr w:type="spellEnd"/>
      <w:r>
        <w:rPr>
          <w:rFonts w:ascii="Times New Roman" w:eastAsiaTheme="minorEastAsia" w:hAnsi="Times New Roman" w:cs="Times New Roman"/>
          <w:bCs/>
          <w:sz w:val="24"/>
          <w:szCs w:val="24"/>
        </w:rPr>
        <w:t xml:space="preserve"> </w:t>
      </w:r>
      <w:r>
        <w:rPr>
          <w:rFonts w:ascii="Times New Roman" w:eastAsiaTheme="minorEastAsia" w:hAnsi="Times New Roman" w:cs="Times New Roman" w:hint="cs"/>
          <w:bCs/>
          <w:sz w:val="24"/>
          <w:szCs w:val="24"/>
          <w:rtl/>
        </w:rPr>
        <w:t xml:space="preserve"> في</w:t>
      </w:r>
      <w:proofErr w:type="gramEnd"/>
      <w:r>
        <w:rPr>
          <w:rFonts w:ascii="Times New Roman" w:eastAsiaTheme="minorEastAsia" w:hAnsi="Times New Roman" w:cs="Times New Roman" w:hint="cs"/>
          <w:bCs/>
          <w:sz w:val="24"/>
          <w:szCs w:val="24"/>
          <w:rtl/>
        </w:rPr>
        <w:t xml:space="preserve"> أي قطاع </w:t>
      </w:r>
      <w:proofErr w:type="spellStart"/>
      <w:r>
        <w:rPr>
          <w:rFonts w:ascii="Times New Roman" w:eastAsiaTheme="minorEastAsia" w:hAnsi="Times New Roman" w:cs="Times New Roman" w:hint="cs"/>
          <w:bCs/>
          <w:sz w:val="24"/>
          <w:szCs w:val="24"/>
          <w:rtl/>
        </w:rPr>
        <w:t>مررة</w:t>
      </w:r>
      <w:proofErr w:type="spellEnd"/>
      <w:r>
        <w:rPr>
          <w:rFonts w:ascii="Times New Roman" w:eastAsiaTheme="minorEastAsia" w:hAnsi="Times New Roman" w:cs="Times New Roman" w:hint="cs"/>
          <w:bCs/>
          <w:sz w:val="24"/>
          <w:szCs w:val="24"/>
          <w:rtl/>
        </w:rPr>
        <w:t xml:space="preserve"> يأثر على موضوع هل يسوونه </w:t>
      </w:r>
      <w:proofErr w:type="spellStart"/>
      <w:r>
        <w:rPr>
          <w:rFonts w:ascii="Times New Roman" w:eastAsiaTheme="minorEastAsia" w:hAnsi="Times New Roman" w:cs="Times New Roman" w:hint="cs"/>
          <w:bCs/>
          <w:sz w:val="24"/>
          <w:szCs w:val="24"/>
          <w:rtl/>
        </w:rPr>
        <w:t>بخذافيرها</w:t>
      </w:r>
      <w:proofErr w:type="spellEnd"/>
      <w:r>
        <w:rPr>
          <w:rFonts w:ascii="Times New Roman" w:eastAsiaTheme="minorEastAsia" w:hAnsi="Times New Roman" w:cs="Times New Roman" w:hint="cs"/>
          <w:bCs/>
          <w:sz w:val="24"/>
          <w:szCs w:val="24"/>
          <w:rtl/>
        </w:rPr>
        <w:t xml:space="preserve"> او لا مثالا</w:t>
      </w:r>
    </w:p>
    <w:p w14:paraId="5C83C62D" w14:textId="77777777" w:rsidR="00B21901" w:rsidRDefault="00B21901" w:rsidP="00B21901">
      <w:pPr>
        <w:bidi/>
        <w:ind w:left="936"/>
        <w:jc w:val="both"/>
        <w:rPr>
          <w:rFonts w:ascii="Times New Roman" w:eastAsiaTheme="minorEastAsia" w:hAnsi="Times New Roman" w:cs="Times New Roman"/>
          <w:bCs/>
          <w:sz w:val="24"/>
          <w:szCs w:val="24"/>
          <w:rtl/>
        </w:rPr>
      </w:pPr>
      <w:r>
        <w:rPr>
          <w:rFonts w:ascii="Times New Roman" w:eastAsiaTheme="minorEastAsia" w:hAnsi="Times New Roman" w:cs="Times New Roman" w:hint="cs"/>
          <w:bCs/>
          <w:sz w:val="24"/>
          <w:szCs w:val="24"/>
          <w:rtl/>
        </w:rPr>
        <w:t xml:space="preserve">قال انس ان </w:t>
      </w:r>
      <w:proofErr w:type="spellStart"/>
      <w:proofErr w:type="gramStart"/>
      <w:r>
        <w:rPr>
          <w:rFonts w:ascii="Times New Roman" w:eastAsiaTheme="minorEastAsia" w:hAnsi="Times New Roman" w:cs="Times New Roman"/>
          <w:bCs/>
          <w:sz w:val="24"/>
          <w:szCs w:val="24"/>
        </w:rPr>
        <w:t>ux</w:t>
      </w:r>
      <w:proofErr w:type="spellEnd"/>
      <w:r>
        <w:rPr>
          <w:rFonts w:ascii="Times New Roman" w:eastAsiaTheme="minorEastAsia" w:hAnsi="Times New Roman" w:cs="Times New Roman"/>
          <w:bCs/>
          <w:sz w:val="24"/>
          <w:szCs w:val="24"/>
        </w:rPr>
        <w:t xml:space="preserve"> </w:t>
      </w:r>
      <w:r>
        <w:rPr>
          <w:rFonts w:ascii="Times New Roman" w:eastAsiaTheme="minorEastAsia" w:hAnsi="Times New Roman" w:cs="Times New Roman" w:hint="cs"/>
          <w:bCs/>
          <w:sz w:val="24"/>
          <w:szCs w:val="24"/>
          <w:rtl/>
        </w:rPr>
        <w:t xml:space="preserve"> مع</w:t>
      </w:r>
      <w:proofErr w:type="gramEnd"/>
      <w:r>
        <w:rPr>
          <w:rFonts w:ascii="Times New Roman" w:eastAsiaTheme="minorEastAsia" w:hAnsi="Times New Roman" w:cs="Times New Roman" w:hint="cs"/>
          <w:bCs/>
          <w:sz w:val="24"/>
          <w:szCs w:val="24"/>
          <w:rtl/>
        </w:rPr>
        <w:t xml:space="preserve"> </w:t>
      </w:r>
      <w:proofErr w:type="spellStart"/>
      <w:r>
        <w:rPr>
          <w:rFonts w:ascii="Times New Roman" w:eastAsiaTheme="minorEastAsia" w:hAnsi="Times New Roman" w:cs="Times New Roman" w:hint="cs"/>
          <w:bCs/>
          <w:sz w:val="24"/>
          <w:szCs w:val="24"/>
          <w:rtl/>
        </w:rPr>
        <w:t>الماركتنق</w:t>
      </w:r>
      <w:proofErr w:type="spellEnd"/>
      <w:r>
        <w:rPr>
          <w:rFonts w:ascii="Times New Roman" w:eastAsiaTheme="minorEastAsia" w:hAnsi="Times New Roman" w:cs="Times New Roman" w:hint="cs"/>
          <w:bCs/>
          <w:sz w:val="24"/>
          <w:szCs w:val="24"/>
          <w:rtl/>
        </w:rPr>
        <w:t xml:space="preserve"> </w:t>
      </w:r>
      <w:proofErr w:type="spellStart"/>
      <w:r>
        <w:rPr>
          <w:rFonts w:ascii="Times New Roman" w:eastAsiaTheme="minorEastAsia" w:hAnsi="Times New Roman" w:cs="Times New Roman" w:hint="cs"/>
          <w:bCs/>
          <w:sz w:val="24"/>
          <w:szCs w:val="24"/>
          <w:rtl/>
        </w:rPr>
        <w:t>فمو</w:t>
      </w:r>
      <w:proofErr w:type="spellEnd"/>
      <w:r>
        <w:rPr>
          <w:rFonts w:ascii="Times New Roman" w:eastAsiaTheme="minorEastAsia" w:hAnsi="Times New Roman" w:cs="Times New Roman" w:hint="cs"/>
          <w:bCs/>
          <w:sz w:val="24"/>
          <w:szCs w:val="24"/>
          <w:rtl/>
        </w:rPr>
        <w:t xml:space="preserve"> قاعدين يطبقونها او يلقون لها بال</w:t>
      </w:r>
    </w:p>
    <w:p w14:paraId="4656A163" w14:textId="77777777" w:rsidR="00B21901" w:rsidRDefault="00B21901" w:rsidP="00B21901">
      <w:pPr>
        <w:bidi/>
        <w:ind w:left="936"/>
        <w:jc w:val="both"/>
        <w:rPr>
          <w:rFonts w:ascii="Times New Roman" w:eastAsiaTheme="minorEastAsia" w:hAnsi="Times New Roman" w:cs="Times New Roman"/>
          <w:bCs/>
          <w:sz w:val="24"/>
          <w:szCs w:val="24"/>
          <w:rtl/>
        </w:rPr>
      </w:pPr>
      <w:proofErr w:type="gramStart"/>
      <w:r>
        <w:rPr>
          <w:rFonts w:ascii="Times New Roman" w:eastAsiaTheme="minorEastAsia" w:hAnsi="Times New Roman" w:cs="Times New Roman" w:hint="cs"/>
          <w:bCs/>
          <w:sz w:val="24"/>
          <w:szCs w:val="24"/>
          <w:rtl/>
        </w:rPr>
        <w:t>اذا</w:t>
      </w:r>
      <w:proofErr w:type="gramEnd"/>
      <w:r>
        <w:rPr>
          <w:rFonts w:ascii="Times New Roman" w:eastAsiaTheme="minorEastAsia" w:hAnsi="Times New Roman" w:cs="Times New Roman" w:hint="cs"/>
          <w:bCs/>
          <w:sz w:val="24"/>
          <w:szCs w:val="24"/>
          <w:rtl/>
        </w:rPr>
        <w:t xml:space="preserve"> كانت مع </w:t>
      </w:r>
      <w:proofErr w:type="spellStart"/>
      <w:r>
        <w:rPr>
          <w:rFonts w:ascii="Times New Roman" w:eastAsiaTheme="minorEastAsia" w:hAnsi="Times New Roman" w:cs="Times New Roman" w:hint="cs"/>
          <w:bCs/>
          <w:sz w:val="24"/>
          <w:szCs w:val="24"/>
          <w:rtl/>
        </w:rPr>
        <w:t>البرودكت</w:t>
      </w:r>
      <w:proofErr w:type="spellEnd"/>
      <w:r>
        <w:rPr>
          <w:rFonts w:ascii="Times New Roman" w:eastAsiaTheme="minorEastAsia" w:hAnsi="Times New Roman" w:cs="Times New Roman" w:hint="cs"/>
          <w:bCs/>
          <w:sz w:val="24"/>
          <w:szCs w:val="24"/>
          <w:rtl/>
        </w:rPr>
        <w:t xml:space="preserve"> يهتمون </w:t>
      </w:r>
      <w:proofErr w:type="spellStart"/>
      <w:r>
        <w:rPr>
          <w:rFonts w:ascii="Times New Roman" w:eastAsiaTheme="minorEastAsia" w:hAnsi="Times New Roman" w:cs="Times New Roman" w:hint="cs"/>
          <w:bCs/>
          <w:sz w:val="24"/>
          <w:szCs w:val="24"/>
          <w:rtl/>
        </w:rPr>
        <w:t>للفيتشرز</w:t>
      </w:r>
      <w:proofErr w:type="spellEnd"/>
      <w:r>
        <w:rPr>
          <w:rFonts w:ascii="Times New Roman" w:eastAsiaTheme="minorEastAsia" w:hAnsi="Times New Roman" w:cs="Times New Roman" w:hint="cs"/>
          <w:bCs/>
          <w:sz w:val="24"/>
          <w:szCs w:val="24"/>
          <w:rtl/>
        </w:rPr>
        <w:t xml:space="preserve"> الي لها فالو للبزنس اكثر</w:t>
      </w:r>
    </w:p>
    <w:p w14:paraId="047A222B" w14:textId="77777777" w:rsidR="00B21901" w:rsidRDefault="00B21901" w:rsidP="00B21901">
      <w:pPr>
        <w:bidi/>
        <w:ind w:left="936"/>
        <w:jc w:val="both"/>
        <w:rPr>
          <w:rFonts w:ascii="Times New Roman" w:eastAsiaTheme="minorEastAsia" w:hAnsi="Times New Roman" w:cs="Times New Roman"/>
          <w:bCs/>
          <w:sz w:val="24"/>
          <w:szCs w:val="24"/>
          <w:rtl/>
        </w:rPr>
      </w:pPr>
      <w:proofErr w:type="gramStart"/>
      <w:r>
        <w:rPr>
          <w:rFonts w:ascii="Times New Roman" w:eastAsiaTheme="minorEastAsia" w:hAnsi="Times New Roman" w:cs="Times New Roman" w:hint="cs"/>
          <w:bCs/>
          <w:sz w:val="24"/>
          <w:szCs w:val="24"/>
          <w:rtl/>
        </w:rPr>
        <w:t>اذا</w:t>
      </w:r>
      <w:proofErr w:type="gramEnd"/>
      <w:r>
        <w:rPr>
          <w:rFonts w:ascii="Times New Roman" w:eastAsiaTheme="minorEastAsia" w:hAnsi="Times New Roman" w:cs="Times New Roman" w:hint="cs"/>
          <w:bCs/>
          <w:sz w:val="24"/>
          <w:szCs w:val="24"/>
          <w:rtl/>
        </w:rPr>
        <w:t xml:space="preserve"> مع </w:t>
      </w:r>
      <w:proofErr w:type="spellStart"/>
      <w:r>
        <w:rPr>
          <w:rFonts w:ascii="Times New Roman" w:eastAsiaTheme="minorEastAsia" w:hAnsi="Times New Roman" w:cs="Times New Roman" w:hint="cs"/>
          <w:bCs/>
          <w:sz w:val="24"/>
          <w:szCs w:val="24"/>
          <w:rtl/>
        </w:rPr>
        <w:t>الديف</w:t>
      </w:r>
      <w:proofErr w:type="spellEnd"/>
      <w:r>
        <w:rPr>
          <w:rFonts w:ascii="Times New Roman" w:eastAsiaTheme="minorEastAsia" w:hAnsi="Times New Roman" w:cs="Times New Roman" w:hint="cs"/>
          <w:bCs/>
          <w:sz w:val="24"/>
          <w:szCs w:val="24"/>
          <w:rtl/>
        </w:rPr>
        <w:t xml:space="preserve"> و </w:t>
      </w:r>
      <w:proofErr w:type="spellStart"/>
      <w:r>
        <w:rPr>
          <w:rFonts w:ascii="Times New Roman" w:eastAsiaTheme="minorEastAsia" w:hAnsi="Times New Roman" w:cs="Times New Roman" w:hint="cs"/>
          <w:bCs/>
          <w:sz w:val="24"/>
          <w:szCs w:val="24"/>
          <w:rtl/>
        </w:rPr>
        <w:t>الاوبريشن</w:t>
      </w:r>
      <w:proofErr w:type="spellEnd"/>
      <w:r>
        <w:rPr>
          <w:rFonts w:ascii="Times New Roman" w:eastAsiaTheme="minorEastAsia" w:hAnsi="Times New Roman" w:cs="Times New Roman" w:hint="cs"/>
          <w:bCs/>
          <w:sz w:val="24"/>
          <w:szCs w:val="24"/>
          <w:rtl/>
        </w:rPr>
        <w:t xml:space="preserve"> يهتمون </w:t>
      </w:r>
      <w:proofErr w:type="spellStart"/>
      <w:r>
        <w:rPr>
          <w:rFonts w:ascii="Times New Roman" w:eastAsiaTheme="minorEastAsia" w:hAnsi="Times New Roman" w:cs="Times New Roman" w:hint="cs"/>
          <w:bCs/>
          <w:sz w:val="24"/>
          <w:szCs w:val="24"/>
          <w:rtl/>
        </w:rPr>
        <w:t>بالفيتشرز</w:t>
      </w:r>
      <w:proofErr w:type="spellEnd"/>
      <w:r>
        <w:rPr>
          <w:rFonts w:ascii="Times New Roman" w:eastAsiaTheme="minorEastAsia" w:hAnsi="Times New Roman" w:cs="Times New Roman" w:hint="cs"/>
          <w:bCs/>
          <w:sz w:val="24"/>
          <w:szCs w:val="24"/>
          <w:rtl/>
        </w:rPr>
        <w:t xml:space="preserve"> الي يهم المستخدم</w:t>
      </w:r>
    </w:p>
    <w:p w14:paraId="5C7D7EDF" w14:textId="77777777" w:rsidR="00B21901" w:rsidRDefault="00B21901" w:rsidP="00B21901">
      <w:pPr>
        <w:bidi/>
        <w:ind w:left="936"/>
        <w:jc w:val="both"/>
        <w:rPr>
          <w:rFonts w:ascii="Times New Roman" w:eastAsiaTheme="minorEastAsia" w:hAnsi="Times New Roman" w:cs="Times New Roman"/>
          <w:bCs/>
          <w:sz w:val="24"/>
          <w:szCs w:val="24"/>
        </w:rPr>
      </w:pPr>
    </w:p>
    <w:p w14:paraId="55791424" w14:textId="77777777" w:rsidR="00B21901" w:rsidRPr="009A68B4" w:rsidRDefault="00B21901" w:rsidP="00B21901">
      <w:pPr>
        <w:ind w:firstLine="576"/>
        <w:jc w:val="both"/>
        <w:rPr>
          <w:rFonts w:ascii="Times New Roman" w:eastAsiaTheme="minorEastAsia" w:hAnsi="Times New Roman" w:cs="Times New Roman"/>
          <w:bCs/>
          <w:sz w:val="24"/>
          <w:szCs w:val="24"/>
          <w:highlight w:val="yellow"/>
        </w:rPr>
      </w:pPr>
      <w:r w:rsidRPr="009A68B4">
        <w:rPr>
          <w:rFonts w:ascii="Times New Roman" w:eastAsiaTheme="minorEastAsia" w:hAnsi="Times New Roman" w:cs="Times New Roman"/>
          <w:bCs/>
          <w:sz w:val="24"/>
          <w:szCs w:val="24"/>
          <w:highlight w:val="yellow"/>
        </w:rPr>
        <w:t>[Sarah said that I should finish the feature that has high business value with clear req then I start with the unfamiliar feature] even Hamad said that.</w:t>
      </w:r>
    </w:p>
    <w:p w14:paraId="21068ED5" w14:textId="77777777" w:rsidR="00B21901" w:rsidRDefault="00B21901" w:rsidP="00B21901">
      <w:pPr>
        <w:ind w:firstLine="576"/>
        <w:jc w:val="both"/>
        <w:rPr>
          <w:rFonts w:ascii="Times New Roman" w:eastAsiaTheme="minorEastAsia" w:hAnsi="Times New Roman" w:cs="Times New Roman"/>
          <w:bCs/>
          <w:sz w:val="24"/>
          <w:szCs w:val="24"/>
        </w:rPr>
      </w:pPr>
      <w:r w:rsidRPr="009A68B4">
        <w:rPr>
          <w:rFonts w:ascii="Times New Roman" w:eastAsiaTheme="minorEastAsia" w:hAnsi="Times New Roman" w:cs="Times New Roman"/>
          <w:bCs/>
          <w:sz w:val="24"/>
          <w:szCs w:val="24"/>
          <w:highlight w:val="yellow"/>
        </w:rPr>
        <w:t>[SAAD</w:t>
      </w:r>
      <w:r>
        <w:rPr>
          <w:rFonts w:ascii="Times New Roman" w:eastAsiaTheme="minorEastAsia" w:hAnsi="Times New Roman" w:cs="Times New Roman"/>
          <w:bCs/>
          <w:sz w:val="24"/>
          <w:szCs w:val="24"/>
          <w:highlight w:val="yellow"/>
        </w:rPr>
        <w:t xml:space="preserve"> and bandar 54.20</w:t>
      </w:r>
      <w:r w:rsidRPr="009A68B4">
        <w:rPr>
          <w:rFonts w:ascii="Times New Roman" w:eastAsiaTheme="minorEastAsia" w:hAnsi="Times New Roman" w:cs="Times New Roman"/>
          <w:bCs/>
          <w:sz w:val="24"/>
          <w:szCs w:val="24"/>
          <w:highlight w:val="yellow"/>
        </w:rPr>
        <w:t>] familiarity, do at least minimum req and Hamad has a good matrix (11 2, 35:30)</w:t>
      </w:r>
    </w:p>
    <w:p w14:paraId="13A24E7C" w14:textId="77777777" w:rsidR="00B21901" w:rsidRDefault="00B21901" w:rsidP="00B21901">
      <w:pPr>
        <w:ind w:firstLine="576"/>
        <w:jc w:val="both"/>
        <w:rPr>
          <w:rFonts w:ascii="Times New Roman" w:eastAsiaTheme="minorEastAsia" w:hAnsi="Times New Roman" w:cs="Times New Roman"/>
          <w:bCs/>
          <w:sz w:val="24"/>
          <w:szCs w:val="24"/>
        </w:rPr>
      </w:pPr>
    </w:p>
    <w:p w14:paraId="54A99B00" w14:textId="77777777" w:rsidR="00B21901" w:rsidRDefault="00B21901" w:rsidP="00B21901">
      <w:pPr>
        <w:ind w:firstLine="576"/>
        <w:jc w:val="both"/>
        <w:rPr>
          <w:rFonts w:ascii="Times New Roman" w:eastAsiaTheme="minorEastAsia" w:hAnsi="Times New Roman" w:cs="Times New Roman"/>
          <w:bCs/>
          <w:sz w:val="24"/>
          <w:szCs w:val="24"/>
        </w:rPr>
      </w:pPr>
    </w:p>
    <w:p w14:paraId="09AC326F" w14:textId="77777777" w:rsidR="00B21901" w:rsidRDefault="00B21901" w:rsidP="00B21901">
      <w:pPr>
        <w:spacing w:after="0" w:line="240" w:lineRule="auto"/>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br w:type="page"/>
      </w:r>
    </w:p>
    <w:p w14:paraId="2E17813A"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lastRenderedPageBreak/>
        <w:t>Part 2:</w:t>
      </w:r>
    </w:p>
    <w:p w14:paraId="56C54AB0"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 xml:space="preserve">Anas </w:t>
      </w:r>
    </w:p>
    <w:p w14:paraId="69CF19C0"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Saif</w:t>
      </w:r>
    </w:p>
    <w:p w14:paraId="491BD675"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Moath</w:t>
      </w:r>
    </w:p>
    <w:p w14:paraId="4BFF1C12"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Lujain</w:t>
      </w:r>
    </w:p>
    <w:p w14:paraId="14E4C904"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Hamad</w:t>
      </w:r>
    </w:p>
    <w:p w14:paraId="28005634" w14:textId="77777777" w:rsidR="00B21901" w:rsidRDefault="00B21901" w:rsidP="00B21901">
      <w:pPr>
        <w:ind w:firstLine="576"/>
        <w:jc w:val="both"/>
        <w:rPr>
          <w:rFonts w:ascii="Times New Roman" w:eastAsiaTheme="minorEastAsia" w:hAnsi="Times New Roman" w:cs="Times New Roman"/>
          <w:bCs/>
          <w:sz w:val="24"/>
          <w:szCs w:val="24"/>
        </w:rPr>
      </w:pPr>
      <w:r>
        <w:rPr>
          <w:rFonts w:ascii="Times New Roman" w:eastAsiaTheme="minorEastAsia" w:hAnsi="Times New Roman" w:cs="Times New Roman"/>
          <w:bCs/>
          <w:sz w:val="24"/>
          <w:szCs w:val="24"/>
        </w:rPr>
        <w:t>draft</w:t>
      </w:r>
    </w:p>
    <w:p w14:paraId="2FF7C1C3" w14:textId="77777777" w:rsidR="00B21901" w:rsidRDefault="00B21901" w:rsidP="00B21901">
      <w:pPr>
        <w:pStyle w:val="NormalWeb"/>
        <w:rPr>
          <w:lang w:val="en-SA"/>
        </w:rPr>
      </w:pPr>
      <w:r>
        <w:rPr>
          <w:rFonts w:ascii="PalatinoLinotype" w:hAnsi="PalatinoLinotype"/>
          <w:sz w:val="20"/>
          <w:szCs w:val="20"/>
        </w:rPr>
        <w:t xml:space="preserve">Power-up Application in Trello is an additional function that allows the integration of Trello with other applications </w:t>
      </w:r>
    </w:p>
    <w:p w14:paraId="4ED12A82" w14:textId="4BBE3431" w:rsidR="00B21901" w:rsidRPr="005F1D30" w:rsidRDefault="00B21901" w:rsidP="00B21901">
      <w:pPr>
        <w:ind w:firstLine="576"/>
        <w:jc w:val="both"/>
        <w:rPr>
          <w:rFonts w:ascii="Times New Roman" w:eastAsiaTheme="minorEastAsia" w:hAnsi="Times New Roman" w:cs="Times New Roman"/>
          <w:bCs/>
          <w:sz w:val="24"/>
          <w:szCs w:val="24"/>
          <w:lang w:val="en-SA"/>
        </w:rPr>
      </w:pPr>
      <w:r w:rsidRPr="00EC7493">
        <w:rPr>
          <w:rFonts w:ascii="Times New Roman" w:eastAsiaTheme="minorEastAsia" w:hAnsi="Times New Roman" w:cs="Times New Roman"/>
          <w:bCs/>
          <w:sz w:val="24"/>
          <w:szCs w:val="24"/>
          <w:lang w:val="en-SA"/>
        </w:rPr>
        <w:t xml:space="preserve">The development process began with designing an interface for </w:t>
      </w:r>
      <w:r w:rsidRPr="00B21901">
        <w:rPr>
          <w:rFonts w:ascii="Times New Roman" w:eastAsia="Times New Roman" w:hAnsi="Times New Roman" w:cs="Times New Roman"/>
          <w:color w:val="000000"/>
          <w:sz w:val="24"/>
          <w:szCs w:val="24"/>
        </w:rPr>
        <w:t>UX-Estimator</w:t>
      </w:r>
      <w:r>
        <w:rPr>
          <w:rFonts w:ascii="Times New Roman" w:eastAsia="Times New Roman" w:hAnsi="Times New Roman" w:cs="Times New Roman"/>
          <w:color w:val="000000"/>
          <w:sz w:val="24"/>
          <w:szCs w:val="24"/>
        </w:rPr>
        <w:t xml:space="preserve"> </w:t>
      </w:r>
      <w:r w:rsidRPr="00EC7493">
        <w:rPr>
          <w:rFonts w:ascii="Times New Roman" w:eastAsiaTheme="minorEastAsia" w:hAnsi="Times New Roman" w:cs="Times New Roman"/>
          <w:bCs/>
          <w:sz w:val="24"/>
          <w:szCs w:val="24"/>
          <w:lang w:val="en-SA"/>
        </w:rPr>
        <w:t>tool ; to go about this, a series of mock-up diagrams were fabricated and reviewed. Feedback from the latter culminated in an iterative improvement process where intended UI options and design were continuously refined and reviewed, before a final design was realised.</w:t>
      </w:r>
    </w:p>
    <w:p w14:paraId="4958A0CE" w14:textId="1303C95F" w:rsidR="00B21901" w:rsidRDefault="00B21901" w:rsidP="00B21901">
      <w:pPr>
        <w:ind w:firstLine="576"/>
        <w:jc w:val="both"/>
        <w:rPr>
          <w:rFonts w:ascii="Times New Roman" w:eastAsiaTheme="minorEastAsia" w:hAnsi="Times New Roman" w:cs="Times New Roman"/>
          <w:bCs/>
          <w:sz w:val="24"/>
          <w:szCs w:val="24"/>
        </w:rPr>
      </w:pPr>
    </w:p>
    <w:p w14:paraId="1350FA16" w14:textId="05174CDB" w:rsidR="009003CA" w:rsidRDefault="009003CA" w:rsidP="00C17249">
      <w:pPr>
        <w:jc w:val="both"/>
        <w:rPr>
          <w:rFonts w:ascii="Times New Roman" w:eastAsiaTheme="minorEastAsia" w:hAnsi="Times New Roman" w:cs="Times New Roman"/>
          <w:bCs/>
          <w:sz w:val="24"/>
          <w:szCs w:val="24"/>
        </w:rPr>
      </w:pPr>
    </w:p>
    <w:p w14:paraId="681DE808" w14:textId="77777777" w:rsidR="00B21901" w:rsidRDefault="00B21901" w:rsidP="00B21901">
      <w:pPr>
        <w:bidi/>
        <w:ind w:left="936"/>
        <w:jc w:val="both"/>
        <w:rPr>
          <w:rFonts w:ascii="Times New Roman" w:eastAsiaTheme="minorEastAsia" w:hAnsi="Times New Roman" w:cs="Times New Roman"/>
          <w:bCs/>
          <w:sz w:val="24"/>
          <w:szCs w:val="24"/>
        </w:rPr>
      </w:pPr>
    </w:p>
    <w:p w14:paraId="762EA1B7" w14:textId="19BD980C" w:rsidR="003E3628" w:rsidRPr="00D71FEF" w:rsidRDefault="00B21901" w:rsidP="00D71FEF">
      <w:pPr>
        <w:spacing w:after="0" w:line="240" w:lineRule="auto"/>
        <w:rPr>
          <w:color w:val="000000"/>
        </w:rPr>
        <w:sectPr w:rsidR="003E3628" w:rsidRPr="00D71FEF" w:rsidSect="00601E93">
          <w:footerReference w:type="even" r:id="rId34"/>
          <w:footerReference w:type="default" r:id="rId35"/>
          <w:headerReference w:type="first" r:id="rId36"/>
          <w:pgSz w:w="12240" w:h="15840"/>
          <w:pgMar w:top="1440" w:right="1440" w:bottom="1440" w:left="1701" w:header="1151" w:footer="720" w:gutter="0"/>
          <w:cols w:space="708"/>
          <w:docGrid w:linePitch="360"/>
        </w:sectPr>
      </w:pPr>
      <w:r>
        <w:rPr>
          <w:color w:val="000000"/>
        </w:rPr>
        <w:fldChar w:fldCharType="begin"/>
      </w:r>
      <w:r>
        <w:rPr>
          <w:color w:val="000000"/>
        </w:rPr>
        <w:instrText xml:space="preserve"> INCLUDEPICTURE "https://lh5.googleusercontent.com/830VzYt41hnEcCGlfNCLJxJOb68eTI5g_NsS4Gz2G3shAuvnv80mkhEnJPTuQZ95kBw-QovWyubmgyUEcwuwYhN7xrj5FwRsY5qKhlFudeXI4Bk2SBIdbHEmBIDRWiwmDad50NiSbVidpmtqBE5Cjs76ETjRjhJ9SsVuck2sqm5zl48zNIYXpJvMPCLXQeY=s2048" \* MERGEFORMATINET </w:instrText>
      </w:r>
      <w:r>
        <w:rPr>
          <w:color w:val="000000"/>
        </w:rPr>
        <w:fldChar w:fldCharType="separate"/>
      </w:r>
      <w:r>
        <w:rPr>
          <w:noProof/>
          <w:color w:val="000000"/>
        </w:rPr>
        <w:drawing>
          <wp:inline distT="0" distB="0" distL="0" distR="0" wp14:anchorId="76B1314A" wp14:editId="06BCD88D">
            <wp:extent cx="3508311" cy="2218576"/>
            <wp:effectExtent l="0" t="0" r="0" b="4445"/>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5531" cy="2317998"/>
                    </a:xfrm>
                    <a:prstGeom prst="rect">
                      <a:avLst/>
                    </a:prstGeom>
                    <a:noFill/>
                    <a:ln>
                      <a:noFill/>
                    </a:ln>
                  </pic:spPr>
                </pic:pic>
              </a:graphicData>
            </a:graphic>
          </wp:inline>
        </w:drawing>
      </w:r>
      <w:r>
        <w:rPr>
          <w:color w:val="000000"/>
        </w:rPr>
        <w:fldChar w:fldCharType="end"/>
      </w:r>
    </w:p>
    <w:p w14:paraId="65B55DF4" w14:textId="77777777" w:rsidR="00A57733" w:rsidRPr="00A77B10" w:rsidRDefault="00A57733" w:rsidP="006C3EB9">
      <w:pPr>
        <w:pStyle w:val="ListParagraph"/>
        <w:numPr>
          <w:ilvl w:val="0"/>
          <w:numId w:val="12"/>
        </w:numPr>
        <w:rPr>
          <w:rFonts w:ascii="Times New Roman" w:hAnsi="Times New Roman" w:cs="Times New Roman"/>
          <w:b/>
          <w:sz w:val="28"/>
          <w:szCs w:val="28"/>
        </w:rPr>
      </w:pPr>
      <w:r w:rsidRPr="00A77B10">
        <w:rPr>
          <w:rFonts w:ascii="Times New Roman" w:hAnsi="Times New Roman" w:cs="Times New Roman"/>
          <w:b/>
          <w:sz w:val="28"/>
          <w:szCs w:val="28"/>
        </w:rPr>
        <w:lastRenderedPageBreak/>
        <w:t>Design Stage:</w:t>
      </w:r>
    </w:p>
    <w:p w14:paraId="79E238DF" w14:textId="77777777" w:rsidR="00A57733" w:rsidRDefault="00A57733" w:rsidP="00A57733">
      <w:pPr>
        <w:ind w:firstLine="284"/>
        <w:jc w:val="both"/>
        <w:rPr>
          <w:rFonts w:ascii="TimesNewRomanPSMT" w:hAnsi="TimesNewRomanPSMT"/>
          <w:sz w:val="24"/>
          <w:szCs w:val="24"/>
          <w:lang w:val="en-SA"/>
        </w:rPr>
      </w:pPr>
      <w:r w:rsidRPr="00D052A2">
        <w:rPr>
          <w:rFonts w:ascii="TimesNewRomanPSMT" w:eastAsia="Times New Roman" w:hAnsi="TimesNewRomanPSMT" w:cs="Times New Roman"/>
          <w:sz w:val="24"/>
          <w:szCs w:val="24"/>
        </w:rPr>
        <w:t xml:space="preserve">The first step in developing my Trello Power-up was to design it.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started by brainstorming ideas and researching existing power-ups to get an idea of what features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wanted to include. After that,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created a wireframe of the user interface and wrote out the user stories that would help guide the development process. </w:t>
      </w:r>
      <w:r>
        <w:rPr>
          <w:rFonts w:ascii="TimesNewRomanPSMT" w:eastAsia="Times New Roman" w:hAnsi="TimesNewRomanPSMT" w:cs="Times New Roman"/>
          <w:sz w:val="24"/>
          <w:szCs w:val="24"/>
        </w:rPr>
        <w:t>We</w:t>
      </w:r>
      <w:r w:rsidRPr="00D052A2">
        <w:rPr>
          <w:rFonts w:ascii="TimesNewRomanPSMT" w:eastAsia="Times New Roman" w:hAnsi="TimesNewRomanPSMT" w:cs="Times New Roman"/>
          <w:sz w:val="24"/>
          <w:szCs w:val="24"/>
        </w:rPr>
        <w:t xml:space="preserve"> also created a list of tasks that needed to be completed in order to build the power-up. This gave </w:t>
      </w:r>
      <w:r>
        <w:rPr>
          <w:rFonts w:ascii="TimesNewRomanPSMT" w:eastAsia="Times New Roman" w:hAnsi="TimesNewRomanPSMT" w:cs="Times New Roman"/>
          <w:sz w:val="24"/>
          <w:szCs w:val="24"/>
        </w:rPr>
        <w:t>us</w:t>
      </w:r>
      <w:r w:rsidRPr="00D052A2">
        <w:rPr>
          <w:rFonts w:ascii="TimesNewRomanPSMT" w:eastAsia="Times New Roman" w:hAnsi="TimesNewRomanPSMT" w:cs="Times New Roman"/>
          <w:sz w:val="24"/>
          <w:szCs w:val="24"/>
        </w:rPr>
        <w:t xml:space="preserve"> a clear</w:t>
      </w:r>
      <w:r w:rsidRPr="00C778AE">
        <w:rPr>
          <w:rFonts w:ascii="TimesNewRomanPSMT" w:hAnsi="TimesNewRomanPSMT"/>
          <w:sz w:val="24"/>
          <w:szCs w:val="24"/>
          <w:lang w:val="en-SA"/>
        </w:rPr>
        <w:t xml:space="preserve"> roadmap for development and allowed </w:t>
      </w:r>
      <w:r>
        <w:rPr>
          <w:rFonts w:ascii="TimesNewRomanPSMT" w:hAnsi="TimesNewRomanPSMT"/>
          <w:sz w:val="24"/>
          <w:szCs w:val="24"/>
        </w:rPr>
        <w:t>us</w:t>
      </w:r>
      <w:r w:rsidRPr="00C778AE">
        <w:rPr>
          <w:rFonts w:ascii="TimesNewRomanPSMT" w:hAnsi="TimesNewRomanPSMT"/>
          <w:sz w:val="24"/>
          <w:szCs w:val="24"/>
          <w:lang w:val="en-SA"/>
        </w:rPr>
        <w:t xml:space="preserve"> to stay organized throughout the process.</w:t>
      </w:r>
    </w:p>
    <w:p w14:paraId="76ACBE0A" w14:textId="77777777" w:rsidR="00A57733" w:rsidRPr="00A77B10" w:rsidRDefault="00A57733" w:rsidP="006C3EB9">
      <w:pPr>
        <w:pStyle w:val="ListParagraph"/>
        <w:numPr>
          <w:ilvl w:val="0"/>
          <w:numId w:val="12"/>
        </w:numPr>
        <w:rPr>
          <w:rFonts w:ascii="Times New Roman" w:hAnsi="Times New Roman" w:cs="Times New Roman"/>
          <w:b/>
          <w:sz w:val="28"/>
          <w:szCs w:val="28"/>
        </w:rPr>
      </w:pPr>
      <w:r w:rsidRPr="00A77B10">
        <w:rPr>
          <w:rFonts w:ascii="Times New Roman" w:hAnsi="Times New Roman" w:cs="Times New Roman"/>
          <w:b/>
          <w:sz w:val="28"/>
          <w:szCs w:val="28"/>
        </w:rPr>
        <w:t>Implementation</w:t>
      </w:r>
      <w:r>
        <w:rPr>
          <w:rFonts w:ascii="Times New Roman" w:hAnsi="Times New Roman" w:cs="Times New Roman"/>
          <w:b/>
          <w:sz w:val="28"/>
          <w:szCs w:val="28"/>
        </w:rPr>
        <w:t xml:space="preserve"> </w:t>
      </w:r>
      <w:r w:rsidRPr="00A77B10">
        <w:rPr>
          <w:rFonts w:ascii="Times New Roman" w:hAnsi="Times New Roman" w:cs="Times New Roman"/>
          <w:b/>
          <w:sz w:val="28"/>
          <w:szCs w:val="28"/>
        </w:rPr>
        <w:t>Stage:</w:t>
      </w:r>
    </w:p>
    <w:p w14:paraId="5C038FB9" w14:textId="77777777" w:rsidR="00A57733" w:rsidRPr="007F3B41" w:rsidRDefault="00A57733" w:rsidP="00A57733">
      <w:pPr>
        <w:ind w:firstLine="360"/>
        <w:jc w:val="both"/>
        <w:rPr>
          <w:rFonts w:ascii="TimesNewRomanPSMT" w:hAnsi="TimesNewRomanPSMT"/>
          <w:sz w:val="24"/>
          <w:szCs w:val="24"/>
        </w:rPr>
      </w:pPr>
      <w:r>
        <w:rPr>
          <w:rFonts w:ascii="TimesNewRomanPSMT" w:hAnsi="TimesNewRomanPSMT"/>
        </w:rPr>
        <w:t xml:space="preserve">[We need to </w:t>
      </w:r>
      <w:r w:rsidRPr="008073A4">
        <w:rPr>
          <w:rFonts w:ascii="TimesNewRomanPSMT" w:hAnsi="TimesNewRomanPSMT"/>
        </w:rPr>
        <w:t xml:space="preserve">mention </w:t>
      </w:r>
      <w:r>
        <w:rPr>
          <w:rFonts w:ascii="TimesNewRomanPSMT" w:hAnsi="TimesNewRomanPSMT"/>
        </w:rPr>
        <w:t>that we worked though sprints]</w:t>
      </w:r>
    </w:p>
    <w:p w14:paraId="0FADA36C" w14:textId="77777777" w:rsidR="00A57733" w:rsidRDefault="00A57733" w:rsidP="00A57733">
      <w:pPr>
        <w:ind w:firstLine="284"/>
        <w:jc w:val="both"/>
        <w:rPr>
          <w:rFonts w:ascii="TimesNewRomanPSMT" w:hAnsi="TimesNewRomanPSMT"/>
          <w:sz w:val="24"/>
          <w:szCs w:val="24"/>
          <w:lang w:val="en-SA"/>
        </w:rPr>
      </w:pPr>
      <w:r w:rsidRPr="00D052A2">
        <w:rPr>
          <w:rFonts w:ascii="TimesNewRomanPSMT" w:hAnsi="TimesNewRomanPSMT"/>
          <w:sz w:val="24"/>
          <w:szCs w:val="24"/>
          <w:lang w:val="en-SA"/>
        </w:rPr>
        <w:t xml:space="preserve">Once </w:t>
      </w:r>
      <w:r>
        <w:rPr>
          <w:rFonts w:ascii="TimesNewRomanPSMT" w:hAnsi="TimesNewRomanPSMT"/>
          <w:sz w:val="24"/>
          <w:szCs w:val="24"/>
        </w:rPr>
        <w:t>we</w:t>
      </w:r>
      <w:r w:rsidRPr="00D052A2">
        <w:rPr>
          <w:rFonts w:ascii="TimesNewRomanPSMT" w:hAnsi="TimesNewRomanPSMT"/>
          <w:sz w:val="24"/>
          <w:szCs w:val="24"/>
          <w:lang w:val="en-SA"/>
        </w:rPr>
        <w:t xml:space="preserve"> had </w:t>
      </w:r>
      <w:r>
        <w:rPr>
          <w:rFonts w:ascii="TimesNewRomanPSMT" w:hAnsi="TimesNewRomanPSMT"/>
          <w:sz w:val="24"/>
          <w:szCs w:val="24"/>
        </w:rPr>
        <w:t>our</w:t>
      </w:r>
      <w:r w:rsidRPr="00D052A2">
        <w:rPr>
          <w:rFonts w:ascii="TimesNewRomanPSMT" w:hAnsi="TimesNewRomanPSMT"/>
          <w:sz w:val="24"/>
          <w:szCs w:val="24"/>
          <w:lang w:val="en-SA"/>
        </w:rPr>
        <w:t xml:space="preserve"> design finalized, it was time to start developing the power-up. </w:t>
      </w:r>
      <w:r>
        <w:rPr>
          <w:rFonts w:ascii="TimesNewRomanPSMT" w:hAnsi="TimesNewRomanPSMT"/>
          <w:sz w:val="24"/>
          <w:szCs w:val="24"/>
        </w:rPr>
        <w:t>We</w:t>
      </w:r>
      <w:r w:rsidRPr="00D052A2">
        <w:rPr>
          <w:rFonts w:ascii="TimesNewRomanPSMT" w:hAnsi="TimesNewRomanPSMT"/>
          <w:sz w:val="24"/>
          <w:szCs w:val="24"/>
          <w:lang w:val="en-SA"/>
        </w:rPr>
        <w:t xml:space="preserve"> began by setting up </w:t>
      </w:r>
      <w:r>
        <w:rPr>
          <w:rFonts w:ascii="TimesNewRomanPSMT" w:hAnsi="TimesNewRomanPSMT"/>
          <w:sz w:val="24"/>
          <w:szCs w:val="24"/>
        </w:rPr>
        <w:t>our</w:t>
      </w:r>
      <w:r w:rsidRPr="00D052A2">
        <w:rPr>
          <w:rFonts w:ascii="TimesNewRomanPSMT" w:hAnsi="TimesNewRomanPSMT"/>
          <w:sz w:val="24"/>
          <w:szCs w:val="24"/>
          <w:lang w:val="en-SA"/>
        </w:rPr>
        <w:t xml:space="preserve"> development environment and creating a repository for </w:t>
      </w:r>
      <w:r>
        <w:rPr>
          <w:rFonts w:ascii="TimesNewRomanPSMT" w:hAnsi="TimesNewRomanPSMT"/>
          <w:sz w:val="24"/>
          <w:szCs w:val="24"/>
        </w:rPr>
        <w:t>our</w:t>
      </w:r>
      <w:r w:rsidRPr="00D052A2">
        <w:rPr>
          <w:rFonts w:ascii="TimesNewRomanPSMT" w:hAnsi="TimesNewRomanPSMT"/>
          <w:sz w:val="24"/>
          <w:szCs w:val="24"/>
          <w:lang w:val="en-SA"/>
        </w:rPr>
        <w:t xml:space="preserve"> code. From there, </w:t>
      </w:r>
      <w:r>
        <w:rPr>
          <w:rFonts w:ascii="TimesNewRomanPSMT" w:hAnsi="TimesNewRomanPSMT"/>
          <w:sz w:val="24"/>
          <w:szCs w:val="24"/>
        </w:rPr>
        <w:t>we</w:t>
      </w:r>
      <w:r w:rsidRPr="00D052A2">
        <w:rPr>
          <w:rFonts w:ascii="TimesNewRomanPSMT" w:hAnsi="TimesNewRomanPSMT"/>
          <w:sz w:val="24"/>
          <w:szCs w:val="24"/>
          <w:lang w:val="en-SA"/>
        </w:rPr>
        <w:t xml:space="preserve"> started coding each feature one at a time, making sure to test as </w:t>
      </w:r>
      <w:r>
        <w:rPr>
          <w:rFonts w:ascii="TimesNewRomanPSMT" w:hAnsi="TimesNewRomanPSMT"/>
          <w:sz w:val="24"/>
          <w:szCs w:val="24"/>
        </w:rPr>
        <w:t>we</w:t>
      </w:r>
      <w:r w:rsidRPr="00D052A2">
        <w:rPr>
          <w:rFonts w:ascii="TimesNewRomanPSMT" w:hAnsi="TimesNewRomanPSMT"/>
          <w:sz w:val="24"/>
          <w:szCs w:val="24"/>
          <w:lang w:val="en-SA"/>
        </w:rPr>
        <w:t xml:space="preserve"> went along. As </w:t>
      </w:r>
      <w:r>
        <w:rPr>
          <w:rFonts w:ascii="TimesNewRomanPSMT" w:hAnsi="TimesNewRomanPSMT"/>
          <w:sz w:val="24"/>
          <w:szCs w:val="24"/>
        </w:rPr>
        <w:t xml:space="preserve">we </w:t>
      </w:r>
      <w:r w:rsidRPr="00D052A2">
        <w:rPr>
          <w:rFonts w:ascii="TimesNewRomanPSMT" w:hAnsi="TimesNewRomanPSMT"/>
          <w:sz w:val="24"/>
          <w:szCs w:val="24"/>
          <w:lang w:val="en-SA"/>
        </w:rPr>
        <w:t xml:space="preserve">worked on each feature, </w:t>
      </w:r>
      <w:r>
        <w:rPr>
          <w:rFonts w:ascii="TimesNewRomanPSMT" w:hAnsi="TimesNewRomanPSMT"/>
          <w:sz w:val="24"/>
          <w:szCs w:val="24"/>
        </w:rPr>
        <w:t>we</w:t>
      </w:r>
      <w:r w:rsidRPr="00D052A2">
        <w:rPr>
          <w:rFonts w:ascii="TimesNewRomanPSMT" w:hAnsi="TimesNewRomanPSMT"/>
          <w:sz w:val="24"/>
          <w:szCs w:val="24"/>
          <w:lang w:val="en-SA"/>
        </w:rPr>
        <w:t xml:space="preserve"> made sure that it was working properly before moving on to the next one. This allowed </w:t>
      </w:r>
      <w:r>
        <w:rPr>
          <w:rFonts w:ascii="TimesNewRomanPSMT" w:hAnsi="TimesNewRomanPSMT"/>
          <w:sz w:val="24"/>
          <w:szCs w:val="24"/>
        </w:rPr>
        <w:t>us</w:t>
      </w:r>
      <w:r w:rsidRPr="00D052A2">
        <w:rPr>
          <w:rFonts w:ascii="TimesNewRomanPSMT" w:hAnsi="TimesNewRomanPSMT"/>
          <w:sz w:val="24"/>
          <w:szCs w:val="24"/>
          <w:lang w:val="en-SA"/>
        </w:rPr>
        <w:t xml:space="preserve"> to ensure that everything was working as expected before deploying it.</w:t>
      </w:r>
      <w:r w:rsidRPr="00D052A2">
        <w:rPr>
          <w:rFonts w:ascii="TimesNewRomanPSMT" w:hAnsi="TimesNewRomanPSMT"/>
          <w:lang w:val="en-SA"/>
        </w:rPr>
        <w:t xml:space="preserve"> </w:t>
      </w:r>
    </w:p>
    <w:p w14:paraId="13631957" w14:textId="77777777" w:rsidR="00A57733" w:rsidRPr="00A77B10" w:rsidRDefault="00A57733" w:rsidP="006C3EB9">
      <w:pPr>
        <w:pStyle w:val="ListParagraph"/>
        <w:numPr>
          <w:ilvl w:val="0"/>
          <w:numId w:val="12"/>
        </w:numPr>
        <w:rPr>
          <w:rFonts w:ascii="Times New Roman" w:hAnsi="Times New Roman" w:cs="Times New Roman"/>
          <w:b/>
          <w:sz w:val="28"/>
          <w:szCs w:val="28"/>
        </w:rPr>
      </w:pPr>
      <w:r w:rsidRPr="00D052A2">
        <w:rPr>
          <w:rFonts w:ascii="Times New Roman" w:hAnsi="Times New Roman" w:cs="Times New Roman"/>
          <w:b/>
          <w:sz w:val="28"/>
          <w:szCs w:val="28"/>
        </w:rPr>
        <w:t>Deployment</w:t>
      </w:r>
      <w:r>
        <w:rPr>
          <w:rFonts w:ascii="Times New Roman" w:hAnsi="Times New Roman" w:cs="Times New Roman"/>
          <w:b/>
          <w:sz w:val="28"/>
          <w:szCs w:val="28"/>
        </w:rPr>
        <w:t xml:space="preserve"> </w:t>
      </w:r>
      <w:r w:rsidRPr="00A77B10">
        <w:rPr>
          <w:rFonts w:ascii="Times New Roman" w:hAnsi="Times New Roman" w:cs="Times New Roman"/>
          <w:b/>
          <w:sz w:val="28"/>
          <w:szCs w:val="28"/>
        </w:rPr>
        <w:t>Stage:</w:t>
      </w:r>
    </w:p>
    <w:p w14:paraId="75FEE901" w14:textId="74DC9C2F" w:rsidR="003E3628" w:rsidRDefault="00A57733" w:rsidP="00A57733">
      <w:pPr>
        <w:spacing w:after="0" w:line="240" w:lineRule="auto"/>
        <w:rPr>
          <w:rFonts w:ascii="Times New Roman" w:hAnsi="Times New Roman" w:cs="Times New Roman"/>
          <w:sz w:val="24"/>
          <w:szCs w:val="24"/>
        </w:rPr>
        <w:sectPr w:rsidR="003E3628" w:rsidSect="00C1728C">
          <w:pgSz w:w="12240" w:h="15840"/>
          <w:pgMar w:top="1440" w:right="1440" w:bottom="1440" w:left="1701" w:header="1151" w:footer="720" w:gutter="0"/>
          <w:cols w:space="708"/>
          <w:titlePg/>
          <w:docGrid w:linePitch="360"/>
        </w:sectPr>
      </w:pPr>
      <w:r w:rsidRPr="00C15B9E">
        <w:rPr>
          <w:rFonts w:ascii="Times New Roman" w:eastAsia="Times New Roman" w:hAnsi="Times New Roman" w:cs="Times New Roman"/>
          <w:color w:val="000000"/>
          <w:sz w:val="24"/>
          <w:szCs w:val="24"/>
          <w:highlight w:val="yellow"/>
        </w:rPr>
        <w:t>………………………………………………….…………………….………………………………………………….…………………….………………………………………………….…………………….………………………………………………….…………………….………………………………………………….…………………….………………………………………………….…………………….………………………………………………….…………………….………………………………………………….…………………….………………………………………………….…………………….………………………………………………….…………………….………………………………………………….…………………….………………………………………………….…………………….………………………………………………….…………………….</w:t>
      </w:r>
      <w:r w:rsidR="006D0D27" w:rsidRPr="006D0D27">
        <w:t xml:space="preserve"> </w:t>
      </w:r>
      <w:r w:rsidR="006D0D27">
        <w:fldChar w:fldCharType="begin"/>
      </w:r>
      <w:r w:rsidR="006D0D27">
        <w:instrText xml:space="preserve"> INCLUDEPICTURE "/Users/user/Library/Group Containers/UBF8T346G9.ms/WebArchiveCopyPasteTempFiles/com.microsoft.Word/whats-in-a-color-palette-01.png" \* MERGEFORMATINET </w:instrText>
      </w:r>
      <w:r w:rsidR="006D0D27">
        <w:fldChar w:fldCharType="separate"/>
      </w:r>
      <w:r w:rsidR="006D0D27">
        <w:rPr>
          <w:noProof/>
        </w:rPr>
        <w:drawing>
          <wp:inline distT="0" distB="0" distL="0" distR="0" wp14:anchorId="05CB8DB8" wp14:editId="2862E449">
            <wp:extent cx="5777865" cy="2028190"/>
            <wp:effectExtent l="0" t="0" r="635" b="3810"/>
            <wp:docPr id="5" name="Picture 5" descr="Building Your Color Palette - Refactoring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Your Color Palette - Refactoring UI"/>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77865" cy="2028190"/>
                    </a:xfrm>
                    <a:prstGeom prst="rect">
                      <a:avLst/>
                    </a:prstGeom>
                    <a:noFill/>
                    <a:ln>
                      <a:noFill/>
                    </a:ln>
                  </pic:spPr>
                </pic:pic>
              </a:graphicData>
            </a:graphic>
          </wp:inline>
        </w:drawing>
      </w:r>
      <w:r w:rsidR="006D0D27">
        <w:fldChar w:fldCharType="end"/>
      </w:r>
    </w:p>
    <w:p w14:paraId="05CF25CB" w14:textId="6ED8296D" w:rsidR="009B483D" w:rsidRDefault="000B4612" w:rsidP="003E3628">
      <w:pPr>
        <w:spacing w:after="0" w:line="240" w:lineRule="auto"/>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10464" behindDoc="0" locked="0" layoutInCell="1" allowOverlap="1" wp14:anchorId="75BA22D2" wp14:editId="2D8FCDDE">
                <wp:simplePos x="0" y="0"/>
                <wp:positionH relativeFrom="column">
                  <wp:posOffset>-307428</wp:posOffset>
                </wp:positionH>
                <wp:positionV relativeFrom="paragraph">
                  <wp:posOffset>-717331</wp:posOffset>
                </wp:positionV>
                <wp:extent cx="8059847" cy="6913330"/>
                <wp:effectExtent l="0" t="0" r="17780" b="8255"/>
                <wp:wrapNone/>
                <wp:docPr id="122" name="Group 122"/>
                <wp:cNvGraphicFramePr/>
                <a:graphic xmlns:a="http://schemas.openxmlformats.org/drawingml/2006/main">
                  <a:graphicData uri="http://schemas.microsoft.com/office/word/2010/wordprocessingGroup">
                    <wpg:wgp>
                      <wpg:cNvGrpSpPr/>
                      <wpg:grpSpPr>
                        <a:xfrm>
                          <a:off x="0" y="0"/>
                          <a:ext cx="8059847" cy="6913330"/>
                          <a:chOff x="0" y="0"/>
                          <a:chExt cx="8059847" cy="6913330"/>
                        </a:xfrm>
                      </wpg:grpSpPr>
                      <wpg:grpSp>
                        <wpg:cNvPr id="121" name="Group 121"/>
                        <wpg:cNvGrpSpPr/>
                        <wpg:grpSpPr>
                          <a:xfrm>
                            <a:off x="0" y="0"/>
                            <a:ext cx="8059847" cy="6913330"/>
                            <a:chOff x="0" y="0"/>
                            <a:chExt cx="8059847" cy="6913330"/>
                          </a:xfrm>
                        </wpg:grpSpPr>
                        <wpg:grpSp>
                          <wpg:cNvPr id="102" name="Google Shape;415;p21"/>
                          <wpg:cNvGrpSpPr/>
                          <wpg:grpSpPr>
                            <a:xfrm>
                              <a:off x="585216" y="0"/>
                              <a:ext cx="7474496" cy="2231266"/>
                              <a:chOff x="537484" y="0"/>
                              <a:chExt cx="2224810" cy="2231450"/>
                            </a:xfrm>
                          </wpg:grpSpPr>
                          <wps:wsp>
                            <wps:cNvPr id="103" name="Google Shape;416;p21"/>
                            <wps:cNvSpPr/>
                            <wps:spPr>
                              <a:xfrm rot="10800000" flipH="1">
                                <a:off x="537486" y="683450"/>
                                <a:ext cx="2224694" cy="154800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txbx>
                              <w:txbxContent>
                                <w:p w14:paraId="08565DCF" w14:textId="77777777" w:rsidR="009B483D" w:rsidRDefault="009B483D" w:rsidP="009B483D">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wps:txbx>
                            <wps:bodyPr spcFirstLastPara="1" wrap="square" lIns="91425" tIns="91425" rIns="91425" bIns="91425" anchor="ctr" anchorCtr="0">
                              <a:noAutofit/>
                            </wps:bodyPr>
                          </wps:wsp>
                          <wps:wsp>
                            <wps:cNvPr id="104" name="Google Shape;418;p21"/>
                            <wps:cNvSpPr txBox="1"/>
                            <wps:spPr>
                              <a:xfrm>
                                <a:off x="541029" y="691476"/>
                                <a:ext cx="2221265" cy="1236658"/>
                              </a:xfrm>
                              <a:prstGeom prst="rect">
                                <a:avLst/>
                              </a:prstGeom>
                              <a:noFill/>
                              <a:ln>
                                <a:noFill/>
                              </a:ln>
                            </wps:spPr>
                            <wps:txbx>
                              <w:txbxContent>
                                <w:p w14:paraId="7F8BC911" w14:textId="77777777"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There is an inherent tension between business and customer values, but they can be aligned to achieve success to product or service as neither should be neglected.</w:t>
                                  </w:r>
                                </w:p>
                                <w:p w14:paraId="47EE5C9D" w14:textId="4B7B0D7B"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The majority of participants agreed that both should be taken into consideration, albeit with different levels of emphasis depending on the company's product strategy.</w:t>
                                  </w:r>
                                </w:p>
                              </w:txbxContent>
                            </wps:txbx>
                            <wps:bodyPr spcFirstLastPara="1" wrap="square" lIns="91425" tIns="91425" rIns="91425" bIns="91425" anchor="t" anchorCtr="0">
                              <a:noAutofit/>
                            </wps:bodyPr>
                          </wps:wsp>
                          <wps:wsp>
                            <wps:cNvPr id="105" name="Google Shape;419;p21"/>
                            <wps:cNvSpPr/>
                            <wps:spPr>
                              <a:xfrm>
                                <a:off x="537484" y="0"/>
                                <a:ext cx="2224658" cy="585600"/>
                              </a:xfrm>
                              <a:prstGeom prst="round2SameRect">
                                <a:avLst>
                                  <a:gd name="adj1" fmla="val 16667"/>
                                  <a:gd name="adj2" fmla="val 0"/>
                                </a:avLst>
                              </a:prstGeom>
                              <a:solidFill>
                                <a:srgbClr val="004062"/>
                              </a:solidFill>
                              <a:ln>
                                <a:noFill/>
                              </a:ln>
                            </wps:spPr>
                            <wps:txbx>
                              <w:txbxContent>
                                <w:p w14:paraId="780A8446" w14:textId="24D18B11" w:rsidR="009B483D" w:rsidRDefault="005A1CD3" w:rsidP="000B4612">
                                  <w:pPr>
                                    <w:spacing w:after="0"/>
                                    <w:jc w:val="center"/>
                                    <w:rPr>
                                      <w:rFonts w:cs="Calibri"/>
                                      <w:b/>
                                      <w:bCs/>
                                      <w:color w:val="FFFFFF"/>
                                      <w:kern w:val="24"/>
                                      <w:sz w:val="28"/>
                                      <w:szCs w:val="28"/>
                                    </w:rPr>
                                  </w:pPr>
                                  <w:r>
                                    <w:rPr>
                                      <w:rFonts w:cs="Calibri"/>
                                      <w:b/>
                                      <w:bCs/>
                                      <w:color w:val="FFFFFF"/>
                                      <w:kern w:val="24"/>
                                      <w:sz w:val="28"/>
                                      <w:szCs w:val="28"/>
                                    </w:rPr>
                                    <w:t>UX Experts</w:t>
                                  </w:r>
                                  <w:r w:rsidR="009B483D">
                                    <w:rPr>
                                      <w:rFonts w:cs="Calibri"/>
                                      <w:b/>
                                      <w:bCs/>
                                      <w:color w:val="FFFFFF"/>
                                      <w:kern w:val="24"/>
                                      <w:sz w:val="28"/>
                                      <w:szCs w:val="28"/>
                                    </w:rPr>
                                    <w:t xml:space="preserve">     </w:t>
                                  </w:r>
                                </w:p>
                              </w:txbxContent>
                            </wps:txbx>
                            <wps:bodyPr spcFirstLastPara="1" wrap="square" lIns="91425" tIns="91425" rIns="91425" bIns="91425" anchor="ctr" anchorCtr="0">
                              <a:noAutofit/>
                            </wps:bodyPr>
                          </wps:wsp>
                        </wpg:grpSp>
                        <wps:wsp>
                          <wps:cNvPr id="106" name="Rounded Rectangle 106"/>
                          <wps:cNvSpPr/>
                          <wps:spPr>
                            <a:xfrm>
                              <a:off x="0" y="0"/>
                              <a:ext cx="468000" cy="6904727"/>
                            </a:xfrm>
                            <a:prstGeom prst="roundRect">
                              <a:avLst/>
                            </a:prstGeom>
                            <a:solidFill>
                              <a:srgbClr val="F6D55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415F2" w14:textId="77777777" w:rsidR="009B483D" w:rsidRDefault="009B483D"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Summary of Interview Findings</w:t>
                                </w:r>
                              </w:p>
                            </w:txbxContent>
                          </wps:txbx>
                          <wps:bodyPr vert="vert270" rtlCol="0" anchor="ctr"/>
                        </wps:wsp>
                        <wpg:grpSp>
                          <wpg:cNvPr id="107" name="Google Shape;415;p21"/>
                          <wpg:cNvGrpSpPr/>
                          <wpg:grpSpPr>
                            <a:xfrm>
                              <a:off x="585216" y="2340864"/>
                              <a:ext cx="7474503" cy="2239348"/>
                              <a:chOff x="537478" y="2343404"/>
                              <a:chExt cx="2224812" cy="2239532"/>
                            </a:xfrm>
                          </wpg:grpSpPr>
                          <wps:wsp>
                            <wps:cNvPr id="108" name="Google Shape;416;p21"/>
                            <wps:cNvSpPr/>
                            <wps:spPr>
                              <a:xfrm rot="10800000" flipH="1">
                                <a:off x="537480" y="3034936"/>
                                <a:ext cx="2224809" cy="154800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10" name="Google Shape;419;p21"/>
                            <wps:cNvSpPr/>
                            <wps:spPr>
                              <a:xfrm>
                                <a:off x="537478" y="2343404"/>
                                <a:ext cx="2224812" cy="586800"/>
                              </a:xfrm>
                              <a:prstGeom prst="round2SameRect">
                                <a:avLst>
                                  <a:gd name="adj1" fmla="val 16667"/>
                                  <a:gd name="adj2" fmla="val 0"/>
                                </a:avLst>
                              </a:prstGeom>
                              <a:solidFill>
                                <a:srgbClr val="20639B"/>
                              </a:solidFill>
                              <a:ln>
                                <a:noFill/>
                              </a:ln>
                            </wps:spPr>
                            <wps:txbx>
                              <w:txbxContent>
                                <w:p w14:paraId="2149AF5F"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Clarity</w:t>
                                  </w:r>
                                </w:p>
                              </w:txbxContent>
                            </wps:txbx>
                            <wps:bodyPr spcFirstLastPara="1" wrap="square" lIns="91425" tIns="91425" rIns="91425" bIns="91425" anchor="ctr" anchorCtr="0">
                              <a:noAutofit/>
                            </wps:bodyPr>
                          </wps:wsp>
                        </wpg:grpSp>
                        <wpg:grpSp>
                          <wpg:cNvPr id="111" name="Google Shape;415;p21"/>
                          <wpg:cNvGrpSpPr/>
                          <wpg:grpSpPr>
                            <a:xfrm>
                              <a:off x="585216" y="4693920"/>
                              <a:ext cx="7474631" cy="2219410"/>
                              <a:chOff x="537478" y="4689141"/>
                              <a:chExt cx="2224850" cy="2219593"/>
                            </a:xfrm>
                          </wpg:grpSpPr>
                          <wps:wsp>
                            <wps:cNvPr id="112" name="Google Shape;416;p21"/>
                            <wps:cNvSpPr/>
                            <wps:spPr>
                              <a:xfrm rot="10800000" flipH="1">
                                <a:off x="537483" y="5360734"/>
                                <a:ext cx="2224845" cy="154800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114" name="Google Shape;419;p21"/>
                            <wps:cNvSpPr/>
                            <wps:spPr>
                              <a:xfrm>
                                <a:off x="537478" y="4689141"/>
                                <a:ext cx="2224736" cy="585600"/>
                              </a:xfrm>
                              <a:prstGeom prst="round2SameRect">
                                <a:avLst>
                                  <a:gd name="adj1" fmla="val 16667"/>
                                  <a:gd name="adj2" fmla="val 0"/>
                                </a:avLst>
                              </a:prstGeom>
                              <a:solidFill>
                                <a:srgbClr val="3CAEA3"/>
                              </a:solidFill>
                              <a:ln>
                                <a:noFill/>
                              </a:ln>
                            </wps:spPr>
                            <wps:txbx>
                              <w:txbxContent>
                                <w:p w14:paraId="2EDEE586"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Familiarity</w:t>
                                  </w:r>
                                </w:p>
                              </w:txbxContent>
                            </wps:txbx>
                            <wps:bodyPr spcFirstLastPara="1" wrap="square" lIns="91425" tIns="91425" rIns="91425" bIns="91425" anchor="ctr" anchorCtr="0">
                              <a:noAutofit/>
                            </wps:bodyPr>
                          </wps:wsp>
                        </wpg:grpSp>
                        <wps:wsp>
                          <wps:cNvPr id="115" name="Google Shape;418;p21"/>
                          <wps:cNvSpPr txBox="1"/>
                          <wps:spPr>
                            <a:xfrm>
                              <a:off x="585216" y="3032339"/>
                              <a:ext cx="7473569" cy="1541145"/>
                            </a:xfrm>
                            <a:prstGeom prst="rect">
                              <a:avLst/>
                            </a:prstGeom>
                            <a:noFill/>
                            <a:ln>
                              <a:noFill/>
                            </a:ln>
                          </wps:spPr>
                          <wps:txbx>
                            <w:txbxContent>
                              <w:p w14:paraId="28A3AE53" w14:textId="1FC7378A"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Clarity of user story should be considered when planning a feature</w:t>
                                </w:r>
                                <w:r w:rsidR="006A12AF">
                                  <w:rPr>
                                    <w:rFonts w:cs="Calibri"/>
                                    <w:color w:val="1D1C1D"/>
                                    <w:kern w:val="24"/>
                                    <w:sz w:val="28"/>
                                    <w:szCs w:val="28"/>
                                  </w:rPr>
                                  <w:t>.</w:t>
                                </w:r>
                              </w:p>
                              <w:p w14:paraId="2A637BB9" w14:textId="38AA7DF4"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Feature should be detailed and clear before moving to the design phase</w:t>
                                </w:r>
                                <w:r w:rsidR="006A12AF">
                                  <w:rPr>
                                    <w:rFonts w:cs="Calibri"/>
                                    <w:color w:val="1D1C1D"/>
                                    <w:kern w:val="24"/>
                                    <w:sz w:val="28"/>
                                    <w:szCs w:val="28"/>
                                  </w:rPr>
                                  <w:t>.</w:t>
                                </w:r>
                              </w:p>
                              <w:p w14:paraId="458E2C51" w14:textId="75C8CD1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Wireframes are better than documents for gaining clear requirement</w:t>
                                </w:r>
                                <w:r w:rsidR="006A12AF">
                                  <w:rPr>
                                    <w:rFonts w:cs="Calibri"/>
                                    <w:color w:val="1D1C1D"/>
                                    <w:kern w:val="24"/>
                                    <w:sz w:val="28"/>
                                    <w:szCs w:val="28"/>
                                  </w:rPr>
                                  <w:t>.</w:t>
                                </w:r>
                              </w:p>
                              <w:p w14:paraId="5E551E4B" w14:textId="3BA7503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Complexity of the feature should be defined and clear in order to determine if UX experiments are necessary.</w:t>
                                </w:r>
                              </w:p>
                            </w:txbxContent>
                          </wps:txbx>
                          <wps:bodyPr spcFirstLastPara="1" wrap="square" lIns="91425" tIns="91425" rIns="91425" bIns="91425" anchor="t" anchorCtr="0">
                            <a:noAutofit/>
                          </wps:bodyPr>
                        </wps:wsp>
                      </wpg:grpSp>
                      <wps:wsp>
                        <wps:cNvPr id="119" name="Google Shape;418;p21"/>
                        <wps:cNvSpPr txBox="1"/>
                        <wps:spPr>
                          <a:xfrm>
                            <a:off x="585216" y="5364480"/>
                            <a:ext cx="7473569" cy="1540247"/>
                          </a:xfrm>
                          <a:prstGeom prst="rect">
                            <a:avLst/>
                          </a:prstGeom>
                          <a:noFill/>
                          <a:ln>
                            <a:noFill/>
                          </a:ln>
                        </wps:spPr>
                        <wps:txbx>
                          <w:txbxContent>
                            <w:p w14:paraId="788FE1B9"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Having experience within the product domain helps when deciding to conduct UX experiments.</w:t>
                              </w:r>
                            </w:p>
                            <w:p w14:paraId="42D3694C"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Maturity of the UX designer is a factor when making decisions.</w:t>
                              </w:r>
                            </w:p>
                            <w:p w14:paraId="437B6273" w14:textId="330447AE"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Changing features that impact existing user behavior is challenging and requires intensive UX experiments</w:t>
                              </w:r>
                              <w:r w:rsidR="006A12AF">
                                <w:rPr>
                                  <w:rFonts w:eastAsia="Roboto" w:cs="Calibri"/>
                                  <w:color w:val="000000" w:themeColor="text1"/>
                                  <w:kern w:val="24"/>
                                  <w:sz w:val="28"/>
                                  <w:szCs w:val="28"/>
                                </w:rPr>
                                <w:t>.</w:t>
                              </w:r>
                            </w:p>
                            <w:p w14:paraId="6F7CA772" w14:textId="67513FAA"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Introducing new features into the market takes a lot of effort and resources but can offer huge gains in value</w:t>
                              </w:r>
                              <w:r w:rsidR="000B4612">
                                <w:rPr>
                                  <w:rFonts w:eastAsia="Roboto" w:cs="Calibri"/>
                                  <w:color w:val="000000" w:themeColor="text1"/>
                                  <w:kern w:val="24"/>
                                  <w:sz w:val="28"/>
                                  <w:szCs w:val="28"/>
                                </w:rPr>
                                <w:t>.</w:t>
                              </w:r>
                            </w:p>
                          </w:txbxContent>
                        </wps:txbx>
                        <wps:bodyPr spcFirstLastPara="1" wrap="square" lIns="91425" tIns="91425" rIns="91425" bIns="91425"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5BA22D2" id="Group 122" o:spid="_x0000_s1031" style="position:absolute;margin-left:-24.2pt;margin-top:-56.5pt;width:634.65pt;height:544.35pt;z-index:251710464;mso-width-relative:margin;mso-height-relative:margin" coordsize="80598,6913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">
                <v:group id="Group 121" o:spid="_x0000_s1032" style="position:absolute;width:80598;height:69133" coordsize="80598,69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">
                  <v:group id="Google Shape;415;p21" o:spid="_x0000_s1033" style="position:absolute;left:5852;width:74745;height:22312" coordorigin="5374" coordsize="22248,223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">
                    <v:shape id="Google Shape;416;p21" o:spid="_x0000_s1034" style="position:absolute;left:5374;top:6834;width:22247;height:15480;rotation:180;flip:x;visibility:visible;mso-wrap-style:square;v-text-anchor:middle" coordsize="2224694,15480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" adj="-11796480,,5400" path="m90930,l2133764,v50219,,90930,40711,90930,90930l2224694,1548000r,l,1548000r,l,90930c,40711,40711,,90930,xe" filled="f" strokecolor="black [3200]">
                      <v:stroke startarrowwidth="narrow" startarrowlength="short" endarrowwidth="narrow" endarrowlength="short" joinstyle="round"/>
                      <v:formulas/>
                      <v:path arrowok="t" o:connecttype="custom" o:connectlocs="90930,0;2133764,0;2224694,90930;2224694,1548000;2224694,1548000;0,1548000;0,1548000;0,90930;90930,0" o:connectangles="0,0,0,0,0,0,0,0,0" textboxrect="0,0,2224694,1548000"/>
                      <v:textbox inset="2.53958mm,2.53958mm,2.53958mm,2.53958mm">
                        <w:txbxContent>
                          <w:p w14:paraId="08565DCF" w14:textId="77777777" w:rsidR="009B483D" w:rsidRDefault="009B483D" w:rsidP="009B483D">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v:textbox>
                    </v:shape>
                    <v:shape id="Google Shape;418;p21" o:spid="_x0000_s1035" type="#_x0000_t202" style="position:absolute;left:5410;top:6914;width:22212;height:123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" filled="f" stroked="f">
                      <v:textbox inset="2.53958mm,2.53958mm,2.53958mm,2.53958mm">
                        <w:txbxContent>
                          <w:p w14:paraId="7F8BC911" w14:textId="77777777"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There is an inherent tension between business and customer values, but they can be aligned to achieve success to product or service as neither should be neglected.</w:t>
                            </w:r>
                          </w:p>
                          <w:p w14:paraId="47EE5C9D" w14:textId="4B7B0D7B"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The majority of participants agreed that both should be taken into consideration, albeit with different levels of emphasis depending on the company's product strategy.</w:t>
                            </w:r>
                          </w:p>
                        </w:txbxContent>
                      </v:textbox>
                    </v:shape>
                    <v:shape id="Google Shape;419;p21" o:spid="_x0000_s1036" style="position:absolute;left:5374;width:22247;height:5856;visibility:visible;mso-wrap-style:square;v-text-anchor:middle" coordsize="2224658,585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" adj="-11796480,,5400" path="m97602,l2127056,v53904,,97602,43698,97602,97602l2224658,585600r,l,585600r,l,97602c,43698,43698,,97602,xe" fillcolor="#004062" stroked="f">
                      <v:stroke joinstyle="miter"/>
                      <v:formulas/>
                      <v:path arrowok="t" o:connecttype="custom" o:connectlocs="97602,0;2127056,0;2224658,97602;2224658,585600;2224658,585600;0,585600;0,585600;0,97602;97602,0" o:connectangles="0,0,0,0,0,0,0,0,0" textboxrect="0,0,2224658,585600"/>
                      <v:textbox inset="2.53958mm,2.53958mm,2.53958mm,2.53958mm">
                        <w:txbxContent>
                          <w:p w14:paraId="780A8446" w14:textId="24D18B11" w:rsidR="009B483D" w:rsidRDefault="005A1CD3" w:rsidP="000B4612">
                            <w:pPr>
                              <w:spacing w:after="0"/>
                              <w:jc w:val="center"/>
                              <w:rPr>
                                <w:rFonts w:cs="Calibri"/>
                                <w:b/>
                                <w:bCs/>
                                <w:color w:val="FFFFFF"/>
                                <w:kern w:val="24"/>
                                <w:sz w:val="28"/>
                                <w:szCs w:val="28"/>
                              </w:rPr>
                            </w:pPr>
                            <w:r>
                              <w:rPr>
                                <w:rFonts w:cs="Calibri"/>
                                <w:b/>
                                <w:bCs/>
                                <w:color w:val="FFFFFF"/>
                                <w:kern w:val="24"/>
                                <w:sz w:val="28"/>
                                <w:szCs w:val="28"/>
                              </w:rPr>
                              <w:t>UX Experts</w:t>
                            </w:r>
                            <w:r w:rsidR="009B483D">
                              <w:rPr>
                                <w:rFonts w:cs="Calibri"/>
                                <w:b/>
                                <w:bCs/>
                                <w:color w:val="FFFFFF"/>
                                <w:kern w:val="24"/>
                                <w:sz w:val="28"/>
                                <w:szCs w:val="28"/>
                              </w:rPr>
                              <w:t xml:space="preserve">     </w:t>
                            </w:r>
                          </w:p>
                        </w:txbxContent>
                      </v:textbox>
                    </v:shape>
                  </v:group>
                  <v:roundrect id="Rounded Rectangle 106" o:spid="_x0000_s1037" style="position:absolute;width:4680;height:69047;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" fillcolor="#f6d55c" stroked="f" strokeweight="1pt">
                    <v:stroke joinstyle="miter"/>
                    <v:textbox style="layout-flow:vertical;mso-layout-flow-alt:bottom-to-top">
                      <w:txbxContent>
                        <w:p w14:paraId="6D8415F2" w14:textId="77777777" w:rsidR="009B483D" w:rsidRDefault="009B483D"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Summary of Interview Findings</w:t>
                          </w:r>
                        </w:p>
                      </w:txbxContent>
                    </v:textbox>
                  </v:roundrect>
                  <v:group id="Google Shape;415;p21" o:spid="_x0000_s1038" style="position:absolute;left:5852;top:23408;width:74745;height:22394" coordorigin="5374,23434" coordsize="22248,223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">
                    <v:shape id="Google Shape;416;p21" o:spid="_x0000_s1039" style="position:absolute;left:5374;top:30349;width:22248;height:15480;rotation:180;flip:x;visibility:visible;mso-wrap-style:square;v-text-anchor:middle" coordsize="2224809,154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" path="m90930,l2133879,v50219,,90930,40711,90930,90930l2224809,1548000r,l,1548000r,l,90930c,40711,40711,,90930,xe" filled="f" strokecolor="black [3200]">
                      <v:stroke startarrowwidth="narrow" startarrowlength="short" endarrowwidth="narrow" endarrowlength="short"/>
                      <v:path arrowok="t" o:connecttype="custom" o:connectlocs="90930,0;2133879,0;2224809,90930;2224809,1548000;2224809,1548000;0,1548000;0,1548000;0,90930;90930,0" o:connectangles="0,0,0,0,0,0,0,0,0"/>
                    </v:shape>
                    <v:shape id="Google Shape;419;p21" o:spid="_x0000_s1040" style="position:absolute;left:5374;top:23434;width:22248;height:5868;visibility:visible;mso-wrap-style:square;v-text-anchor:middle" coordsize="2224812,5868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" adj="-11796480,,5400" path="m97802,l2127010,v54015,,97802,43787,97802,97802l2224812,586800r,l,586800r,l,97802c,43787,43787,,97802,xe" fillcolor="#20639b" stroked="f">
                      <v:stroke joinstyle="miter"/>
                      <v:formulas/>
                      <v:path arrowok="t" o:connecttype="custom" o:connectlocs="97802,0;2127010,0;2224812,97802;2224812,586800;2224812,586800;0,586800;0,586800;0,97802;97802,0" o:connectangles="0,0,0,0,0,0,0,0,0" textboxrect="0,0,2224812,586800"/>
                      <v:textbox inset="2.53958mm,2.53958mm,2.53958mm,2.53958mm">
                        <w:txbxContent>
                          <w:p w14:paraId="2149AF5F"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Clarity</w:t>
                            </w:r>
                          </w:p>
                        </w:txbxContent>
                      </v:textbox>
                    </v:shape>
                  </v:group>
                  <v:group id="Google Shape;415;p21" o:spid="_x0000_s1041" style="position:absolute;left:5852;top:46939;width:74746;height:22194" coordorigin="5374,46891" coordsize="22248,221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">
                    <v:shape id="Google Shape;416;p21" o:spid="_x0000_s1042" style="position:absolute;left:5374;top:53607;width:22249;height:15480;rotation:180;flip:x;visibility:visible;mso-wrap-style:square;v-text-anchor:middle" coordsize="2224845,1548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" path="m90930,l2133915,v50219,,90930,40711,90930,90930l2224845,1548000r,l,1548000r,l,90930c,40711,40711,,90930,xe" filled="f" strokecolor="black [3200]">
                      <v:stroke startarrowwidth="narrow" startarrowlength="short" endarrowwidth="narrow" endarrowlength="short"/>
                      <v:path arrowok="t" o:connecttype="custom" o:connectlocs="90930,0;2133915,0;2224845,90930;2224845,1548000;2224845,1548000;0,1548000;0,1548000;0,90930;90930,0" o:connectangles="0,0,0,0,0,0,0,0,0"/>
                    </v:shape>
                    <v:shape id="Google Shape;419;p21" o:spid="_x0000_s1043" style="position:absolute;left:5374;top:46891;width:22248;height:5856;visibility:visible;mso-wrap-style:square;v-text-anchor:middle" coordsize="2224736,5856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" adj="-11796480,,5400" path="m97602,l2127134,v53904,,97602,43698,97602,97602l2224736,585600r,l,585600r,l,97602c,43698,43698,,97602,xe" fillcolor="#3caea3" stroked="f">
                      <v:stroke joinstyle="miter"/>
                      <v:formulas/>
                      <v:path arrowok="t" o:connecttype="custom" o:connectlocs="97602,0;2127134,0;2224736,97602;2224736,585600;2224736,585600;0,585600;0,585600;0,97602;97602,0" o:connectangles="0,0,0,0,0,0,0,0,0" textboxrect="0,0,2224736,585600"/>
                      <v:textbox inset="2.53958mm,2.53958mm,2.53958mm,2.53958mm">
                        <w:txbxContent>
                          <w:p w14:paraId="2EDEE586" w14:textId="77777777" w:rsidR="009B483D" w:rsidRDefault="009B483D" w:rsidP="000B4612">
                            <w:pPr>
                              <w:spacing w:after="0"/>
                              <w:jc w:val="center"/>
                              <w:rPr>
                                <w:rFonts w:cs="Calibri"/>
                                <w:b/>
                                <w:bCs/>
                                <w:color w:val="FFFFFF"/>
                                <w:kern w:val="24"/>
                                <w:sz w:val="28"/>
                                <w:szCs w:val="28"/>
                              </w:rPr>
                            </w:pPr>
                            <w:r>
                              <w:rPr>
                                <w:rFonts w:cs="Calibri"/>
                                <w:b/>
                                <w:bCs/>
                                <w:color w:val="FFFFFF"/>
                                <w:kern w:val="24"/>
                                <w:sz w:val="28"/>
                                <w:szCs w:val="28"/>
                              </w:rPr>
                              <w:t>Familiarity</w:t>
                            </w:r>
                          </w:p>
                        </w:txbxContent>
                      </v:textbox>
                    </v:shape>
                  </v:group>
                  <v:shape id="Google Shape;418;p21" o:spid="_x0000_s1044" type="#_x0000_t202" style="position:absolute;left:5852;top:30323;width:74735;height:154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" filled="f" stroked="f">
                    <v:textbox inset="2.53958mm,2.53958mm,2.53958mm,2.53958mm">
                      <w:txbxContent>
                        <w:p w14:paraId="28A3AE53" w14:textId="1FC7378A"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Clarity of user story should be considered when planning a feature</w:t>
                          </w:r>
                          <w:r w:rsidR="006A12AF">
                            <w:rPr>
                              <w:rFonts w:cs="Calibri"/>
                              <w:color w:val="1D1C1D"/>
                              <w:kern w:val="24"/>
                              <w:sz w:val="28"/>
                              <w:szCs w:val="28"/>
                            </w:rPr>
                            <w:t>.</w:t>
                          </w:r>
                        </w:p>
                        <w:p w14:paraId="2A637BB9" w14:textId="38AA7DF4"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Feature should be detailed and clear before moving to the design phase</w:t>
                          </w:r>
                          <w:r w:rsidR="006A12AF">
                            <w:rPr>
                              <w:rFonts w:cs="Calibri"/>
                              <w:color w:val="1D1C1D"/>
                              <w:kern w:val="24"/>
                              <w:sz w:val="28"/>
                              <w:szCs w:val="28"/>
                            </w:rPr>
                            <w:t>.</w:t>
                          </w:r>
                        </w:p>
                        <w:p w14:paraId="458E2C51" w14:textId="75C8CD1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Wireframes are better than documents for gaining clear requirement</w:t>
                          </w:r>
                          <w:r w:rsidR="006A12AF">
                            <w:rPr>
                              <w:rFonts w:cs="Calibri"/>
                              <w:color w:val="1D1C1D"/>
                              <w:kern w:val="24"/>
                              <w:sz w:val="28"/>
                              <w:szCs w:val="28"/>
                            </w:rPr>
                            <w:t>.</w:t>
                          </w:r>
                        </w:p>
                        <w:p w14:paraId="5E551E4B" w14:textId="3BA75033" w:rsidR="009B483D" w:rsidRPr="009B483D" w:rsidRDefault="009B483D" w:rsidP="006C3EB9">
                          <w:pPr>
                            <w:pStyle w:val="ListParagraph"/>
                            <w:numPr>
                              <w:ilvl w:val="0"/>
                              <w:numId w:val="13"/>
                            </w:numPr>
                            <w:spacing w:after="0" w:line="240" w:lineRule="auto"/>
                            <w:ind w:left="567"/>
                            <w:rPr>
                              <w:rFonts w:cs="Calibri"/>
                              <w:color w:val="1D1C1D"/>
                              <w:kern w:val="24"/>
                              <w:sz w:val="28"/>
                              <w:szCs w:val="28"/>
                            </w:rPr>
                          </w:pPr>
                          <w:r w:rsidRPr="009B483D">
                            <w:rPr>
                              <w:rFonts w:cs="Calibri"/>
                              <w:color w:val="1D1C1D"/>
                              <w:kern w:val="24"/>
                              <w:sz w:val="28"/>
                              <w:szCs w:val="28"/>
                            </w:rPr>
                            <w:t>Complexity of the feature should be defined and clear in order to determine if UX experiments are necessary.</w:t>
                          </w:r>
                        </w:p>
                      </w:txbxContent>
                    </v:textbox>
                  </v:shape>
                </v:group>
                <v:shape id="Google Shape;418;p21" o:spid="_x0000_s1045" type="#_x0000_t202" style="position:absolute;left:5852;top:53644;width:74735;height:154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" filled="f" stroked="f">
                  <v:textbox inset="2.53958mm,2.53958mm,2.53958mm,2.53958mm">
                    <w:txbxContent>
                      <w:p w14:paraId="788FE1B9"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Having experience within the product domain helps when deciding to conduct UX experiments.</w:t>
                        </w:r>
                      </w:p>
                      <w:p w14:paraId="42D3694C" w14:textId="77777777"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Maturity of the UX designer is a factor when making decisions.</w:t>
                        </w:r>
                      </w:p>
                      <w:p w14:paraId="437B6273" w14:textId="330447AE"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Changing features that impact existing user behavior is challenging and requires intensive UX experiments</w:t>
                        </w:r>
                        <w:r w:rsidR="006A12AF">
                          <w:rPr>
                            <w:rFonts w:eastAsia="Roboto" w:cs="Calibri"/>
                            <w:color w:val="000000" w:themeColor="text1"/>
                            <w:kern w:val="24"/>
                            <w:sz w:val="28"/>
                            <w:szCs w:val="28"/>
                          </w:rPr>
                          <w:t>.</w:t>
                        </w:r>
                      </w:p>
                      <w:p w14:paraId="6F7CA772" w14:textId="67513FAA" w:rsidR="009B483D" w:rsidRPr="009B483D" w:rsidRDefault="009B483D" w:rsidP="006C3EB9">
                        <w:pPr>
                          <w:pStyle w:val="ListParagraph"/>
                          <w:numPr>
                            <w:ilvl w:val="0"/>
                            <w:numId w:val="13"/>
                          </w:numPr>
                          <w:spacing w:after="0" w:line="240" w:lineRule="auto"/>
                          <w:ind w:left="567"/>
                          <w:rPr>
                            <w:rFonts w:eastAsia="Roboto" w:cs="Calibri"/>
                            <w:color w:val="000000" w:themeColor="text1"/>
                            <w:kern w:val="24"/>
                            <w:sz w:val="28"/>
                            <w:szCs w:val="28"/>
                          </w:rPr>
                        </w:pPr>
                        <w:r w:rsidRPr="009B483D">
                          <w:rPr>
                            <w:rFonts w:eastAsia="Roboto" w:cs="Calibri"/>
                            <w:color w:val="000000" w:themeColor="text1"/>
                            <w:kern w:val="24"/>
                            <w:sz w:val="28"/>
                            <w:szCs w:val="28"/>
                          </w:rPr>
                          <w:t>Introducing new features into the market takes a lot of effort and resources but can offer huge gains in value</w:t>
                        </w:r>
                        <w:r w:rsidR="000B4612">
                          <w:rPr>
                            <w:rFonts w:eastAsia="Roboto" w:cs="Calibri"/>
                            <w:color w:val="000000" w:themeColor="text1"/>
                            <w:kern w:val="24"/>
                            <w:sz w:val="28"/>
                            <w:szCs w:val="28"/>
                          </w:rPr>
                          <w:t>.</w:t>
                        </w:r>
                      </w:p>
                    </w:txbxContent>
                  </v:textbox>
                </v:shape>
              </v:group>
            </w:pict>
          </mc:Fallback>
        </mc:AlternateContent>
      </w:r>
    </w:p>
    <w:p w14:paraId="7BAA5138" w14:textId="54B5C196" w:rsidR="009B483D" w:rsidRDefault="009B483D" w:rsidP="009B483D">
      <w:pPr>
        <w:spacing w:after="0" w:line="240" w:lineRule="auto"/>
        <w:rPr>
          <w:rFonts w:ascii="Times New Roman" w:hAnsi="Times New Roman" w:cs="Times New Roman"/>
          <w:sz w:val="24"/>
          <w:szCs w:val="24"/>
        </w:rPr>
      </w:pPr>
      <w:r>
        <w:rPr>
          <w:rFonts w:ascii="Times New Roman" w:hAnsi="Times New Roman" w:cs="Times New Roman"/>
          <w:sz w:val="24"/>
          <w:szCs w:val="24"/>
        </w:rPr>
        <w:br w:type="page"/>
      </w:r>
    </w:p>
    <w:p w14:paraId="1838025C" w14:textId="21F4F4A5" w:rsidR="005A1CD3" w:rsidRDefault="005A1CD3">
      <w:pPr>
        <w:spacing w:after="0" w:line="240" w:lineRule="auto"/>
        <w:rPr>
          <w:rFonts w:ascii="Times New Roman" w:hAnsi="Times New Roman" w:cs="Times New Roman"/>
          <w:sz w:val="24"/>
          <w:szCs w:val="24"/>
        </w:rPr>
      </w:pPr>
      <w:r w:rsidRPr="003E3628">
        <w:rPr>
          <w:rFonts w:ascii="Times New Roman" w:hAnsi="Times New Roman" w:cs="Times New Roman"/>
          <w:noProof/>
          <w:sz w:val="24"/>
          <w:szCs w:val="24"/>
        </w:rPr>
        <w:lastRenderedPageBreak/>
        <mc:AlternateContent>
          <mc:Choice Requires="wpg">
            <w:drawing>
              <wp:anchor distT="0" distB="0" distL="114300" distR="114300" simplePos="0" relativeHeight="251714560" behindDoc="0" locked="0" layoutInCell="1" allowOverlap="1" wp14:anchorId="0E9B4D10" wp14:editId="3942EDA4">
                <wp:simplePos x="0" y="0"/>
                <wp:positionH relativeFrom="column">
                  <wp:posOffset>0</wp:posOffset>
                </wp:positionH>
                <wp:positionV relativeFrom="paragraph">
                  <wp:posOffset>-587828</wp:posOffset>
                </wp:positionV>
                <wp:extent cx="8014913" cy="6893023"/>
                <wp:effectExtent l="0" t="0" r="12065" b="3175"/>
                <wp:wrapNone/>
                <wp:docPr id="13" name="Group 24"/>
                <wp:cNvGraphicFramePr/>
                <a:graphic xmlns:a="http://schemas.openxmlformats.org/drawingml/2006/main">
                  <a:graphicData uri="http://schemas.microsoft.com/office/word/2010/wordprocessingGroup">
                    <wpg:wgp>
                      <wpg:cNvGrpSpPr/>
                      <wpg:grpSpPr>
                        <a:xfrm>
                          <a:off x="0" y="0"/>
                          <a:ext cx="8014913" cy="6893023"/>
                          <a:chOff x="2851" y="1"/>
                          <a:chExt cx="7372783" cy="6893240"/>
                        </a:xfrm>
                      </wpg:grpSpPr>
                      <wpg:grpSp>
                        <wpg:cNvPr id="16" name="Google Shape;415;p21"/>
                        <wpg:cNvGrpSpPr/>
                        <wpg:grpSpPr>
                          <a:xfrm>
                            <a:off x="537318" y="1"/>
                            <a:ext cx="6837251" cy="3260747"/>
                            <a:chOff x="537432" y="1"/>
                            <a:chExt cx="2212377" cy="3260747"/>
                          </a:xfrm>
                        </wpg:grpSpPr>
                        <wps:wsp>
                          <wps:cNvPr id="17" name="Google Shape;416;p21"/>
                          <wps:cNvSpPr/>
                          <wps:spPr>
                            <a:xfrm rot="10800000" flipH="1">
                              <a:off x="537468" y="762418"/>
                              <a:ext cx="2212341" cy="2498330"/>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txbx>
                            <w:txbxContent>
                              <w:p w14:paraId="37BF5146" w14:textId="77777777" w:rsidR="005A1CD3" w:rsidRDefault="005A1CD3" w:rsidP="005A1CD3">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wps:txbx>
                          <wps:bodyPr spcFirstLastPara="1" wrap="square" lIns="91425" tIns="91425" rIns="91425" bIns="91425" anchor="ctr" anchorCtr="0">
                            <a:noAutofit/>
                          </wps:bodyPr>
                        </wps:wsp>
                        <wps:wsp>
                          <wps:cNvPr id="18" name="Google Shape;418;p21"/>
                          <wps:cNvSpPr txBox="1"/>
                          <wps:spPr>
                            <a:xfrm>
                              <a:off x="537432" y="775974"/>
                              <a:ext cx="2181954" cy="2484637"/>
                            </a:xfrm>
                            <a:prstGeom prst="rect">
                              <a:avLst/>
                            </a:prstGeom>
                            <a:noFill/>
                            <a:ln>
                              <a:noFill/>
                            </a:ln>
                          </wps:spPr>
                          <wps:txbx>
                            <w:txbxContent>
                              <w:p w14:paraId="5AEA0EF9" w14:textId="77777777" w:rsidR="005A1CD3" w:rsidRPr="003E3628" w:rsidRDefault="005A1CD3" w:rsidP="005A1CD3">
                                <w:pPr>
                                  <w:pStyle w:val="ListParagraph"/>
                                  <w:numPr>
                                    <w:ilvl w:val="0"/>
                                    <w:numId w:val="13"/>
                                  </w:numPr>
                                  <w:spacing w:after="0" w:line="240" w:lineRule="auto"/>
                                  <w:ind w:left="567"/>
                                  <w:rPr>
                                    <w:rFonts w:cs="Calibri"/>
                                    <w:color w:val="1D1C1D"/>
                                    <w:kern w:val="24"/>
                                    <w:sz w:val="28"/>
                                    <w:szCs w:val="28"/>
                                  </w:rPr>
                                </w:pPr>
                                <w:r w:rsidRPr="003E3628">
                                  <w:rPr>
                                    <w:rFonts w:cs="Calibri"/>
                                    <w:color w:val="1D1C1D"/>
                                    <w:kern w:val="24"/>
                                    <w:sz w:val="28"/>
                                    <w:szCs w:val="28"/>
                                  </w:rPr>
                                  <w:t xml:space="preserve">The evaluation of UX experiments relies heavily on three factors: </w:t>
                                </w:r>
                                <w:r w:rsidRPr="003E3628">
                                  <w:rPr>
                                    <w:rFonts w:cs="Calibri"/>
                                    <w:b/>
                                    <w:bCs/>
                                    <w:color w:val="1D1C1D"/>
                                    <w:kern w:val="24"/>
                                    <w:sz w:val="28"/>
                                    <w:szCs w:val="28"/>
                                  </w:rPr>
                                  <w:t>Potential Value</w:t>
                                </w:r>
                                <w:r w:rsidRPr="003E3628">
                                  <w:rPr>
                                    <w:rFonts w:cs="Calibri"/>
                                    <w:color w:val="1D1C1D"/>
                                    <w:kern w:val="24"/>
                                    <w:sz w:val="28"/>
                                    <w:szCs w:val="28"/>
                                  </w:rPr>
                                  <w:t xml:space="preserve">, </w:t>
                                </w:r>
                                <w:r w:rsidRPr="003E3628">
                                  <w:rPr>
                                    <w:rFonts w:cs="Calibri"/>
                                    <w:b/>
                                    <w:bCs/>
                                    <w:color w:val="1D1C1D"/>
                                    <w:kern w:val="24"/>
                                    <w:sz w:val="28"/>
                                    <w:szCs w:val="28"/>
                                  </w:rPr>
                                  <w:t>Familiarity</w:t>
                                </w:r>
                                <w:r w:rsidRPr="003E3628">
                                  <w:rPr>
                                    <w:rFonts w:cs="Calibri"/>
                                    <w:color w:val="1D1C1D"/>
                                    <w:kern w:val="24"/>
                                    <w:sz w:val="28"/>
                                    <w:szCs w:val="28"/>
                                  </w:rPr>
                                  <w:t xml:space="preserve">, and </w:t>
                                </w:r>
                                <w:r w:rsidRPr="003E3628">
                                  <w:rPr>
                                    <w:rFonts w:cs="Calibri"/>
                                    <w:b/>
                                    <w:bCs/>
                                    <w:color w:val="1D1C1D"/>
                                    <w:kern w:val="24"/>
                                    <w:sz w:val="28"/>
                                    <w:szCs w:val="28"/>
                                  </w:rPr>
                                  <w:t>Clarity</w:t>
                                </w:r>
                                <w:r w:rsidRPr="003E3628">
                                  <w:rPr>
                                    <w:rFonts w:cs="Calibri"/>
                                    <w:color w:val="1D1C1D"/>
                                    <w:kern w:val="24"/>
                                    <w:sz w:val="28"/>
                                    <w:szCs w:val="28"/>
                                  </w:rPr>
                                  <w:t>. </w:t>
                                </w:r>
                              </w:p>
                              <w:p w14:paraId="604D4577" w14:textId="77777777" w:rsidR="005A1CD3" w:rsidRPr="003E3628" w:rsidRDefault="005A1CD3" w:rsidP="005A1CD3">
                                <w:pPr>
                                  <w:pStyle w:val="ListParagraph"/>
                                  <w:numPr>
                                    <w:ilvl w:val="1"/>
                                    <w:numId w:val="13"/>
                                  </w:numPr>
                                  <w:spacing w:after="0" w:line="240" w:lineRule="auto"/>
                                  <w:rPr>
                                    <w:rFonts w:cs="Calibri"/>
                                    <w:color w:val="1D1C1D"/>
                                    <w:kern w:val="24"/>
                                    <w:sz w:val="28"/>
                                    <w:szCs w:val="28"/>
                                  </w:rPr>
                                </w:pPr>
                                <w:r w:rsidRPr="003E3628">
                                  <w:rPr>
                                    <w:rFonts w:cs="Calibri"/>
                                    <w:b/>
                                    <w:bCs/>
                                    <w:color w:val="1D1C1D"/>
                                    <w:kern w:val="24"/>
                                    <w:sz w:val="28"/>
                                    <w:szCs w:val="28"/>
                                  </w:rPr>
                                  <w:t xml:space="preserve">Potential Value: </w:t>
                                </w:r>
                                <w:r w:rsidRPr="003E3628">
                                  <w:rPr>
                                    <w:rFonts w:cs="Calibri"/>
                                    <w:color w:val="1D1C1D"/>
                                    <w:kern w:val="24"/>
                                    <w:sz w:val="28"/>
                                    <w:szCs w:val="28"/>
                                  </w:rPr>
                                  <w:t>has the greatest impact on the evaluation of UX experiments and must be high to ensure long-term profitability and growth.</w:t>
                                </w:r>
                              </w:p>
                              <w:p w14:paraId="0F6ECC5C" w14:textId="77777777" w:rsidR="005A1CD3" w:rsidRPr="003E3628" w:rsidRDefault="005A1CD3" w:rsidP="005A1CD3">
                                <w:pPr>
                                  <w:pStyle w:val="ListParagraph"/>
                                  <w:numPr>
                                    <w:ilvl w:val="1"/>
                                    <w:numId w:val="13"/>
                                  </w:numPr>
                                  <w:spacing w:after="0" w:line="240" w:lineRule="auto"/>
                                  <w:rPr>
                                    <w:rFonts w:cs="Calibri"/>
                                    <w:color w:val="1D1C1D"/>
                                    <w:kern w:val="24"/>
                                    <w:sz w:val="28"/>
                                    <w:szCs w:val="28"/>
                                  </w:rPr>
                                </w:pPr>
                                <w:r w:rsidRPr="003E3628">
                                  <w:rPr>
                                    <w:rFonts w:cs="Calibri"/>
                                    <w:b/>
                                    <w:bCs/>
                                    <w:color w:val="1D1C1D"/>
                                    <w:kern w:val="24"/>
                                    <w:sz w:val="28"/>
                                    <w:szCs w:val="28"/>
                                  </w:rPr>
                                  <w:t xml:space="preserve">Familiarity: </w:t>
                                </w:r>
                                <w:r w:rsidRPr="003E3628">
                                  <w:rPr>
                                    <w:rFonts w:cs="Calibri"/>
                                    <w:color w:val="1D1C1D"/>
                                    <w:kern w:val="24"/>
                                    <w:sz w:val="28"/>
                                    <w:szCs w:val="28"/>
                                  </w:rPr>
                                  <w:t>carries slightly more weight than Clarity; however, a high level of unfamiliarity may lead to users’ dissatisfaction.</w:t>
                                </w:r>
                              </w:p>
                              <w:p w14:paraId="28A2AF01" w14:textId="77777777" w:rsidR="005A1CD3" w:rsidRPr="003E3628" w:rsidRDefault="005A1CD3" w:rsidP="005A1CD3">
                                <w:pPr>
                                  <w:pStyle w:val="ListParagraph"/>
                                  <w:numPr>
                                    <w:ilvl w:val="1"/>
                                    <w:numId w:val="13"/>
                                  </w:numPr>
                                  <w:spacing w:after="0" w:line="240" w:lineRule="auto"/>
                                  <w:rPr>
                                    <w:rFonts w:cs="Calibri"/>
                                    <w:color w:val="1D1C1D"/>
                                    <w:kern w:val="24"/>
                                    <w:sz w:val="28"/>
                                    <w:szCs w:val="28"/>
                                  </w:rPr>
                                </w:pPr>
                                <w:r w:rsidRPr="003E3628">
                                  <w:rPr>
                                    <w:rFonts w:cs="Calibri"/>
                                    <w:b/>
                                    <w:bCs/>
                                    <w:color w:val="1D1C1D"/>
                                    <w:kern w:val="24"/>
                                    <w:sz w:val="28"/>
                                    <w:szCs w:val="28"/>
                                  </w:rPr>
                                  <w:t xml:space="preserve">Clarity: </w:t>
                                </w:r>
                                <w:r w:rsidRPr="003E3628">
                                  <w:rPr>
                                    <w:rFonts w:cs="Calibri"/>
                                    <w:color w:val="1D1C1D"/>
                                    <w:kern w:val="24"/>
                                    <w:sz w:val="28"/>
                                    <w:szCs w:val="28"/>
                                  </w:rPr>
                                  <w:t>plays an important role in UX experiments, though not as significant as Potential Value or Familiarity.</w:t>
                                </w:r>
                              </w:p>
                              <w:p w14:paraId="04207B14" w14:textId="77777777" w:rsidR="005A1CD3" w:rsidRPr="003E3628" w:rsidRDefault="005A1CD3" w:rsidP="005A1CD3">
                                <w:pPr>
                                  <w:pStyle w:val="ListParagraph"/>
                                  <w:numPr>
                                    <w:ilvl w:val="0"/>
                                    <w:numId w:val="13"/>
                                  </w:numPr>
                                  <w:spacing w:after="0" w:line="240" w:lineRule="auto"/>
                                  <w:ind w:left="567"/>
                                  <w:rPr>
                                    <w:rFonts w:cs="Calibri"/>
                                    <w:color w:val="1D1C1D"/>
                                    <w:kern w:val="24"/>
                                    <w:sz w:val="28"/>
                                    <w:szCs w:val="28"/>
                                  </w:rPr>
                                </w:pPr>
                                <w:proofErr w:type="spellStart"/>
                                <w:r w:rsidRPr="003E3628">
                                  <w:rPr>
                                    <w:rFonts w:cs="Calibri"/>
                                    <w:b/>
                                    <w:bCs/>
                                    <w:color w:val="1D1C1D"/>
                                    <w:kern w:val="24"/>
                                    <w:sz w:val="28"/>
                                    <w:szCs w:val="28"/>
                                  </w:rPr>
                                  <w:t>UXScore</w:t>
                                </w:r>
                                <w:proofErr w:type="spellEnd"/>
                                <w:r w:rsidRPr="003E3628">
                                  <w:rPr>
                                    <w:rFonts w:cs="Calibri"/>
                                    <w:color w:val="1D1C1D"/>
                                    <w:kern w:val="24"/>
                                    <w:sz w:val="28"/>
                                    <w:szCs w:val="28"/>
                                  </w:rPr>
                                  <w:t xml:space="preserve"> is calculated by scoring each user story on a scale from 1 to 10, and the Weightings are 6:3:1 for Potential Value, Unfamiliarity and Unclarity respectively.</w:t>
                                </w:r>
                              </w:p>
                            </w:txbxContent>
                          </wps:txbx>
                          <wps:bodyPr spcFirstLastPara="1" wrap="square" lIns="91425" tIns="91425" rIns="91425" bIns="91425" anchor="t" anchorCtr="0">
                            <a:noAutofit/>
                          </wps:bodyPr>
                        </wps:wsp>
                        <wps:wsp>
                          <wps:cNvPr id="19" name="Google Shape;419;p21"/>
                          <wps:cNvSpPr/>
                          <wps:spPr>
                            <a:xfrm>
                              <a:off x="537470" y="1"/>
                              <a:ext cx="2212167" cy="666053"/>
                            </a:xfrm>
                            <a:prstGeom prst="round2SameRect">
                              <a:avLst>
                                <a:gd name="adj1" fmla="val 16667"/>
                                <a:gd name="adj2" fmla="val 0"/>
                              </a:avLst>
                            </a:prstGeom>
                            <a:solidFill>
                              <a:srgbClr val="004062"/>
                            </a:solidFill>
                            <a:ln>
                              <a:noFill/>
                            </a:ln>
                          </wps:spPr>
                          <wps:txbx>
                            <w:txbxContent>
                              <w:p w14:paraId="435053E9" w14:textId="77777777" w:rsidR="005A1CD3" w:rsidRDefault="005A1CD3" w:rsidP="005A1CD3">
                                <w:pPr>
                                  <w:spacing w:after="0"/>
                                  <w:jc w:val="center"/>
                                  <w:rPr>
                                    <w:rFonts w:cs="Calibri"/>
                                    <w:b/>
                                    <w:bCs/>
                                    <w:color w:val="FFFFFF"/>
                                    <w:kern w:val="24"/>
                                    <w:sz w:val="28"/>
                                    <w:szCs w:val="28"/>
                                  </w:rPr>
                                </w:pPr>
                                <w:r>
                                  <w:rPr>
                                    <w:rFonts w:cs="Calibri"/>
                                    <w:b/>
                                    <w:bCs/>
                                    <w:color w:val="FFFFFF"/>
                                    <w:kern w:val="24"/>
                                    <w:sz w:val="28"/>
                                    <w:szCs w:val="28"/>
                                  </w:rPr>
                                  <w:t xml:space="preserve">RQ1: </w:t>
                                </w:r>
                                <w:r w:rsidRPr="005A1CD3">
                                  <w:rPr>
                                    <w:rFonts w:cs="Calibri"/>
                                    <w:color w:val="FFFFFF"/>
                                    <w:kern w:val="24"/>
                                    <w:sz w:val="28"/>
                                    <w:szCs w:val="28"/>
                                  </w:rPr>
                                  <w:t>Does the UX-Estimator power-up</w:t>
                                </w:r>
                                <w:r>
                                  <w:rPr>
                                    <w:rFonts w:cs="Calibri"/>
                                    <w:color w:val="FFFFFF"/>
                                    <w:kern w:val="24"/>
                                    <w:sz w:val="28"/>
                                    <w:szCs w:val="28"/>
                                  </w:rPr>
                                  <w:t xml:space="preserve"> </w:t>
                                </w:r>
                                <w:r w:rsidRPr="005A1CD3">
                                  <w:rPr>
                                    <w:rFonts w:cs="Calibri"/>
                                    <w:color w:val="FFFFFF"/>
                                    <w:kern w:val="24"/>
                                    <w:sz w:val="28"/>
                                    <w:szCs w:val="28"/>
                                  </w:rPr>
                                  <w:t>effectively assist novice practitioners and agile teams in estimating effort associated with UX activities?</w:t>
                                </w:r>
                              </w:p>
                            </w:txbxContent>
                          </wps:txbx>
                          <wps:bodyPr spcFirstLastPara="1" wrap="square" lIns="91425" tIns="91425" rIns="91425" bIns="91425" anchor="ctr" anchorCtr="0">
                            <a:noAutofit/>
                          </wps:bodyPr>
                        </wps:wsp>
                      </wpg:grpSp>
                      <wps:wsp>
                        <wps:cNvPr id="20" name="Rounded Rectangle 20"/>
                        <wps:cNvSpPr/>
                        <wps:spPr>
                          <a:xfrm>
                            <a:off x="2851" y="1"/>
                            <a:ext cx="462628" cy="6870600"/>
                          </a:xfrm>
                          <a:prstGeom prst="roundRect">
                            <a:avLst/>
                          </a:prstGeom>
                          <a:solidFill>
                            <a:srgbClr val="F6D55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361870A" w14:textId="77777777" w:rsidR="005A1CD3" w:rsidRDefault="005A1CD3" w:rsidP="005A1CD3">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Summary of Interview Findings</w:t>
                              </w:r>
                            </w:p>
                            <w:p w14:paraId="245A6335" w14:textId="478C7B43" w:rsidR="005A1CD3" w:rsidRDefault="005A1CD3" w:rsidP="005A1CD3">
                              <w:pPr>
                                <w:spacing w:after="0"/>
                                <w:jc w:val="center"/>
                                <w:rPr>
                                  <w:rFonts w:asciiTheme="minorHAnsi" w:cstheme="minorBidi"/>
                                  <w:b/>
                                  <w:bCs/>
                                  <w:color w:val="FFFFFF" w:themeColor="light1"/>
                                  <w:kern w:val="24"/>
                                  <w:sz w:val="32"/>
                                  <w:szCs w:val="32"/>
                                </w:rPr>
                              </w:pPr>
                            </w:p>
                          </w:txbxContent>
                        </wps:txbx>
                        <wps:bodyPr vert="vert270" rtlCol="0" anchor="ctr"/>
                      </wps:wsp>
                      <wpg:grpSp>
                        <wpg:cNvPr id="21" name="Google Shape;415;p21"/>
                        <wpg:cNvGrpSpPr/>
                        <wpg:grpSpPr>
                          <a:xfrm>
                            <a:off x="537408" y="3398598"/>
                            <a:ext cx="6838226" cy="3494643"/>
                            <a:chOff x="537457" y="3398598"/>
                            <a:chExt cx="2212693" cy="3494643"/>
                          </a:xfrm>
                        </wpg:grpSpPr>
                        <wps:wsp>
                          <wps:cNvPr id="22" name="Google Shape;416;p21"/>
                          <wps:cNvSpPr/>
                          <wps:spPr>
                            <a:xfrm rot="10800000" flipH="1">
                              <a:off x="537471" y="4160865"/>
                              <a:ext cx="2212507" cy="2709984"/>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23" name="Google Shape;418;p21"/>
                          <wps:cNvSpPr txBox="1"/>
                          <wps:spPr>
                            <a:xfrm>
                              <a:off x="537457" y="4183257"/>
                              <a:ext cx="2181756" cy="2709984"/>
                            </a:xfrm>
                            <a:prstGeom prst="rect">
                              <a:avLst/>
                            </a:prstGeom>
                            <a:noFill/>
                            <a:ln>
                              <a:noFill/>
                            </a:ln>
                          </wps:spPr>
                          <wps:txbx>
                            <w:txbxContent>
                              <w:p w14:paraId="27D80689"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Conduct a Field study to find out any applications that may use new feature, and a Secondary study to observe implementation in different contexts.</w:t>
                                </w:r>
                              </w:p>
                              <w:p w14:paraId="257F7696"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 xml:space="preserve">High fidelity prototypes and In-person usability testing recommended for high value user </w:t>
                                </w:r>
                                <w:proofErr w:type="gramStart"/>
                                <w:r w:rsidRPr="003E3628">
                                  <w:rPr>
                                    <w:rFonts w:cs="Calibri"/>
                                    <w:color w:val="1D1C1D"/>
                                    <w:kern w:val="24"/>
                                    <w:sz w:val="28"/>
                                    <w:szCs w:val="28"/>
                                  </w:rPr>
                                  <w:t>stories;</w:t>
                                </w:r>
                                <w:proofErr w:type="gramEnd"/>
                                <w:r w:rsidRPr="003E3628">
                                  <w:rPr>
                                    <w:rFonts w:cs="Calibri"/>
                                    <w:color w:val="1D1C1D"/>
                                    <w:kern w:val="24"/>
                                    <w:sz w:val="28"/>
                                    <w:szCs w:val="28"/>
                                  </w:rPr>
                                  <w:t xml:space="preserve"> Remote testing more suitable for moderate value user stories.</w:t>
                                </w:r>
                              </w:p>
                              <w:p w14:paraId="25F5108A"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In-person usability testing is needed when feature is complex and involves multiple scenarios/cases.</w:t>
                                </w:r>
                              </w:p>
                              <w:p w14:paraId="458852E0"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Low fidelity prototype and design review sufficient when user story is clear &amp; simple.</w:t>
                                </w:r>
                              </w:p>
                              <w:p w14:paraId="19E045ED"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High fidelity prototypes preferred, especially if dealing w</w:t>
                                </w:r>
                                <w:r>
                                  <w:rPr>
                                    <w:rFonts w:cs="Calibri"/>
                                    <w:color w:val="1D1C1D"/>
                                    <w:kern w:val="24"/>
                                    <w:sz w:val="28"/>
                                    <w:szCs w:val="28"/>
                                  </w:rPr>
                                  <w:t xml:space="preserve">ith </w:t>
                                </w:r>
                                <w:r w:rsidRPr="003E3628">
                                  <w:rPr>
                                    <w:rFonts w:cs="Calibri"/>
                                    <w:color w:val="1D1C1D"/>
                                    <w:kern w:val="24"/>
                                    <w:sz w:val="28"/>
                                    <w:szCs w:val="28"/>
                                  </w:rPr>
                                  <w:t>multiple stakeholders considering resources, time &amp; existing UI components.</w:t>
                                </w:r>
                              </w:p>
                              <w:p w14:paraId="4BE753D0"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User interviews necessary when story has high value or more details need to be explored.</w:t>
                                </w:r>
                              </w:p>
                            </w:txbxContent>
                          </wps:txbx>
                          <wps:bodyPr spcFirstLastPara="1" wrap="square" lIns="91425" tIns="91425" rIns="91425" bIns="91425" anchor="t" anchorCtr="0">
                            <a:noAutofit/>
                          </wps:bodyPr>
                        </wps:wsp>
                        <wps:wsp>
                          <wps:cNvPr id="24" name="Google Shape;419;p21"/>
                          <wps:cNvSpPr/>
                          <wps:spPr>
                            <a:xfrm>
                              <a:off x="537475" y="3398598"/>
                              <a:ext cx="2212675" cy="670582"/>
                            </a:xfrm>
                            <a:prstGeom prst="round2SameRect">
                              <a:avLst>
                                <a:gd name="adj1" fmla="val 16667"/>
                                <a:gd name="adj2" fmla="val 0"/>
                              </a:avLst>
                            </a:prstGeom>
                            <a:solidFill>
                              <a:srgbClr val="20639B"/>
                            </a:solidFill>
                            <a:ln>
                              <a:noFill/>
                            </a:ln>
                          </wps:spPr>
                          <wps:txbx>
                            <w:txbxContent>
                              <w:p w14:paraId="50F01AE4" w14:textId="77777777" w:rsidR="005A1CD3" w:rsidRPr="003E3628" w:rsidRDefault="005A1CD3" w:rsidP="005A1CD3">
                                <w:pPr>
                                  <w:spacing w:after="0"/>
                                  <w:jc w:val="center"/>
                                  <w:rPr>
                                    <w:rFonts w:cs="Calibri"/>
                                    <w:color w:val="FFFFFF"/>
                                    <w:kern w:val="24"/>
                                    <w:sz w:val="28"/>
                                    <w:szCs w:val="28"/>
                                  </w:rPr>
                                </w:pPr>
                                <w:r>
                                  <w:rPr>
                                    <w:rFonts w:cs="Calibri"/>
                                    <w:b/>
                                    <w:bCs/>
                                    <w:color w:val="FFFFFF"/>
                                    <w:kern w:val="24"/>
                                    <w:sz w:val="28"/>
                                    <w:szCs w:val="28"/>
                                  </w:rPr>
                                  <w:t xml:space="preserve">RQ2: </w:t>
                                </w:r>
                                <w:r w:rsidRPr="005A1CD3">
                                  <w:rPr>
                                    <w:rFonts w:cs="Calibri"/>
                                    <w:color w:val="FFFFFF"/>
                                    <w:kern w:val="24"/>
                                    <w:sz w:val="28"/>
                                    <w:szCs w:val="28"/>
                                  </w:rPr>
                                  <w:t>Does the UX-Estimator power-up guide novice practitioners and agile teams in selecting appropriate UX methods?</w:t>
                                </w:r>
                              </w:p>
                            </w:txbxContent>
                          </wps:txbx>
                          <wps:bodyPr spcFirstLastPara="1" wrap="square" lIns="91425" tIns="91425" rIns="91425" bIns="91425" anchor="ctr"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0E9B4D10" id="Group 24" o:spid="_x0000_s1046" style="position:absolute;margin-left:0;margin-top:-46.3pt;width:631.1pt;height:542.75pt;z-index:251714560;mso-width-relative:margin;mso-height-relative:margin" coordorigin="28" coordsize="73727,689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">
                <v:group id="Google Shape;415;p21" o:spid="_x0000_s1047" style="position:absolute;left:5373;width:68372;height:32607" coordorigin="5374" coordsize="22123,32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">
                  <v:shape id="Google Shape;416;p21" o:spid="_x0000_s1048" style="position:absolute;left:5374;top:7624;width:22124;height:24983;rotation:180;flip:x;visibility:visible;mso-wrap-style:square;v-text-anchor:middle" coordsize="2212341,249833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" adj="-11796480,,5400" path="m129953,l2082388,v71771,,129953,58182,129953,129953l2212341,2498330r,l,2498330r,l,129953c,58182,58182,,129953,xe" filled="f" strokecolor="black [3200]">
                    <v:stroke startarrowwidth="narrow" startarrowlength="short" endarrowwidth="narrow" endarrowlength="short" joinstyle="round"/>
                    <v:formulas/>
                    <v:path arrowok="t" o:connecttype="custom" o:connectlocs="129953,0;2082388,0;2212341,129953;2212341,2498330;2212341,2498330;0,2498330;0,2498330;0,129953;129953,0" o:connectangles="0,0,0,0,0,0,0,0,0" textboxrect="0,0,2212341,2498330"/>
                    <v:textbox inset="2.53958mm,2.53958mm,2.53958mm,2.53958mm">
                      <w:txbxContent>
                        <w:p w14:paraId="37BF5146" w14:textId="77777777" w:rsidR="005A1CD3" w:rsidRDefault="005A1CD3" w:rsidP="005A1CD3">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v:textbox>
                  </v:shape>
                  <v:shape id="Google Shape;418;p21" o:spid="_x0000_s1049" type="#_x0000_t202" style="position:absolute;left:5374;top:7759;width:21819;height:2484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" filled="f" stroked="f">
                    <v:textbox inset="2.53958mm,2.53958mm,2.53958mm,2.53958mm">
                      <w:txbxContent>
                        <w:p w14:paraId="5AEA0EF9" w14:textId="77777777" w:rsidR="005A1CD3" w:rsidRPr="003E3628" w:rsidRDefault="005A1CD3" w:rsidP="005A1CD3">
                          <w:pPr>
                            <w:pStyle w:val="ListParagraph"/>
                            <w:numPr>
                              <w:ilvl w:val="0"/>
                              <w:numId w:val="13"/>
                            </w:numPr>
                            <w:spacing w:after="0" w:line="240" w:lineRule="auto"/>
                            <w:ind w:left="567"/>
                            <w:rPr>
                              <w:rFonts w:cs="Calibri"/>
                              <w:color w:val="1D1C1D"/>
                              <w:kern w:val="24"/>
                              <w:sz w:val="28"/>
                              <w:szCs w:val="28"/>
                            </w:rPr>
                          </w:pPr>
                          <w:r w:rsidRPr="003E3628">
                            <w:rPr>
                              <w:rFonts w:cs="Calibri"/>
                              <w:color w:val="1D1C1D"/>
                              <w:kern w:val="24"/>
                              <w:sz w:val="28"/>
                              <w:szCs w:val="28"/>
                            </w:rPr>
                            <w:t xml:space="preserve">The evaluation of UX experiments relies heavily on three factors: </w:t>
                          </w:r>
                          <w:r w:rsidRPr="003E3628">
                            <w:rPr>
                              <w:rFonts w:cs="Calibri"/>
                              <w:b/>
                              <w:bCs/>
                              <w:color w:val="1D1C1D"/>
                              <w:kern w:val="24"/>
                              <w:sz w:val="28"/>
                              <w:szCs w:val="28"/>
                            </w:rPr>
                            <w:t>Potential Value</w:t>
                          </w:r>
                          <w:r w:rsidRPr="003E3628">
                            <w:rPr>
                              <w:rFonts w:cs="Calibri"/>
                              <w:color w:val="1D1C1D"/>
                              <w:kern w:val="24"/>
                              <w:sz w:val="28"/>
                              <w:szCs w:val="28"/>
                            </w:rPr>
                            <w:t xml:space="preserve">, </w:t>
                          </w:r>
                          <w:r w:rsidRPr="003E3628">
                            <w:rPr>
                              <w:rFonts w:cs="Calibri"/>
                              <w:b/>
                              <w:bCs/>
                              <w:color w:val="1D1C1D"/>
                              <w:kern w:val="24"/>
                              <w:sz w:val="28"/>
                              <w:szCs w:val="28"/>
                            </w:rPr>
                            <w:t>Familiarity</w:t>
                          </w:r>
                          <w:r w:rsidRPr="003E3628">
                            <w:rPr>
                              <w:rFonts w:cs="Calibri"/>
                              <w:color w:val="1D1C1D"/>
                              <w:kern w:val="24"/>
                              <w:sz w:val="28"/>
                              <w:szCs w:val="28"/>
                            </w:rPr>
                            <w:t xml:space="preserve">, and </w:t>
                          </w:r>
                          <w:r w:rsidRPr="003E3628">
                            <w:rPr>
                              <w:rFonts w:cs="Calibri"/>
                              <w:b/>
                              <w:bCs/>
                              <w:color w:val="1D1C1D"/>
                              <w:kern w:val="24"/>
                              <w:sz w:val="28"/>
                              <w:szCs w:val="28"/>
                            </w:rPr>
                            <w:t>Clarity</w:t>
                          </w:r>
                          <w:r w:rsidRPr="003E3628">
                            <w:rPr>
                              <w:rFonts w:cs="Calibri"/>
                              <w:color w:val="1D1C1D"/>
                              <w:kern w:val="24"/>
                              <w:sz w:val="28"/>
                              <w:szCs w:val="28"/>
                            </w:rPr>
                            <w:t>. </w:t>
                          </w:r>
                        </w:p>
                        <w:p w14:paraId="604D4577" w14:textId="77777777" w:rsidR="005A1CD3" w:rsidRPr="003E3628" w:rsidRDefault="005A1CD3" w:rsidP="005A1CD3">
                          <w:pPr>
                            <w:pStyle w:val="ListParagraph"/>
                            <w:numPr>
                              <w:ilvl w:val="1"/>
                              <w:numId w:val="13"/>
                            </w:numPr>
                            <w:spacing w:after="0" w:line="240" w:lineRule="auto"/>
                            <w:rPr>
                              <w:rFonts w:cs="Calibri"/>
                              <w:color w:val="1D1C1D"/>
                              <w:kern w:val="24"/>
                              <w:sz w:val="28"/>
                              <w:szCs w:val="28"/>
                            </w:rPr>
                          </w:pPr>
                          <w:r w:rsidRPr="003E3628">
                            <w:rPr>
                              <w:rFonts w:cs="Calibri"/>
                              <w:b/>
                              <w:bCs/>
                              <w:color w:val="1D1C1D"/>
                              <w:kern w:val="24"/>
                              <w:sz w:val="28"/>
                              <w:szCs w:val="28"/>
                            </w:rPr>
                            <w:t xml:space="preserve">Potential Value: </w:t>
                          </w:r>
                          <w:r w:rsidRPr="003E3628">
                            <w:rPr>
                              <w:rFonts w:cs="Calibri"/>
                              <w:color w:val="1D1C1D"/>
                              <w:kern w:val="24"/>
                              <w:sz w:val="28"/>
                              <w:szCs w:val="28"/>
                            </w:rPr>
                            <w:t>has the greatest impact on the evaluation of UX experiments and must be high to ensure long-term profitability and growth.</w:t>
                          </w:r>
                        </w:p>
                        <w:p w14:paraId="0F6ECC5C" w14:textId="77777777" w:rsidR="005A1CD3" w:rsidRPr="003E3628" w:rsidRDefault="005A1CD3" w:rsidP="005A1CD3">
                          <w:pPr>
                            <w:pStyle w:val="ListParagraph"/>
                            <w:numPr>
                              <w:ilvl w:val="1"/>
                              <w:numId w:val="13"/>
                            </w:numPr>
                            <w:spacing w:after="0" w:line="240" w:lineRule="auto"/>
                            <w:rPr>
                              <w:rFonts w:cs="Calibri"/>
                              <w:color w:val="1D1C1D"/>
                              <w:kern w:val="24"/>
                              <w:sz w:val="28"/>
                              <w:szCs w:val="28"/>
                            </w:rPr>
                          </w:pPr>
                          <w:r w:rsidRPr="003E3628">
                            <w:rPr>
                              <w:rFonts w:cs="Calibri"/>
                              <w:b/>
                              <w:bCs/>
                              <w:color w:val="1D1C1D"/>
                              <w:kern w:val="24"/>
                              <w:sz w:val="28"/>
                              <w:szCs w:val="28"/>
                            </w:rPr>
                            <w:t xml:space="preserve">Familiarity: </w:t>
                          </w:r>
                          <w:r w:rsidRPr="003E3628">
                            <w:rPr>
                              <w:rFonts w:cs="Calibri"/>
                              <w:color w:val="1D1C1D"/>
                              <w:kern w:val="24"/>
                              <w:sz w:val="28"/>
                              <w:szCs w:val="28"/>
                            </w:rPr>
                            <w:t>carries slightly more weight than Clarity; however, a high level of unfamiliarity may lead to users’ dissatisfaction.</w:t>
                          </w:r>
                        </w:p>
                        <w:p w14:paraId="28A2AF01" w14:textId="77777777" w:rsidR="005A1CD3" w:rsidRPr="003E3628" w:rsidRDefault="005A1CD3" w:rsidP="005A1CD3">
                          <w:pPr>
                            <w:pStyle w:val="ListParagraph"/>
                            <w:numPr>
                              <w:ilvl w:val="1"/>
                              <w:numId w:val="13"/>
                            </w:numPr>
                            <w:spacing w:after="0" w:line="240" w:lineRule="auto"/>
                            <w:rPr>
                              <w:rFonts w:cs="Calibri"/>
                              <w:color w:val="1D1C1D"/>
                              <w:kern w:val="24"/>
                              <w:sz w:val="28"/>
                              <w:szCs w:val="28"/>
                            </w:rPr>
                          </w:pPr>
                          <w:r w:rsidRPr="003E3628">
                            <w:rPr>
                              <w:rFonts w:cs="Calibri"/>
                              <w:b/>
                              <w:bCs/>
                              <w:color w:val="1D1C1D"/>
                              <w:kern w:val="24"/>
                              <w:sz w:val="28"/>
                              <w:szCs w:val="28"/>
                            </w:rPr>
                            <w:t xml:space="preserve">Clarity: </w:t>
                          </w:r>
                          <w:r w:rsidRPr="003E3628">
                            <w:rPr>
                              <w:rFonts w:cs="Calibri"/>
                              <w:color w:val="1D1C1D"/>
                              <w:kern w:val="24"/>
                              <w:sz w:val="28"/>
                              <w:szCs w:val="28"/>
                            </w:rPr>
                            <w:t>plays an important role in UX experiments, though not as significant as Potential Value or Familiarity.</w:t>
                          </w:r>
                        </w:p>
                        <w:p w14:paraId="04207B14" w14:textId="77777777" w:rsidR="005A1CD3" w:rsidRPr="003E3628" w:rsidRDefault="005A1CD3" w:rsidP="005A1CD3">
                          <w:pPr>
                            <w:pStyle w:val="ListParagraph"/>
                            <w:numPr>
                              <w:ilvl w:val="0"/>
                              <w:numId w:val="13"/>
                            </w:numPr>
                            <w:spacing w:after="0" w:line="240" w:lineRule="auto"/>
                            <w:ind w:left="567"/>
                            <w:rPr>
                              <w:rFonts w:cs="Calibri"/>
                              <w:color w:val="1D1C1D"/>
                              <w:kern w:val="24"/>
                              <w:sz w:val="28"/>
                              <w:szCs w:val="28"/>
                            </w:rPr>
                          </w:pPr>
                          <w:proofErr w:type="spellStart"/>
                          <w:r w:rsidRPr="003E3628">
                            <w:rPr>
                              <w:rFonts w:cs="Calibri"/>
                              <w:b/>
                              <w:bCs/>
                              <w:color w:val="1D1C1D"/>
                              <w:kern w:val="24"/>
                              <w:sz w:val="28"/>
                              <w:szCs w:val="28"/>
                            </w:rPr>
                            <w:t>UXScore</w:t>
                          </w:r>
                          <w:proofErr w:type="spellEnd"/>
                          <w:r w:rsidRPr="003E3628">
                            <w:rPr>
                              <w:rFonts w:cs="Calibri"/>
                              <w:color w:val="1D1C1D"/>
                              <w:kern w:val="24"/>
                              <w:sz w:val="28"/>
                              <w:szCs w:val="28"/>
                            </w:rPr>
                            <w:t xml:space="preserve"> is calculated by scoring each user story on a scale from 1 to 10, and the Weightings are 6:3:1 for Potential Value, Unfamiliarity and Unclarity respectively.</w:t>
                          </w:r>
                        </w:p>
                      </w:txbxContent>
                    </v:textbox>
                  </v:shape>
                  <v:shape id="Google Shape;419;p21" o:spid="_x0000_s1050" style="position:absolute;left:5374;width:22122;height:6660;visibility:visible;mso-wrap-style:square;v-text-anchor:middle" coordsize="2212167,66605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" adj="-11796480,,5400" path="m111011,l2101156,v61310,,111011,49701,111011,111011l2212167,666053r,l,666053r,l,111011c,49701,49701,,111011,xe" fillcolor="#004062" stroked="f">
                    <v:stroke joinstyle="miter"/>
                    <v:formulas/>
                    <v:path arrowok="t" o:connecttype="custom" o:connectlocs="111011,0;2101156,0;2212167,111011;2212167,666053;2212167,666053;0,666053;0,666053;0,111011;111011,0" o:connectangles="0,0,0,0,0,0,0,0,0" textboxrect="0,0,2212167,666053"/>
                    <v:textbox inset="2.53958mm,2.53958mm,2.53958mm,2.53958mm">
                      <w:txbxContent>
                        <w:p w14:paraId="435053E9" w14:textId="77777777" w:rsidR="005A1CD3" w:rsidRDefault="005A1CD3" w:rsidP="005A1CD3">
                          <w:pPr>
                            <w:spacing w:after="0"/>
                            <w:jc w:val="center"/>
                            <w:rPr>
                              <w:rFonts w:cs="Calibri"/>
                              <w:b/>
                              <w:bCs/>
                              <w:color w:val="FFFFFF"/>
                              <w:kern w:val="24"/>
                              <w:sz w:val="28"/>
                              <w:szCs w:val="28"/>
                            </w:rPr>
                          </w:pPr>
                          <w:r>
                            <w:rPr>
                              <w:rFonts w:cs="Calibri"/>
                              <w:b/>
                              <w:bCs/>
                              <w:color w:val="FFFFFF"/>
                              <w:kern w:val="24"/>
                              <w:sz w:val="28"/>
                              <w:szCs w:val="28"/>
                            </w:rPr>
                            <w:t xml:space="preserve">RQ1: </w:t>
                          </w:r>
                          <w:r w:rsidRPr="005A1CD3">
                            <w:rPr>
                              <w:rFonts w:cs="Calibri"/>
                              <w:color w:val="FFFFFF"/>
                              <w:kern w:val="24"/>
                              <w:sz w:val="28"/>
                              <w:szCs w:val="28"/>
                            </w:rPr>
                            <w:t>Does the UX-Estimator power-up</w:t>
                          </w:r>
                          <w:r>
                            <w:rPr>
                              <w:rFonts w:cs="Calibri"/>
                              <w:color w:val="FFFFFF"/>
                              <w:kern w:val="24"/>
                              <w:sz w:val="28"/>
                              <w:szCs w:val="28"/>
                            </w:rPr>
                            <w:t xml:space="preserve"> </w:t>
                          </w:r>
                          <w:r w:rsidRPr="005A1CD3">
                            <w:rPr>
                              <w:rFonts w:cs="Calibri"/>
                              <w:color w:val="FFFFFF"/>
                              <w:kern w:val="24"/>
                              <w:sz w:val="28"/>
                              <w:szCs w:val="28"/>
                            </w:rPr>
                            <w:t>effectively assist novice practitioners and agile teams in estimating effort associated with UX activities?</w:t>
                          </w:r>
                        </w:p>
                      </w:txbxContent>
                    </v:textbox>
                  </v:shape>
                </v:group>
                <v:roundrect id="Rounded Rectangle 20" o:spid="_x0000_s1051" style="position:absolute;left:28;width:4626;height:68706;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" fillcolor="#f6d55c" stroked="f" strokeweight="1pt">
                  <v:stroke joinstyle="miter"/>
                  <v:textbox style="layout-flow:vertical;mso-layout-flow-alt:bottom-to-top">
                    <w:txbxContent>
                      <w:p w14:paraId="7361870A" w14:textId="77777777" w:rsidR="005A1CD3" w:rsidRDefault="005A1CD3" w:rsidP="005A1CD3">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Summary of Interview Findings</w:t>
                        </w:r>
                      </w:p>
                      <w:p w14:paraId="245A6335" w14:textId="478C7B43" w:rsidR="005A1CD3" w:rsidRDefault="005A1CD3" w:rsidP="005A1CD3">
                        <w:pPr>
                          <w:spacing w:after="0"/>
                          <w:jc w:val="center"/>
                          <w:rPr>
                            <w:rFonts w:asciiTheme="minorHAnsi" w:cstheme="minorBidi"/>
                            <w:b/>
                            <w:bCs/>
                            <w:color w:val="FFFFFF" w:themeColor="light1"/>
                            <w:kern w:val="24"/>
                            <w:sz w:val="32"/>
                            <w:szCs w:val="32"/>
                          </w:rPr>
                        </w:pPr>
                      </w:p>
                    </w:txbxContent>
                  </v:textbox>
                </v:roundrect>
                <v:group id="Google Shape;415;p21" o:spid="_x0000_s1052" style="position:absolute;left:5374;top:33985;width:68382;height:34947" coordorigin="5374,33985" coordsize="22126,349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Google Shape;416;p21" o:spid="_x0000_s1053" style="position:absolute;left:5374;top:41608;width:22125;height:27100;rotation:180;flip:x;visibility:visible;mso-wrap-style:square;v-text-anchor:middle" coordsize="2212507,27099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" path="m129963,l2082544,v71777,,129963,58186,129963,129963l2212507,2709984r,l,2709984r,l,129963c,58186,58186,,129963,xe" filled="f" strokecolor="black [3200]">
                    <v:stroke startarrowwidth="narrow" startarrowlength="short" endarrowwidth="narrow" endarrowlength="short"/>
                    <v:path arrowok="t" o:connecttype="custom" o:connectlocs="129963,0;2082544,0;2212507,129963;2212507,2709984;2212507,2709984;0,2709984;0,2709984;0,129963;129963,0" o:connectangles="0,0,0,0,0,0,0,0,0"/>
                  </v:shape>
                  <v:shape id="Google Shape;418;p21" o:spid="_x0000_s1054" type="#_x0000_t202" style="position:absolute;left:5374;top:41832;width:21818;height:271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" filled="f" stroked="f">
                    <v:textbox inset="2.53958mm,2.53958mm,2.53958mm,2.53958mm">
                      <w:txbxContent>
                        <w:p w14:paraId="27D80689"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Conduct a Field study to find out any applications that may use new feature, and a Secondary study to observe implementation in different contexts.</w:t>
                          </w:r>
                        </w:p>
                        <w:p w14:paraId="257F7696"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 xml:space="preserve">High fidelity prototypes and In-person usability testing recommended for high value user </w:t>
                          </w:r>
                          <w:proofErr w:type="gramStart"/>
                          <w:r w:rsidRPr="003E3628">
                            <w:rPr>
                              <w:rFonts w:cs="Calibri"/>
                              <w:color w:val="1D1C1D"/>
                              <w:kern w:val="24"/>
                              <w:sz w:val="28"/>
                              <w:szCs w:val="28"/>
                            </w:rPr>
                            <w:t>stories;</w:t>
                          </w:r>
                          <w:proofErr w:type="gramEnd"/>
                          <w:r w:rsidRPr="003E3628">
                            <w:rPr>
                              <w:rFonts w:cs="Calibri"/>
                              <w:color w:val="1D1C1D"/>
                              <w:kern w:val="24"/>
                              <w:sz w:val="28"/>
                              <w:szCs w:val="28"/>
                            </w:rPr>
                            <w:t xml:space="preserve"> Remote testing more suitable for moderate value user stories.</w:t>
                          </w:r>
                        </w:p>
                        <w:p w14:paraId="25F5108A"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In-person usability testing is needed when feature is complex and involves multiple scenarios/cases.</w:t>
                          </w:r>
                        </w:p>
                        <w:p w14:paraId="458852E0"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Low fidelity prototype and design review sufficient when user story is clear &amp; simple.</w:t>
                          </w:r>
                        </w:p>
                        <w:p w14:paraId="19E045ED"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High fidelity prototypes preferred, especially if dealing w</w:t>
                          </w:r>
                          <w:r>
                            <w:rPr>
                              <w:rFonts w:cs="Calibri"/>
                              <w:color w:val="1D1C1D"/>
                              <w:kern w:val="24"/>
                              <w:sz w:val="28"/>
                              <w:szCs w:val="28"/>
                            </w:rPr>
                            <w:t xml:space="preserve">ith </w:t>
                          </w:r>
                          <w:r w:rsidRPr="003E3628">
                            <w:rPr>
                              <w:rFonts w:cs="Calibri"/>
                              <w:color w:val="1D1C1D"/>
                              <w:kern w:val="24"/>
                              <w:sz w:val="28"/>
                              <w:szCs w:val="28"/>
                            </w:rPr>
                            <w:t>multiple stakeholders considering resources, time &amp; existing UI components.</w:t>
                          </w:r>
                        </w:p>
                        <w:p w14:paraId="4BE753D0" w14:textId="77777777" w:rsidR="005A1CD3"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3E3628">
                            <w:rPr>
                              <w:rFonts w:cs="Calibri"/>
                              <w:color w:val="1D1C1D"/>
                              <w:kern w:val="24"/>
                              <w:sz w:val="28"/>
                              <w:szCs w:val="28"/>
                            </w:rPr>
                            <w:t>User interviews necessary when story has high value or more details need to be explored.</w:t>
                          </w:r>
                        </w:p>
                      </w:txbxContent>
                    </v:textbox>
                  </v:shape>
                  <v:shape id="Google Shape;419;p21" o:spid="_x0000_s1055" style="position:absolute;left:5374;top:33985;width:22127;height:6706;visibility:visible;mso-wrap-style:square;v-text-anchor:middle" coordsize="2212675,67058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" adj="-11796480,,5400" path="m111766,l2100909,v61727,,111766,50039,111766,111766l2212675,670582r,l,670582r,l,111766c,50039,50039,,111766,xe" fillcolor="#20639b" stroked="f">
                    <v:stroke joinstyle="miter"/>
                    <v:formulas/>
                    <v:path arrowok="t" o:connecttype="custom" o:connectlocs="111766,0;2100909,0;2212675,111766;2212675,670582;2212675,670582;0,670582;0,670582;0,111766;111766,0" o:connectangles="0,0,0,0,0,0,0,0,0" textboxrect="0,0,2212675,670582"/>
                    <v:textbox inset="2.53958mm,2.53958mm,2.53958mm,2.53958mm">
                      <w:txbxContent>
                        <w:p w14:paraId="50F01AE4" w14:textId="77777777" w:rsidR="005A1CD3" w:rsidRPr="003E3628" w:rsidRDefault="005A1CD3" w:rsidP="005A1CD3">
                          <w:pPr>
                            <w:spacing w:after="0"/>
                            <w:jc w:val="center"/>
                            <w:rPr>
                              <w:rFonts w:cs="Calibri"/>
                              <w:color w:val="FFFFFF"/>
                              <w:kern w:val="24"/>
                              <w:sz w:val="28"/>
                              <w:szCs w:val="28"/>
                            </w:rPr>
                          </w:pPr>
                          <w:r>
                            <w:rPr>
                              <w:rFonts w:cs="Calibri"/>
                              <w:b/>
                              <w:bCs/>
                              <w:color w:val="FFFFFF"/>
                              <w:kern w:val="24"/>
                              <w:sz w:val="28"/>
                              <w:szCs w:val="28"/>
                            </w:rPr>
                            <w:t xml:space="preserve">RQ2: </w:t>
                          </w:r>
                          <w:r w:rsidRPr="005A1CD3">
                            <w:rPr>
                              <w:rFonts w:cs="Calibri"/>
                              <w:color w:val="FFFFFF"/>
                              <w:kern w:val="24"/>
                              <w:sz w:val="28"/>
                              <w:szCs w:val="28"/>
                            </w:rPr>
                            <w:t>Does the UX-Estimator power-up guide novice practitioners and agile teams in selecting appropriate UX methods?</w:t>
                          </w:r>
                        </w:p>
                      </w:txbxContent>
                    </v:textbox>
                  </v:shape>
                </v:group>
              </v:group>
            </w:pict>
          </mc:Fallback>
        </mc:AlternateContent>
      </w:r>
      <w:r>
        <w:rPr>
          <w:rFonts w:ascii="Times New Roman" w:hAnsi="Times New Roman" w:cs="Times New Roman"/>
          <w:sz w:val="24"/>
          <w:szCs w:val="24"/>
        </w:rPr>
        <w:br w:type="page"/>
      </w:r>
    </w:p>
    <w:p w14:paraId="28F80FDE" w14:textId="0158B038" w:rsidR="003E3628" w:rsidRPr="00564169" w:rsidRDefault="00E1697D" w:rsidP="003E3628">
      <w:pPr>
        <w:spacing w:after="0" w:line="240" w:lineRule="auto"/>
        <w:rPr>
          <w:rFonts w:ascii="Times New Roman" w:hAnsi="Times New Roman" w:cs="Times New Roman"/>
          <w:sz w:val="24"/>
          <w:szCs w:val="24"/>
          <w:rtl/>
        </w:rPr>
      </w:pPr>
      <w:r>
        <w:rPr>
          <w:rFonts w:ascii="Times New Roman" w:hAnsi="Times New Roman" w:cs="Times New Roman"/>
          <w:noProof/>
          <w:sz w:val="24"/>
          <w:szCs w:val="24"/>
          <w:rtl/>
          <w:lang w:val="ar-SA"/>
        </w:rPr>
        <w:lastRenderedPageBreak/>
        <mc:AlternateContent>
          <mc:Choice Requires="wpg">
            <w:drawing>
              <wp:anchor distT="0" distB="0" distL="114300" distR="114300" simplePos="0" relativeHeight="251693056" behindDoc="0" locked="0" layoutInCell="1" allowOverlap="1" wp14:anchorId="426CFE27" wp14:editId="62CE8A73">
                <wp:simplePos x="0" y="0"/>
                <wp:positionH relativeFrom="column">
                  <wp:posOffset>-819302</wp:posOffset>
                </wp:positionH>
                <wp:positionV relativeFrom="paragraph">
                  <wp:posOffset>-672998</wp:posOffset>
                </wp:positionV>
                <wp:extent cx="8011639" cy="6886877"/>
                <wp:effectExtent l="0" t="0" r="15240" b="0"/>
                <wp:wrapNone/>
                <wp:docPr id="27" name="Group 27"/>
                <wp:cNvGraphicFramePr/>
                <a:graphic xmlns:a="http://schemas.openxmlformats.org/drawingml/2006/main">
                  <a:graphicData uri="http://schemas.microsoft.com/office/word/2010/wordprocessingGroup">
                    <wpg:wgp>
                      <wpg:cNvGrpSpPr/>
                      <wpg:grpSpPr>
                        <a:xfrm>
                          <a:off x="0" y="0"/>
                          <a:ext cx="8011639" cy="6886877"/>
                          <a:chOff x="0" y="0"/>
                          <a:chExt cx="8011639" cy="6886877"/>
                        </a:xfrm>
                      </wpg:grpSpPr>
                      <wps:wsp>
                        <wps:cNvPr id="91" name="Google Shape;416;p21"/>
                        <wps:cNvSpPr/>
                        <wps:spPr>
                          <a:xfrm rot="10800000" flipH="1">
                            <a:off x="577900" y="760780"/>
                            <a:ext cx="7432618" cy="2498251"/>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txbx>
                          <w:txbxContent>
                            <w:p w14:paraId="63097FA2" w14:textId="77777777" w:rsidR="003E3628" w:rsidRDefault="003E3628" w:rsidP="003E3628">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wps:txbx>
                        <wps:bodyPr spcFirstLastPara="1" wrap="square" lIns="91425" tIns="91425" rIns="91425" bIns="91425" anchor="ctr" anchorCtr="0">
                          <a:noAutofit/>
                        </wps:bodyPr>
                      </wps:wsp>
                      <wps:wsp>
                        <wps:cNvPr id="92" name="Google Shape;418;p21"/>
                        <wps:cNvSpPr txBox="1"/>
                        <wps:spPr>
                          <a:xfrm>
                            <a:off x="577900" y="775411"/>
                            <a:ext cx="7330529" cy="2484559"/>
                          </a:xfrm>
                          <a:prstGeom prst="rect">
                            <a:avLst/>
                          </a:prstGeom>
                          <a:noFill/>
                          <a:ln>
                            <a:noFill/>
                          </a:ln>
                        </wps:spPr>
                        <wps:txbx>
                          <w:txbxContent>
                            <w:p w14:paraId="0A4D40F3" w14:textId="70AF4A5B" w:rsidR="00E1697D" w:rsidRPr="003E3628" w:rsidRDefault="00E1697D" w:rsidP="005A1CD3">
                              <w:pPr>
                                <w:pStyle w:val="ListParagraph"/>
                                <w:numPr>
                                  <w:ilvl w:val="0"/>
                                  <w:numId w:val="13"/>
                                </w:numPr>
                                <w:spacing w:after="0" w:line="240" w:lineRule="auto"/>
                                <w:ind w:left="567"/>
                                <w:rPr>
                                  <w:rFonts w:cs="Calibri"/>
                                  <w:color w:val="1D1C1D"/>
                                  <w:kern w:val="24"/>
                                  <w:sz w:val="28"/>
                                  <w:szCs w:val="28"/>
                                </w:rPr>
                              </w:pPr>
                              <w:r>
                                <w:rPr>
                                  <w:rFonts w:cs="Calibri"/>
                                  <w:color w:val="1D1C1D"/>
                                  <w:kern w:val="24"/>
                                  <w:sz w:val="28"/>
                                  <w:szCs w:val="28"/>
                                </w:rPr>
                                <w:t>The t</w:t>
                              </w:r>
                              <w:r w:rsidRPr="00E1697D">
                                <w:rPr>
                                  <w:rFonts w:cs="Calibri"/>
                                  <w:color w:val="1D1C1D"/>
                                  <w:kern w:val="24"/>
                                  <w:sz w:val="28"/>
                                  <w:szCs w:val="28"/>
                                </w:rPr>
                                <w:t>ool is beneficial for novice practitioners,</w:t>
                              </w:r>
                              <w:r>
                                <w:rPr>
                                  <w:rFonts w:cs="Calibri"/>
                                  <w:color w:val="1D1C1D"/>
                                  <w:kern w:val="24"/>
                                  <w:sz w:val="28"/>
                                  <w:szCs w:val="28"/>
                                </w:rPr>
                                <w:t xml:space="preserve"> </w:t>
                              </w:r>
                              <w:r w:rsidRPr="00E1697D">
                                <w:rPr>
                                  <w:rFonts w:cs="Calibri"/>
                                  <w:color w:val="1D1C1D"/>
                                  <w:kern w:val="24"/>
                                  <w:sz w:val="28"/>
                                  <w:szCs w:val="28"/>
                                </w:rPr>
                                <w:t>agile teams, and UX experts to maximize their time by helping determine which user stories to prioritize first.</w:t>
                              </w:r>
                            </w:p>
                            <w:p w14:paraId="32F0F477" w14:textId="10D182DC" w:rsidR="003E3628" w:rsidRPr="003E3628" w:rsidRDefault="00E1697D" w:rsidP="006C3EB9">
                              <w:pPr>
                                <w:pStyle w:val="ListParagraph"/>
                                <w:numPr>
                                  <w:ilvl w:val="0"/>
                                  <w:numId w:val="13"/>
                                </w:numPr>
                                <w:spacing w:after="0" w:line="240" w:lineRule="auto"/>
                                <w:ind w:left="567"/>
                                <w:rPr>
                                  <w:rFonts w:cs="Calibri"/>
                                  <w:color w:val="1D1C1D"/>
                                  <w:kern w:val="24"/>
                                  <w:sz w:val="28"/>
                                  <w:szCs w:val="28"/>
                                </w:rPr>
                              </w:pPr>
                              <w:r>
                                <w:rPr>
                                  <w:rFonts w:cs="Calibri"/>
                                  <w:color w:val="1D1C1D"/>
                                  <w:kern w:val="24"/>
                                  <w:sz w:val="28"/>
                                  <w:szCs w:val="28"/>
                                </w:rPr>
                                <w:t>The t</w:t>
                              </w:r>
                              <w:r w:rsidRPr="00E1697D">
                                <w:rPr>
                                  <w:rFonts w:cs="Calibri"/>
                                  <w:color w:val="1D1C1D"/>
                                  <w:kern w:val="24"/>
                                  <w:sz w:val="28"/>
                                  <w:szCs w:val="28"/>
                                </w:rPr>
                                <w:t>ool is an invaluable asset for both novice UX professionals and business</w:t>
                              </w:r>
                              <w:r>
                                <w:rPr>
                                  <w:rFonts w:cs="Calibri"/>
                                  <w:color w:val="1D1C1D"/>
                                  <w:kern w:val="24"/>
                                  <w:sz w:val="28"/>
                                  <w:szCs w:val="28"/>
                                </w:rPr>
                                <w:t xml:space="preserve"> </w:t>
                              </w:r>
                              <w:r w:rsidRPr="00E1697D">
                                <w:rPr>
                                  <w:rFonts w:cs="Calibri"/>
                                  <w:color w:val="1D1C1D"/>
                                  <w:kern w:val="24"/>
                                  <w:sz w:val="28"/>
                                  <w:szCs w:val="28"/>
                                </w:rPr>
                                <w:t>as it accurately provides the necessary effort required for desired features.</w:t>
                              </w:r>
                            </w:p>
                          </w:txbxContent>
                        </wps:txbx>
                        <wps:bodyPr spcFirstLastPara="1" wrap="square" lIns="91425" tIns="91425" rIns="91425" bIns="91425" anchor="t" anchorCtr="0">
                          <a:noAutofit/>
                        </wps:bodyPr>
                      </wps:wsp>
                      <wps:wsp>
                        <wps:cNvPr id="93" name="Google Shape;419;p21"/>
                        <wps:cNvSpPr/>
                        <wps:spPr>
                          <a:xfrm>
                            <a:off x="577900" y="0"/>
                            <a:ext cx="7432033" cy="666032"/>
                          </a:xfrm>
                          <a:prstGeom prst="round2SameRect">
                            <a:avLst>
                              <a:gd name="adj1" fmla="val 16667"/>
                              <a:gd name="adj2" fmla="val 0"/>
                            </a:avLst>
                          </a:prstGeom>
                          <a:solidFill>
                            <a:srgbClr val="004062"/>
                          </a:solidFill>
                          <a:ln>
                            <a:noFill/>
                          </a:ln>
                        </wps:spPr>
                        <wps:txbx>
                          <w:txbxContent>
                            <w:p w14:paraId="65A4A671" w14:textId="02BD709C" w:rsidR="003E3628" w:rsidRDefault="003E3628" w:rsidP="000B4612">
                              <w:pPr>
                                <w:spacing w:after="0"/>
                                <w:jc w:val="center"/>
                                <w:rPr>
                                  <w:rFonts w:cs="Calibri"/>
                                  <w:b/>
                                  <w:bCs/>
                                  <w:color w:val="FFFFFF"/>
                                  <w:kern w:val="24"/>
                                  <w:sz w:val="28"/>
                                  <w:szCs w:val="28"/>
                                </w:rPr>
                              </w:pPr>
                              <w:r>
                                <w:rPr>
                                  <w:rFonts w:cs="Calibri"/>
                                  <w:b/>
                                  <w:bCs/>
                                  <w:color w:val="FFFFFF"/>
                                  <w:kern w:val="24"/>
                                  <w:sz w:val="28"/>
                                  <w:szCs w:val="28"/>
                                </w:rPr>
                                <w:t xml:space="preserve">RQ1: </w:t>
                              </w:r>
                              <w:r w:rsidR="005A1CD3" w:rsidRPr="005A1CD3">
                                <w:rPr>
                                  <w:rFonts w:cs="Calibri"/>
                                  <w:color w:val="FFFFFF"/>
                                  <w:kern w:val="24"/>
                                  <w:sz w:val="28"/>
                                  <w:szCs w:val="28"/>
                                </w:rPr>
                                <w:t>Does the UX-Estimator power-up</w:t>
                              </w:r>
                              <w:r w:rsidR="005A1CD3">
                                <w:rPr>
                                  <w:rFonts w:cs="Calibri"/>
                                  <w:color w:val="FFFFFF"/>
                                  <w:kern w:val="24"/>
                                  <w:sz w:val="28"/>
                                  <w:szCs w:val="28"/>
                                </w:rPr>
                                <w:t xml:space="preserve"> </w:t>
                              </w:r>
                              <w:r w:rsidR="005A1CD3" w:rsidRPr="005A1CD3">
                                <w:rPr>
                                  <w:rFonts w:cs="Calibri"/>
                                  <w:color w:val="FFFFFF"/>
                                  <w:kern w:val="24"/>
                                  <w:sz w:val="28"/>
                                  <w:szCs w:val="28"/>
                                </w:rPr>
                                <w:t>effectively assist novice practitioners and agile teams in estimating effort associated with UX activities?</w:t>
                              </w:r>
                            </w:p>
                          </w:txbxContent>
                        </wps:txbx>
                        <wps:bodyPr spcFirstLastPara="1" wrap="square" lIns="91425" tIns="91425" rIns="91425" bIns="91425" anchor="ctr" anchorCtr="0">
                          <a:noAutofit/>
                        </wps:bodyPr>
                      </wps:wsp>
                      <wps:wsp>
                        <wps:cNvPr id="96" name="Google Shape;416;p21"/>
                        <wps:cNvSpPr/>
                        <wps:spPr>
                          <a:xfrm rot="10800000" flipH="1">
                            <a:off x="577900" y="4155033"/>
                            <a:ext cx="7433174" cy="2709898"/>
                          </a:xfrm>
                          <a:prstGeom prst="round2SameRect">
                            <a:avLst>
                              <a:gd name="adj1" fmla="val 5874"/>
                              <a:gd name="adj2" fmla="val 0"/>
                            </a:avLst>
                          </a:prstGeom>
                          <a:noFill/>
                          <a:ln w="9525" cap="flat" cmpd="sng">
                            <a:solidFill>
                              <a:schemeClr val="dk1"/>
                            </a:solidFill>
                            <a:prstDash val="solid"/>
                            <a:round/>
                            <a:headEnd type="none" w="sm" len="sm"/>
                            <a:tailEnd type="none" w="sm" len="sm"/>
                          </a:ln>
                        </wps:spPr>
                        <wps:bodyPr spcFirstLastPara="1" wrap="square" lIns="91425" tIns="91425" rIns="91425" bIns="91425" anchor="ctr" anchorCtr="0">
                          <a:noAutofit/>
                        </wps:bodyPr>
                      </wps:wsp>
                      <wps:wsp>
                        <wps:cNvPr id="94" name="Rounded Rectangle 94"/>
                        <wps:cNvSpPr/>
                        <wps:spPr>
                          <a:xfrm>
                            <a:off x="0" y="0"/>
                            <a:ext cx="502920" cy="6870384"/>
                          </a:xfrm>
                          <a:prstGeom prst="roundRect">
                            <a:avLst/>
                          </a:prstGeom>
                          <a:solidFill>
                            <a:srgbClr val="F6D55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921876" w14:textId="45AC9B3E" w:rsidR="003E3628" w:rsidRDefault="003E3628"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Key RQ Results</w:t>
                              </w:r>
                              <w:r w:rsidR="005A1CD3">
                                <w:rPr>
                                  <w:rFonts w:asciiTheme="minorHAnsi" w:cstheme="minorBidi"/>
                                  <w:b/>
                                  <w:bCs/>
                                  <w:color w:val="FFFFFF" w:themeColor="light1"/>
                                  <w:kern w:val="24"/>
                                  <w:sz w:val="32"/>
                                  <w:szCs w:val="32"/>
                                </w:rPr>
                                <w:t xml:space="preserve"> of the V</w:t>
                              </w:r>
                              <w:r w:rsidR="005A1CD3" w:rsidRPr="005A1CD3">
                                <w:rPr>
                                  <w:rFonts w:asciiTheme="minorHAnsi" w:cstheme="minorBidi"/>
                                  <w:b/>
                                  <w:bCs/>
                                  <w:color w:val="FFFFFF" w:themeColor="light1"/>
                                  <w:kern w:val="24"/>
                                  <w:sz w:val="32"/>
                                  <w:szCs w:val="32"/>
                                </w:rPr>
                                <w:t>alidation</w:t>
                              </w:r>
                              <w:r w:rsidR="005A1CD3">
                                <w:rPr>
                                  <w:rFonts w:asciiTheme="minorHAnsi" w:cstheme="minorBidi"/>
                                  <w:b/>
                                  <w:bCs/>
                                  <w:color w:val="FFFFFF" w:themeColor="light1"/>
                                  <w:kern w:val="24"/>
                                  <w:sz w:val="32"/>
                                  <w:szCs w:val="32"/>
                                </w:rPr>
                                <w:t xml:space="preserve"> S</w:t>
                              </w:r>
                              <w:r w:rsidR="005A1CD3" w:rsidRPr="005A1CD3">
                                <w:rPr>
                                  <w:rFonts w:asciiTheme="minorHAnsi" w:cstheme="minorBidi"/>
                                  <w:b/>
                                  <w:bCs/>
                                  <w:color w:val="FFFFFF" w:themeColor="light1"/>
                                  <w:kern w:val="24"/>
                                  <w:sz w:val="32"/>
                                  <w:szCs w:val="32"/>
                                </w:rPr>
                                <w:t>tudy</w:t>
                              </w:r>
                            </w:p>
                          </w:txbxContent>
                        </wps:txbx>
                        <wps:bodyPr vert="vert270" rtlCol="0" anchor="ctr"/>
                      </wps:wsp>
                      <wps:wsp>
                        <wps:cNvPr id="97" name="Google Shape;418;p21"/>
                        <wps:cNvSpPr txBox="1"/>
                        <wps:spPr>
                          <a:xfrm>
                            <a:off x="577900" y="4176979"/>
                            <a:ext cx="7329863" cy="2709898"/>
                          </a:xfrm>
                          <a:prstGeom prst="rect">
                            <a:avLst/>
                          </a:prstGeom>
                          <a:noFill/>
                          <a:ln>
                            <a:noFill/>
                          </a:ln>
                        </wps:spPr>
                        <wps:txbx>
                          <w:txbxContent>
                            <w:p w14:paraId="3505F30E" w14:textId="4F905F84" w:rsidR="003E3628"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5A1CD3">
                                <w:rPr>
                                  <w:rFonts w:cs="Calibri"/>
                                  <w:color w:val="1D1C1D"/>
                                  <w:kern w:val="24"/>
                                  <w:sz w:val="28"/>
                                  <w:szCs w:val="28"/>
                                </w:rPr>
                                <w:t xml:space="preserve">For novice practitioners, the suggested methods </w:t>
                              </w:r>
                              <w:r w:rsidR="00E1697D">
                                <w:rPr>
                                  <w:rFonts w:cs="Calibri"/>
                                  <w:color w:val="1D1C1D"/>
                                  <w:kern w:val="24"/>
                                  <w:sz w:val="28"/>
                                  <w:szCs w:val="28"/>
                                </w:rPr>
                                <w:t>that the</w:t>
                              </w:r>
                              <w:r w:rsidRPr="005A1CD3">
                                <w:rPr>
                                  <w:rFonts w:cs="Calibri"/>
                                  <w:color w:val="1D1C1D"/>
                                  <w:kern w:val="24"/>
                                  <w:sz w:val="28"/>
                                  <w:szCs w:val="28"/>
                                </w:rPr>
                                <w:t xml:space="preserve"> tool</w:t>
                              </w:r>
                              <w:r w:rsidR="00E1697D">
                                <w:rPr>
                                  <w:rFonts w:cs="Calibri"/>
                                  <w:color w:val="1D1C1D"/>
                                  <w:kern w:val="24"/>
                                  <w:sz w:val="28"/>
                                  <w:szCs w:val="28"/>
                                </w:rPr>
                                <w:t xml:space="preserve"> provides</w:t>
                              </w:r>
                              <w:r w:rsidRPr="005A1CD3">
                                <w:rPr>
                                  <w:rFonts w:cs="Calibri"/>
                                  <w:color w:val="1D1C1D"/>
                                  <w:kern w:val="24"/>
                                  <w:sz w:val="28"/>
                                  <w:szCs w:val="28"/>
                                </w:rPr>
                                <w:t xml:space="preserve"> is a good starting point.</w:t>
                              </w:r>
                            </w:p>
                          </w:txbxContent>
                        </wps:txbx>
                        <wps:bodyPr spcFirstLastPara="1" wrap="square" lIns="91425" tIns="91425" rIns="91425" bIns="91425" anchor="t" anchorCtr="0">
                          <a:noAutofit/>
                        </wps:bodyPr>
                      </wps:wsp>
                      <wps:wsp>
                        <wps:cNvPr id="98" name="Google Shape;419;p21"/>
                        <wps:cNvSpPr/>
                        <wps:spPr>
                          <a:xfrm>
                            <a:off x="577900" y="3372307"/>
                            <a:ext cx="7433739" cy="670561"/>
                          </a:xfrm>
                          <a:prstGeom prst="round2SameRect">
                            <a:avLst>
                              <a:gd name="adj1" fmla="val 16667"/>
                              <a:gd name="adj2" fmla="val 0"/>
                            </a:avLst>
                          </a:prstGeom>
                          <a:solidFill>
                            <a:srgbClr val="20639B"/>
                          </a:solidFill>
                          <a:ln>
                            <a:noFill/>
                          </a:ln>
                        </wps:spPr>
                        <wps:txbx>
                          <w:txbxContent>
                            <w:p w14:paraId="404A3C8C" w14:textId="18F44743" w:rsidR="003E3628" w:rsidRPr="003E3628" w:rsidRDefault="003E3628" w:rsidP="000B4612">
                              <w:pPr>
                                <w:spacing w:after="0"/>
                                <w:jc w:val="center"/>
                                <w:rPr>
                                  <w:rFonts w:cs="Calibri"/>
                                  <w:color w:val="FFFFFF"/>
                                  <w:kern w:val="24"/>
                                  <w:sz w:val="28"/>
                                  <w:szCs w:val="28"/>
                                </w:rPr>
                              </w:pPr>
                              <w:r>
                                <w:rPr>
                                  <w:rFonts w:cs="Calibri"/>
                                  <w:b/>
                                  <w:bCs/>
                                  <w:color w:val="FFFFFF"/>
                                  <w:kern w:val="24"/>
                                  <w:sz w:val="28"/>
                                  <w:szCs w:val="28"/>
                                </w:rPr>
                                <w:t xml:space="preserve">RQ2: </w:t>
                              </w:r>
                              <w:r w:rsidR="005A1CD3" w:rsidRPr="005A1CD3">
                                <w:rPr>
                                  <w:rFonts w:cs="Calibri"/>
                                  <w:color w:val="FFFFFF"/>
                                  <w:kern w:val="24"/>
                                  <w:sz w:val="28"/>
                                  <w:szCs w:val="28"/>
                                </w:rPr>
                                <w:t>Does the UX-Estimator power-up guide novice practitioners and agile teams in selecting appropriate UX methods?</w:t>
                              </w:r>
                            </w:p>
                          </w:txbxContent>
                        </wps:txbx>
                        <wps:bodyPr spcFirstLastPara="1" wrap="square" lIns="91425" tIns="91425" rIns="91425" bIns="91425" anchor="ctr" anchorCtr="0">
                          <a:noAutofit/>
                        </wps:bodyPr>
                      </wps:wsp>
                    </wpg:wgp>
                  </a:graphicData>
                </a:graphic>
              </wp:anchor>
            </w:drawing>
          </mc:Choice>
          <mc:Fallback>
            <w:pict>
              <v:group w14:anchorId="426CFE27" id="Group 27" o:spid="_x0000_s1056" style="position:absolute;margin-left:-64.5pt;margin-top:-53pt;width:630.85pt;height:542.25pt;z-index:251693056" coordsize="80116,6886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">
                <v:shape id="Google Shape;416;p21" o:spid="_x0000_s1057" style="position:absolute;left:5779;top:7607;width:74326;height:24983;rotation:180;flip:x;visibility:visible;mso-wrap-style:square;v-text-anchor:middle" coordsize="7432618,2498251"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" adj="-11796480,,5400" path="m146747,l7285871,v81046,,146747,65701,146747,146747l7432618,2498251r,l,2498251r,l,146747c,65701,65701,,146747,xe" filled="f" strokecolor="black [3200]">
                  <v:stroke startarrowwidth="narrow" startarrowlength="short" endarrowwidth="narrow" endarrowlength="short" joinstyle="round"/>
                  <v:formulas/>
                  <v:path arrowok="t" o:connecttype="custom" o:connectlocs="146747,0;7285871,0;7432618,146747;7432618,2498251;7432618,2498251;0,2498251;0,2498251;0,146747;146747,0" o:connectangles="0,0,0,0,0,0,0,0,0" textboxrect="0,0,7432618,2498251"/>
                  <v:textbox inset="2.53958mm,2.53958mm,2.53958mm,2.53958mm">
                    <w:txbxContent>
                      <w:p w14:paraId="63097FA2" w14:textId="77777777" w:rsidR="003E3628" w:rsidRDefault="003E3628" w:rsidP="003E3628">
                        <w:pPr>
                          <w:jc w:val="center"/>
                          <w:rPr>
                            <w:rFonts w:asciiTheme="minorHAnsi" w:cstheme="minorBidi"/>
                            <w:color w:val="000000" w:themeColor="text1"/>
                            <w:kern w:val="24"/>
                            <w:sz w:val="36"/>
                            <w:szCs w:val="36"/>
                          </w:rPr>
                        </w:pPr>
                        <w:r>
                          <w:rPr>
                            <w:rFonts w:asciiTheme="minorHAnsi" w:cstheme="minorBidi"/>
                            <w:color w:val="000000" w:themeColor="text1"/>
                            <w:kern w:val="24"/>
                            <w:sz w:val="36"/>
                            <w:szCs w:val="36"/>
                          </w:rPr>
                          <w:t xml:space="preserve">       </w:t>
                        </w:r>
                      </w:p>
                    </w:txbxContent>
                  </v:textbox>
                </v:shape>
                <v:shape id="Google Shape;418;p21" o:spid="_x0000_s1058" type="#_x0000_t202" style="position:absolute;left:5779;top:7754;width:73305;height:248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" filled="f" stroked="f">
                  <v:textbox inset="2.53958mm,2.53958mm,2.53958mm,2.53958mm">
                    <w:txbxContent>
                      <w:p w14:paraId="0A4D40F3" w14:textId="70AF4A5B" w:rsidR="00E1697D" w:rsidRPr="003E3628" w:rsidRDefault="00E1697D" w:rsidP="005A1CD3">
                        <w:pPr>
                          <w:pStyle w:val="ListParagraph"/>
                          <w:numPr>
                            <w:ilvl w:val="0"/>
                            <w:numId w:val="13"/>
                          </w:numPr>
                          <w:spacing w:after="0" w:line="240" w:lineRule="auto"/>
                          <w:ind w:left="567"/>
                          <w:rPr>
                            <w:rFonts w:cs="Calibri"/>
                            <w:color w:val="1D1C1D"/>
                            <w:kern w:val="24"/>
                            <w:sz w:val="28"/>
                            <w:szCs w:val="28"/>
                          </w:rPr>
                        </w:pPr>
                        <w:r>
                          <w:rPr>
                            <w:rFonts w:cs="Calibri"/>
                            <w:color w:val="1D1C1D"/>
                            <w:kern w:val="24"/>
                            <w:sz w:val="28"/>
                            <w:szCs w:val="28"/>
                          </w:rPr>
                          <w:t>The t</w:t>
                        </w:r>
                        <w:r w:rsidRPr="00E1697D">
                          <w:rPr>
                            <w:rFonts w:cs="Calibri"/>
                            <w:color w:val="1D1C1D"/>
                            <w:kern w:val="24"/>
                            <w:sz w:val="28"/>
                            <w:szCs w:val="28"/>
                          </w:rPr>
                          <w:t>ool is beneficial for novice practitioners,</w:t>
                        </w:r>
                        <w:r>
                          <w:rPr>
                            <w:rFonts w:cs="Calibri"/>
                            <w:color w:val="1D1C1D"/>
                            <w:kern w:val="24"/>
                            <w:sz w:val="28"/>
                            <w:szCs w:val="28"/>
                          </w:rPr>
                          <w:t xml:space="preserve"> </w:t>
                        </w:r>
                        <w:r w:rsidRPr="00E1697D">
                          <w:rPr>
                            <w:rFonts w:cs="Calibri"/>
                            <w:color w:val="1D1C1D"/>
                            <w:kern w:val="24"/>
                            <w:sz w:val="28"/>
                            <w:szCs w:val="28"/>
                          </w:rPr>
                          <w:t>agile teams, and UX experts to maximize their time by helping determine which user stories to prioritize first.</w:t>
                        </w:r>
                      </w:p>
                      <w:p w14:paraId="32F0F477" w14:textId="10D182DC" w:rsidR="003E3628" w:rsidRPr="003E3628" w:rsidRDefault="00E1697D" w:rsidP="006C3EB9">
                        <w:pPr>
                          <w:pStyle w:val="ListParagraph"/>
                          <w:numPr>
                            <w:ilvl w:val="0"/>
                            <w:numId w:val="13"/>
                          </w:numPr>
                          <w:spacing w:after="0" w:line="240" w:lineRule="auto"/>
                          <w:ind w:left="567"/>
                          <w:rPr>
                            <w:rFonts w:cs="Calibri"/>
                            <w:color w:val="1D1C1D"/>
                            <w:kern w:val="24"/>
                            <w:sz w:val="28"/>
                            <w:szCs w:val="28"/>
                          </w:rPr>
                        </w:pPr>
                        <w:r>
                          <w:rPr>
                            <w:rFonts w:cs="Calibri"/>
                            <w:color w:val="1D1C1D"/>
                            <w:kern w:val="24"/>
                            <w:sz w:val="28"/>
                            <w:szCs w:val="28"/>
                          </w:rPr>
                          <w:t>The t</w:t>
                        </w:r>
                        <w:r w:rsidRPr="00E1697D">
                          <w:rPr>
                            <w:rFonts w:cs="Calibri"/>
                            <w:color w:val="1D1C1D"/>
                            <w:kern w:val="24"/>
                            <w:sz w:val="28"/>
                            <w:szCs w:val="28"/>
                          </w:rPr>
                          <w:t>ool is an invaluable asset for both novice UX professionals and business</w:t>
                        </w:r>
                        <w:r>
                          <w:rPr>
                            <w:rFonts w:cs="Calibri"/>
                            <w:color w:val="1D1C1D"/>
                            <w:kern w:val="24"/>
                            <w:sz w:val="28"/>
                            <w:szCs w:val="28"/>
                          </w:rPr>
                          <w:t xml:space="preserve"> </w:t>
                        </w:r>
                        <w:r w:rsidRPr="00E1697D">
                          <w:rPr>
                            <w:rFonts w:cs="Calibri"/>
                            <w:color w:val="1D1C1D"/>
                            <w:kern w:val="24"/>
                            <w:sz w:val="28"/>
                            <w:szCs w:val="28"/>
                          </w:rPr>
                          <w:t>as it accurately provides the necessary effort required for desired features.</w:t>
                        </w:r>
                      </w:p>
                    </w:txbxContent>
                  </v:textbox>
                </v:shape>
                <v:shape id="Google Shape;419;p21" o:spid="_x0000_s1059" style="position:absolute;left:5779;width:74320;height:6660;visibility:visible;mso-wrap-style:square;v-text-anchor:middle" coordsize="7432033,666032"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" adj="-11796480,,5400" path="m111008,l7321025,v61308,,111008,49700,111008,111008l7432033,666032r,l,666032r,l,111008c,49700,49700,,111008,xe" fillcolor="#004062" stroked="f">
                  <v:stroke joinstyle="miter"/>
                  <v:formulas/>
                  <v:path arrowok="t" o:connecttype="custom" o:connectlocs="111008,0;7321025,0;7432033,111008;7432033,666032;7432033,666032;0,666032;0,666032;0,111008;111008,0" o:connectangles="0,0,0,0,0,0,0,0,0" textboxrect="0,0,7432033,666032"/>
                  <v:textbox inset="2.53958mm,2.53958mm,2.53958mm,2.53958mm">
                    <w:txbxContent>
                      <w:p w14:paraId="65A4A671" w14:textId="02BD709C" w:rsidR="003E3628" w:rsidRDefault="003E3628" w:rsidP="000B4612">
                        <w:pPr>
                          <w:spacing w:after="0"/>
                          <w:jc w:val="center"/>
                          <w:rPr>
                            <w:rFonts w:cs="Calibri"/>
                            <w:b/>
                            <w:bCs/>
                            <w:color w:val="FFFFFF"/>
                            <w:kern w:val="24"/>
                            <w:sz w:val="28"/>
                            <w:szCs w:val="28"/>
                          </w:rPr>
                        </w:pPr>
                        <w:r>
                          <w:rPr>
                            <w:rFonts w:cs="Calibri"/>
                            <w:b/>
                            <w:bCs/>
                            <w:color w:val="FFFFFF"/>
                            <w:kern w:val="24"/>
                            <w:sz w:val="28"/>
                            <w:szCs w:val="28"/>
                          </w:rPr>
                          <w:t xml:space="preserve">RQ1: </w:t>
                        </w:r>
                        <w:r w:rsidR="005A1CD3" w:rsidRPr="005A1CD3">
                          <w:rPr>
                            <w:rFonts w:cs="Calibri"/>
                            <w:color w:val="FFFFFF"/>
                            <w:kern w:val="24"/>
                            <w:sz w:val="28"/>
                            <w:szCs w:val="28"/>
                          </w:rPr>
                          <w:t>Does the UX-Estimator power-up</w:t>
                        </w:r>
                        <w:r w:rsidR="005A1CD3">
                          <w:rPr>
                            <w:rFonts w:cs="Calibri"/>
                            <w:color w:val="FFFFFF"/>
                            <w:kern w:val="24"/>
                            <w:sz w:val="28"/>
                            <w:szCs w:val="28"/>
                          </w:rPr>
                          <w:t xml:space="preserve"> </w:t>
                        </w:r>
                        <w:r w:rsidR="005A1CD3" w:rsidRPr="005A1CD3">
                          <w:rPr>
                            <w:rFonts w:cs="Calibri"/>
                            <w:color w:val="FFFFFF"/>
                            <w:kern w:val="24"/>
                            <w:sz w:val="28"/>
                            <w:szCs w:val="28"/>
                          </w:rPr>
                          <w:t>effectively assist novice practitioners and agile teams in estimating effort associated with UX activities?</w:t>
                        </w:r>
                      </w:p>
                    </w:txbxContent>
                  </v:textbox>
                </v:shape>
                <v:shape id="Google Shape;416;p21" o:spid="_x0000_s1060" style="position:absolute;left:5779;top:41550;width:74331;height:27099;rotation:180;flip:x;visibility:visible;mso-wrap-style:square;v-text-anchor:middle" coordsize="7433174,27098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" path="m159179,l7273995,v87912,,159179,71267,159179,159179l7433174,2709898r,l,2709898r,l,159179c,71267,71267,,159179,xe" filled="f" strokecolor="black [3200]">
                  <v:stroke startarrowwidth="narrow" startarrowlength="short" endarrowwidth="narrow" endarrowlength="short"/>
                  <v:path arrowok="t" o:connecttype="custom" o:connectlocs="159179,0;7273995,0;7433174,159179;7433174,2709898;7433174,2709898;0,2709898;0,2709898;0,159179;159179,0" o:connectangles="0,0,0,0,0,0,0,0,0"/>
                </v:shape>
                <v:roundrect id="Rounded Rectangle 94" o:spid="_x0000_s1061" style="position:absolute;width:5029;height:68703;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" fillcolor="#f6d55c" stroked="f" strokeweight="1pt">
                  <v:stroke joinstyle="miter"/>
                  <v:textbox style="layout-flow:vertical;mso-layout-flow-alt:bottom-to-top">
                    <w:txbxContent>
                      <w:p w14:paraId="78921876" w14:textId="45AC9B3E" w:rsidR="003E3628" w:rsidRDefault="003E3628" w:rsidP="000B4612">
                        <w:pPr>
                          <w:spacing w:after="0"/>
                          <w:jc w:val="center"/>
                          <w:rPr>
                            <w:rFonts w:asciiTheme="minorHAnsi" w:cstheme="minorBidi"/>
                            <w:b/>
                            <w:bCs/>
                            <w:color w:val="FFFFFF" w:themeColor="light1"/>
                            <w:kern w:val="24"/>
                            <w:sz w:val="32"/>
                            <w:szCs w:val="32"/>
                          </w:rPr>
                        </w:pPr>
                        <w:r>
                          <w:rPr>
                            <w:rFonts w:asciiTheme="minorHAnsi" w:cstheme="minorBidi"/>
                            <w:b/>
                            <w:bCs/>
                            <w:color w:val="FFFFFF" w:themeColor="light1"/>
                            <w:kern w:val="24"/>
                            <w:sz w:val="32"/>
                            <w:szCs w:val="32"/>
                          </w:rPr>
                          <w:t>Key RQ Results</w:t>
                        </w:r>
                        <w:r w:rsidR="005A1CD3">
                          <w:rPr>
                            <w:rFonts w:asciiTheme="minorHAnsi" w:cstheme="minorBidi"/>
                            <w:b/>
                            <w:bCs/>
                            <w:color w:val="FFFFFF" w:themeColor="light1"/>
                            <w:kern w:val="24"/>
                            <w:sz w:val="32"/>
                            <w:szCs w:val="32"/>
                          </w:rPr>
                          <w:t xml:space="preserve"> of the V</w:t>
                        </w:r>
                        <w:r w:rsidR="005A1CD3" w:rsidRPr="005A1CD3">
                          <w:rPr>
                            <w:rFonts w:asciiTheme="minorHAnsi" w:cstheme="minorBidi"/>
                            <w:b/>
                            <w:bCs/>
                            <w:color w:val="FFFFFF" w:themeColor="light1"/>
                            <w:kern w:val="24"/>
                            <w:sz w:val="32"/>
                            <w:szCs w:val="32"/>
                          </w:rPr>
                          <w:t>alidation</w:t>
                        </w:r>
                        <w:r w:rsidR="005A1CD3">
                          <w:rPr>
                            <w:rFonts w:asciiTheme="minorHAnsi" w:cstheme="minorBidi"/>
                            <w:b/>
                            <w:bCs/>
                            <w:color w:val="FFFFFF" w:themeColor="light1"/>
                            <w:kern w:val="24"/>
                            <w:sz w:val="32"/>
                            <w:szCs w:val="32"/>
                          </w:rPr>
                          <w:t xml:space="preserve"> S</w:t>
                        </w:r>
                        <w:r w:rsidR="005A1CD3" w:rsidRPr="005A1CD3">
                          <w:rPr>
                            <w:rFonts w:asciiTheme="minorHAnsi" w:cstheme="minorBidi"/>
                            <w:b/>
                            <w:bCs/>
                            <w:color w:val="FFFFFF" w:themeColor="light1"/>
                            <w:kern w:val="24"/>
                            <w:sz w:val="32"/>
                            <w:szCs w:val="32"/>
                          </w:rPr>
                          <w:t>tudy</w:t>
                        </w:r>
                      </w:p>
                    </w:txbxContent>
                  </v:textbox>
                </v:roundrect>
                <v:shape id="Google Shape;418;p21" o:spid="_x0000_s1062" type="#_x0000_t202" style="position:absolute;left:5779;top:41769;width:73298;height:27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" filled="f" stroked="f">
                  <v:textbox inset="2.53958mm,2.53958mm,2.53958mm,2.53958mm">
                    <w:txbxContent>
                      <w:p w14:paraId="3505F30E" w14:textId="4F905F84" w:rsidR="003E3628" w:rsidRPr="003E3628" w:rsidRDefault="005A1CD3" w:rsidP="005A1CD3">
                        <w:pPr>
                          <w:pStyle w:val="ListParagraph"/>
                          <w:numPr>
                            <w:ilvl w:val="0"/>
                            <w:numId w:val="14"/>
                          </w:numPr>
                          <w:spacing w:after="0" w:line="240" w:lineRule="auto"/>
                          <w:ind w:left="567"/>
                          <w:rPr>
                            <w:rFonts w:cs="Calibri"/>
                            <w:color w:val="1D1C1D"/>
                            <w:kern w:val="24"/>
                            <w:sz w:val="28"/>
                            <w:szCs w:val="28"/>
                          </w:rPr>
                        </w:pPr>
                        <w:r w:rsidRPr="005A1CD3">
                          <w:rPr>
                            <w:rFonts w:cs="Calibri"/>
                            <w:color w:val="1D1C1D"/>
                            <w:kern w:val="24"/>
                            <w:sz w:val="28"/>
                            <w:szCs w:val="28"/>
                          </w:rPr>
                          <w:t xml:space="preserve">For novice practitioners, the suggested methods </w:t>
                        </w:r>
                        <w:r w:rsidR="00E1697D">
                          <w:rPr>
                            <w:rFonts w:cs="Calibri"/>
                            <w:color w:val="1D1C1D"/>
                            <w:kern w:val="24"/>
                            <w:sz w:val="28"/>
                            <w:szCs w:val="28"/>
                          </w:rPr>
                          <w:t>that the</w:t>
                        </w:r>
                        <w:r w:rsidRPr="005A1CD3">
                          <w:rPr>
                            <w:rFonts w:cs="Calibri"/>
                            <w:color w:val="1D1C1D"/>
                            <w:kern w:val="24"/>
                            <w:sz w:val="28"/>
                            <w:szCs w:val="28"/>
                          </w:rPr>
                          <w:t xml:space="preserve"> tool</w:t>
                        </w:r>
                        <w:r w:rsidR="00E1697D">
                          <w:rPr>
                            <w:rFonts w:cs="Calibri"/>
                            <w:color w:val="1D1C1D"/>
                            <w:kern w:val="24"/>
                            <w:sz w:val="28"/>
                            <w:szCs w:val="28"/>
                          </w:rPr>
                          <w:t xml:space="preserve"> provides</w:t>
                        </w:r>
                        <w:r w:rsidRPr="005A1CD3">
                          <w:rPr>
                            <w:rFonts w:cs="Calibri"/>
                            <w:color w:val="1D1C1D"/>
                            <w:kern w:val="24"/>
                            <w:sz w:val="28"/>
                            <w:szCs w:val="28"/>
                          </w:rPr>
                          <w:t xml:space="preserve"> is a good starting point.</w:t>
                        </w:r>
                      </w:p>
                    </w:txbxContent>
                  </v:textbox>
                </v:shape>
                <v:shape id="Google Shape;419;p21" o:spid="_x0000_s1063" style="position:absolute;left:5779;top:33723;width:74337;height:6705;visibility:visible;mso-wrap-style:square;v-text-anchor:middle" coordsize="7433739,670561"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" adj="-11796480,,5400" path="m111762,l7321977,v61724,,111762,50038,111762,111762l7433739,670561r,l,670561r,l,111762c,50038,50038,,111762,xe" fillcolor="#20639b" stroked="f">
                  <v:stroke joinstyle="miter"/>
                  <v:formulas/>
                  <v:path arrowok="t" o:connecttype="custom" o:connectlocs="111762,0;7321977,0;7433739,111762;7433739,670561;7433739,670561;0,670561;0,670561;0,111762;111762,0" o:connectangles="0,0,0,0,0,0,0,0,0" textboxrect="0,0,7433739,670561"/>
                  <v:textbox inset="2.53958mm,2.53958mm,2.53958mm,2.53958mm">
                    <w:txbxContent>
                      <w:p w14:paraId="404A3C8C" w14:textId="18F44743" w:rsidR="003E3628" w:rsidRPr="003E3628" w:rsidRDefault="003E3628" w:rsidP="000B4612">
                        <w:pPr>
                          <w:spacing w:after="0"/>
                          <w:jc w:val="center"/>
                          <w:rPr>
                            <w:rFonts w:cs="Calibri"/>
                            <w:color w:val="FFFFFF"/>
                            <w:kern w:val="24"/>
                            <w:sz w:val="28"/>
                            <w:szCs w:val="28"/>
                          </w:rPr>
                        </w:pPr>
                        <w:r>
                          <w:rPr>
                            <w:rFonts w:cs="Calibri"/>
                            <w:b/>
                            <w:bCs/>
                            <w:color w:val="FFFFFF"/>
                            <w:kern w:val="24"/>
                            <w:sz w:val="28"/>
                            <w:szCs w:val="28"/>
                          </w:rPr>
                          <w:t xml:space="preserve">RQ2: </w:t>
                        </w:r>
                        <w:r w:rsidR="005A1CD3" w:rsidRPr="005A1CD3">
                          <w:rPr>
                            <w:rFonts w:cs="Calibri"/>
                            <w:color w:val="FFFFFF"/>
                            <w:kern w:val="24"/>
                            <w:sz w:val="28"/>
                            <w:szCs w:val="28"/>
                          </w:rPr>
                          <w:t>Does the UX-Estimator power-up guide novice practitioners and agile teams in selecting appropriate UX methods?</w:t>
                        </w:r>
                      </w:p>
                    </w:txbxContent>
                  </v:textbox>
                </v:shape>
              </v:group>
            </w:pict>
          </mc:Fallback>
        </mc:AlternateContent>
      </w:r>
    </w:p>
    <w:sectPr w:rsidR="003E3628" w:rsidRPr="00564169" w:rsidSect="00D87598">
      <w:headerReference w:type="first" r:id="rId39"/>
      <w:pgSz w:w="15840" w:h="12240" w:orient="landscape"/>
      <w:pgMar w:top="1440" w:right="1440" w:bottom="1701" w:left="1440" w:header="1151"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Manal Mubarak Alhammad" w:date="2023-01-24T11:32:00Z" w:initials="MMA">
    <w:p w14:paraId="6991CFB3" w14:textId="77777777" w:rsidR="004043DC" w:rsidRDefault="004043DC" w:rsidP="004043DC">
      <w:pPr>
        <w:pStyle w:val="CommentText"/>
      </w:pPr>
      <w:r>
        <w:rPr>
          <w:rStyle w:val="CommentReference"/>
        </w:rPr>
        <w:annotationRef/>
      </w:r>
      <w:r>
        <w:t xml:space="preserve">I give a lot of comments here, mostly about the flow of thoughts. The introduction is the most important part of your report. Everyone will read it. However, I recommend that you revisit it after you finish writing all the other chapter. </w:t>
      </w:r>
    </w:p>
  </w:comment>
  <w:comment w:id="10" w:author="Manal Mubarak Alhammad" w:date="2023-01-24T11:09:00Z" w:initials="MMA">
    <w:p w14:paraId="19D9F287" w14:textId="77777777" w:rsidR="004043DC" w:rsidRDefault="004043DC" w:rsidP="004043DC">
      <w:pPr>
        <w:pStyle w:val="CommentText"/>
      </w:pPr>
      <w:r>
        <w:rPr>
          <w:rStyle w:val="CommentReference"/>
        </w:rPr>
        <w:annotationRef/>
      </w:r>
      <w:r>
        <w:t>Reference to a source with some benefits. Just check any systematic literature review of the field</w:t>
      </w:r>
    </w:p>
  </w:comment>
  <w:comment w:id="14" w:author="Manal Mubarak Alhammad" w:date="2023-01-24T11:10:00Z" w:initials="MMA">
    <w:p w14:paraId="5939D91E" w14:textId="77777777" w:rsidR="004043DC" w:rsidRDefault="004043DC" w:rsidP="004043DC">
      <w:pPr>
        <w:pStyle w:val="CommentText"/>
      </w:pPr>
      <w:r>
        <w:rPr>
          <w:rStyle w:val="CommentReference"/>
        </w:rPr>
        <w:annotationRef/>
      </w:r>
      <w:r>
        <w:t>This sentence is not clear</w:t>
      </w:r>
    </w:p>
  </w:comment>
  <w:comment w:id="24" w:author="Manal Mubarak Alhammad" w:date="2023-01-24T11:10:00Z" w:initials="MMA">
    <w:p w14:paraId="1B4B36F5" w14:textId="77777777" w:rsidR="004043DC" w:rsidRDefault="004043DC" w:rsidP="004043DC">
      <w:pPr>
        <w:pStyle w:val="CommentText"/>
      </w:pPr>
      <w:r>
        <w:rPr>
          <w:rStyle w:val="CommentReference"/>
        </w:rPr>
        <w:annotationRef/>
      </w:r>
      <w:r>
        <w:t>neither this one is clear</w:t>
      </w:r>
    </w:p>
  </w:comment>
  <w:comment w:id="60" w:author="Manal Mubarak Alhammad" w:date="2023-01-24T11:11:00Z" w:initials="MMA">
    <w:p w14:paraId="2F880D6D" w14:textId="77777777" w:rsidR="004043DC" w:rsidRDefault="004043DC" w:rsidP="004043DC">
      <w:pPr>
        <w:pStyle w:val="CommentText"/>
      </w:pPr>
      <w:r>
        <w:rPr>
          <w:rStyle w:val="CommentReference"/>
        </w:rPr>
        <w:annotationRef/>
      </w:r>
      <w:r>
        <w:t>References! Every claim needs a reference. Examiners pay attention to references.</w:t>
      </w:r>
    </w:p>
  </w:comment>
  <w:comment w:id="67" w:author="Manal Mubarak Alhammad" w:date="2023-01-24T11:14:00Z" w:initials="MMA">
    <w:p w14:paraId="1177DFD3" w14:textId="77777777" w:rsidR="004043DC" w:rsidRDefault="004043DC" w:rsidP="004043DC">
      <w:pPr>
        <w:pStyle w:val="CommentText"/>
      </w:pPr>
      <w:r>
        <w:rPr>
          <w:rStyle w:val="CommentReference"/>
        </w:rPr>
        <w:annotationRef/>
      </w:r>
      <w:r>
        <w:t xml:space="preserve">Not necessary to mention here in the intro. Your intro should give a very high level description of the problem and your project's goal and key contribution. </w:t>
      </w:r>
    </w:p>
  </w:comment>
  <w:comment w:id="76" w:author="Manal Mubarak Alhammad" w:date="2023-01-24T11:18:00Z" w:initials="MMA">
    <w:p w14:paraId="3ED2513B" w14:textId="77777777" w:rsidR="004043DC" w:rsidRDefault="004043DC" w:rsidP="004043DC">
      <w:pPr>
        <w:pStyle w:val="CommentText"/>
      </w:pPr>
      <w:r>
        <w:rPr>
          <w:rStyle w:val="CommentReference"/>
        </w:rPr>
        <w:annotationRef/>
      </w:r>
      <w:r>
        <w:t xml:space="preserve">This paragraph need to be merged with the previous one since it also discusses the challenges. </w:t>
      </w:r>
    </w:p>
  </w:comment>
  <w:comment w:id="77" w:author="Manal Mubarak Alhammad" w:date="2023-01-24T11:20:00Z" w:initials="MMA">
    <w:p w14:paraId="25832B63" w14:textId="77777777" w:rsidR="004043DC" w:rsidRDefault="004043DC" w:rsidP="004043DC">
      <w:pPr>
        <w:pStyle w:val="CommentText"/>
      </w:pPr>
      <w:r>
        <w:rPr>
          <w:rStyle w:val="CommentReference"/>
        </w:rPr>
        <w:annotationRef/>
      </w:r>
      <w:r>
        <w:t>A tip to organize the flow of your writing is ti try and give a subtitle for each paragraph. If you find a paragraph that cannot be given a clear "single" title, this means you need to split it and improve it. If you find repeated titles, this means merging paragraphs is necessary.</w:t>
      </w:r>
    </w:p>
  </w:comment>
  <w:comment w:id="78" w:author="Manal Mubarak Alhammad" w:date="2023-01-24T11:21:00Z" w:initials="MMA">
    <w:p w14:paraId="34243E78" w14:textId="77777777" w:rsidR="004043DC" w:rsidRDefault="004043DC" w:rsidP="004043DC">
      <w:pPr>
        <w:pStyle w:val="CommentText"/>
      </w:pPr>
      <w:r>
        <w:rPr>
          <w:rStyle w:val="CommentReference"/>
        </w:rPr>
        <w:annotationRef/>
      </w:r>
      <w:r>
        <w:t xml:space="preserve">A technique that I personally rely on whenever I write a piece is first list pullet points for the "ideas" I want to discuss. Each idea with one single sentence. Then I go and fill each bullet point item with detailed discussion of that idea. </w:t>
      </w:r>
    </w:p>
  </w:comment>
  <w:comment w:id="81" w:author="Manal Mubarak Alhammad" w:date="2023-01-24T11:27:00Z" w:initials="MMA">
    <w:p w14:paraId="6D7D62B3" w14:textId="77777777" w:rsidR="004043DC" w:rsidRDefault="004043DC" w:rsidP="004043DC">
      <w:pPr>
        <w:pStyle w:val="CommentText"/>
      </w:pPr>
      <w:r>
        <w:rPr>
          <w:rStyle w:val="CommentReference"/>
        </w:rPr>
        <w:annotationRef/>
      </w:r>
      <w:r>
        <w:t>The aim is clear here in terms of what your project aims to achieve. However, it is not clear why? And for what type of agile team? We're building this tool because not all teams have the appropriate expertise to integrate UX into their workflow. You need to establish your motivation very clearly. This is also one of the things that examiners and reviewers pay attention to, your ability to convince them that this problem is important and it needs to be addressed. Explain for example that without assistive tools, the carrying out UX work might be neglected or dismissed, since the benefits are not directly visible or tangible as in agile practices where you can see your increment released at the end of the sprint.</w:t>
      </w:r>
    </w:p>
  </w:comment>
  <w:comment w:id="110" w:author="Manal Mubarak Alhammad" w:date="2023-01-24T11:30:00Z" w:initials="MMA">
    <w:p w14:paraId="2753143E" w14:textId="77777777" w:rsidR="00D5107D" w:rsidRDefault="00D5107D" w:rsidP="00D5107D">
      <w:pPr>
        <w:pStyle w:val="CommentText"/>
      </w:pPr>
      <w:r>
        <w:rPr>
          <w:rStyle w:val="CommentReference"/>
        </w:rPr>
        <w:annotationRef/>
      </w:r>
      <w:r>
        <w:t>Try to be more specific. You can say it's a trello power up here. You can also mention that it is based on data gathered from professional UX experts. The reader needs to have a clear idea of whats the contribution here to decide whether to continue reding or not.</w:t>
      </w:r>
    </w:p>
  </w:comment>
  <w:comment w:id="115" w:author="Manal Mubarak Alhammad" w:date="2023-01-24T11:28:00Z" w:initials="MMA">
    <w:p w14:paraId="05416980" w14:textId="77777777" w:rsidR="004043DC" w:rsidRDefault="004043DC" w:rsidP="004043DC">
      <w:pPr>
        <w:pStyle w:val="CommentText"/>
      </w:pPr>
      <w:r>
        <w:rPr>
          <w:rStyle w:val="CommentReference"/>
        </w:rPr>
        <w:annotationRef/>
      </w:r>
      <w:r>
        <w:t>So here you explain how the tool can be useful. But why is it needed in the first place?</w:t>
      </w:r>
    </w:p>
  </w:comment>
  <w:comment w:id="147" w:author="Manal Mubarak Alhammad" w:date="2023-01-24T11:34:00Z" w:initials="MMA">
    <w:p w14:paraId="721081DF" w14:textId="77777777" w:rsidR="004043DC" w:rsidRDefault="004043DC" w:rsidP="004043DC">
      <w:pPr>
        <w:pStyle w:val="CommentText"/>
      </w:pPr>
      <w:r>
        <w:rPr>
          <w:rStyle w:val="CommentReference"/>
        </w:rPr>
        <w:annotationRef/>
      </w:r>
      <w:r>
        <w:t>This info here is your "motivation" which should be mentioned and emphasized in the intro.</w:t>
      </w:r>
    </w:p>
  </w:comment>
  <w:comment w:id="148" w:author="Manal Mubarak Alhammad" w:date="2023-01-24T11:37:00Z" w:initials="MMA">
    <w:p w14:paraId="7E5332C8" w14:textId="77777777" w:rsidR="004043DC" w:rsidRDefault="004043DC" w:rsidP="004043DC">
      <w:pPr>
        <w:pStyle w:val="CommentText"/>
      </w:pPr>
      <w:r>
        <w:rPr>
          <w:rStyle w:val="CommentReference"/>
        </w:rPr>
        <w:annotationRef/>
      </w:r>
      <w:r>
        <w:t>Still, the first paragraph should give more info about what are these challenges in general. Then in the 2nd paragraph you start discussing the challenge of time and effort</w:t>
      </w:r>
    </w:p>
  </w:comment>
  <w:comment w:id="151" w:author="Manal Mubarak Alhammad" w:date="2023-01-24T11:38:00Z" w:initials="MMA">
    <w:p w14:paraId="58D01CB7" w14:textId="77777777" w:rsidR="004043DC" w:rsidRDefault="004043DC" w:rsidP="004043DC">
      <w:pPr>
        <w:pStyle w:val="CommentText"/>
      </w:pPr>
      <w:r>
        <w:rPr>
          <w:rStyle w:val="CommentReference"/>
        </w:rPr>
        <w:annotationRef/>
      </w:r>
      <w:r>
        <w:t>We need references</w:t>
      </w:r>
    </w:p>
  </w:comment>
  <w:comment w:id="158" w:author="Manal Mubarak Alhammad" w:date="2023-01-24T11:42:00Z" w:initials="MMA">
    <w:p w14:paraId="42EA6E46" w14:textId="77777777" w:rsidR="004043DC" w:rsidRDefault="004043DC" w:rsidP="004043DC">
      <w:pPr>
        <w:pStyle w:val="CommentText"/>
      </w:pPr>
      <w:r>
        <w:rPr>
          <w:rStyle w:val="CommentReference"/>
        </w:rPr>
        <w:annotationRef/>
      </w:r>
      <w:r>
        <w:t xml:space="preserve">Does UX technique differs than "methods" here? If not you need to clarify this. Also you might need to give example of a UX method. Even better, you can give a scenario of a high risk feature that needs to be validated with a segment of the users before it's officially launched. So the challenge here, how can we decide that this feature worth UX testing and which us method is appropriate to measure the usability of that feature before we release it to everyone…. Etc. </w:t>
      </w:r>
    </w:p>
  </w:comment>
  <w:comment w:id="162" w:author="Manal Mubarak Alhammad" w:date="2023-01-24T11:53:00Z" w:initials="MMA">
    <w:p w14:paraId="36954C72" w14:textId="77777777" w:rsidR="004043DC" w:rsidRDefault="004043DC" w:rsidP="004043DC">
      <w:pPr>
        <w:pStyle w:val="CommentText"/>
      </w:pPr>
      <w:r>
        <w:rPr>
          <w:rStyle w:val="CommentReference"/>
        </w:rPr>
        <w:annotationRef/>
      </w:r>
      <w:r>
        <w:t>Very clear and the flow is smooth</w:t>
      </w:r>
    </w:p>
  </w:comment>
  <w:comment w:id="164" w:author="Manal Mubarak Alhammad" w:date="2023-01-24T11:54:00Z" w:initials="MMA">
    <w:p w14:paraId="18A2832A" w14:textId="77777777" w:rsidR="004043DC" w:rsidRDefault="004043DC" w:rsidP="004043DC">
      <w:pPr>
        <w:pStyle w:val="CommentText"/>
      </w:pPr>
      <w:r>
        <w:rPr>
          <w:rStyle w:val="CommentReference"/>
        </w:rPr>
        <w:annotationRef/>
      </w:r>
      <w:r>
        <w:t>You might need to update this part to cover the tool, and explain that it is based on a framework you designed from examining the literature and interviewing UX experts working in agile teams.</w:t>
      </w:r>
    </w:p>
  </w:comment>
  <w:comment w:id="201" w:author="Manal Mubarak Alhammad" w:date="2023-01-24T11:57:00Z" w:initials="MMA">
    <w:p w14:paraId="2D8E9C41" w14:textId="77777777" w:rsidR="004043DC" w:rsidRDefault="004043DC" w:rsidP="004043DC">
      <w:pPr>
        <w:pStyle w:val="CommentText"/>
      </w:pPr>
      <w:r>
        <w:rPr>
          <w:rStyle w:val="CommentReference"/>
        </w:rPr>
        <w:annotationRef/>
      </w:r>
      <w:r>
        <w:t>When talking about your project, use the past tense. Because at the time of submitting this report, you've already "designed and validated" your fraemwork and tool. Avoid using the future tense unless it is for future work.</w:t>
      </w:r>
    </w:p>
  </w:comment>
  <w:comment w:id="204" w:author="Manal Mubarak Alhammad" w:date="2023-01-24T11:58:00Z" w:initials="MMA">
    <w:p w14:paraId="530D33B7" w14:textId="77777777" w:rsidR="004043DC" w:rsidRDefault="004043DC" w:rsidP="004043DC">
      <w:pPr>
        <w:pStyle w:val="CommentText"/>
      </w:pPr>
      <w:r>
        <w:rPr>
          <w:rStyle w:val="CommentReference"/>
        </w:rPr>
        <w:annotationRef/>
      </w:r>
      <w:r>
        <w:t xml:space="preserve">past tense </w:t>
      </w:r>
    </w:p>
  </w:comment>
  <w:comment w:id="207" w:author="Manal Mubarak Alhammad" w:date="2023-01-24T12:00:00Z" w:initials="MMA">
    <w:p w14:paraId="3C85E5F9" w14:textId="77777777" w:rsidR="004043DC" w:rsidRDefault="004043DC" w:rsidP="004043DC">
      <w:pPr>
        <w:pStyle w:val="CommentText"/>
      </w:pPr>
      <w:r>
        <w:rPr>
          <w:rStyle w:val="CommentReference"/>
        </w:rPr>
        <w:annotationRef/>
      </w:r>
      <w:r>
        <w:t>You might need to explain earlier that your framework has two parts as well, the formula and the table. Just to give context.</w:t>
      </w:r>
    </w:p>
  </w:comment>
  <w:comment w:id="249" w:author="Manal Mubarak Alhammad" w:date="2023-01-22T12:20:00Z" w:initials="MMA">
    <w:p w14:paraId="216BA748" w14:textId="77777777" w:rsidR="00CA30A6" w:rsidRDefault="00CA30A6" w:rsidP="00CA30A6">
      <w:pPr>
        <w:pStyle w:val="CommentText"/>
      </w:pPr>
      <w:r>
        <w:rPr>
          <w:rStyle w:val="CommentReference"/>
        </w:rPr>
        <w:annotationRef/>
      </w:r>
      <w:r>
        <w:t>Add a visual representation of the three factors</w:t>
      </w:r>
    </w:p>
  </w:comment>
  <w:comment w:id="250" w:author="Manal Mubarak Alhammad" w:date="2023-01-22T09:46:00Z" w:initials="MMA">
    <w:p w14:paraId="473FA3F4" w14:textId="77777777" w:rsidR="00262845" w:rsidRDefault="00262845" w:rsidP="00262845">
      <w:pPr>
        <w:pStyle w:val="CommentText"/>
      </w:pPr>
      <w:r>
        <w:rPr>
          <w:rStyle w:val="CommentReference"/>
        </w:rPr>
        <w:annotationRef/>
      </w:r>
      <w:r>
        <w:t>What's a typical interview process? Who claimed that? Cite your reference for any claim.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91CFB3" w15:done="0"/>
  <w15:commentEx w15:paraId="19D9F287" w15:done="0"/>
  <w15:commentEx w15:paraId="5939D91E" w15:done="0"/>
  <w15:commentEx w15:paraId="1B4B36F5" w15:done="0"/>
  <w15:commentEx w15:paraId="2F880D6D" w15:done="0"/>
  <w15:commentEx w15:paraId="1177DFD3" w15:done="0"/>
  <w15:commentEx w15:paraId="3ED2513B" w15:done="0"/>
  <w15:commentEx w15:paraId="25832B63" w15:paraIdParent="3ED2513B" w15:done="0"/>
  <w15:commentEx w15:paraId="34243E78" w15:paraIdParent="3ED2513B" w15:done="0"/>
  <w15:commentEx w15:paraId="6D7D62B3" w15:done="0"/>
  <w15:commentEx w15:paraId="2753143E" w15:done="0"/>
  <w15:commentEx w15:paraId="05416980" w15:done="0"/>
  <w15:commentEx w15:paraId="721081DF" w15:done="0"/>
  <w15:commentEx w15:paraId="7E5332C8" w15:paraIdParent="721081DF" w15:done="0"/>
  <w15:commentEx w15:paraId="58D01CB7" w15:done="0"/>
  <w15:commentEx w15:paraId="42EA6E46" w15:done="0"/>
  <w15:commentEx w15:paraId="36954C72" w15:done="0"/>
  <w15:commentEx w15:paraId="18A2832A" w15:done="0"/>
  <w15:commentEx w15:paraId="2D8E9C41" w15:done="0"/>
  <w15:commentEx w15:paraId="530D33B7" w15:done="0"/>
  <w15:commentEx w15:paraId="3C85E5F9" w15:done="0"/>
  <w15:commentEx w15:paraId="216BA748" w15:done="0"/>
  <w15:commentEx w15:paraId="473FA3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7A4069" w16cex:dateUtc="2023-01-24T08:32:00Z"/>
  <w16cex:commentExtensible w16cex:durableId="277A3B00" w16cex:dateUtc="2023-01-24T08:09:00Z"/>
  <w16cex:commentExtensible w16cex:durableId="277A3B1B" w16cex:dateUtc="2023-01-24T08:10:00Z"/>
  <w16cex:commentExtensible w16cex:durableId="277A3B38" w16cex:dateUtc="2023-01-24T08:10:00Z"/>
  <w16cex:commentExtensible w16cex:durableId="277A3B79" w16cex:dateUtc="2023-01-24T08:11:00Z"/>
  <w16cex:commentExtensible w16cex:durableId="277A3BFE" w16cex:dateUtc="2023-01-24T08:14:00Z"/>
  <w16cex:commentExtensible w16cex:durableId="277A3D15" w16cex:dateUtc="2023-01-24T08:18:00Z"/>
  <w16cex:commentExtensible w16cex:durableId="277A3D6E" w16cex:dateUtc="2023-01-24T08:20:00Z"/>
  <w16cex:commentExtensible w16cex:durableId="277A3DC8" w16cex:dateUtc="2023-01-24T08:21:00Z"/>
  <w16cex:commentExtensible w16cex:durableId="277A3F21" w16cex:dateUtc="2023-01-24T08:27:00Z"/>
  <w16cex:commentExtensible w16cex:durableId="277A839A" w16cex:dateUtc="2023-01-24T08:30:00Z"/>
  <w16cex:commentExtensible w16cex:durableId="277A3F6D" w16cex:dateUtc="2023-01-24T08:28:00Z"/>
  <w16cex:commentExtensible w16cex:durableId="277A40DB" w16cex:dateUtc="2023-01-24T08:34:00Z"/>
  <w16cex:commentExtensible w16cex:durableId="277A416B" w16cex:dateUtc="2023-01-24T08:37:00Z"/>
  <w16cex:commentExtensible w16cex:durableId="277A419A" w16cex:dateUtc="2023-01-24T08:38:00Z"/>
  <w16cex:commentExtensible w16cex:durableId="277A429A" w16cex:dateUtc="2023-01-24T08:42:00Z"/>
  <w16cex:commentExtensible w16cex:durableId="277A4549" w16cex:dateUtc="2023-01-24T08:53:00Z"/>
  <w16cex:commentExtensible w16cex:durableId="277A4579" w16cex:dateUtc="2023-01-24T08:54:00Z"/>
  <w16cex:commentExtensible w16cex:durableId="277A4645" w16cex:dateUtc="2023-01-24T08:57:00Z"/>
  <w16cex:commentExtensible w16cex:durableId="277A4675" w16cex:dateUtc="2023-01-24T08:58:00Z"/>
  <w16cex:commentExtensible w16cex:durableId="277A46C2" w16cex:dateUtc="2023-01-24T09:00:00Z"/>
  <w16cex:commentExtensible w16cex:durableId="2777A8A9" w16cex:dateUtc="2023-01-22T09:20:00Z"/>
  <w16cex:commentExtensible w16cex:durableId="2777847B" w16cex:dateUtc="2023-01-22T0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91CFB3" w16cid:durableId="277A4069"/>
  <w16cid:commentId w16cid:paraId="19D9F287" w16cid:durableId="277A3B00"/>
  <w16cid:commentId w16cid:paraId="5939D91E" w16cid:durableId="277A3B1B"/>
  <w16cid:commentId w16cid:paraId="1B4B36F5" w16cid:durableId="277A3B38"/>
  <w16cid:commentId w16cid:paraId="2F880D6D" w16cid:durableId="277A3B79"/>
  <w16cid:commentId w16cid:paraId="1177DFD3" w16cid:durableId="277A3BFE"/>
  <w16cid:commentId w16cid:paraId="3ED2513B" w16cid:durableId="277A3D15"/>
  <w16cid:commentId w16cid:paraId="25832B63" w16cid:durableId="277A3D6E"/>
  <w16cid:commentId w16cid:paraId="34243E78" w16cid:durableId="277A3DC8"/>
  <w16cid:commentId w16cid:paraId="6D7D62B3" w16cid:durableId="277A3F21"/>
  <w16cid:commentId w16cid:paraId="2753143E" w16cid:durableId="277A839A"/>
  <w16cid:commentId w16cid:paraId="05416980" w16cid:durableId="277A3F6D"/>
  <w16cid:commentId w16cid:paraId="721081DF" w16cid:durableId="277A40DB"/>
  <w16cid:commentId w16cid:paraId="7E5332C8" w16cid:durableId="277A416B"/>
  <w16cid:commentId w16cid:paraId="58D01CB7" w16cid:durableId="277A419A"/>
  <w16cid:commentId w16cid:paraId="42EA6E46" w16cid:durableId="277A429A"/>
  <w16cid:commentId w16cid:paraId="36954C72" w16cid:durableId="277A4549"/>
  <w16cid:commentId w16cid:paraId="18A2832A" w16cid:durableId="277A4579"/>
  <w16cid:commentId w16cid:paraId="2D8E9C41" w16cid:durableId="277A4645"/>
  <w16cid:commentId w16cid:paraId="530D33B7" w16cid:durableId="277A4675"/>
  <w16cid:commentId w16cid:paraId="3C85E5F9" w16cid:durableId="277A46C2"/>
  <w16cid:commentId w16cid:paraId="216BA748" w16cid:durableId="2777A8A9"/>
  <w16cid:commentId w16cid:paraId="473FA3F4" w16cid:durableId="277784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67BD4E" w14:textId="77777777" w:rsidR="006B41C2" w:rsidRDefault="006B41C2" w:rsidP="00983BEC">
      <w:pPr>
        <w:spacing w:after="0" w:line="240" w:lineRule="auto"/>
      </w:pPr>
      <w:r>
        <w:separator/>
      </w:r>
    </w:p>
  </w:endnote>
  <w:endnote w:type="continuationSeparator" w:id="0">
    <w:p w14:paraId="1D761706" w14:textId="77777777" w:rsidR="006B41C2" w:rsidRDefault="006B41C2" w:rsidP="00983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PEFNAN+TimesNewRoman">
    <w:altName w:val="Times New Roman"/>
    <w:panose1 w:val="020B0604020202020204"/>
    <w:charset w:val="00"/>
    <w:family w:val="roman"/>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pitch w:val="default"/>
  </w:font>
  <w:font w:name="PalatinoLinotype">
    <w:altName w:val="Palatino Linotype"/>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781269"/>
      <w:docPartObj>
        <w:docPartGallery w:val="Page Numbers (Bottom of Page)"/>
        <w:docPartUnique/>
      </w:docPartObj>
    </w:sdtPr>
    <w:sdtContent>
      <w:p w14:paraId="45AB7173" w14:textId="77777777" w:rsidR="00C1728C" w:rsidRDefault="00C1728C" w:rsidP="00666D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sdtContent>
  </w:sdt>
  <w:p w14:paraId="5D2C2E14" w14:textId="77777777" w:rsidR="00C1728C" w:rsidRDefault="00C1728C" w:rsidP="00CA672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8776222"/>
      <w:docPartObj>
        <w:docPartGallery w:val="Page Numbers (Bottom of Page)"/>
        <w:docPartUnique/>
      </w:docPartObj>
    </w:sdtPr>
    <w:sdtContent>
      <w:p w14:paraId="6501AA33" w14:textId="77777777" w:rsidR="00C1728C" w:rsidRDefault="00C1728C" w:rsidP="00666D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BEB47B7" w14:textId="77777777" w:rsidR="00C1728C" w:rsidRDefault="00C1728C" w:rsidP="00CA6727">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648020"/>
      <w:docPartObj>
        <w:docPartGallery w:val="Page Numbers (Bottom of Page)"/>
        <w:docPartUnique/>
      </w:docPartObj>
    </w:sdtPr>
    <w:sdtContent>
      <w:p w14:paraId="19D6CF45" w14:textId="77777777" w:rsidR="00C1728C" w:rsidRDefault="00C1728C" w:rsidP="00666D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42</w:t>
        </w:r>
        <w:r>
          <w:rPr>
            <w:rStyle w:val="PageNumber"/>
          </w:rPr>
          <w:fldChar w:fldCharType="end"/>
        </w:r>
      </w:p>
    </w:sdtContent>
  </w:sdt>
  <w:p w14:paraId="60DA3CF1" w14:textId="77777777" w:rsidR="00C1728C" w:rsidRDefault="00C1728C" w:rsidP="00CA672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0019797"/>
      <w:docPartObj>
        <w:docPartGallery w:val="Page Numbers (Bottom of Page)"/>
        <w:docPartUnique/>
      </w:docPartObj>
    </w:sdtPr>
    <w:sdtContent>
      <w:p w14:paraId="30202EE3" w14:textId="77777777" w:rsidR="00C1728C" w:rsidRDefault="00C1728C" w:rsidP="00666D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B385B1" w14:textId="77777777" w:rsidR="00C1728C" w:rsidRDefault="00C1728C" w:rsidP="00CA6727">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9303174"/>
      <w:docPartObj>
        <w:docPartGallery w:val="Page Numbers (Bottom of Page)"/>
        <w:docPartUnique/>
      </w:docPartObj>
    </w:sdtPr>
    <w:sdtContent>
      <w:p w14:paraId="6DF2C2AB" w14:textId="7B396799" w:rsidR="00CA6727" w:rsidRDefault="00CA6727" w:rsidP="00666D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C1728C">
          <w:rPr>
            <w:rStyle w:val="PageNumber"/>
            <w:noProof/>
          </w:rPr>
          <w:t>42</w:t>
        </w:r>
        <w:r>
          <w:rPr>
            <w:rStyle w:val="PageNumber"/>
          </w:rPr>
          <w:fldChar w:fldCharType="end"/>
        </w:r>
      </w:p>
    </w:sdtContent>
  </w:sdt>
  <w:p w14:paraId="2707B68B" w14:textId="77777777" w:rsidR="00CA6727" w:rsidRDefault="00CA6727" w:rsidP="00CA672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8224025"/>
      <w:docPartObj>
        <w:docPartGallery w:val="Page Numbers (Bottom of Page)"/>
        <w:docPartUnique/>
      </w:docPartObj>
    </w:sdtPr>
    <w:sdtContent>
      <w:p w14:paraId="20B2E40D" w14:textId="2B5B10D4" w:rsidR="00CA6727" w:rsidRDefault="00CA6727" w:rsidP="00666DA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06BC008" w14:textId="77777777" w:rsidR="00CA6727" w:rsidRDefault="00CA6727" w:rsidP="00CA672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4A22C" w14:textId="77777777" w:rsidR="006B41C2" w:rsidRDefault="006B41C2" w:rsidP="00983BEC">
      <w:pPr>
        <w:spacing w:after="0" w:line="240" w:lineRule="auto"/>
      </w:pPr>
      <w:r>
        <w:separator/>
      </w:r>
    </w:p>
  </w:footnote>
  <w:footnote w:type="continuationSeparator" w:id="0">
    <w:p w14:paraId="711C742F" w14:textId="77777777" w:rsidR="006B41C2" w:rsidRDefault="006B41C2" w:rsidP="00983B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BD506" w14:textId="27319F53" w:rsidR="00601E93" w:rsidRDefault="00601E93">
    <w:pPr>
      <w:pStyle w:val="Header"/>
    </w:pPr>
    <w:r w:rsidRPr="002F1281">
      <w:rPr>
        <w:noProof/>
      </w:rPr>
      <w:drawing>
        <wp:anchor distT="0" distB="0" distL="114300" distR="114300" simplePos="0" relativeHeight="251659264" behindDoc="0" locked="0" layoutInCell="1" allowOverlap="1" wp14:anchorId="35BA0054" wp14:editId="782F4611">
          <wp:simplePos x="0" y="0"/>
          <wp:positionH relativeFrom="column">
            <wp:posOffset>-1105535</wp:posOffset>
          </wp:positionH>
          <wp:positionV relativeFrom="paragraph">
            <wp:posOffset>-619922</wp:posOffset>
          </wp:positionV>
          <wp:extent cx="1809750" cy="695325"/>
          <wp:effectExtent l="0" t="0" r="6350" b="3175"/>
          <wp:wrapNone/>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FEDF9" w14:textId="77777777" w:rsidR="00601E93" w:rsidRDefault="00601E93">
    <w:pPr>
      <w:pStyle w:val="Header"/>
    </w:pPr>
    <w:r w:rsidRPr="002F1281">
      <w:rPr>
        <w:noProof/>
      </w:rPr>
      <w:drawing>
        <wp:anchor distT="0" distB="0" distL="114300" distR="114300" simplePos="0" relativeHeight="251661312" behindDoc="0" locked="0" layoutInCell="1" allowOverlap="1" wp14:anchorId="160938A9" wp14:editId="7ACF5EA4">
          <wp:simplePos x="0" y="0"/>
          <wp:positionH relativeFrom="column">
            <wp:posOffset>-1105535</wp:posOffset>
          </wp:positionH>
          <wp:positionV relativeFrom="paragraph">
            <wp:posOffset>-619922</wp:posOffset>
          </wp:positionV>
          <wp:extent cx="1809750" cy="695325"/>
          <wp:effectExtent l="0" t="0" r="6350" b="3175"/>
          <wp:wrapNone/>
          <wp:docPr id="124" name="Picture 1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A89DB" w14:textId="77777777" w:rsidR="00601E93" w:rsidRDefault="00601E93">
    <w:pPr>
      <w:pStyle w:val="Header"/>
    </w:pPr>
    <w:r w:rsidRPr="002F1281">
      <w:rPr>
        <w:noProof/>
      </w:rPr>
      <w:drawing>
        <wp:anchor distT="0" distB="0" distL="114300" distR="114300" simplePos="0" relativeHeight="251663360" behindDoc="0" locked="0" layoutInCell="1" allowOverlap="1" wp14:anchorId="5A576C20" wp14:editId="66DBF219">
          <wp:simplePos x="0" y="0"/>
          <wp:positionH relativeFrom="column">
            <wp:posOffset>-1105535</wp:posOffset>
          </wp:positionH>
          <wp:positionV relativeFrom="paragraph">
            <wp:posOffset>-619922</wp:posOffset>
          </wp:positionV>
          <wp:extent cx="1809750" cy="695325"/>
          <wp:effectExtent l="0" t="0" r="6350" b="3175"/>
          <wp:wrapNone/>
          <wp:docPr id="127" name="Picture 12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26552" w14:textId="77777777" w:rsidR="00601E93" w:rsidRDefault="00601E93">
    <w:pPr>
      <w:pStyle w:val="Header"/>
    </w:pPr>
    <w:r w:rsidRPr="002F1281">
      <w:rPr>
        <w:noProof/>
      </w:rPr>
      <w:drawing>
        <wp:anchor distT="0" distB="0" distL="114300" distR="114300" simplePos="0" relativeHeight="251665408" behindDoc="0" locked="0" layoutInCell="1" allowOverlap="1" wp14:anchorId="3205E902" wp14:editId="27C8D2FC">
          <wp:simplePos x="0" y="0"/>
          <wp:positionH relativeFrom="column">
            <wp:posOffset>-1105535</wp:posOffset>
          </wp:positionH>
          <wp:positionV relativeFrom="paragraph">
            <wp:posOffset>-619922</wp:posOffset>
          </wp:positionV>
          <wp:extent cx="1809750" cy="695325"/>
          <wp:effectExtent l="0" t="0" r="6350" b="3175"/>
          <wp:wrapNone/>
          <wp:docPr id="126" name="Picture 12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51143" w14:textId="77777777" w:rsidR="00D87598" w:rsidRDefault="00D87598">
    <w:pPr>
      <w:pStyle w:val="Header"/>
    </w:pPr>
    <w:r w:rsidRPr="002F1281">
      <w:rPr>
        <w:noProof/>
      </w:rPr>
      <w:drawing>
        <wp:anchor distT="0" distB="0" distL="114300" distR="114300" simplePos="0" relativeHeight="251667456" behindDoc="0" locked="0" layoutInCell="1" allowOverlap="1" wp14:anchorId="1013F4A2" wp14:editId="689CB4A7">
          <wp:simplePos x="0" y="0"/>
          <wp:positionH relativeFrom="column">
            <wp:posOffset>-1105535</wp:posOffset>
          </wp:positionH>
          <wp:positionV relativeFrom="paragraph">
            <wp:posOffset>-619922</wp:posOffset>
          </wp:positionV>
          <wp:extent cx="1809750" cy="695325"/>
          <wp:effectExtent l="0" t="0" r="6350" b="3175"/>
          <wp:wrapNone/>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809750" cy="69532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5FF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C5603E"/>
    <w:multiLevelType w:val="multilevel"/>
    <w:tmpl w:val="DC8C6BAC"/>
    <w:lvl w:ilvl="0">
      <w:start w:val="1"/>
      <w:numFmt w:val="decimal"/>
      <w:lvlText w:val="%1.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E824E0B"/>
    <w:multiLevelType w:val="hybridMultilevel"/>
    <w:tmpl w:val="785CC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4970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F05044"/>
    <w:multiLevelType w:val="multilevel"/>
    <w:tmpl w:val="9F0E48D4"/>
    <w:lvl w:ilvl="0">
      <w:start w:val="1"/>
      <w:numFmt w:val="decimal"/>
      <w:pStyle w:val="Heading1"/>
      <w:suff w:val="space"/>
      <w:lvlText w:val="Chapter %1"/>
      <w:lvlJc w:val="left"/>
      <w:pPr>
        <w:ind w:left="0" w:firstLine="0"/>
      </w:pPr>
      <w:rPr>
        <w:b/>
        <w:bCs/>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5" w15:restartNumberingAfterBreak="0">
    <w:nsid w:val="284509BD"/>
    <w:multiLevelType w:val="multilevel"/>
    <w:tmpl w:val="DC8C6BAC"/>
    <w:lvl w:ilvl="0">
      <w:start w:val="1"/>
      <w:numFmt w:val="decimal"/>
      <w:lvlText w:val="%1.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ECD3309"/>
    <w:multiLevelType w:val="hybridMultilevel"/>
    <w:tmpl w:val="1AD236B0"/>
    <w:lvl w:ilvl="0" w:tplc="04090001">
      <w:start w:val="1"/>
      <w:numFmt w:val="bullet"/>
      <w:lvlText w:val=""/>
      <w:lvlJc w:val="left"/>
      <w:pPr>
        <w:ind w:left="1146"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7" w15:restartNumberingAfterBreak="0">
    <w:nsid w:val="33FF72F8"/>
    <w:multiLevelType w:val="hybridMultilevel"/>
    <w:tmpl w:val="DEF86D80"/>
    <w:lvl w:ilvl="0" w:tplc="04090005">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7FF6B47"/>
    <w:multiLevelType w:val="hybridMultilevel"/>
    <w:tmpl w:val="7E006B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9B4D3F"/>
    <w:multiLevelType w:val="hybridMultilevel"/>
    <w:tmpl w:val="42D67262"/>
    <w:lvl w:ilvl="0" w:tplc="B38C74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970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E35096C"/>
    <w:multiLevelType w:val="hybridMultilevel"/>
    <w:tmpl w:val="0BB6C6E0"/>
    <w:lvl w:ilvl="0" w:tplc="04090005">
      <w:start w:val="1"/>
      <w:numFmt w:val="bullet"/>
      <w:lvlText w:val=""/>
      <w:lvlJc w:val="left"/>
      <w:pPr>
        <w:ind w:left="1430"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12" w15:restartNumberingAfterBreak="0">
    <w:nsid w:val="50226EA2"/>
    <w:multiLevelType w:val="hybridMultilevel"/>
    <w:tmpl w:val="2848C2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C108A6"/>
    <w:multiLevelType w:val="hybridMultilevel"/>
    <w:tmpl w:val="091A7E46"/>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697F6C76"/>
    <w:multiLevelType w:val="hybridMultilevel"/>
    <w:tmpl w:val="9690A0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BC377A5"/>
    <w:multiLevelType w:val="hybridMultilevel"/>
    <w:tmpl w:val="A9A83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12143"/>
    <w:multiLevelType w:val="hybridMultilevel"/>
    <w:tmpl w:val="9D680816"/>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7BB5113E"/>
    <w:multiLevelType w:val="multilevel"/>
    <w:tmpl w:val="F3022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2526719">
    <w:abstractNumId w:val="4"/>
  </w:num>
  <w:num w:numId="2" w16cid:durableId="1052651975">
    <w:abstractNumId w:val="1"/>
  </w:num>
  <w:num w:numId="3" w16cid:durableId="1843811346">
    <w:abstractNumId w:val="9"/>
  </w:num>
  <w:num w:numId="4" w16cid:durableId="1540240715">
    <w:abstractNumId w:val="0"/>
  </w:num>
  <w:num w:numId="5" w16cid:durableId="949169837">
    <w:abstractNumId w:val="17"/>
  </w:num>
  <w:num w:numId="6" w16cid:durableId="444691272">
    <w:abstractNumId w:val="15"/>
  </w:num>
  <w:num w:numId="7" w16cid:durableId="1824740496">
    <w:abstractNumId w:val="16"/>
  </w:num>
  <w:num w:numId="8" w16cid:durableId="1848322033">
    <w:abstractNumId w:val="8"/>
  </w:num>
  <w:num w:numId="9" w16cid:durableId="1861775698">
    <w:abstractNumId w:val="5"/>
  </w:num>
  <w:num w:numId="10" w16cid:durableId="2041198419">
    <w:abstractNumId w:val="6"/>
  </w:num>
  <w:num w:numId="11" w16cid:durableId="696463334">
    <w:abstractNumId w:val="3"/>
  </w:num>
  <w:num w:numId="12" w16cid:durableId="190537068">
    <w:abstractNumId w:val="10"/>
  </w:num>
  <w:num w:numId="13" w16cid:durableId="906962361">
    <w:abstractNumId w:val="12"/>
  </w:num>
  <w:num w:numId="14" w16cid:durableId="856651996">
    <w:abstractNumId w:val="14"/>
  </w:num>
  <w:num w:numId="15" w16cid:durableId="1653489008">
    <w:abstractNumId w:val="7"/>
  </w:num>
  <w:num w:numId="16" w16cid:durableId="1014460826">
    <w:abstractNumId w:val="13"/>
  </w:num>
  <w:num w:numId="17" w16cid:durableId="1454013094">
    <w:abstractNumId w:val="2"/>
  </w:num>
  <w:num w:numId="18" w16cid:durableId="397094374">
    <w:abstractNumId w:val="11"/>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al Mubarak Alhammad">
    <w15:presenceInfo w15:providerId="AD" w15:userId="S::manalhammad@KSU.EDU.SA::8b6e107d-c563-4e04-bfa3-43fc8f48e148"/>
  </w15:person>
  <w15:person w15:author="رزان الدوسري ID 443203966">
    <w15:presenceInfo w15:providerId="AD" w15:userId="S::443203966@student.ksu.edu.sa::23e8fbfc-fee9-4cef-b07e-fdc75669109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BEC"/>
    <w:rsid w:val="00001C90"/>
    <w:rsid w:val="000057FA"/>
    <w:rsid w:val="0000787A"/>
    <w:rsid w:val="00011427"/>
    <w:rsid w:val="00012AD8"/>
    <w:rsid w:val="00020042"/>
    <w:rsid w:val="00020A38"/>
    <w:rsid w:val="000216B4"/>
    <w:rsid w:val="000307C0"/>
    <w:rsid w:val="0003442C"/>
    <w:rsid w:val="00040C23"/>
    <w:rsid w:val="0004405E"/>
    <w:rsid w:val="00047972"/>
    <w:rsid w:val="00050BAF"/>
    <w:rsid w:val="000533AA"/>
    <w:rsid w:val="0005398E"/>
    <w:rsid w:val="000559EB"/>
    <w:rsid w:val="00056128"/>
    <w:rsid w:val="000574D0"/>
    <w:rsid w:val="00061215"/>
    <w:rsid w:val="00063109"/>
    <w:rsid w:val="00064B48"/>
    <w:rsid w:val="0006790F"/>
    <w:rsid w:val="000755F5"/>
    <w:rsid w:val="000765B4"/>
    <w:rsid w:val="00080DE2"/>
    <w:rsid w:val="00083D69"/>
    <w:rsid w:val="00086048"/>
    <w:rsid w:val="000863B5"/>
    <w:rsid w:val="00086BC5"/>
    <w:rsid w:val="000927EA"/>
    <w:rsid w:val="00097085"/>
    <w:rsid w:val="00097305"/>
    <w:rsid w:val="000A00D4"/>
    <w:rsid w:val="000A3663"/>
    <w:rsid w:val="000A4313"/>
    <w:rsid w:val="000B3C64"/>
    <w:rsid w:val="000B4612"/>
    <w:rsid w:val="000C3C45"/>
    <w:rsid w:val="000D7583"/>
    <w:rsid w:val="000D7A5B"/>
    <w:rsid w:val="000E0410"/>
    <w:rsid w:val="000E39A8"/>
    <w:rsid w:val="000E5E82"/>
    <w:rsid w:val="000F1E3E"/>
    <w:rsid w:val="000F1F65"/>
    <w:rsid w:val="000F7763"/>
    <w:rsid w:val="0010116C"/>
    <w:rsid w:val="00104E94"/>
    <w:rsid w:val="00106747"/>
    <w:rsid w:val="00111898"/>
    <w:rsid w:val="00117488"/>
    <w:rsid w:val="00120432"/>
    <w:rsid w:val="001204AE"/>
    <w:rsid w:val="00120DAE"/>
    <w:rsid w:val="001237FF"/>
    <w:rsid w:val="001246A1"/>
    <w:rsid w:val="00124BE3"/>
    <w:rsid w:val="00125D95"/>
    <w:rsid w:val="00126C96"/>
    <w:rsid w:val="0012761C"/>
    <w:rsid w:val="00133637"/>
    <w:rsid w:val="00137A76"/>
    <w:rsid w:val="001450DA"/>
    <w:rsid w:val="001459DE"/>
    <w:rsid w:val="00153D9A"/>
    <w:rsid w:val="00153E8C"/>
    <w:rsid w:val="00161874"/>
    <w:rsid w:val="00161886"/>
    <w:rsid w:val="001635F9"/>
    <w:rsid w:val="00170D43"/>
    <w:rsid w:val="0017406B"/>
    <w:rsid w:val="0017639B"/>
    <w:rsid w:val="0018586B"/>
    <w:rsid w:val="0019494D"/>
    <w:rsid w:val="00194A37"/>
    <w:rsid w:val="001A09BA"/>
    <w:rsid w:val="001A1957"/>
    <w:rsid w:val="001A2BC4"/>
    <w:rsid w:val="001A3FA5"/>
    <w:rsid w:val="001B1D1C"/>
    <w:rsid w:val="001B3DA5"/>
    <w:rsid w:val="001B5C24"/>
    <w:rsid w:val="001B64DB"/>
    <w:rsid w:val="001C051A"/>
    <w:rsid w:val="001C08FE"/>
    <w:rsid w:val="001C237C"/>
    <w:rsid w:val="001C373C"/>
    <w:rsid w:val="001C7032"/>
    <w:rsid w:val="001C74E8"/>
    <w:rsid w:val="001D04A3"/>
    <w:rsid w:val="001D140D"/>
    <w:rsid w:val="001D33C7"/>
    <w:rsid w:val="001E0CD3"/>
    <w:rsid w:val="001E56B6"/>
    <w:rsid w:val="001F32D7"/>
    <w:rsid w:val="001F5CE3"/>
    <w:rsid w:val="001F7A29"/>
    <w:rsid w:val="002118DD"/>
    <w:rsid w:val="002170FA"/>
    <w:rsid w:val="00225098"/>
    <w:rsid w:val="00225A05"/>
    <w:rsid w:val="002300A8"/>
    <w:rsid w:val="00233562"/>
    <w:rsid w:val="00236E0F"/>
    <w:rsid w:val="00236E14"/>
    <w:rsid w:val="00240788"/>
    <w:rsid w:val="002419C5"/>
    <w:rsid w:val="002429A6"/>
    <w:rsid w:val="0025147C"/>
    <w:rsid w:val="0025492A"/>
    <w:rsid w:val="00254CF8"/>
    <w:rsid w:val="00257EA2"/>
    <w:rsid w:val="00262020"/>
    <w:rsid w:val="00262845"/>
    <w:rsid w:val="00267DE5"/>
    <w:rsid w:val="00275211"/>
    <w:rsid w:val="002756CB"/>
    <w:rsid w:val="002766BB"/>
    <w:rsid w:val="00280C09"/>
    <w:rsid w:val="00280F5E"/>
    <w:rsid w:val="00281E47"/>
    <w:rsid w:val="00282333"/>
    <w:rsid w:val="0028784E"/>
    <w:rsid w:val="00292B81"/>
    <w:rsid w:val="00293742"/>
    <w:rsid w:val="002A13DB"/>
    <w:rsid w:val="002A244C"/>
    <w:rsid w:val="002A3313"/>
    <w:rsid w:val="002A727A"/>
    <w:rsid w:val="002B0C10"/>
    <w:rsid w:val="002B0D7F"/>
    <w:rsid w:val="002B2405"/>
    <w:rsid w:val="002B4F65"/>
    <w:rsid w:val="002B59C2"/>
    <w:rsid w:val="002B5FB0"/>
    <w:rsid w:val="002B7EEC"/>
    <w:rsid w:val="002C0E54"/>
    <w:rsid w:val="002C241A"/>
    <w:rsid w:val="002C5E8D"/>
    <w:rsid w:val="002C7119"/>
    <w:rsid w:val="002D38F8"/>
    <w:rsid w:val="002F1DA9"/>
    <w:rsid w:val="002F29DE"/>
    <w:rsid w:val="002F68AF"/>
    <w:rsid w:val="00302F58"/>
    <w:rsid w:val="00310EA2"/>
    <w:rsid w:val="00311237"/>
    <w:rsid w:val="0031270E"/>
    <w:rsid w:val="00321647"/>
    <w:rsid w:val="00321E81"/>
    <w:rsid w:val="00325D00"/>
    <w:rsid w:val="00325FDF"/>
    <w:rsid w:val="003338A3"/>
    <w:rsid w:val="00334D5F"/>
    <w:rsid w:val="00335B77"/>
    <w:rsid w:val="003452E7"/>
    <w:rsid w:val="00345731"/>
    <w:rsid w:val="00350286"/>
    <w:rsid w:val="00350C4D"/>
    <w:rsid w:val="00352A3B"/>
    <w:rsid w:val="003556F1"/>
    <w:rsid w:val="003556F6"/>
    <w:rsid w:val="00361008"/>
    <w:rsid w:val="00370142"/>
    <w:rsid w:val="00371C9F"/>
    <w:rsid w:val="00373366"/>
    <w:rsid w:val="0038020D"/>
    <w:rsid w:val="003812A4"/>
    <w:rsid w:val="003850D5"/>
    <w:rsid w:val="00392560"/>
    <w:rsid w:val="00395AAB"/>
    <w:rsid w:val="00395EDB"/>
    <w:rsid w:val="003A043F"/>
    <w:rsid w:val="003A07CA"/>
    <w:rsid w:val="003B553C"/>
    <w:rsid w:val="003B6A95"/>
    <w:rsid w:val="003B7F0D"/>
    <w:rsid w:val="003C0D58"/>
    <w:rsid w:val="003C19AE"/>
    <w:rsid w:val="003C5194"/>
    <w:rsid w:val="003D2539"/>
    <w:rsid w:val="003D47C7"/>
    <w:rsid w:val="003D4D3D"/>
    <w:rsid w:val="003E2F48"/>
    <w:rsid w:val="003E3628"/>
    <w:rsid w:val="003E4BFB"/>
    <w:rsid w:val="003E6147"/>
    <w:rsid w:val="003F09A0"/>
    <w:rsid w:val="003F0B2C"/>
    <w:rsid w:val="003F0BC1"/>
    <w:rsid w:val="003F1570"/>
    <w:rsid w:val="003F1CF6"/>
    <w:rsid w:val="003F5ECD"/>
    <w:rsid w:val="003F6DF4"/>
    <w:rsid w:val="00401A19"/>
    <w:rsid w:val="00401EDE"/>
    <w:rsid w:val="004043DC"/>
    <w:rsid w:val="004044A7"/>
    <w:rsid w:val="00404B03"/>
    <w:rsid w:val="00405D88"/>
    <w:rsid w:val="00411B19"/>
    <w:rsid w:val="004121B3"/>
    <w:rsid w:val="00422FC6"/>
    <w:rsid w:val="004237FB"/>
    <w:rsid w:val="00424363"/>
    <w:rsid w:val="00425D5D"/>
    <w:rsid w:val="004273A2"/>
    <w:rsid w:val="00430419"/>
    <w:rsid w:val="0043678A"/>
    <w:rsid w:val="00437160"/>
    <w:rsid w:val="004414F3"/>
    <w:rsid w:val="00443B31"/>
    <w:rsid w:val="00452731"/>
    <w:rsid w:val="0045504D"/>
    <w:rsid w:val="004565CA"/>
    <w:rsid w:val="004671B6"/>
    <w:rsid w:val="00467D65"/>
    <w:rsid w:val="0048186B"/>
    <w:rsid w:val="00481A4B"/>
    <w:rsid w:val="00483D87"/>
    <w:rsid w:val="00485013"/>
    <w:rsid w:val="00490F54"/>
    <w:rsid w:val="00493153"/>
    <w:rsid w:val="00493A99"/>
    <w:rsid w:val="00493EC9"/>
    <w:rsid w:val="004950C3"/>
    <w:rsid w:val="004B19CD"/>
    <w:rsid w:val="004B3336"/>
    <w:rsid w:val="004B631F"/>
    <w:rsid w:val="004C2B7E"/>
    <w:rsid w:val="004C5C91"/>
    <w:rsid w:val="004D1CDF"/>
    <w:rsid w:val="004E04EE"/>
    <w:rsid w:val="004E0802"/>
    <w:rsid w:val="004E1314"/>
    <w:rsid w:val="004E385D"/>
    <w:rsid w:val="004E783F"/>
    <w:rsid w:val="004F44C5"/>
    <w:rsid w:val="004F763F"/>
    <w:rsid w:val="00500C17"/>
    <w:rsid w:val="00501675"/>
    <w:rsid w:val="005074C3"/>
    <w:rsid w:val="00507C62"/>
    <w:rsid w:val="00512027"/>
    <w:rsid w:val="00512CEB"/>
    <w:rsid w:val="0051509B"/>
    <w:rsid w:val="005150D4"/>
    <w:rsid w:val="005167A1"/>
    <w:rsid w:val="005260BD"/>
    <w:rsid w:val="0052715D"/>
    <w:rsid w:val="00527EA1"/>
    <w:rsid w:val="00530731"/>
    <w:rsid w:val="00532787"/>
    <w:rsid w:val="00533384"/>
    <w:rsid w:val="00540FF5"/>
    <w:rsid w:val="00541D50"/>
    <w:rsid w:val="00544F42"/>
    <w:rsid w:val="00546725"/>
    <w:rsid w:val="00550A24"/>
    <w:rsid w:val="0055235F"/>
    <w:rsid w:val="00557847"/>
    <w:rsid w:val="00560811"/>
    <w:rsid w:val="005619F9"/>
    <w:rsid w:val="0056347B"/>
    <w:rsid w:val="00564169"/>
    <w:rsid w:val="00570850"/>
    <w:rsid w:val="005715B9"/>
    <w:rsid w:val="00573FDF"/>
    <w:rsid w:val="00574B63"/>
    <w:rsid w:val="00575EF4"/>
    <w:rsid w:val="005813A2"/>
    <w:rsid w:val="00581BAB"/>
    <w:rsid w:val="00587561"/>
    <w:rsid w:val="00590EDF"/>
    <w:rsid w:val="00593CAA"/>
    <w:rsid w:val="005A1CD3"/>
    <w:rsid w:val="005A4983"/>
    <w:rsid w:val="005A4C5A"/>
    <w:rsid w:val="005A765A"/>
    <w:rsid w:val="005B471A"/>
    <w:rsid w:val="005C5187"/>
    <w:rsid w:val="005C53AE"/>
    <w:rsid w:val="005C6A95"/>
    <w:rsid w:val="005D4D4A"/>
    <w:rsid w:val="005F070E"/>
    <w:rsid w:val="005F1D30"/>
    <w:rsid w:val="005F1DBB"/>
    <w:rsid w:val="005F2CD2"/>
    <w:rsid w:val="005F5F10"/>
    <w:rsid w:val="00601E93"/>
    <w:rsid w:val="00605828"/>
    <w:rsid w:val="00606F66"/>
    <w:rsid w:val="006125F4"/>
    <w:rsid w:val="00613256"/>
    <w:rsid w:val="006142A5"/>
    <w:rsid w:val="0061452D"/>
    <w:rsid w:val="00614626"/>
    <w:rsid w:val="00622683"/>
    <w:rsid w:val="00622804"/>
    <w:rsid w:val="0062389D"/>
    <w:rsid w:val="00624225"/>
    <w:rsid w:val="006258D5"/>
    <w:rsid w:val="0062624D"/>
    <w:rsid w:val="006268D1"/>
    <w:rsid w:val="00635E0C"/>
    <w:rsid w:val="00640787"/>
    <w:rsid w:val="00641062"/>
    <w:rsid w:val="00650376"/>
    <w:rsid w:val="0065145A"/>
    <w:rsid w:val="00651779"/>
    <w:rsid w:val="00654EDD"/>
    <w:rsid w:val="00657235"/>
    <w:rsid w:val="006603A2"/>
    <w:rsid w:val="00662464"/>
    <w:rsid w:val="006633E0"/>
    <w:rsid w:val="00663C66"/>
    <w:rsid w:val="00676FBD"/>
    <w:rsid w:val="006811F9"/>
    <w:rsid w:val="006841E1"/>
    <w:rsid w:val="006874EC"/>
    <w:rsid w:val="006878FE"/>
    <w:rsid w:val="006A0C79"/>
    <w:rsid w:val="006A0F88"/>
    <w:rsid w:val="006A12AF"/>
    <w:rsid w:val="006A3D9F"/>
    <w:rsid w:val="006B0A35"/>
    <w:rsid w:val="006B1EC3"/>
    <w:rsid w:val="006B2666"/>
    <w:rsid w:val="006B41C2"/>
    <w:rsid w:val="006B650B"/>
    <w:rsid w:val="006B6B60"/>
    <w:rsid w:val="006B6EDF"/>
    <w:rsid w:val="006B72C3"/>
    <w:rsid w:val="006C1A74"/>
    <w:rsid w:val="006C2002"/>
    <w:rsid w:val="006C2140"/>
    <w:rsid w:val="006C21DF"/>
    <w:rsid w:val="006C3B5D"/>
    <w:rsid w:val="006C3EB9"/>
    <w:rsid w:val="006C5C74"/>
    <w:rsid w:val="006D0041"/>
    <w:rsid w:val="006D0D27"/>
    <w:rsid w:val="006D2A6A"/>
    <w:rsid w:val="006E4641"/>
    <w:rsid w:val="006E6EEB"/>
    <w:rsid w:val="006F0EB1"/>
    <w:rsid w:val="006F446B"/>
    <w:rsid w:val="006F4616"/>
    <w:rsid w:val="006F4CE1"/>
    <w:rsid w:val="006F7102"/>
    <w:rsid w:val="007009F7"/>
    <w:rsid w:val="00703CBA"/>
    <w:rsid w:val="007103E8"/>
    <w:rsid w:val="007112ED"/>
    <w:rsid w:val="007152AE"/>
    <w:rsid w:val="00716B6F"/>
    <w:rsid w:val="00717C0E"/>
    <w:rsid w:val="00725A6B"/>
    <w:rsid w:val="00725BE5"/>
    <w:rsid w:val="00730C7A"/>
    <w:rsid w:val="007364E1"/>
    <w:rsid w:val="007414BB"/>
    <w:rsid w:val="00742F22"/>
    <w:rsid w:val="0074359E"/>
    <w:rsid w:val="00746F15"/>
    <w:rsid w:val="00760E41"/>
    <w:rsid w:val="007627C9"/>
    <w:rsid w:val="0077096B"/>
    <w:rsid w:val="007713A2"/>
    <w:rsid w:val="00772D1D"/>
    <w:rsid w:val="00775BBF"/>
    <w:rsid w:val="00776589"/>
    <w:rsid w:val="00783064"/>
    <w:rsid w:val="00785D5F"/>
    <w:rsid w:val="00786B5D"/>
    <w:rsid w:val="00793968"/>
    <w:rsid w:val="0079677E"/>
    <w:rsid w:val="007A3D54"/>
    <w:rsid w:val="007A6B50"/>
    <w:rsid w:val="007A6D17"/>
    <w:rsid w:val="007B00AC"/>
    <w:rsid w:val="007C2C3C"/>
    <w:rsid w:val="007C34E3"/>
    <w:rsid w:val="007C578C"/>
    <w:rsid w:val="007C5C52"/>
    <w:rsid w:val="007C7D89"/>
    <w:rsid w:val="007D11EE"/>
    <w:rsid w:val="007D47E7"/>
    <w:rsid w:val="007E0863"/>
    <w:rsid w:val="007E162F"/>
    <w:rsid w:val="007E217E"/>
    <w:rsid w:val="007E3B40"/>
    <w:rsid w:val="007E4DCE"/>
    <w:rsid w:val="007E5D00"/>
    <w:rsid w:val="007E663E"/>
    <w:rsid w:val="007F1A65"/>
    <w:rsid w:val="007F3B41"/>
    <w:rsid w:val="007F7ACE"/>
    <w:rsid w:val="008019EE"/>
    <w:rsid w:val="00802785"/>
    <w:rsid w:val="00805C21"/>
    <w:rsid w:val="0080684A"/>
    <w:rsid w:val="008073A4"/>
    <w:rsid w:val="00807AAF"/>
    <w:rsid w:val="00810A6A"/>
    <w:rsid w:val="0081144D"/>
    <w:rsid w:val="00815C97"/>
    <w:rsid w:val="00816131"/>
    <w:rsid w:val="00820443"/>
    <w:rsid w:val="00826A7B"/>
    <w:rsid w:val="00827305"/>
    <w:rsid w:val="00827F1F"/>
    <w:rsid w:val="00831667"/>
    <w:rsid w:val="008326C9"/>
    <w:rsid w:val="00832CA3"/>
    <w:rsid w:val="00843166"/>
    <w:rsid w:val="008453BA"/>
    <w:rsid w:val="0084770B"/>
    <w:rsid w:val="00851295"/>
    <w:rsid w:val="00853F30"/>
    <w:rsid w:val="008556CB"/>
    <w:rsid w:val="00856793"/>
    <w:rsid w:val="00856915"/>
    <w:rsid w:val="00866922"/>
    <w:rsid w:val="008709B7"/>
    <w:rsid w:val="0087137C"/>
    <w:rsid w:val="00874BE2"/>
    <w:rsid w:val="00875FA0"/>
    <w:rsid w:val="00877C2A"/>
    <w:rsid w:val="00880630"/>
    <w:rsid w:val="00881222"/>
    <w:rsid w:val="00883786"/>
    <w:rsid w:val="0088397F"/>
    <w:rsid w:val="0089018A"/>
    <w:rsid w:val="00890968"/>
    <w:rsid w:val="00892A3F"/>
    <w:rsid w:val="00893B1A"/>
    <w:rsid w:val="00894542"/>
    <w:rsid w:val="008954CA"/>
    <w:rsid w:val="008954DF"/>
    <w:rsid w:val="008A4235"/>
    <w:rsid w:val="008A7304"/>
    <w:rsid w:val="008B1609"/>
    <w:rsid w:val="008B1EB3"/>
    <w:rsid w:val="008B7229"/>
    <w:rsid w:val="008C2B6D"/>
    <w:rsid w:val="008C35C2"/>
    <w:rsid w:val="008C531C"/>
    <w:rsid w:val="008C5954"/>
    <w:rsid w:val="008C5C80"/>
    <w:rsid w:val="008C6F04"/>
    <w:rsid w:val="008C6FC6"/>
    <w:rsid w:val="008D4032"/>
    <w:rsid w:val="008E0B45"/>
    <w:rsid w:val="008E3E1A"/>
    <w:rsid w:val="008E51D5"/>
    <w:rsid w:val="008F2231"/>
    <w:rsid w:val="008F6376"/>
    <w:rsid w:val="008F6D63"/>
    <w:rsid w:val="009003CA"/>
    <w:rsid w:val="009042F2"/>
    <w:rsid w:val="00914CF0"/>
    <w:rsid w:val="00916C34"/>
    <w:rsid w:val="00921650"/>
    <w:rsid w:val="00921863"/>
    <w:rsid w:val="00926D0E"/>
    <w:rsid w:val="00927534"/>
    <w:rsid w:val="00931FD6"/>
    <w:rsid w:val="00935491"/>
    <w:rsid w:val="00940C8B"/>
    <w:rsid w:val="00947268"/>
    <w:rsid w:val="00950844"/>
    <w:rsid w:val="00951170"/>
    <w:rsid w:val="009547D2"/>
    <w:rsid w:val="00964EA3"/>
    <w:rsid w:val="00965F4E"/>
    <w:rsid w:val="00971691"/>
    <w:rsid w:val="00977DDF"/>
    <w:rsid w:val="00982333"/>
    <w:rsid w:val="00983BEC"/>
    <w:rsid w:val="00990646"/>
    <w:rsid w:val="009955DF"/>
    <w:rsid w:val="00997B02"/>
    <w:rsid w:val="009A21B5"/>
    <w:rsid w:val="009A336B"/>
    <w:rsid w:val="009B0246"/>
    <w:rsid w:val="009B483D"/>
    <w:rsid w:val="009B61BC"/>
    <w:rsid w:val="009C04C7"/>
    <w:rsid w:val="009C0691"/>
    <w:rsid w:val="009C32C1"/>
    <w:rsid w:val="009D41A2"/>
    <w:rsid w:val="009D4450"/>
    <w:rsid w:val="009D4795"/>
    <w:rsid w:val="009E125D"/>
    <w:rsid w:val="009E3B4A"/>
    <w:rsid w:val="009E4E80"/>
    <w:rsid w:val="009F0C2D"/>
    <w:rsid w:val="009F1A87"/>
    <w:rsid w:val="009F3B88"/>
    <w:rsid w:val="00A006C8"/>
    <w:rsid w:val="00A05807"/>
    <w:rsid w:val="00A058D6"/>
    <w:rsid w:val="00A10136"/>
    <w:rsid w:val="00A104C8"/>
    <w:rsid w:val="00A120E7"/>
    <w:rsid w:val="00A1426E"/>
    <w:rsid w:val="00A14562"/>
    <w:rsid w:val="00A14A64"/>
    <w:rsid w:val="00A15844"/>
    <w:rsid w:val="00A21F59"/>
    <w:rsid w:val="00A22B4B"/>
    <w:rsid w:val="00A26381"/>
    <w:rsid w:val="00A277A2"/>
    <w:rsid w:val="00A3041A"/>
    <w:rsid w:val="00A30433"/>
    <w:rsid w:val="00A34109"/>
    <w:rsid w:val="00A35195"/>
    <w:rsid w:val="00A37BE1"/>
    <w:rsid w:val="00A4050D"/>
    <w:rsid w:val="00A4224A"/>
    <w:rsid w:val="00A42575"/>
    <w:rsid w:val="00A47B35"/>
    <w:rsid w:val="00A5221F"/>
    <w:rsid w:val="00A53C22"/>
    <w:rsid w:val="00A57733"/>
    <w:rsid w:val="00A6061D"/>
    <w:rsid w:val="00A617A6"/>
    <w:rsid w:val="00A70D25"/>
    <w:rsid w:val="00A73D5A"/>
    <w:rsid w:val="00A75572"/>
    <w:rsid w:val="00A76EBD"/>
    <w:rsid w:val="00A77B10"/>
    <w:rsid w:val="00A818D6"/>
    <w:rsid w:val="00A8357F"/>
    <w:rsid w:val="00A862E4"/>
    <w:rsid w:val="00A86381"/>
    <w:rsid w:val="00A90C1D"/>
    <w:rsid w:val="00A9327B"/>
    <w:rsid w:val="00AA18DA"/>
    <w:rsid w:val="00AA50A9"/>
    <w:rsid w:val="00AA5DC6"/>
    <w:rsid w:val="00AA69E2"/>
    <w:rsid w:val="00AB0A31"/>
    <w:rsid w:val="00AB10E9"/>
    <w:rsid w:val="00AB31CC"/>
    <w:rsid w:val="00AB6B8E"/>
    <w:rsid w:val="00AC2562"/>
    <w:rsid w:val="00AC4521"/>
    <w:rsid w:val="00AD08C4"/>
    <w:rsid w:val="00AD3291"/>
    <w:rsid w:val="00AD72EF"/>
    <w:rsid w:val="00AE2DE9"/>
    <w:rsid w:val="00AE7AC3"/>
    <w:rsid w:val="00AF0188"/>
    <w:rsid w:val="00AF1884"/>
    <w:rsid w:val="00AF3355"/>
    <w:rsid w:val="00AF596A"/>
    <w:rsid w:val="00AF6F22"/>
    <w:rsid w:val="00B07861"/>
    <w:rsid w:val="00B10927"/>
    <w:rsid w:val="00B11F1A"/>
    <w:rsid w:val="00B167DD"/>
    <w:rsid w:val="00B204DD"/>
    <w:rsid w:val="00B20D70"/>
    <w:rsid w:val="00B21901"/>
    <w:rsid w:val="00B2403A"/>
    <w:rsid w:val="00B240CF"/>
    <w:rsid w:val="00B263BB"/>
    <w:rsid w:val="00B269D9"/>
    <w:rsid w:val="00B279AB"/>
    <w:rsid w:val="00B36669"/>
    <w:rsid w:val="00B37743"/>
    <w:rsid w:val="00B43176"/>
    <w:rsid w:val="00B501F3"/>
    <w:rsid w:val="00B54534"/>
    <w:rsid w:val="00B62B7A"/>
    <w:rsid w:val="00B6340E"/>
    <w:rsid w:val="00B65025"/>
    <w:rsid w:val="00B726BC"/>
    <w:rsid w:val="00B74DC1"/>
    <w:rsid w:val="00B759D8"/>
    <w:rsid w:val="00B75C32"/>
    <w:rsid w:val="00B76C58"/>
    <w:rsid w:val="00B80B2F"/>
    <w:rsid w:val="00B83C94"/>
    <w:rsid w:val="00B85533"/>
    <w:rsid w:val="00B862B8"/>
    <w:rsid w:val="00B9103F"/>
    <w:rsid w:val="00B959EC"/>
    <w:rsid w:val="00B95D63"/>
    <w:rsid w:val="00B96295"/>
    <w:rsid w:val="00BA0119"/>
    <w:rsid w:val="00BA3355"/>
    <w:rsid w:val="00BB0D01"/>
    <w:rsid w:val="00BB1539"/>
    <w:rsid w:val="00BB67C3"/>
    <w:rsid w:val="00BB6EDE"/>
    <w:rsid w:val="00BC083B"/>
    <w:rsid w:val="00BC1140"/>
    <w:rsid w:val="00BC1C25"/>
    <w:rsid w:val="00BC26F3"/>
    <w:rsid w:val="00BC3DB9"/>
    <w:rsid w:val="00BC4B69"/>
    <w:rsid w:val="00BC5191"/>
    <w:rsid w:val="00BC558B"/>
    <w:rsid w:val="00BC638F"/>
    <w:rsid w:val="00BC7076"/>
    <w:rsid w:val="00BC7F0A"/>
    <w:rsid w:val="00BD20D5"/>
    <w:rsid w:val="00BD2E16"/>
    <w:rsid w:val="00BE1595"/>
    <w:rsid w:val="00BE1939"/>
    <w:rsid w:val="00BE4504"/>
    <w:rsid w:val="00BE63E3"/>
    <w:rsid w:val="00BF6C52"/>
    <w:rsid w:val="00BF6D43"/>
    <w:rsid w:val="00C04ECE"/>
    <w:rsid w:val="00C1018E"/>
    <w:rsid w:val="00C119FF"/>
    <w:rsid w:val="00C14AE5"/>
    <w:rsid w:val="00C14DEE"/>
    <w:rsid w:val="00C15B9E"/>
    <w:rsid w:val="00C16674"/>
    <w:rsid w:val="00C16E15"/>
    <w:rsid w:val="00C17249"/>
    <w:rsid w:val="00C1728C"/>
    <w:rsid w:val="00C172F2"/>
    <w:rsid w:val="00C339F0"/>
    <w:rsid w:val="00C3534E"/>
    <w:rsid w:val="00C36995"/>
    <w:rsid w:val="00C37A05"/>
    <w:rsid w:val="00C41D5E"/>
    <w:rsid w:val="00C41EBE"/>
    <w:rsid w:val="00C43CA2"/>
    <w:rsid w:val="00C443F7"/>
    <w:rsid w:val="00C54571"/>
    <w:rsid w:val="00C54F86"/>
    <w:rsid w:val="00C550BE"/>
    <w:rsid w:val="00C61B55"/>
    <w:rsid w:val="00C61BC1"/>
    <w:rsid w:val="00C62FDD"/>
    <w:rsid w:val="00C65123"/>
    <w:rsid w:val="00C65C4C"/>
    <w:rsid w:val="00C66E45"/>
    <w:rsid w:val="00C71603"/>
    <w:rsid w:val="00C73CEE"/>
    <w:rsid w:val="00C778AE"/>
    <w:rsid w:val="00C80865"/>
    <w:rsid w:val="00C809A7"/>
    <w:rsid w:val="00C86B9F"/>
    <w:rsid w:val="00C8782C"/>
    <w:rsid w:val="00C956C8"/>
    <w:rsid w:val="00C96252"/>
    <w:rsid w:val="00CA1771"/>
    <w:rsid w:val="00CA25A7"/>
    <w:rsid w:val="00CA30A6"/>
    <w:rsid w:val="00CA59A3"/>
    <w:rsid w:val="00CA6727"/>
    <w:rsid w:val="00CB6D27"/>
    <w:rsid w:val="00CB7989"/>
    <w:rsid w:val="00CC1068"/>
    <w:rsid w:val="00CC30C2"/>
    <w:rsid w:val="00CC6C79"/>
    <w:rsid w:val="00CC718A"/>
    <w:rsid w:val="00CD0688"/>
    <w:rsid w:val="00CD1284"/>
    <w:rsid w:val="00CD4A10"/>
    <w:rsid w:val="00CD55AB"/>
    <w:rsid w:val="00CD5BD7"/>
    <w:rsid w:val="00CE14CF"/>
    <w:rsid w:val="00CE1B93"/>
    <w:rsid w:val="00CE5471"/>
    <w:rsid w:val="00CE6385"/>
    <w:rsid w:val="00CE72BB"/>
    <w:rsid w:val="00CE72E3"/>
    <w:rsid w:val="00CE7A65"/>
    <w:rsid w:val="00CF14EF"/>
    <w:rsid w:val="00CF285A"/>
    <w:rsid w:val="00CF6267"/>
    <w:rsid w:val="00D01551"/>
    <w:rsid w:val="00D04F0F"/>
    <w:rsid w:val="00D052A2"/>
    <w:rsid w:val="00D05A81"/>
    <w:rsid w:val="00D10A40"/>
    <w:rsid w:val="00D11444"/>
    <w:rsid w:val="00D1147B"/>
    <w:rsid w:val="00D1517C"/>
    <w:rsid w:val="00D15FD9"/>
    <w:rsid w:val="00D2449E"/>
    <w:rsid w:val="00D26E67"/>
    <w:rsid w:val="00D304E4"/>
    <w:rsid w:val="00D323E9"/>
    <w:rsid w:val="00D34E3A"/>
    <w:rsid w:val="00D40511"/>
    <w:rsid w:val="00D42AD4"/>
    <w:rsid w:val="00D432B8"/>
    <w:rsid w:val="00D47136"/>
    <w:rsid w:val="00D5107D"/>
    <w:rsid w:val="00D56E17"/>
    <w:rsid w:val="00D64819"/>
    <w:rsid w:val="00D65DB9"/>
    <w:rsid w:val="00D71601"/>
    <w:rsid w:val="00D71FEF"/>
    <w:rsid w:val="00D74E45"/>
    <w:rsid w:val="00D77704"/>
    <w:rsid w:val="00D8118D"/>
    <w:rsid w:val="00D87598"/>
    <w:rsid w:val="00D87899"/>
    <w:rsid w:val="00D90285"/>
    <w:rsid w:val="00D91A8C"/>
    <w:rsid w:val="00DA36D4"/>
    <w:rsid w:val="00DA68BB"/>
    <w:rsid w:val="00DB0860"/>
    <w:rsid w:val="00DB1310"/>
    <w:rsid w:val="00DB50DD"/>
    <w:rsid w:val="00DC1735"/>
    <w:rsid w:val="00DC1CA8"/>
    <w:rsid w:val="00DC530F"/>
    <w:rsid w:val="00DC5EE8"/>
    <w:rsid w:val="00DC7D2E"/>
    <w:rsid w:val="00DD0E8F"/>
    <w:rsid w:val="00DE1F8A"/>
    <w:rsid w:val="00DE3716"/>
    <w:rsid w:val="00DE63EB"/>
    <w:rsid w:val="00DF2A45"/>
    <w:rsid w:val="00DF3358"/>
    <w:rsid w:val="00DF35D9"/>
    <w:rsid w:val="00DF42DD"/>
    <w:rsid w:val="00DF63FF"/>
    <w:rsid w:val="00E01816"/>
    <w:rsid w:val="00E02FE9"/>
    <w:rsid w:val="00E0399B"/>
    <w:rsid w:val="00E03A44"/>
    <w:rsid w:val="00E13509"/>
    <w:rsid w:val="00E1586F"/>
    <w:rsid w:val="00E15A2E"/>
    <w:rsid w:val="00E15DD1"/>
    <w:rsid w:val="00E1697D"/>
    <w:rsid w:val="00E17FDF"/>
    <w:rsid w:val="00E2065B"/>
    <w:rsid w:val="00E21AD3"/>
    <w:rsid w:val="00E22436"/>
    <w:rsid w:val="00E2734E"/>
    <w:rsid w:val="00E30CDE"/>
    <w:rsid w:val="00E31431"/>
    <w:rsid w:val="00E37D49"/>
    <w:rsid w:val="00E4772B"/>
    <w:rsid w:val="00E56A40"/>
    <w:rsid w:val="00E5746C"/>
    <w:rsid w:val="00E61B4B"/>
    <w:rsid w:val="00E63162"/>
    <w:rsid w:val="00E65118"/>
    <w:rsid w:val="00E672CE"/>
    <w:rsid w:val="00E67EA7"/>
    <w:rsid w:val="00E67FE8"/>
    <w:rsid w:val="00E717CD"/>
    <w:rsid w:val="00E721E6"/>
    <w:rsid w:val="00E72952"/>
    <w:rsid w:val="00E77ED8"/>
    <w:rsid w:val="00E8177C"/>
    <w:rsid w:val="00E844FE"/>
    <w:rsid w:val="00E9071B"/>
    <w:rsid w:val="00E91662"/>
    <w:rsid w:val="00E9223F"/>
    <w:rsid w:val="00E94489"/>
    <w:rsid w:val="00E95887"/>
    <w:rsid w:val="00EA1970"/>
    <w:rsid w:val="00EA388F"/>
    <w:rsid w:val="00EA3E49"/>
    <w:rsid w:val="00EA3EAB"/>
    <w:rsid w:val="00EA4240"/>
    <w:rsid w:val="00EC10C6"/>
    <w:rsid w:val="00EC193D"/>
    <w:rsid w:val="00EC6F8C"/>
    <w:rsid w:val="00EC7493"/>
    <w:rsid w:val="00ED1407"/>
    <w:rsid w:val="00ED4363"/>
    <w:rsid w:val="00EE0887"/>
    <w:rsid w:val="00EE134D"/>
    <w:rsid w:val="00EE21AE"/>
    <w:rsid w:val="00EE3681"/>
    <w:rsid w:val="00EF1039"/>
    <w:rsid w:val="00EF26D1"/>
    <w:rsid w:val="00EF2F60"/>
    <w:rsid w:val="00EF4613"/>
    <w:rsid w:val="00EF4EA1"/>
    <w:rsid w:val="00EF551A"/>
    <w:rsid w:val="00F02395"/>
    <w:rsid w:val="00F02D35"/>
    <w:rsid w:val="00F03B4E"/>
    <w:rsid w:val="00F04226"/>
    <w:rsid w:val="00F116A6"/>
    <w:rsid w:val="00F1589F"/>
    <w:rsid w:val="00F21363"/>
    <w:rsid w:val="00F2138C"/>
    <w:rsid w:val="00F217A0"/>
    <w:rsid w:val="00F22416"/>
    <w:rsid w:val="00F23D20"/>
    <w:rsid w:val="00F25D6F"/>
    <w:rsid w:val="00F27AFA"/>
    <w:rsid w:val="00F3450B"/>
    <w:rsid w:val="00F35A4C"/>
    <w:rsid w:val="00F40BA6"/>
    <w:rsid w:val="00F43EEF"/>
    <w:rsid w:val="00F448B6"/>
    <w:rsid w:val="00F5220D"/>
    <w:rsid w:val="00F533E0"/>
    <w:rsid w:val="00F53F87"/>
    <w:rsid w:val="00F55727"/>
    <w:rsid w:val="00F5584B"/>
    <w:rsid w:val="00F60B78"/>
    <w:rsid w:val="00F6333A"/>
    <w:rsid w:val="00F635F4"/>
    <w:rsid w:val="00F639DD"/>
    <w:rsid w:val="00F643EE"/>
    <w:rsid w:val="00F656D1"/>
    <w:rsid w:val="00F66341"/>
    <w:rsid w:val="00F6756D"/>
    <w:rsid w:val="00F7648A"/>
    <w:rsid w:val="00F767F0"/>
    <w:rsid w:val="00F76AF2"/>
    <w:rsid w:val="00F818AC"/>
    <w:rsid w:val="00F82023"/>
    <w:rsid w:val="00F82163"/>
    <w:rsid w:val="00F867B5"/>
    <w:rsid w:val="00F92E06"/>
    <w:rsid w:val="00F93582"/>
    <w:rsid w:val="00F9647C"/>
    <w:rsid w:val="00F9673E"/>
    <w:rsid w:val="00F97498"/>
    <w:rsid w:val="00FA20AC"/>
    <w:rsid w:val="00FA4FA0"/>
    <w:rsid w:val="00FA6B86"/>
    <w:rsid w:val="00FA7822"/>
    <w:rsid w:val="00FB0168"/>
    <w:rsid w:val="00FB1782"/>
    <w:rsid w:val="00FB50F0"/>
    <w:rsid w:val="00FB5E45"/>
    <w:rsid w:val="00FB6060"/>
    <w:rsid w:val="00FB6314"/>
    <w:rsid w:val="00FC2653"/>
    <w:rsid w:val="00FD2A5A"/>
    <w:rsid w:val="00FE065C"/>
    <w:rsid w:val="00FF59BF"/>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EB896D"/>
  <w15:chartTrackingRefBased/>
  <w15:docId w15:val="{86929AED-6A26-C645-901D-BA4C947F8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38F"/>
    <w:pPr>
      <w:spacing w:after="200" w:line="276" w:lineRule="auto"/>
    </w:pPr>
    <w:rPr>
      <w:rFonts w:ascii="Calibri" w:eastAsia="Calibri" w:hAnsi="Calibri" w:cs="Arial"/>
      <w:sz w:val="22"/>
      <w:szCs w:val="22"/>
      <w:lang w:val="en-US"/>
    </w:rPr>
  </w:style>
  <w:style w:type="paragraph" w:styleId="Heading1">
    <w:name w:val="heading 1"/>
    <w:aliases w:val="CCIS_Heading 1"/>
    <w:basedOn w:val="Normal"/>
    <w:next w:val="Normal"/>
    <w:link w:val="Heading1Char"/>
    <w:uiPriority w:val="9"/>
    <w:qFormat/>
    <w:rsid w:val="00983BEC"/>
    <w:pPr>
      <w:widowControl w:val="0"/>
      <w:numPr>
        <w:numId w:val="1"/>
      </w:numPr>
      <w:autoSpaceDE w:val="0"/>
      <w:autoSpaceDN w:val="0"/>
      <w:adjustRightInd w:val="0"/>
      <w:spacing w:after="0" w:line="240" w:lineRule="auto"/>
      <w:outlineLvl w:val="0"/>
    </w:pPr>
    <w:rPr>
      <w:rFonts w:ascii="PEFNAN+TimesNewRoman" w:eastAsia="Times New Roman" w:hAnsi="PEFNAN+TimesNewRoman"/>
      <w:sz w:val="24"/>
      <w:szCs w:val="24"/>
    </w:rPr>
  </w:style>
  <w:style w:type="paragraph" w:styleId="Heading2">
    <w:name w:val="heading 2"/>
    <w:basedOn w:val="Normal"/>
    <w:next w:val="Normal"/>
    <w:link w:val="Heading2Char"/>
    <w:uiPriority w:val="9"/>
    <w:unhideWhenUsed/>
    <w:qFormat/>
    <w:rsid w:val="00983BEC"/>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3BEC"/>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83BEC"/>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83BE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83BE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3BE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3BE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BE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CIS_Heading 1 Char"/>
    <w:basedOn w:val="DefaultParagraphFont"/>
    <w:link w:val="Heading1"/>
    <w:uiPriority w:val="9"/>
    <w:rsid w:val="00983BEC"/>
    <w:rPr>
      <w:rFonts w:ascii="PEFNAN+TimesNewRoman" w:eastAsia="Times New Roman" w:hAnsi="PEFNAN+TimesNewRoman" w:cs="Arial"/>
      <w:lang w:val="en-US"/>
    </w:rPr>
  </w:style>
  <w:style w:type="character" w:customStyle="1" w:styleId="Heading2Char">
    <w:name w:val="Heading 2 Char"/>
    <w:basedOn w:val="DefaultParagraphFont"/>
    <w:link w:val="Heading2"/>
    <w:uiPriority w:val="9"/>
    <w:rsid w:val="00983BEC"/>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983BEC"/>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semiHidden/>
    <w:rsid w:val="00983BEC"/>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983BEC"/>
    <w:rPr>
      <w:rFonts w:asciiTheme="majorHAnsi" w:eastAsiaTheme="majorEastAsia" w:hAnsiTheme="majorHAnsi" w:cstheme="majorBidi"/>
      <w:color w:val="2F5496" w:themeColor="accent1" w:themeShade="BF"/>
      <w:sz w:val="22"/>
      <w:szCs w:val="22"/>
      <w:lang w:val="en-US"/>
    </w:rPr>
  </w:style>
  <w:style w:type="character" w:customStyle="1" w:styleId="Heading6Char">
    <w:name w:val="Heading 6 Char"/>
    <w:basedOn w:val="DefaultParagraphFont"/>
    <w:link w:val="Heading6"/>
    <w:uiPriority w:val="9"/>
    <w:semiHidden/>
    <w:rsid w:val="00983BEC"/>
    <w:rPr>
      <w:rFonts w:asciiTheme="majorHAnsi" w:eastAsiaTheme="majorEastAsia" w:hAnsiTheme="majorHAnsi" w:cstheme="majorBidi"/>
      <w:color w:val="1F3763" w:themeColor="accent1" w:themeShade="7F"/>
      <w:sz w:val="22"/>
      <w:szCs w:val="22"/>
      <w:lang w:val="en-US"/>
    </w:rPr>
  </w:style>
  <w:style w:type="character" w:customStyle="1" w:styleId="Heading7Char">
    <w:name w:val="Heading 7 Char"/>
    <w:basedOn w:val="DefaultParagraphFont"/>
    <w:link w:val="Heading7"/>
    <w:uiPriority w:val="9"/>
    <w:semiHidden/>
    <w:rsid w:val="00983BEC"/>
    <w:rPr>
      <w:rFonts w:asciiTheme="majorHAnsi" w:eastAsiaTheme="majorEastAsia" w:hAnsiTheme="majorHAnsi" w:cstheme="majorBidi"/>
      <w:i/>
      <w:iCs/>
      <w:color w:val="1F3763" w:themeColor="accent1" w:themeShade="7F"/>
      <w:sz w:val="22"/>
      <w:szCs w:val="22"/>
      <w:lang w:val="en-US"/>
    </w:rPr>
  </w:style>
  <w:style w:type="character" w:customStyle="1" w:styleId="Heading8Char">
    <w:name w:val="Heading 8 Char"/>
    <w:basedOn w:val="DefaultParagraphFont"/>
    <w:link w:val="Heading8"/>
    <w:uiPriority w:val="9"/>
    <w:semiHidden/>
    <w:rsid w:val="00983BE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83BEC"/>
    <w:rPr>
      <w:rFonts w:asciiTheme="majorHAnsi" w:eastAsiaTheme="majorEastAsia" w:hAnsiTheme="majorHAnsi" w:cstheme="majorBidi"/>
      <w:i/>
      <w:iCs/>
      <w:color w:val="272727" w:themeColor="text1" w:themeTint="D8"/>
      <w:sz w:val="21"/>
      <w:szCs w:val="21"/>
      <w:lang w:val="en-US"/>
    </w:rPr>
  </w:style>
  <w:style w:type="paragraph" w:styleId="TOCHeading">
    <w:name w:val="TOC Heading"/>
    <w:basedOn w:val="Heading1"/>
    <w:next w:val="Normal"/>
    <w:uiPriority w:val="39"/>
    <w:unhideWhenUsed/>
    <w:qFormat/>
    <w:rsid w:val="00983BEC"/>
    <w:pPr>
      <w:keepNext/>
      <w:keepLines/>
      <w:widowControl/>
      <w:numPr>
        <w:numId w:val="0"/>
      </w:numPr>
      <w:autoSpaceDE/>
      <w:autoSpaceDN/>
      <w:adjustRightInd/>
      <w:spacing w:before="480" w:line="276" w:lineRule="auto"/>
      <w:outlineLvl w:val="9"/>
    </w:pPr>
    <w:rPr>
      <w:rFonts w:ascii="Cambria" w:hAnsi="Cambria" w:cs="Times New Roman"/>
      <w:b/>
      <w:bCs/>
      <w:color w:val="365F91"/>
      <w:sz w:val="28"/>
      <w:szCs w:val="28"/>
      <w:lang w:eastAsia="ja-JP"/>
    </w:rPr>
  </w:style>
  <w:style w:type="paragraph" w:styleId="TOC1">
    <w:name w:val="toc 1"/>
    <w:basedOn w:val="Normal"/>
    <w:next w:val="Normal"/>
    <w:autoRedefine/>
    <w:uiPriority w:val="39"/>
    <w:unhideWhenUsed/>
    <w:rsid w:val="00EF1039"/>
    <w:pPr>
      <w:tabs>
        <w:tab w:val="right" w:leader="dot" w:pos="9089"/>
      </w:tabs>
      <w:spacing w:before="120" w:after="0"/>
    </w:pPr>
    <w:rPr>
      <w:rFonts w:asciiTheme="minorHAnsi" w:hAnsiTheme="minorHAnsi" w:cstheme="minorHAnsi"/>
      <w:b/>
      <w:bCs/>
      <w:i/>
      <w:iCs/>
      <w:sz w:val="24"/>
      <w:szCs w:val="28"/>
    </w:rPr>
  </w:style>
  <w:style w:type="character" w:styleId="Hyperlink">
    <w:name w:val="Hyperlink"/>
    <w:basedOn w:val="DefaultParagraphFont"/>
    <w:uiPriority w:val="99"/>
    <w:unhideWhenUsed/>
    <w:rsid w:val="00983BEC"/>
    <w:rPr>
      <w:color w:val="0563C1" w:themeColor="hyperlink"/>
      <w:u w:val="single"/>
    </w:rPr>
  </w:style>
  <w:style w:type="paragraph" w:styleId="TOC2">
    <w:name w:val="toc 2"/>
    <w:basedOn w:val="Normal"/>
    <w:next w:val="Normal"/>
    <w:autoRedefine/>
    <w:uiPriority w:val="39"/>
    <w:unhideWhenUsed/>
    <w:rsid w:val="00983BEC"/>
    <w:pPr>
      <w:spacing w:before="120" w:after="0"/>
      <w:ind w:left="220"/>
    </w:pPr>
    <w:rPr>
      <w:rFonts w:asciiTheme="minorHAnsi" w:hAnsiTheme="minorHAnsi" w:cstheme="minorHAnsi"/>
      <w:b/>
      <w:bCs/>
      <w:szCs w:val="26"/>
    </w:rPr>
  </w:style>
  <w:style w:type="paragraph" w:styleId="Header">
    <w:name w:val="header"/>
    <w:basedOn w:val="Normal"/>
    <w:link w:val="HeaderChar"/>
    <w:uiPriority w:val="99"/>
    <w:unhideWhenUsed/>
    <w:rsid w:val="00983B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BEC"/>
    <w:rPr>
      <w:rFonts w:ascii="Calibri" w:eastAsia="Calibri" w:hAnsi="Calibri" w:cs="Arial"/>
      <w:sz w:val="22"/>
      <w:szCs w:val="22"/>
      <w:lang w:val="en-US"/>
    </w:rPr>
  </w:style>
  <w:style w:type="paragraph" w:styleId="Footer">
    <w:name w:val="footer"/>
    <w:basedOn w:val="Normal"/>
    <w:link w:val="FooterChar"/>
    <w:uiPriority w:val="99"/>
    <w:unhideWhenUsed/>
    <w:rsid w:val="00983B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BEC"/>
    <w:rPr>
      <w:rFonts w:ascii="Calibri" w:eastAsia="Calibri" w:hAnsi="Calibri" w:cs="Arial"/>
      <w:sz w:val="22"/>
      <w:szCs w:val="22"/>
      <w:lang w:val="en-US"/>
    </w:rPr>
  </w:style>
  <w:style w:type="paragraph" w:customStyle="1" w:styleId="CCISTitleAppendix">
    <w:name w:val="CCIS_Title_Appendix"/>
    <w:basedOn w:val="Normal"/>
    <w:qFormat/>
    <w:rsid w:val="00983BEC"/>
    <w:pPr>
      <w:spacing w:after="0" w:line="240" w:lineRule="auto"/>
      <w:jc w:val="center"/>
    </w:pPr>
    <w:rPr>
      <w:rFonts w:ascii="Arial" w:eastAsiaTheme="minorEastAsia" w:hAnsi="Arial" w:cstheme="minorBidi"/>
      <w:b/>
      <w:sz w:val="32"/>
      <w:szCs w:val="24"/>
    </w:rPr>
  </w:style>
  <w:style w:type="paragraph" w:customStyle="1" w:styleId="CCISAffilation">
    <w:name w:val="CCIS_Affilation"/>
    <w:basedOn w:val="CCISTitleAppendix"/>
    <w:qFormat/>
    <w:rsid w:val="00983BEC"/>
    <w:rPr>
      <w:b w:val="0"/>
      <w:sz w:val="24"/>
    </w:rPr>
  </w:style>
  <w:style w:type="paragraph" w:customStyle="1" w:styleId="CCISNormal">
    <w:name w:val="CCIS_Normal"/>
    <w:basedOn w:val="Normal"/>
    <w:qFormat/>
    <w:rsid w:val="00983BEC"/>
    <w:pPr>
      <w:spacing w:after="120"/>
      <w:jc w:val="both"/>
    </w:pPr>
    <w:rPr>
      <w:rFonts w:ascii="Arial" w:eastAsiaTheme="minorEastAsia" w:hAnsi="Arial"/>
      <w:bCs/>
      <w:sz w:val="24"/>
      <w:szCs w:val="24"/>
    </w:rPr>
  </w:style>
  <w:style w:type="paragraph" w:customStyle="1" w:styleId="CCISHeading">
    <w:name w:val="CCIS_Heading"/>
    <w:qFormat/>
    <w:rsid w:val="00983BEC"/>
    <w:pPr>
      <w:spacing w:after="240"/>
    </w:pPr>
    <w:rPr>
      <w:rFonts w:ascii="Arial" w:eastAsia="Times New Roman" w:hAnsi="Arial" w:cs="Times New Roman"/>
      <w:b/>
      <w:bCs/>
      <w:caps/>
      <w:lang w:val="en-GB"/>
    </w:rPr>
  </w:style>
  <w:style w:type="paragraph" w:styleId="TableofFigures">
    <w:name w:val="table of figures"/>
    <w:basedOn w:val="Normal"/>
    <w:next w:val="Normal"/>
    <w:uiPriority w:val="99"/>
    <w:unhideWhenUsed/>
    <w:rsid w:val="00983BEC"/>
    <w:pPr>
      <w:spacing w:after="0"/>
    </w:pPr>
  </w:style>
  <w:style w:type="paragraph" w:styleId="ListParagraph">
    <w:name w:val="List Paragraph"/>
    <w:basedOn w:val="Normal"/>
    <w:uiPriority w:val="34"/>
    <w:qFormat/>
    <w:rsid w:val="00983BEC"/>
    <w:pPr>
      <w:ind w:left="720"/>
      <w:contextualSpacing/>
    </w:pPr>
  </w:style>
  <w:style w:type="paragraph" w:customStyle="1" w:styleId="Default">
    <w:name w:val="Default"/>
    <w:rsid w:val="00983BEC"/>
    <w:pPr>
      <w:widowControl w:val="0"/>
      <w:autoSpaceDE w:val="0"/>
      <w:autoSpaceDN w:val="0"/>
      <w:adjustRightInd w:val="0"/>
    </w:pPr>
    <w:rPr>
      <w:rFonts w:ascii="PEFNAN+TimesNewRoman" w:eastAsia="Times New Roman" w:hAnsi="PEFNAN+TimesNewRoman" w:cs="PEFNAN+TimesNewRoman"/>
      <w:color w:val="000000"/>
      <w:lang w:val="en-US"/>
    </w:rPr>
  </w:style>
  <w:style w:type="paragraph" w:styleId="NormalWeb">
    <w:name w:val="Normal (Web)"/>
    <w:basedOn w:val="Normal"/>
    <w:uiPriority w:val="99"/>
    <w:unhideWhenUsed/>
    <w:rsid w:val="00983BE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83BEC"/>
    <w:rPr>
      <w:rFonts w:ascii="Calibri" w:eastAsia="Calibri" w:hAnsi="Calibri" w:cs="Arial"/>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83BEC"/>
    <w:pPr>
      <w:spacing w:line="240" w:lineRule="auto"/>
    </w:pPr>
    <w:rPr>
      <w:i/>
      <w:iCs/>
      <w:color w:val="44546A" w:themeColor="text2"/>
      <w:sz w:val="18"/>
      <w:szCs w:val="18"/>
    </w:rPr>
  </w:style>
  <w:style w:type="character" w:customStyle="1" w:styleId="apple-converted-space">
    <w:name w:val="apple-converted-space"/>
    <w:basedOn w:val="DefaultParagraphFont"/>
    <w:rsid w:val="00983BEC"/>
  </w:style>
  <w:style w:type="character" w:customStyle="1" w:styleId="issue-underline">
    <w:name w:val="issue-underline"/>
    <w:basedOn w:val="DefaultParagraphFont"/>
    <w:rsid w:val="00983BEC"/>
  </w:style>
  <w:style w:type="character" w:styleId="PageNumber">
    <w:name w:val="page number"/>
    <w:basedOn w:val="DefaultParagraphFont"/>
    <w:uiPriority w:val="99"/>
    <w:semiHidden/>
    <w:unhideWhenUsed/>
    <w:rsid w:val="00CA6727"/>
  </w:style>
  <w:style w:type="character" w:styleId="Emphasis">
    <w:name w:val="Emphasis"/>
    <w:basedOn w:val="DefaultParagraphFont"/>
    <w:uiPriority w:val="20"/>
    <w:qFormat/>
    <w:rsid w:val="00080DE2"/>
    <w:rPr>
      <w:i/>
      <w:iCs/>
    </w:rPr>
  </w:style>
  <w:style w:type="character" w:styleId="Strong">
    <w:name w:val="Strong"/>
    <w:basedOn w:val="DefaultParagraphFont"/>
    <w:uiPriority w:val="22"/>
    <w:qFormat/>
    <w:rsid w:val="00C172F2"/>
    <w:rPr>
      <w:b/>
      <w:bCs/>
    </w:rPr>
  </w:style>
  <w:style w:type="paragraph" w:styleId="TOC3">
    <w:name w:val="toc 3"/>
    <w:basedOn w:val="Normal"/>
    <w:next w:val="Normal"/>
    <w:autoRedefine/>
    <w:uiPriority w:val="39"/>
    <w:unhideWhenUsed/>
    <w:rsid w:val="003F0BC1"/>
    <w:pPr>
      <w:spacing w:after="100"/>
      <w:ind w:left="440"/>
    </w:pPr>
  </w:style>
  <w:style w:type="character" w:styleId="CommentReference">
    <w:name w:val="annotation reference"/>
    <w:basedOn w:val="DefaultParagraphFont"/>
    <w:uiPriority w:val="99"/>
    <w:semiHidden/>
    <w:unhideWhenUsed/>
    <w:rsid w:val="0019494D"/>
    <w:rPr>
      <w:sz w:val="16"/>
      <w:szCs w:val="16"/>
    </w:rPr>
  </w:style>
  <w:style w:type="paragraph" w:styleId="CommentText">
    <w:name w:val="annotation text"/>
    <w:basedOn w:val="Normal"/>
    <w:link w:val="CommentTextChar"/>
    <w:uiPriority w:val="99"/>
    <w:unhideWhenUsed/>
    <w:rsid w:val="0019494D"/>
    <w:pPr>
      <w:spacing w:line="240" w:lineRule="auto"/>
    </w:pPr>
    <w:rPr>
      <w:sz w:val="20"/>
      <w:szCs w:val="20"/>
    </w:rPr>
  </w:style>
  <w:style w:type="character" w:customStyle="1" w:styleId="CommentTextChar">
    <w:name w:val="Comment Text Char"/>
    <w:basedOn w:val="DefaultParagraphFont"/>
    <w:link w:val="CommentText"/>
    <w:uiPriority w:val="99"/>
    <w:rsid w:val="0019494D"/>
    <w:rPr>
      <w:rFonts w:ascii="Calibri" w:eastAsia="Calibri" w:hAnsi="Calibri" w:cs="Arial"/>
      <w:sz w:val="20"/>
      <w:szCs w:val="20"/>
      <w:lang w:val="en-US"/>
    </w:rPr>
  </w:style>
  <w:style w:type="character" w:styleId="PlaceholderText">
    <w:name w:val="Placeholder Text"/>
    <w:basedOn w:val="DefaultParagraphFont"/>
    <w:uiPriority w:val="99"/>
    <w:semiHidden/>
    <w:rsid w:val="006B72C3"/>
    <w:rPr>
      <w:color w:val="808080"/>
    </w:rPr>
  </w:style>
  <w:style w:type="paragraph" w:styleId="Revision">
    <w:name w:val="Revision"/>
    <w:hidden/>
    <w:uiPriority w:val="99"/>
    <w:semiHidden/>
    <w:rsid w:val="00EF4613"/>
    <w:rPr>
      <w:rFonts w:ascii="Calibri" w:eastAsia="Calibri" w:hAnsi="Calibri" w:cs="Arial"/>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837189">
      <w:bodyDiv w:val="1"/>
      <w:marLeft w:val="0"/>
      <w:marRight w:val="0"/>
      <w:marTop w:val="0"/>
      <w:marBottom w:val="0"/>
      <w:divBdr>
        <w:top w:val="none" w:sz="0" w:space="0" w:color="auto"/>
        <w:left w:val="none" w:sz="0" w:space="0" w:color="auto"/>
        <w:bottom w:val="none" w:sz="0" w:space="0" w:color="auto"/>
        <w:right w:val="none" w:sz="0" w:space="0" w:color="auto"/>
      </w:divBdr>
    </w:div>
    <w:div w:id="92435035">
      <w:bodyDiv w:val="1"/>
      <w:marLeft w:val="0"/>
      <w:marRight w:val="0"/>
      <w:marTop w:val="0"/>
      <w:marBottom w:val="0"/>
      <w:divBdr>
        <w:top w:val="none" w:sz="0" w:space="0" w:color="auto"/>
        <w:left w:val="none" w:sz="0" w:space="0" w:color="auto"/>
        <w:bottom w:val="none" w:sz="0" w:space="0" w:color="auto"/>
        <w:right w:val="none" w:sz="0" w:space="0" w:color="auto"/>
      </w:divBdr>
    </w:div>
    <w:div w:id="106656620">
      <w:bodyDiv w:val="1"/>
      <w:marLeft w:val="0"/>
      <w:marRight w:val="0"/>
      <w:marTop w:val="0"/>
      <w:marBottom w:val="0"/>
      <w:divBdr>
        <w:top w:val="none" w:sz="0" w:space="0" w:color="auto"/>
        <w:left w:val="none" w:sz="0" w:space="0" w:color="auto"/>
        <w:bottom w:val="none" w:sz="0" w:space="0" w:color="auto"/>
        <w:right w:val="none" w:sz="0" w:space="0" w:color="auto"/>
      </w:divBdr>
    </w:div>
    <w:div w:id="107238897">
      <w:bodyDiv w:val="1"/>
      <w:marLeft w:val="0"/>
      <w:marRight w:val="0"/>
      <w:marTop w:val="0"/>
      <w:marBottom w:val="0"/>
      <w:divBdr>
        <w:top w:val="none" w:sz="0" w:space="0" w:color="auto"/>
        <w:left w:val="none" w:sz="0" w:space="0" w:color="auto"/>
        <w:bottom w:val="none" w:sz="0" w:space="0" w:color="auto"/>
        <w:right w:val="none" w:sz="0" w:space="0" w:color="auto"/>
      </w:divBdr>
      <w:divsChild>
        <w:div w:id="2018800607">
          <w:marLeft w:val="640"/>
          <w:marRight w:val="0"/>
          <w:marTop w:val="0"/>
          <w:marBottom w:val="0"/>
          <w:divBdr>
            <w:top w:val="none" w:sz="0" w:space="0" w:color="auto"/>
            <w:left w:val="none" w:sz="0" w:space="0" w:color="auto"/>
            <w:bottom w:val="none" w:sz="0" w:space="0" w:color="auto"/>
            <w:right w:val="none" w:sz="0" w:space="0" w:color="auto"/>
          </w:divBdr>
        </w:div>
        <w:div w:id="1502502613">
          <w:marLeft w:val="640"/>
          <w:marRight w:val="0"/>
          <w:marTop w:val="0"/>
          <w:marBottom w:val="0"/>
          <w:divBdr>
            <w:top w:val="none" w:sz="0" w:space="0" w:color="auto"/>
            <w:left w:val="none" w:sz="0" w:space="0" w:color="auto"/>
            <w:bottom w:val="none" w:sz="0" w:space="0" w:color="auto"/>
            <w:right w:val="none" w:sz="0" w:space="0" w:color="auto"/>
          </w:divBdr>
        </w:div>
        <w:div w:id="820468188">
          <w:marLeft w:val="640"/>
          <w:marRight w:val="0"/>
          <w:marTop w:val="0"/>
          <w:marBottom w:val="0"/>
          <w:divBdr>
            <w:top w:val="none" w:sz="0" w:space="0" w:color="auto"/>
            <w:left w:val="none" w:sz="0" w:space="0" w:color="auto"/>
            <w:bottom w:val="none" w:sz="0" w:space="0" w:color="auto"/>
            <w:right w:val="none" w:sz="0" w:space="0" w:color="auto"/>
          </w:divBdr>
        </w:div>
        <w:div w:id="1920367168">
          <w:marLeft w:val="640"/>
          <w:marRight w:val="0"/>
          <w:marTop w:val="0"/>
          <w:marBottom w:val="0"/>
          <w:divBdr>
            <w:top w:val="none" w:sz="0" w:space="0" w:color="auto"/>
            <w:left w:val="none" w:sz="0" w:space="0" w:color="auto"/>
            <w:bottom w:val="none" w:sz="0" w:space="0" w:color="auto"/>
            <w:right w:val="none" w:sz="0" w:space="0" w:color="auto"/>
          </w:divBdr>
        </w:div>
        <w:div w:id="88939839">
          <w:marLeft w:val="640"/>
          <w:marRight w:val="0"/>
          <w:marTop w:val="0"/>
          <w:marBottom w:val="0"/>
          <w:divBdr>
            <w:top w:val="none" w:sz="0" w:space="0" w:color="auto"/>
            <w:left w:val="none" w:sz="0" w:space="0" w:color="auto"/>
            <w:bottom w:val="none" w:sz="0" w:space="0" w:color="auto"/>
            <w:right w:val="none" w:sz="0" w:space="0" w:color="auto"/>
          </w:divBdr>
        </w:div>
        <w:div w:id="25451891">
          <w:marLeft w:val="640"/>
          <w:marRight w:val="0"/>
          <w:marTop w:val="0"/>
          <w:marBottom w:val="0"/>
          <w:divBdr>
            <w:top w:val="none" w:sz="0" w:space="0" w:color="auto"/>
            <w:left w:val="none" w:sz="0" w:space="0" w:color="auto"/>
            <w:bottom w:val="none" w:sz="0" w:space="0" w:color="auto"/>
            <w:right w:val="none" w:sz="0" w:space="0" w:color="auto"/>
          </w:divBdr>
        </w:div>
        <w:div w:id="895508269">
          <w:marLeft w:val="640"/>
          <w:marRight w:val="0"/>
          <w:marTop w:val="0"/>
          <w:marBottom w:val="0"/>
          <w:divBdr>
            <w:top w:val="none" w:sz="0" w:space="0" w:color="auto"/>
            <w:left w:val="none" w:sz="0" w:space="0" w:color="auto"/>
            <w:bottom w:val="none" w:sz="0" w:space="0" w:color="auto"/>
            <w:right w:val="none" w:sz="0" w:space="0" w:color="auto"/>
          </w:divBdr>
        </w:div>
        <w:div w:id="1544709902">
          <w:marLeft w:val="640"/>
          <w:marRight w:val="0"/>
          <w:marTop w:val="0"/>
          <w:marBottom w:val="0"/>
          <w:divBdr>
            <w:top w:val="none" w:sz="0" w:space="0" w:color="auto"/>
            <w:left w:val="none" w:sz="0" w:space="0" w:color="auto"/>
            <w:bottom w:val="none" w:sz="0" w:space="0" w:color="auto"/>
            <w:right w:val="none" w:sz="0" w:space="0" w:color="auto"/>
          </w:divBdr>
        </w:div>
        <w:div w:id="555165883">
          <w:marLeft w:val="640"/>
          <w:marRight w:val="0"/>
          <w:marTop w:val="0"/>
          <w:marBottom w:val="0"/>
          <w:divBdr>
            <w:top w:val="none" w:sz="0" w:space="0" w:color="auto"/>
            <w:left w:val="none" w:sz="0" w:space="0" w:color="auto"/>
            <w:bottom w:val="none" w:sz="0" w:space="0" w:color="auto"/>
            <w:right w:val="none" w:sz="0" w:space="0" w:color="auto"/>
          </w:divBdr>
        </w:div>
        <w:div w:id="366413139">
          <w:marLeft w:val="640"/>
          <w:marRight w:val="0"/>
          <w:marTop w:val="0"/>
          <w:marBottom w:val="0"/>
          <w:divBdr>
            <w:top w:val="none" w:sz="0" w:space="0" w:color="auto"/>
            <w:left w:val="none" w:sz="0" w:space="0" w:color="auto"/>
            <w:bottom w:val="none" w:sz="0" w:space="0" w:color="auto"/>
            <w:right w:val="none" w:sz="0" w:space="0" w:color="auto"/>
          </w:divBdr>
        </w:div>
        <w:div w:id="1510489292">
          <w:marLeft w:val="640"/>
          <w:marRight w:val="0"/>
          <w:marTop w:val="0"/>
          <w:marBottom w:val="0"/>
          <w:divBdr>
            <w:top w:val="none" w:sz="0" w:space="0" w:color="auto"/>
            <w:left w:val="none" w:sz="0" w:space="0" w:color="auto"/>
            <w:bottom w:val="none" w:sz="0" w:space="0" w:color="auto"/>
            <w:right w:val="none" w:sz="0" w:space="0" w:color="auto"/>
          </w:divBdr>
        </w:div>
        <w:div w:id="64836939">
          <w:marLeft w:val="640"/>
          <w:marRight w:val="0"/>
          <w:marTop w:val="0"/>
          <w:marBottom w:val="0"/>
          <w:divBdr>
            <w:top w:val="none" w:sz="0" w:space="0" w:color="auto"/>
            <w:left w:val="none" w:sz="0" w:space="0" w:color="auto"/>
            <w:bottom w:val="none" w:sz="0" w:space="0" w:color="auto"/>
            <w:right w:val="none" w:sz="0" w:space="0" w:color="auto"/>
          </w:divBdr>
        </w:div>
        <w:div w:id="1387683143">
          <w:marLeft w:val="640"/>
          <w:marRight w:val="0"/>
          <w:marTop w:val="0"/>
          <w:marBottom w:val="0"/>
          <w:divBdr>
            <w:top w:val="none" w:sz="0" w:space="0" w:color="auto"/>
            <w:left w:val="none" w:sz="0" w:space="0" w:color="auto"/>
            <w:bottom w:val="none" w:sz="0" w:space="0" w:color="auto"/>
            <w:right w:val="none" w:sz="0" w:space="0" w:color="auto"/>
          </w:divBdr>
        </w:div>
        <w:div w:id="313610009">
          <w:marLeft w:val="640"/>
          <w:marRight w:val="0"/>
          <w:marTop w:val="0"/>
          <w:marBottom w:val="0"/>
          <w:divBdr>
            <w:top w:val="none" w:sz="0" w:space="0" w:color="auto"/>
            <w:left w:val="none" w:sz="0" w:space="0" w:color="auto"/>
            <w:bottom w:val="none" w:sz="0" w:space="0" w:color="auto"/>
            <w:right w:val="none" w:sz="0" w:space="0" w:color="auto"/>
          </w:divBdr>
        </w:div>
        <w:div w:id="166023154">
          <w:marLeft w:val="640"/>
          <w:marRight w:val="0"/>
          <w:marTop w:val="0"/>
          <w:marBottom w:val="0"/>
          <w:divBdr>
            <w:top w:val="none" w:sz="0" w:space="0" w:color="auto"/>
            <w:left w:val="none" w:sz="0" w:space="0" w:color="auto"/>
            <w:bottom w:val="none" w:sz="0" w:space="0" w:color="auto"/>
            <w:right w:val="none" w:sz="0" w:space="0" w:color="auto"/>
          </w:divBdr>
        </w:div>
        <w:div w:id="193008528">
          <w:marLeft w:val="640"/>
          <w:marRight w:val="0"/>
          <w:marTop w:val="0"/>
          <w:marBottom w:val="0"/>
          <w:divBdr>
            <w:top w:val="none" w:sz="0" w:space="0" w:color="auto"/>
            <w:left w:val="none" w:sz="0" w:space="0" w:color="auto"/>
            <w:bottom w:val="none" w:sz="0" w:space="0" w:color="auto"/>
            <w:right w:val="none" w:sz="0" w:space="0" w:color="auto"/>
          </w:divBdr>
        </w:div>
        <w:div w:id="2046563796">
          <w:marLeft w:val="640"/>
          <w:marRight w:val="0"/>
          <w:marTop w:val="0"/>
          <w:marBottom w:val="0"/>
          <w:divBdr>
            <w:top w:val="none" w:sz="0" w:space="0" w:color="auto"/>
            <w:left w:val="none" w:sz="0" w:space="0" w:color="auto"/>
            <w:bottom w:val="none" w:sz="0" w:space="0" w:color="auto"/>
            <w:right w:val="none" w:sz="0" w:space="0" w:color="auto"/>
          </w:divBdr>
        </w:div>
        <w:div w:id="1675648743">
          <w:marLeft w:val="640"/>
          <w:marRight w:val="0"/>
          <w:marTop w:val="0"/>
          <w:marBottom w:val="0"/>
          <w:divBdr>
            <w:top w:val="none" w:sz="0" w:space="0" w:color="auto"/>
            <w:left w:val="none" w:sz="0" w:space="0" w:color="auto"/>
            <w:bottom w:val="none" w:sz="0" w:space="0" w:color="auto"/>
            <w:right w:val="none" w:sz="0" w:space="0" w:color="auto"/>
          </w:divBdr>
        </w:div>
        <w:div w:id="1786272373">
          <w:marLeft w:val="640"/>
          <w:marRight w:val="0"/>
          <w:marTop w:val="0"/>
          <w:marBottom w:val="0"/>
          <w:divBdr>
            <w:top w:val="none" w:sz="0" w:space="0" w:color="auto"/>
            <w:left w:val="none" w:sz="0" w:space="0" w:color="auto"/>
            <w:bottom w:val="none" w:sz="0" w:space="0" w:color="auto"/>
            <w:right w:val="none" w:sz="0" w:space="0" w:color="auto"/>
          </w:divBdr>
        </w:div>
        <w:div w:id="1481461428">
          <w:marLeft w:val="640"/>
          <w:marRight w:val="0"/>
          <w:marTop w:val="0"/>
          <w:marBottom w:val="0"/>
          <w:divBdr>
            <w:top w:val="none" w:sz="0" w:space="0" w:color="auto"/>
            <w:left w:val="none" w:sz="0" w:space="0" w:color="auto"/>
            <w:bottom w:val="none" w:sz="0" w:space="0" w:color="auto"/>
            <w:right w:val="none" w:sz="0" w:space="0" w:color="auto"/>
          </w:divBdr>
        </w:div>
        <w:div w:id="2109426104">
          <w:marLeft w:val="640"/>
          <w:marRight w:val="0"/>
          <w:marTop w:val="0"/>
          <w:marBottom w:val="0"/>
          <w:divBdr>
            <w:top w:val="none" w:sz="0" w:space="0" w:color="auto"/>
            <w:left w:val="none" w:sz="0" w:space="0" w:color="auto"/>
            <w:bottom w:val="none" w:sz="0" w:space="0" w:color="auto"/>
            <w:right w:val="none" w:sz="0" w:space="0" w:color="auto"/>
          </w:divBdr>
        </w:div>
        <w:div w:id="873467621">
          <w:marLeft w:val="640"/>
          <w:marRight w:val="0"/>
          <w:marTop w:val="0"/>
          <w:marBottom w:val="0"/>
          <w:divBdr>
            <w:top w:val="none" w:sz="0" w:space="0" w:color="auto"/>
            <w:left w:val="none" w:sz="0" w:space="0" w:color="auto"/>
            <w:bottom w:val="none" w:sz="0" w:space="0" w:color="auto"/>
            <w:right w:val="none" w:sz="0" w:space="0" w:color="auto"/>
          </w:divBdr>
        </w:div>
        <w:div w:id="1959332239">
          <w:marLeft w:val="640"/>
          <w:marRight w:val="0"/>
          <w:marTop w:val="0"/>
          <w:marBottom w:val="0"/>
          <w:divBdr>
            <w:top w:val="none" w:sz="0" w:space="0" w:color="auto"/>
            <w:left w:val="none" w:sz="0" w:space="0" w:color="auto"/>
            <w:bottom w:val="none" w:sz="0" w:space="0" w:color="auto"/>
            <w:right w:val="none" w:sz="0" w:space="0" w:color="auto"/>
          </w:divBdr>
        </w:div>
        <w:div w:id="961158442">
          <w:marLeft w:val="640"/>
          <w:marRight w:val="0"/>
          <w:marTop w:val="0"/>
          <w:marBottom w:val="0"/>
          <w:divBdr>
            <w:top w:val="none" w:sz="0" w:space="0" w:color="auto"/>
            <w:left w:val="none" w:sz="0" w:space="0" w:color="auto"/>
            <w:bottom w:val="none" w:sz="0" w:space="0" w:color="auto"/>
            <w:right w:val="none" w:sz="0" w:space="0" w:color="auto"/>
          </w:divBdr>
        </w:div>
        <w:div w:id="1803183502">
          <w:marLeft w:val="640"/>
          <w:marRight w:val="0"/>
          <w:marTop w:val="0"/>
          <w:marBottom w:val="0"/>
          <w:divBdr>
            <w:top w:val="none" w:sz="0" w:space="0" w:color="auto"/>
            <w:left w:val="none" w:sz="0" w:space="0" w:color="auto"/>
            <w:bottom w:val="none" w:sz="0" w:space="0" w:color="auto"/>
            <w:right w:val="none" w:sz="0" w:space="0" w:color="auto"/>
          </w:divBdr>
        </w:div>
        <w:div w:id="639188945">
          <w:marLeft w:val="640"/>
          <w:marRight w:val="0"/>
          <w:marTop w:val="0"/>
          <w:marBottom w:val="0"/>
          <w:divBdr>
            <w:top w:val="none" w:sz="0" w:space="0" w:color="auto"/>
            <w:left w:val="none" w:sz="0" w:space="0" w:color="auto"/>
            <w:bottom w:val="none" w:sz="0" w:space="0" w:color="auto"/>
            <w:right w:val="none" w:sz="0" w:space="0" w:color="auto"/>
          </w:divBdr>
        </w:div>
        <w:div w:id="1659268333">
          <w:marLeft w:val="640"/>
          <w:marRight w:val="0"/>
          <w:marTop w:val="0"/>
          <w:marBottom w:val="0"/>
          <w:divBdr>
            <w:top w:val="none" w:sz="0" w:space="0" w:color="auto"/>
            <w:left w:val="none" w:sz="0" w:space="0" w:color="auto"/>
            <w:bottom w:val="none" w:sz="0" w:space="0" w:color="auto"/>
            <w:right w:val="none" w:sz="0" w:space="0" w:color="auto"/>
          </w:divBdr>
        </w:div>
        <w:div w:id="2010328233">
          <w:marLeft w:val="640"/>
          <w:marRight w:val="0"/>
          <w:marTop w:val="0"/>
          <w:marBottom w:val="0"/>
          <w:divBdr>
            <w:top w:val="none" w:sz="0" w:space="0" w:color="auto"/>
            <w:left w:val="none" w:sz="0" w:space="0" w:color="auto"/>
            <w:bottom w:val="none" w:sz="0" w:space="0" w:color="auto"/>
            <w:right w:val="none" w:sz="0" w:space="0" w:color="auto"/>
          </w:divBdr>
        </w:div>
        <w:div w:id="1826973282">
          <w:marLeft w:val="640"/>
          <w:marRight w:val="0"/>
          <w:marTop w:val="0"/>
          <w:marBottom w:val="0"/>
          <w:divBdr>
            <w:top w:val="none" w:sz="0" w:space="0" w:color="auto"/>
            <w:left w:val="none" w:sz="0" w:space="0" w:color="auto"/>
            <w:bottom w:val="none" w:sz="0" w:space="0" w:color="auto"/>
            <w:right w:val="none" w:sz="0" w:space="0" w:color="auto"/>
          </w:divBdr>
        </w:div>
        <w:div w:id="1563252775">
          <w:marLeft w:val="640"/>
          <w:marRight w:val="0"/>
          <w:marTop w:val="0"/>
          <w:marBottom w:val="0"/>
          <w:divBdr>
            <w:top w:val="none" w:sz="0" w:space="0" w:color="auto"/>
            <w:left w:val="none" w:sz="0" w:space="0" w:color="auto"/>
            <w:bottom w:val="none" w:sz="0" w:space="0" w:color="auto"/>
            <w:right w:val="none" w:sz="0" w:space="0" w:color="auto"/>
          </w:divBdr>
        </w:div>
        <w:div w:id="2115251148">
          <w:marLeft w:val="640"/>
          <w:marRight w:val="0"/>
          <w:marTop w:val="0"/>
          <w:marBottom w:val="0"/>
          <w:divBdr>
            <w:top w:val="none" w:sz="0" w:space="0" w:color="auto"/>
            <w:left w:val="none" w:sz="0" w:space="0" w:color="auto"/>
            <w:bottom w:val="none" w:sz="0" w:space="0" w:color="auto"/>
            <w:right w:val="none" w:sz="0" w:space="0" w:color="auto"/>
          </w:divBdr>
        </w:div>
        <w:div w:id="1188638032">
          <w:marLeft w:val="640"/>
          <w:marRight w:val="0"/>
          <w:marTop w:val="0"/>
          <w:marBottom w:val="0"/>
          <w:divBdr>
            <w:top w:val="none" w:sz="0" w:space="0" w:color="auto"/>
            <w:left w:val="none" w:sz="0" w:space="0" w:color="auto"/>
            <w:bottom w:val="none" w:sz="0" w:space="0" w:color="auto"/>
            <w:right w:val="none" w:sz="0" w:space="0" w:color="auto"/>
          </w:divBdr>
        </w:div>
        <w:div w:id="1931425988">
          <w:marLeft w:val="640"/>
          <w:marRight w:val="0"/>
          <w:marTop w:val="0"/>
          <w:marBottom w:val="0"/>
          <w:divBdr>
            <w:top w:val="none" w:sz="0" w:space="0" w:color="auto"/>
            <w:left w:val="none" w:sz="0" w:space="0" w:color="auto"/>
            <w:bottom w:val="none" w:sz="0" w:space="0" w:color="auto"/>
            <w:right w:val="none" w:sz="0" w:space="0" w:color="auto"/>
          </w:divBdr>
        </w:div>
        <w:div w:id="1042947540">
          <w:marLeft w:val="640"/>
          <w:marRight w:val="0"/>
          <w:marTop w:val="0"/>
          <w:marBottom w:val="0"/>
          <w:divBdr>
            <w:top w:val="none" w:sz="0" w:space="0" w:color="auto"/>
            <w:left w:val="none" w:sz="0" w:space="0" w:color="auto"/>
            <w:bottom w:val="none" w:sz="0" w:space="0" w:color="auto"/>
            <w:right w:val="none" w:sz="0" w:space="0" w:color="auto"/>
          </w:divBdr>
        </w:div>
        <w:div w:id="1877738705">
          <w:marLeft w:val="640"/>
          <w:marRight w:val="0"/>
          <w:marTop w:val="0"/>
          <w:marBottom w:val="0"/>
          <w:divBdr>
            <w:top w:val="none" w:sz="0" w:space="0" w:color="auto"/>
            <w:left w:val="none" w:sz="0" w:space="0" w:color="auto"/>
            <w:bottom w:val="none" w:sz="0" w:space="0" w:color="auto"/>
            <w:right w:val="none" w:sz="0" w:space="0" w:color="auto"/>
          </w:divBdr>
        </w:div>
        <w:div w:id="1417940483">
          <w:marLeft w:val="640"/>
          <w:marRight w:val="0"/>
          <w:marTop w:val="0"/>
          <w:marBottom w:val="0"/>
          <w:divBdr>
            <w:top w:val="none" w:sz="0" w:space="0" w:color="auto"/>
            <w:left w:val="none" w:sz="0" w:space="0" w:color="auto"/>
            <w:bottom w:val="none" w:sz="0" w:space="0" w:color="auto"/>
            <w:right w:val="none" w:sz="0" w:space="0" w:color="auto"/>
          </w:divBdr>
        </w:div>
        <w:div w:id="144930663">
          <w:marLeft w:val="640"/>
          <w:marRight w:val="0"/>
          <w:marTop w:val="0"/>
          <w:marBottom w:val="0"/>
          <w:divBdr>
            <w:top w:val="none" w:sz="0" w:space="0" w:color="auto"/>
            <w:left w:val="none" w:sz="0" w:space="0" w:color="auto"/>
            <w:bottom w:val="none" w:sz="0" w:space="0" w:color="auto"/>
            <w:right w:val="none" w:sz="0" w:space="0" w:color="auto"/>
          </w:divBdr>
        </w:div>
        <w:div w:id="1342246802">
          <w:marLeft w:val="640"/>
          <w:marRight w:val="0"/>
          <w:marTop w:val="0"/>
          <w:marBottom w:val="0"/>
          <w:divBdr>
            <w:top w:val="none" w:sz="0" w:space="0" w:color="auto"/>
            <w:left w:val="none" w:sz="0" w:space="0" w:color="auto"/>
            <w:bottom w:val="none" w:sz="0" w:space="0" w:color="auto"/>
            <w:right w:val="none" w:sz="0" w:space="0" w:color="auto"/>
          </w:divBdr>
        </w:div>
        <w:div w:id="1739745465">
          <w:marLeft w:val="640"/>
          <w:marRight w:val="0"/>
          <w:marTop w:val="0"/>
          <w:marBottom w:val="0"/>
          <w:divBdr>
            <w:top w:val="none" w:sz="0" w:space="0" w:color="auto"/>
            <w:left w:val="none" w:sz="0" w:space="0" w:color="auto"/>
            <w:bottom w:val="none" w:sz="0" w:space="0" w:color="auto"/>
            <w:right w:val="none" w:sz="0" w:space="0" w:color="auto"/>
          </w:divBdr>
        </w:div>
        <w:div w:id="871191467">
          <w:marLeft w:val="640"/>
          <w:marRight w:val="0"/>
          <w:marTop w:val="0"/>
          <w:marBottom w:val="0"/>
          <w:divBdr>
            <w:top w:val="none" w:sz="0" w:space="0" w:color="auto"/>
            <w:left w:val="none" w:sz="0" w:space="0" w:color="auto"/>
            <w:bottom w:val="none" w:sz="0" w:space="0" w:color="auto"/>
            <w:right w:val="none" w:sz="0" w:space="0" w:color="auto"/>
          </w:divBdr>
        </w:div>
        <w:div w:id="2055155337">
          <w:marLeft w:val="640"/>
          <w:marRight w:val="0"/>
          <w:marTop w:val="0"/>
          <w:marBottom w:val="0"/>
          <w:divBdr>
            <w:top w:val="none" w:sz="0" w:space="0" w:color="auto"/>
            <w:left w:val="none" w:sz="0" w:space="0" w:color="auto"/>
            <w:bottom w:val="none" w:sz="0" w:space="0" w:color="auto"/>
            <w:right w:val="none" w:sz="0" w:space="0" w:color="auto"/>
          </w:divBdr>
        </w:div>
        <w:div w:id="1416052082">
          <w:marLeft w:val="640"/>
          <w:marRight w:val="0"/>
          <w:marTop w:val="0"/>
          <w:marBottom w:val="0"/>
          <w:divBdr>
            <w:top w:val="none" w:sz="0" w:space="0" w:color="auto"/>
            <w:left w:val="none" w:sz="0" w:space="0" w:color="auto"/>
            <w:bottom w:val="none" w:sz="0" w:space="0" w:color="auto"/>
            <w:right w:val="none" w:sz="0" w:space="0" w:color="auto"/>
          </w:divBdr>
        </w:div>
        <w:div w:id="1404447675">
          <w:marLeft w:val="640"/>
          <w:marRight w:val="0"/>
          <w:marTop w:val="0"/>
          <w:marBottom w:val="0"/>
          <w:divBdr>
            <w:top w:val="none" w:sz="0" w:space="0" w:color="auto"/>
            <w:left w:val="none" w:sz="0" w:space="0" w:color="auto"/>
            <w:bottom w:val="none" w:sz="0" w:space="0" w:color="auto"/>
            <w:right w:val="none" w:sz="0" w:space="0" w:color="auto"/>
          </w:divBdr>
        </w:div>
        <w:div w:id="689914930">
          <w:marLeft w:val="640"/>
          <w:marRight w:val="0"/>
          <w:marTop w:val="0"/>
          <w:marBottom w:val="0"/>
          <w:divBdr>
            <w:top w:val="none" w:sz="0" w:space="0" w:color="auto"/>
            <w:left w:val="none" w:sz="0" w:space="0" w:color="auto"/>
            <w:bottom w:val="none" w:sz="0" w:space="0" w:color="auto"/>
            <w:right w:val="none" w:sz="0" w:space="0" w:color="auto"/>
          </w:divBdr>
        </w:div>
        <w:div w:id="1439595708">
          <w:marLeft w:val="640"/>
          <w:marRight w:val="0"/>
          <w:marTop w:val="0"/>
          <w:marBottom w:val="0"/>
          <w:divBdr>
            <w:top w:val="none" w:sz="0" w:space="0" w:color="auto"/>
            <w:left w:val="none" w:sz="0" w:space="0" w:color="auto"/>
            <w:bottom w:val="none" w:sz="0" w:space="0" w:color="auto"/>
            <w:right w:val="none" w:sz="0" w:space="0" w:color="auto"/>
          </w:divBdr>
        </w:div>
        <w:div w:id="1479608425">
          <w:marLeft w:val="640"/>
          <w:marRight w:val="0"/>
          <w:marTop w:val="0"/>
          <w:marBottom w:val="0"/>
          <w:divBdr>
            <w:top w:val="none" w:sz="0" w:space="0" w:color="auto"/>
            <w:left w:val="none" w:sz="0" w:space="0" w:color="auto"/>
            <w:bottom w:val="none" w:sz="0" w:space="0" w:color="auto"/>
            <w:right w:val="none" w:sz="0" w:space="0" w:color="auto"/>
          </w:divBdr>
        </w:div>
        <w:div w:id="609168078">
          <w:marLeft w:val="640"/>
          <w:marRight w:val="0"/>
          <w:marTop w:val="0"/>
          <w:marBottom w:val="0"/>
          <w:divBdr>
            <w:top w:val="none" w:sz="0" w:space="0" w:color="auto"/>
            <w:left w:val="none" w:sz="0" w:space="0" w:color="auto"/>
            <w:bottom w:val="none" w:sz="0" w:space="0" w:color="auto"/>
            <w:right w:val="none" w:sz="0" w:space="0" w:color="auto"/>
          </w:divBdr>
        </w:div>
        <w:div w:id="584220304">
          <w:marLeft w:val="640"/>
          <w:marRight w:val="0"/>
          <w:marTop w:val="0"/>
          <w:marBottom w:val="0"/>
          <w:divBdr>
            <w:top w:val="none" w:sz="0" w:space="0" w:color="auto"/>
            <w:left w:val="none" w:sz="0" w:space="0" w:color="auto"/>
            <w:bottom w:val="none" w:sz="0" w:space="0" w:color="auto"/>
            <w:right w:val="none" w:sz="0" w:space="0" w:color="auto"/>
          </w:divBdr>
        </w:div>
        <w:div w:id="255869800">
          <w:marLeft w:val="640"/>
          <w:marRight w:val="0"/>
          <w:marTop w:val="0"/>
          <w:marBottom w:val="0"/>
          <w:divBdr>
            <w:top w:val="none" w:sz="0" w:space="0" w:color="auto"/>
            <w:left w:val="none" w:sz="0" w:space="0" w:color="auto"/>
            <w:bottom w:val="none" w:sz="0" w:space="0" w:color="auto"/>
            <w:right w:val="none" w:sz="0" w:space="0" w:color="auto"/>
          </w:divBdr>
        </w:div>
      </w:divsChild>
    </w:div>
    <w:div w:id="202324845">
      <w:bodyDiv w:val="1"/>
      <w:marLeft w:val="0"/>
      <w:marRight w:val="0"/>
      <w:marTop w:val="0"/>
      <w:marBottom w:val="0"/>
      <w:divBdr>
        <w:top w:val="none" w:sz="0" w:space="0" w:color="auto"/>
        <w:left w:val="none" w:sz="0" w:space="0" w:color="auto"/>
        <w:bottom w:val="none" w:sz="0" w:space="0" w:color="auto"/>
        <w:right w:val="none" w:sz="0" w:space="0" w:color="auto"/>
      </w:divBdr>
      <w:divsChild>
        <w:div w:id="984166196">
          <w:marLeft w:val="640"/>
          <w:marRight w:val="0"/>
          <w:marTop w:val="0"/>
          <w:marBottom w:val="0"/>
          <w:divBdr>
            <w:top w:val="none" w:sz="0" w:space="0" w:color="auto"/>
            <w:left w:val="none" w:sz="0" w:space="0" w:color="auto"/>
            <w:bottom w:val="none" w:sz="0" w:space="0" w:color="auto"/>
            <w:right w:val="none" w:sz="0" w:space="0" w:color="auto"/>
          </w:divBdr>
        </w:div>
        <w:div w:id="1720321745">
          <w:marLeft w:val="640"/>
          <w:marRight w:val="0"/>
          <w:marTop w:val="0"/>
          <w:marBottom w:val="0"/>
          <w:divBdr>
            <w:top w:val="none" w:sz="0" w:space="0" w:color="auto"/>
            <w:left w:val="none" w:sz="0" w:space="0" w:color="auto"/>
            <w:bottom w:val="none" w:sz="0" w:space="0" w:color="auto"/>
            <w:right w:val="none" w:sz="0" w:space="0" w:color="auto"/>
          </w:divBdr>
        </w:div>
        <w:div w:id="2122995290">
          <w:marLeft w:val="640"/>
          <w:marRight w:val="0"/>
          <w:marTop w:val="0"/>
          <w:marBottom w:val="0"/>
          <w:divBdr>
            <w:top w:val="none" w:sz="0" w:space="0" w:color="auto"/>
            <w:left w:val="none" w:sz="0" w:space="0" w:color="auto"/>
            <w:bottom w:val="none" w:sz="0" w:space="0" w:color="auto"/>
            <w:right w:val="none" w:sz="0" w:space="0" w:color="auto"/>
          </w:divBdr>
        </w:div>
        <w:div w:id="1459030242">
          <w:marLeft w:val="640"/>
          <w:marRight w:val="0"/>
          <w:marTop w:val="0"/>
          <w:marBottom w:val="0"/>
          <w:divBdr>
            <w:top w:val="none" w:sz="0" w:space="0" w:color="auto"/>
            <w:left w:val="none" w:sz="0" w:space="0" w:color="auto"/>
            <w:bottom w:val="none" w:sz="0" w:space="0" w:color="auto"/>
            <w:right w:val="none" w:sz="0" w:space="0" w:color="auto"/>
          </w:divBdr>
        </w:div>
        <w:div w:id="1062412038">
          <w:marLeft w:val="640"/>
          <w:marRight w:val="0"/>
          <w:marTop w:val="0"/>
          <w:marBottom w:val="0"/>
          <w:divBdr>
            <w:top w:val="none" w:sz="0" w:space="0" w:color="auto"/>
            <w:left w:val="none" w:sz="0" w:space="0" w:color="auto"/>
            <w:bottom w:val="none" w:sz="0" w:space="0" w:color="auto"/>
            <w:right w:val="none" w:sz="0" w:space="0" w:color="auto"/>
          </w:divBdr>
        </w:div>
        <w:div w:id="685134036">
          <w:marLeft w:val="640"/>
          <w:marRight w:val="0"/>
          <w:marTop w:val="0"/>
          <w:marBottom w:val="0"/>
          <w:divBdr>
            <w:top w:val="none" w:sz="0" w:space="0" w:color="auto"/>
            <w:left w:val="none" w:sz="0" w:space="0" w:color="auto"/>
            <w:bottom w:val="none" w:sz="0" w:space="0" w:color="auto"/>
            <w:right w:val="none" w:sz="0" w:space="0" w:color="auto"/>
          </w:divBdr>
        </w:div>
        <w:div w:id="2045254247">
          <w:marLeft w:val="640"/>
          <w:marRight w:val="0"/>
          <w:marTop w:val="0"/>
          <w:marBottom w:val="0"/>
          <w:divBdr>
            <w:top w:val="none" w:sz="0" w:space="0" w:color="auto"/>
            <w:left w:val="none" w:sz="0" w:space="0" w:color="auto"/>
            <w:bottom w:val="none" w:sz="0" w:space="0" w:color="auto"/>
            <w:right w:val="none" w:sz="0" w:space="0" w:color="auto"/>
          </w:divBdr>
        </w:div>
        <w:div w:id="2041934163">
          <w:marLeft w:val="640"/>
          <w:marRight w:val="0"/>
          <w:marTop w:val="0"/>
          <w:marBottom w:val="0"/>
          <w:divBdr>
            <w:top w:val="none" w:sz="0" w:space="0" w:color="auto"/>
            <w:left w:val="none" w:sz="0" w:space="0" w:color="auto"/>
            <w:bottom w:val="none" w:sz="0" w:space="0" w:color="auto"/>
            <w:right w:val="none" w:sz="0" w:space="0" w:color="auto"/>
          </w:divBdr>
        </w:div>
        <w:div w:id="369913266">
          <w:marLeft w:val="640"/>
          <w:marRight w:val="0"/>
          <w:marTop w:val="0"/>
          <w:marBottom w:val="0"/>
          <w:divBdr>
            <w:top w:val="none" w:sz="0" w:space="0" w:color="auto"/>
            <w:left w:val="none" w:sz="0" w:space="0" w:color="auto"/>
            <w:bottom w:val="none" w:sz="0" w:space="0" w:color="auto"/>
            <w:right w:val="none" w:sz="0" w:space="0" w:color="auto"/>
          </w:divBdr>
        </w:div>
        <w:div w:id="1937781833">
          <w:marLeft w:val="640"/>
          <w:marRight w:val="0"/>
          <w:marTop w:val="0"/>
          <w:marBottom w:val="0"/>
          <w:divBdr>
            <w:top w:val="none" w:sz="0" w:space="0" w:color="auto"/>
            <w:left w:val="none" w:sz="0" w:space="0" w:color="auto"/>
            <w:bottom w:val="none" w:sz="0" w:space="0" w:color="auto"/>
            <w:right w:val="none" w:sz="0" w:space="0" w:color="auto"/>
          </w:divBdr>
        </w:div>
        <w:div w:id="2077237761">
          <w:marLeft w:val="640"/>
          <w:marRight w:val="0"/>
          <w:marTop w:val="0"/>
          <w:marBottom w:val="0"/>
          <w:divBdr>
            <w:top w:val="none" w:sz="0" w:space="0" w:color="auto"/>
            <w:left w:val="none" w:sz="0" w:space="0" w:color="auto"/>
            <w:bottom w:val="none" w:sz="0" w:space="0" w:color="auto"/>
            <w:right w:val="none" w:sz="0" w:space="0" w:color="auto"/>
          </w:divBdr>
        </w:div>
        <w:div w:id="39324414">
          <w:marLeft w:val="640"/>
          <w:marRight w:val="0"/>
          <w:marTop w:val="0"/>
          <w:marBottom w:val="0"/>
          <w:divBdr>
            <w:top w:val="none" w:sz="0" w:space="0" w:color="auto"/>
            <w:left w:val="none" w:sz="0" w:space="0" w:color="auto"/>
            <w:bottom w:val="none" w:sz="0" w:space="0" w:color="auto"/>
            <w:right w:val="none" w:sz="0" w:space="0" w:color="auto"/>
          </w:divBdr>
        </w:div>
        <w:div w:id="835267263">
          <w:marLeft w:val="640"/>
          <w:marRight w:val="0"/>
          <w:marTop w:val="0"/>
          <w:marBottom w:val="0"/>
          <w:divBdr>
            <w:top w:val="none" w:sz="0" w:space="0" w:color="auto"/>
            <w:left w:val="none" w:sz="0" w:space="0" w:color="auto"/>
            <w:bottom w:val="none" w:sz="0" w:space="0" w:color="auto"/>
            <w:right w:val="none" w:sz="0" w:space="0" w:color="auto"/>
          </w:divBdr>
        </w:div>
        <w:div w:id="1839684960">
          <w:marLeft w:val="640"/>
          <w:marRight w:val="0"/>
          <w:marTop w:val="0"/>
          <w:marBottom w:val="0"/>
          <w:divBdr>
            <w:top w:val="none" w:sz="0" w:space="0" w:color="auto"/>
            <w:left w:val="none" w:sz="0" w:space="0" w:color="auto"/>
            <w:bottom w:val="none" w:sz="0" w:space="0" w:color="auto"/>
            <w:right w:val="none" w:sz="0" w:space="0" w:color="auto"/>
          </w:divBdr>
        </w:div>
        <w:div w:id="1195343235">
          <w:marLeft w:val="640"/>
          <w:marRight w:val="0"/>
          <w:marTop w:val="0"/>
          <w:marBottom w:val="0"/>
          <w:divBdr>
            <w:top w:val="none" w:sz="0" w:space="0" w:color="auto"/>
            <w:left w:val="none" w:sz="0" w:space="0" w:color="auto"/>
            <w:bottom w:val="none" w:sz="0" w:space="0" w:color="auto"/>
            <w:right w:val="none" w:sz="0" w:space="0" w:color="auto"/>
          </w:divBdr>
        </w:div>
        <w:div w:id="693114075">
          <w:marLeft w:val="640"/>
          <w:marRight w:val="0"/>
          <w:marTop w:val="0"/>
          <w:marBottom w:val="0"/>
          <w:divBdr>
            <w:top w:val="none" w:sz="0" w:space="0" w:color="auto"/>
            <w:left w:val="none" w:sz="0" w:space="0" w:color="auto"/>
            <w:bottom w:val="none" w:sz="0" w:space="0" w:color="auto"/>
            <w:right w:val="none" w:sz="0" w:space="0" w:color="auto"/>
          </w:divBdr>
        </w:div>
        <w:div w:id="564145292">
          <w:marLeft w:val="640"/>
          <w:marRight w:val="0"/>
          <w:marTop w:val="0"/>
          <w:marBottom w:val="0"/>
          <w:divBdr>
            <w:top w:val="none" w:sz="0" w:space="0" w:color="auto"/>
            <w:left w:val="none" w:sz="0" w:space="0" w:color="auto"/>
            <w:bottom w:val="none" w:sz="0" w:space="0" w:color="auto"/>
            <w:right w:val="none" w:sz="0" w:space="0" w:color="auto"/>
          </w:divBdr>
        </w:div>
        <w:div w:id="280839730">
          <w:marLeft w:val="640"/>
          <w:marRight w:val="0"/>
          <w:marTop w:val="0"/>
          <w:marBottom w:val="0"/>
          <w:divBdr>
            <w:top w:val="none" w:sz="0" w:space="0" w:color="auto"/>
            <w:left w:val="none" w:sz="0" w:space="0" w:color="auto"/>
            <w:bottom w:val="none" w:sz="0" w:space="0" w:color="auto"/>
            <w:right w:val="none" w:sz="0" w:space="0" w:color="auto"/>
          </w:divBdr>
        </w:div>
        <w:div w:id="381485289">
          <w:marLeft w:val="640"/>
          <w:marRight w:val="0"/>
          <w:marTop w:val="0"/>
          <w:marBottom w:val="0"/>
          <w:divBdr>
            <w:top w:val="none" w:sz="0" w:space="0" w:color="auto"/>
            <w:left w:val="none" w:sz="0" w:space="0" w:color="auto"/>
            <w:bottom w:val="none" w:sz="0" w:space="0" w:color="auto"/>
            <w:right w:val="none" w:sz="0" w:space="0" w:color="auto"/>
          </w:divBdr>
        </w:div>
        <w:div w:id="2036227448">
          <w:marLeft w:val="640"/>
          <w:marRight w:val="0"/>
          <w:marTop w:val="0"/>
          <w:marBottom w:val="0"/>
          <w:divBdr>
            <w:top w:val="none" w:sz="0" w:space="0" w:color="auto"/>
            <w:left w:val="none" w:sz="0" w:space="0" w:color="auto"/>
            <w:bottom w:val="none" w:sz="0" w:space="0" w:color="auto"/>
            <w:right w:val="none" w:sz="0" w:space="0" w:color="auto"/>
          </w:divBdr>
        </w:div>
        <w:div w:id="1760635912">
          <w:marLeft w:val="640"/>
          <w:marRight w:val="0"/>
          <w:marTop w:val="0"/>
          <w:marBottom w:val="0"/>
          <w:divBdr>
            <w:top w:val="none" w:sz="0" w:space="0" w:color="auto"/>
            <w:left w:val="none" w:sz="0" w:space="0" w:color="auto"/>
            <w:bottom w:val="none" w:sz="0" w:space="0" w:color="auto"/>
            <w:right w:val="none" w:sz="0" w:space="0" w:color="auto"/>
          </w:divBdr>
        </w:div>
        <w:div w:id="1266571935">
          <w:marLeft w:val="640"/>
          <w:marRight w:val="0"/>
          <w:marTop w:val="0"/>
          <w:marBottom w:val="0"/>
          <w:divBdr>
            <w:top w:val="none" w:sz="0" w:space="0" w:color="auto"/>
            <w:left w:val="none" w:sz="0" w:space="0" w:color="auto"/>
            <w:bottom w:val="none" w:sz="0" w:space="0" w:color="auto"/>
            <w:right w:val="none" w:sz="0" w:space="0" w:color="auto"/>
          </w:divBdr>
        </w:div>
        <w:div w:id="493300782">
          <w:marLeft w:val="640"/>
          <w:marRight w:val="0"/>
          <w:marTop w:val="0"/>
          <w:marBottom w:val="0"/>
          <w:divBdr>
            <w:top w:val="none" w:sz="0" w:space="0" w:color="auto"/>
            <w:left w:val="none" w:sz="0" w:space="0" w:color="auto"/>
            <w:bottom w:val="none" w:sz="0" w:space="0" w:color="auto"/>
            <w:right w:val="none" w:sz="0" w:space="0" w:color="auto"/>
          </w:divBdr>
        </w:div>
        <w:div w:id="2105297301">
          <w:marLeft w:val="640"/>
          <w:marRight w:val="0"/>
          <w:marTop w:val="0"/>
          <w:marBottom w:val="0"/>
          <w:divBdr>
            <w:top w:val="none" w:sz="0" w:space="0" w:color="auto"/>
            <w:left w:val="none" w:sz="0" w:space="0" w:color="auto"/>
            <w:bottom w:val="none" w:sz="0" w:space="0" w:color="auto"/>
            <w:right w:val="none" w:sz="0" w:space="0" w:color="auto"/>
          </w:divBdr>
        </w:div>
        <w:div w:id="1799564810">
          <w:marLeft w:val="640"/>
          <w:marRight w:val="0"/>
          <w:marTop w:val="0"/>
          <w:marBottom w:val="0"/>
          <w:divBdr>
            <w:top w:val="none" w:sz="0" w:space="0" w:color="auto"/>
            <w:left w:val="none" w:sz="0" w:space="0" w:color="auto"/>
            <w:bottom w:val="none" w:sz="0" w:space="0" w:color="auto"/>
            <w:right w:val="none" w:sz="0" w:space="0" w:color="auto"/>
          </w:divBdr>
        </w:div>
        <w:div w:id="1473523466">
          <w:marLeft w:val="640"/>
          <w:marRight w:val="0"/>
          <w:marTop w:val="0"/>
          <w:marBottom w:val="0"/>
          <w:divBdr>
            <w:top w:val="none" w:sz="0" w:space="0" w:color="auto"/>
            <w:left w:val="none" w:sz="0" w:space="0" w:color="auto"/>
            <w:bottom w:val="none" w:sz="0" w:space="0" w:color="auto"/>
            <w:right w:val="none" w:sz="0" w:space="0" w:color="auto"/>
          </w:divBdr>
        </w:div>
        <w:div w:id="720860076">
          <w:marLeft w:val="640"/>
          <w:marRight w:val="0"/>
          <w:marTop w:val="0"/>
          <w:marBottom w:val="0"/>
          <w:divBdr>
            <w:top w:val="none" w:sz="0" w:space="0" w:color="auto"/>
            <w:left w:val="none" w:sz="0" w:space="0" w:color="auto"/>
            <w:bottom w:val="none" w:sz="0" w:space="0" w:color="auto"/>
            <w:right w:val="none" w:sz="0" w:space="0" w:color="auto"/>
          </w:divBdr>
        </w:div>
        <w:div w:id="876743474">
          <w:marLeft w:val="640"/>
          <w:marRight w:val="0"/>
          <w:marTop w:val="0"/>
          <w:marBottom w:val="0"/>
          <w:divBdr>
            <w:top w:val="none" w:sz="0" w:space="0" w:color="auto"/>
            <w:left w:val="none" w:sz="0" w:space="0" w:color="auto"/>
            <w:bottom w:val="none" w:sz="0" w:space="0" w:color="auto"/>
            <w:right w:val="none" w:sz="0" w:space="0" w:color="auto"/>
          </w:divBdr>
        </w:div>
        <w:div w:id="1970699136">
          <w:marLeft w:val="640"/>
          <w:marRight w:val="0"/>
          <w:marTop w:val="0"/>
          <w:marBottom w:val="0"/>
          <w:divBdr>
            <w:top w:val="none" w:sz="0" w:space="0" w:color="auto"/>
            <w:left w:val="none" w:sz="0" w:space="0" w:color="auto"/>
            <w:bottom w:val="none" w:sz="0" w:space="0" w:color="auto"/>
            <w:right w:val="none" w:sz="0" w:space="0" w:color="auto"/>
          </w:divBdr>
        </w:div>
        <w:div w:id="346368042">
          <w:marLeft w:val="640"/>
          <w:marRight w:val="0"/>
          <w:marTop w:val="0"/>
          <w:marBottom w:val="0"/>
          <w:divBdr>
            <w:top w:val="none" w:sz="0" w:space="0" w:color="auto"/>
            <w:left w:val="none" w:sz="0" w:space="0" w:color="auto"/>
            <w:bottom w:val="none" w:sz="0" w:space="0" w:color="auto"/>
            <w:right w:val="none" w:sz="0" w:space="0" w:color="auto"/>
          </w:divBdr>
        </w:div>
        <w:div w:id="1414473304">
          <w:marLeft w:val="640"/>
          <w:marRight w:val="0"/>
          <w:marTop w:val="0"/>
          <w:marBottom w:val="0"/>
          <w:divBdr>
            <w:top w:val="none" w:sz="0" w:space="0" w:color="auto"/>
            <w:left w:val="none" w:sz="0" w:space="0" w:color="auto"/>
            <w:bottom w:val="none" w:sz="0" w:space="0" w:color="auto"/>
            <w:right w:val="none" w:sz="0" w:space="0" w:color="auto"/>
          </w:divBdr>
        </w:div>
        <w:div w:id="114957431">
          <w:marLeft w:val="640"/>
          <w:marRight w:val="0"/>
          <w:marTop w:val="0"/>
          <w:marBottom w:val="0"/>
          <w:divBdr>
            <w:top w:val="none" w:sz="0" w:space="0" w:color="auto"/>
            <w:left w:val="none" w:sz="0" w:space="0" w:color="auto"/>
            <w:bottom w:val="none" w:sz="0" w:space="0" w:color="auto"/>
            <w:right w:val="none" w:sz="0" w:space="0" w:color="auto"/>
          </w:divBdr>
        </w:div>
        <w:div w:id="495458063">
          <w:marLeft w:val="640"/>
          <w:marRight w:val="0"/>
          <w:marTop w:val="0"/>
          <w:marBottom w:val="0"/>
          <w:divBdr>
            <w:top w:val="none" w:sz="0" w:space="0" w:color="auto"/>
            <w:left w:val="none" w:sz="0" w:space="0" w:color="auto"/>
            <w:bottom w:val="none" w:sz="0" w:space="0" w:color="auto"/>
            <w:right w:val="none" w:sz="0" w:space="0" w:color="auto"/>
          </w:divBdr>
        </w:div>
        <w:div w:id="818692894">
          <w:marLeft w:val="640"/>
          <w:marRight w:val="0"/>
          <w:marTop w:val="0"/>
          <w:marBottom w:val="0"/>
          <w:divBdr>
            <w:top w:val="none" w:sz="0" w:space="0" w:color="auto"/>
            <w:left w:val="none" w:sz="0" w:space="0" w:color="auto"/>
            <w:bottom w:val="none" w:sz="0" w:space="0" w:color="auto"/>
            <w:right w:val="none" w:sz="0" w:space="0" w:color="auto"/>
          </w:divBdr>
        </w:div>
        <w:div w:id="1977637206">
          <w:marLeft w:val="640"/>
          <w:marRight w:val="0"/>
          <w:marTop w:val="0"/>
          <w:marBottom w:val="0"/>
          <w:divBdr>
            <w:top w:val="none" w:sz="0" w:space="0" w:color="auto"/>
            <w:left w:val="none" w:sz="0" w:space="0" w:color="auto"/>
            <w:bottom w:val="none" w:sz="0" w:space="0" w:color="auto"/>
            <w:right w:val="none" w:sz="0" w:space="0" w:color="auto"/>
          </w:divBdr>
        </w:div>
        <w:div w:id="1418097358">
          <w:marLeft w:val="640"/>
          <w:marRight w:val="0"/>
          <w:marTop w:val="0"/>
          <w:marBottom w:val="0"/>
          <w:divBdr>
            <w:top w:val="none" w:sz="0" w:space="0" w:color="auto"/>
            <w:left w:val="none" w:sz="0" w:space="0" w:color="auto"/>
            <w:bottom w:val="none" w:sz="0" w:space="0" w:color="auto"/>
            <w:right w:val="none" w:sz="0" w:space="0" w:color="auto"/>
          </w:divBdr>
        </w:div>
        <w:div w:id="2053260814">
          <w:marLeft w:val="640"/>
          <w:marRight w:val="0"/>
          <w:marTop w:val="0"/>
          <w:marBottom w:val="0"/>
          <w:divBdr>
            <w:top w:val="none" w:sz="0" w:space="0" w:color="auto"/>
            <w:left w:val="none" w:sz="0" w:space="0" w:color="auto"/>
            <w:bottom w:val="none" w:sz="0" w:space="0" w:color="auto"/>
            <w:right w:val="none" w:sz="0" w:space="0" w:color="auto"/>
          </w:divBdr>
        </w:div>
        <w:div w:id="568462147">
          <w:marLeft w:val="640"/>
          <w:marRight w:val="0"/>
          <w:marTop w:val="0"/>
          <w:marBottom w:val="0"/>
          <w:divBdr>
            <w:top w:val="none" w:sz="0" w:space="0" w:color="auto"/>
            <w:left w:val="none" w:sz="0" w:space="0" w:color="auto"/>
            <w:bottom w:val="none" w:sz="0" w:space="0" w:color="auto"/>
            <w:right w:val="none" w:sz="0" w:space="0" w:color="auto"/>
          </w:divBdr>
        </w:div>
        <w:div w:id="33164270">
          <w:marLeft w:val="640"/>
          <w:marRight w:val="0"/>
          <w:marTop w:val="0"/>
          <w:marBottom w:val="0"/>
          <w:divBdr>
            <w:top w:val="none" w:sz="0" w:space="0" w:color="auto"/>
            <w:left w:val="none" w:sz="0" w:space="0" w:color="auto"/>
            <w:bottom w:val="none" w:sz="0" w:space="0" w:color="auto"/>
            <w:right w:val="none" w:sz="0" w:space="0" w:color="auto"/>
          </w:divBdr>
        </w:div>
        <w:div w:id="714545591">
          <w:marLeft w:val="640"/>
          <w:marRight w:val="0"/>
          <w:marTop w:val="0"/>
          <w:marBottom w:val="0"/>
          <w:divBdr>
            <w:top w:val="none" w:sz="0" w:space="0" w:color="auto"/>
            <w:left w:val="none" w:sz="0" w:space="0" w:color="auto"/>
            <w:bottom w:val="none" w:sz="0" w:space="0" w:color="auto"/>
            <w:right w:val="none" w:sz="0" w:space="0" w:color="auto"/>
          </w:divBdr>
        </w:div>
        <w:div w:id="418453772">
          <w:marLeft w:val="640"/>
          <w:marRight w:val="0"/>
          <w:marTop w:val="0"/>
          <w:marBottom w:val="0"/>
          <w:divBdr>
            <w:top w:val="none" w:sz="0" w:space="0" w:color="auto"/>
            <w:left w:val="none" w:sz="0" w:space="0" w:color="auto"/>
            <w:bottom w:val="none" w:sz="0" w:space="0" w:color="auto"/>
            <w:right w:val="none" w:sz="0" w:space="0" w:color="auto"/>
          </w:divBdr>
        </w:div>
        <w:div w:id="1794669583">
          <w:marLeft w:val="640"/>
          <w:marRight w:val="0"/>
          <w:marTop w:val="0"/>
          <w:marBottom w:val="0"/>
          <w:divBdr>
            <w:top w:val="none" w:sz="0" w:space="0" w:color="auto"/>
            <w:left w:val="none" w:sz="0" w:space="0" w:color="auto"/>
            <w:bottom w:val="none" w:sz="0" w:space="0" w:color="auto"/>
            <w:right w:val="none" w:sz="0" w:space="0" w:color="auto"/>
          </w:divBdr>
        </w:div>
        <w:div w:id="2114590394">
          <w:marLeft w:val="640"/>
          <w:marRight w:val="0"/>
          <w:marTop w:val="0"/>
          <w:marBottom w:val="0"/>
          <w:divBdr>
            <w:top w:val="none" w:sz="0" w:space="0" w:color="auto"/>
            <w:left w:val="none" w:sz="0" w:space="0" w:color="auto"/>
            <w:bottom w:val="none" w:sz="0" w:space="0" w:color="auto"/>
            <w:right w:val="none" w:sz="0" w:space="0" w:color="auto"/>
          </w:divBdr>
        </w:div>
        <w:div w:id="1916746047">
          <w:marLeft w:val="640"/>
          <w:marRight w:val="0"/>
          <w:marTop w:val="0"/>
          <w:marBottom w:val="0"/>
          <w:divBdr>
            <w:top w:val="none" w:sz="0" w:space="0" w:color="auto"/>
            <w:left w:val="none" w:sz="0" w:space="0" w:color="auto"/>
            <w:bottom w:val="none" w:sz="0" w:space="0" w:color="auto"/>
            <w:right w:val="none" w:sz="0" w:space="0" w:color="auto"/>
          </w:divBdr>
        </w:div>
        <w:div w:id="1030841301">
          <w:marLeft w:val="640"/>
          <w:marRight w:val="0"/>
          <w:marTop w:val="0"/>
          <w:marBottom w:val="0"/>
          <w:divBdr>
            <w:top w:val="none" w:sz="0" w:space="0" w:color="auto"/>
            <w:left w:val="none" w:sz="0" w:space="0" w:color="auto"/>
            <w:bottom w:val="none" w:sz="0" w:space="0" w:color="auto"/>
            <w:right w:val="none" w:sz="0" w:space="0" w:color="auto"/>
          </w:divBdr>
        </w:div>
        <w:div w:id="76749631">
          <w:marLeft w:val="640"/>
          <w:marRight w:val="0"/>
          <w:marTop w:val="0"/>
          <w:marBottom w:val="0"/>
          <w:divBdr>
            <w:top w:val="none" w:sz="0" w:space="0" w:color="auto"/>
            <w:left w:val="none" w:sz="0" w:space="0" w:color="auto"/>
            <w:bottom w:val="none" w:sz="0" w:space="0" w:color="auto"/>
            <w:right w:val="none" w:sz="0" w:space="0" w:color="auto"/>
          </w:divBdr>
        </w:div>
        <w:div w:id="1076324555">
          <w:marLeft w:val="640"/>
          <w:marRight w:val="0"/>
          <w:marTop w:val="0"/>
          <w:marBottom w:val="0"/>
          <w:divBdr>
            <w:top w:val="none" w:sz="0" w:space="0" w:color="auto"/>
            <w:left w:val="none" w:sz="0" w:space="0" w:color="auto"/>
            <w:bottom w:val="none" w:sz="0" w:space="0" w:color="auto"/>
            <w:right w:val="none" w:sz="0" w:space="0" w:color="auto"/>
          </w:divBdr>
        </w:div>
        <w:div w:id="1226988926">
          <w:marLeft w:val="640"/>
          <w:marRight w:val="0"/>
          <w:marTop w:val="0"/>
          <w:marBottom w:val="0"/>
          <w:divBdr>
            <w:top w:val="none" w:sz="0" w:space="0" w:color="auto"/>
            <w:left w:val="none" w:sz="0" w:space="0" w:color="auto"/>
            <w:bottom w:val="none" w:sz="0" w:space="0" w:color="auto"/>
            <w:right w:val="none" w:sz="0" w:space="0" w:color="auto"/>
          </w:divBdr>
        </w:div>
        <w:div w:id="1098914457">
          <w:marLeft w:val="640"/>
          <w:marRight w:val="0"/>
          <w:marTop w:val="0"/>
          <w:marBottom w:val="0"/>
          <w:divBdr>
            <w:top w:val="none" w:sz="0" w:space="0" w:color="auto"/>
            <w:left w:val="none" w:sz="0" w:space="0" w:color="auto"/>
            <w:bottom w:val="none" w:sz="0" w:space="0" w:color="auto"/>
            <w:right w:val="none" w:sz="0" w:space="0" w:color="auto"/>
          </w:divBdr>
        </w:div>
        <w:div w:id="2023967998">
          <w:marLeft w:val="640"/>
          <w:marRight w:val="0"/>
          <w:marTop w:val="0"/>
          <w:marBottom w:val="0"/>
          <w:divBdr>
            <w:top w:val="none" w:sz="0" w:space="0" w:color="auto"/>
            <w:left w:val="none" w:sz="0" w:space="0" w:color="auto"/>
            <w:bottom w:val="none" w:sz="0" w:space="0" w:color="auto"/>
            <w:right w:val="none" w:sz="0" w:space="0" w:color="auto"/>
          </w:divBdr>
        </w:div>
        <w:div w:id="1411654008">
          <w:marLeft w:val="640"/>
          <w:marRight w:val="0"/>
          <w:marTop w:val="0"/>
          <w:marBottom w:val="0"/>
          <w:divBdr>
            <w:top w:val="none" w:sz="0" w:space="0" w:color="auto"/>
            <w:left w:val="none" w:sz="0" w:space="0" w:color="auto"/>
            <w:bottom w:val="none" w:sz="0" w:space="0" w:color="auto"/>
            <w:right w:val="none" w:sz="0" w:space="0" w:color="auto"/>
          </w:divBdr>
        </w:div>
      </w:divsChild>
    </w:div>
    <w:div w:id="254093669">
      <w:bodyDiv w:val="1"/>
      <w:marLeft w:val="0"/>
      <w:marRight w:val="0"/>
      <w:marTop w:val="0"/>
      <w:marBottom w:val="0"/>
      <w:divBdr>
        <w:top w:val="none" w:sz="0" w:space="0" w:color="auto"/>
        <w:left w:val="none" w:sz="0" w:space="0" w:color="auto"/>
        <w:bottom w:val="none" w:sz="0" w:space="0" w:color="auto"/>
        <w:right w:val="none" w:sz="0" w:space="0" w:color="auto"/>
      </w:divBdr>
      <w:divsChild>
        <w:div w:id="692531904">
          <w:marLeft w:val="640"/>
          <w:marRight w:val="0"/>
          <w:marTop w:val="0"/>
          <w:marBottom w:val="0"/>
          <w:divBdr>
            <w:top w:val="none" w:sz="0" w:space="0" w:color="auto"/>
            <w:left w:val="none" w:sz="0" w:space="0" w:color="auto"/>
            <w:bottom w:val="none" w:sz="0" w:space="0" w:color="auto"/>
            <w:right w:val="none" w:sz="0" w:space="0" w:color="auto"/>
          </w:divBdr>
        </w:div>
        <w:div w:id="2028830667">
          <w:marLeft w:val="640"/>
          <w:marRight w:val="0"/>
          <w:marTop w:val="0"/>
          <w:marBottom w:val="0"/>
          <w:divBdr>
            <w:top w:val="none" w:sz="0" w:space="0" w:color="auto"/>
            <w:left w:val="none" w:sz="0" w:space="0" w:color="auto"/>
            <w:bottom w:val="none" w:sz="0" w:space="0" w:color="auto"/>
            <w:right w:val="none" w:sz="0" w:space="0" w:color="auto"/>
          </w:divBdr>
        </w:div>
        <w:div w:id="1022363193">
          <w:marLeft w:val="640"/>
          <w:marRight w:val="0"/>
          <w:marTop w:val="0"/>
          <w:marBottom w:val="0"/>
          <w:divBdr>
            <w:top w:val="none" w:sz="0" w:space="0" w:color="auto"/>
            <w:left w:val="none" w:sz="0" w:space="0" w:color="auto"/>
            <w:bottom w:val="none" w:sz="0" w:space="0" w:color="auto"/>
            <w:right w:val="none" w:sz="0" w:space="0" w:color="auto"/>
          </w:divBdr>
        </w:div>
        <w:div w:id="1364750080">
          <w:marLeft w:val="640"/>
          <w:marRight w:val="0"/>
          <w:marTop w:val="0"/>
          <w:marBottom w:val="0"/>
          <w:divBdr>
            <w:top w:val="none" w:sz="0" w:space="0" w:color="auto"/>
            <w:left w:val="none" w:sz="0" w:space="0" w:color="auto"/>
            <w:bottom w:val="none" w:sz="0" w:space="0" w:color="auto"/>
            <w:right w:val="none" w:sz="0" w:space="0" w:color="auto"/>
          </w:divBdr>
        </w:div>
        <w:div w:id="2122602622">
          <w:marLeft w:val="640"/>
          <w:marRight w:val="0"/>
          <w:marTop w:val="0"/>
          <w:marBottom w:val="0"/>
          <w:divBdr>
            <w:top w:val="none" w:sz="0" w:space="0" w:color="auto"/>
            <w:left w:val="none" w:sz="0" w:space="0" w:color="auto"/>
            <w:bottom w:val="none" w:sz="0" w:space="0" w:color="auto"/>
            <w:right w:val="none" w:sz="0" w:space="0" w:color="auto"/>
          </w:divBdr>
        </w:div>
        <w:div w:id="1819034204">
          <w:marLeft w:val="640"/>
          <w:marRight w:val="0"/>
          <w:marTop w:val="0"/>
          <w:marBottom w:val="0"/>
          <w:divBdr>
            <w:top w:val="none" w:sz="0" w:space="0" w:color="auto"/>
            <w:left w:val="none" w:sz="0" w:space="0" w:color="auto"/>
            <w:bottom w:val="none" w:sz="0" w:space="0" w:color="auto"/>
            <w:right w:val="none" w:sz="0" w:space="0" w:color="auto"/>
          </w:divBdr>
        </w:div>
        <w:div w:id="1279947601">
          <w:marLeft w:val="640"/>
          <w:marRight w:val="0"/>
          <w:marTop w:val="0"/>
          <w:marBottom w:val="0"/>
          <w:divBdr>
            <w:top w:val="none" w:sz="0" w:space="0" w:color="auto"/>
            <w:left w:val="none" w:sz="0" w:space="0" w:color="auto"/>
            <w:bottom w:val="none" w:sz="0" w:space="0" w:color="auto"/>
            <w:right w:val="none" w:sz="0" w:space="0" w:color="auto"/>
          </w:divBdr>
        </w:div>
        <w:div w:id="52772886">
          <w:marLeft w:val="640"/>
          <w:marRight w:val="0"/>
          <w:marTop w:val="0"/>
          <w:marBottom w:val="0"/>
          <w:divBdr>
            <w:top w:val="none" w:sz="0" w:space="0" w:color="auto"/>
            <w:left w:val="none" w:sz="0" w:space="0" w:color="auto"/>
            <w:bottom w:val="none" w:sz="0" w:space="0" w:color="auto"/>
            <w:right w:val="none" w:sz="0" w:space="0" w:color="auto"/>
          </w:divBdr>
        </w:div>
        <w:div w:id="761609657">
          <w:marLeft w:val="640"/>
          <w:marRight w:val="0"/>
          <w:marTop w:val="0"/>
          <w:marBottom w:val="0"/>
          <w:divBdr>
            <w:top w:val="none" w:sz="0" w:space="0" w:color="auto"/>
            <w:left w:val="none" w:sz="0" w:space="0" w:color="auto"/>
            <w:bottom w:val="none" w:sz="0" w:space="0" w:color="auto"/>
            <w:right w:val="none" w:sz="0" w:space="0" w:color="auto"/>
          </w:divBdr>
        </w:div>
        <w:div w:id="2008511392">
          <w:marLeft w:val="640"/>
          <w:marRight w:val="0"/>
          <w:marTop w:val="0"/>
          <w:marBottom w:val="0"/>
          <w:divBdr>
            <w:top w:val="none" w:sz="0" w:space="0" w:color="auto"/>
            <w:left w:val="none" w:sz="0" w:space="0" w:color="auto"/>
            <w:bottom w:val="none" w:sz="0" w:space="0" w:color="auto"/>
            <w:right w:val="none" w:sz="0" w:space="0" w:color="auto"/>
          </w:divBdr>
        </w:div>
        <w:div w:id="2087878324">
          <w:marLeft w:val="640"/>
          <w:marRight w:val="0"/>
          <w:marTop w:val="0"/>
          <w:marBottom w:val="0"/>
          <w:divBdr>
            <w:top w:val="none" w:sz="0" w:space="0" w:color="auto"/>
            <w:left w:val="none" w:sz="0" w:space="0" w:color="auto"/>
            <w:bottom w:val="none" w:sz="0" w:space="0" w:color="auto"/>
            <w:right w:val="none" w:sz="0" w:space="0" w:color="auto"/>
          </w:divBdr>
        </w:div>
        <w:div w:id="1636832815">
          <w:marLeft w:val="640"/>
          <w:marRight w:val="0"/>
          <w:marTop w:val="0"/>
          <w:marBottom w:val="0"/>
          <w:divBdr>
            <w:top w:val="none" w:sz="0" w:space="0" w:color="auto"/>
            <w:left w:val="none" w:sz="0" w:space="0" w:color="auto"/>
            <w:bottom w:val="none" w:sz="0" w:space="0" w:color="auto"/>
            <w:right w:val="none" w:sz="0" w:space="0" w:color="auto"/>
          </w:divBdr>
        </w:div>
        <w:div w:id="118383163">
          <w:marLeft w:val="640"/>
          <w:marRight w:val="0"/>
          <w:marTop w:val="0"/>
          <w:marBottom w:val="0"/>
          <w:divBdr>
            <w:top w:val="none" w:sz="0" w:space="0" w:color="auto"/>
            <w:left w:val="none" w:sz="0" w:space="0" w:color="auto"/>
            <w:bottom w:val="none" w:sz="0" w:space="0" w:color="auto"/>
            <w:right w:val="none" w:sz="0" w:space="0" w:color="auto"/>
          </w:divBdr>
        </w:div>
        <w:div w:id="219827306">
          <w:marLeft w:val="640"/>
          <w:marRight w:val="0"/>
          <w:marTop w:val="0"/>
          <w:marBottom w:val="0"/>
          <w:divBdr>
            <w:top w:val="none" w:sz="0" w:space="0" w:color="auto"/>
            <w:left w:val="none" w:sz="0" w:space="0" w:color="auto"/>
            <w:bottom w:val="none" w:sz="0" w:space="0" w:color="auto"/>
            <w:right w:val="none" w:sz="0" w:space="0" w:color="auto"/>
          </w:divBdr>
        </w:div>
        <w:div w:id="383410331">
          <w:marLeft w:val="640"/>
          <w:marRight w:val="0"/>
          <w:marTop w:val="0"/>
          <w:marBottom w:val="0"/>
          <w:divBdr>
            <w:top w:val="none" w:sz="0" w:space="0" w:color="auto"/>
            <w:left w:val="none" w:sz="0" w:space="0" w:color="auto"/>
            <w:bottom w:val="none" w:sz="0" w:space="0" w:color="auto"/>
            <w:right w:val="none" w:sz="0" w:space="0" w:color="auto"/>
          </w:divBdr>
        </w:div>
        <w:div w:id="944574561">
          <w:marLeft w:val="640"/>
          <w:marRight w:val="0"/>
          <w:marTop w:val="0"/>
          <w:marBottom w:val="0"/>
          <w:divBdr>
            <w:top w:val="none" w:sz="0" w:space="0" w:color="auto"/>
            <w:left w:val="none" w:sz="0" w:space="0" w:color="auto"/>
            <w:bottom w:val="none" w:sz="0" w:space="0" w:color="auto"/>
            <w:right w:val="none" w:sz="0" w:space="0" w:color="auto"/>
          </w:divBdr>
        </w:div>
        <w:div w:id="1592271564">
          <w:marLeft w:val="640"/>
          <w:marRight w:val="0"/>
          <w:marTop w:val="0"/>
          <w:marBottom w:val="0"/>
          <w:divBdr>
            <w:top w:val="none" w:sz="0" w:space="0" w:color="auto"/>
            <w:left w:val="none" w:sz="0" w:space="0" w:color="auto"/>
            <w:bottom w:val="none" w:sz="0" w:space="0" w:color="auto"/>
            <w:right w:val="none" w:sz="0" w:space="0" w:color="auto"/>
          </w:divBdr>
        </w:div>
        <w:div w:id="1952590118">
          <w:marLeft w:val="640"/>
          <w:marRight w:val="0"/>
          <w:marTop w:val="0"/>
          <w:marBottom w:val="0"/>
          <w:divBdr>
            <w:top w:val="none" w:sz="0" w:space="0" w:color="auto"/>
            <w:left w:val="none" w:sz="0" w:space="0" w:color="auto"/>
            <w:bottom w:val="none" w:sz="0" w:space="0" w:color="auto"/>
            <w:right w:val="none" w:sz="0" w:space="0" w:color="auto"/>
          </w:divBdr>
        </w:div>
        <w:div w:id="653408614">
          <w:marLeft w:val="640"/>
          <w:marRight w:val="0"/>
          <w:marTop w:val="0"/>
          <w:marBottom w:val="0"/>
          <w:divBdr>
            <w:top w:val="none" w:sz="0" w:space="0" w:color="auto"/>
            <w:left w:val="none" w:sz="0" w:space="0" w:color="auto"/>
            <w:bottom w:val="none" w:sz="0" w:space="0" w:color="auto"/>
            <w:right w:val="none" w:sz="0" w:space="0" w:color="auto"/>
          </w:divBdr>
        </w:div>
        <w:div w:id="587496633">
          <w:marLeft w:val="640"/>
          <w:marRight w:val="0"/>
          <w:marTop w:val="0"/>
          <w:marBottom w:val="0"/>
          <w:divBdr>
            <w:top w:val="none" w:sz="0" w:space="0" w:color="auto"/>
            <w:left w:val="none" w:sz="0" w:space="0" w:color="auto"/>
            <w:bottom w:val="none" w:sz="0" w:space="0" w:color="auto"/>
            <w:right w:val="none" w:sz="0" w:space="0" w:color="auto"/>
          </w:divBdr>
        </w:div>
        <w:div w:id="1768110117">
          <w:marLeft w:val="640"/>
          <w:marRight w:val="0"/>
          <w:marTop w:val="0"/>
          <w:marBottom w:val="0"/>
          <w:divBdr>
            <w:top w:val="none" w:sz="0" w:space="0" w:color="auto"/>
            <w:left w:val="none" w:sz="0" w:space="0" w:color="auto"/>
            <w:bottom w:val="none" w:sz="0" w:space="0" w:color="auto"/>
            <w:right w:val="none" w:sz="0" w:space="0" w:color="auto"/>
          </w:divBdr>
        </w:div>
        <w:div w:id="249237568">
          <w:marLeft w:val="640"/>
          <w:marRight w:val="0"/>
          <w:marTop w:val="0"/>
          <w:marBottom w:val="0"/>
          <w:divBdr>
            <w:top w:val="none" w:sz="0" w:space="0" w:color="auto"/>
            <w:left w:val="none" w:sz="0" w:space="0" w:color="auto"/>
            <w:bottom w:val="none" w:sz="0" w:space="0" w:color="auto"/>
            <w:right w:val="none" w:sz="0" w:space="0" w:color="auto"/>
          </w:divBdr>
        </w:div>
        <w:div w:id="2140804959">
          <w:marLeft w:val="640"/>
          <w:marRight w:val="0"/>
          <w:marTop w:val="0"/>
          <w:marBottom w:val="0"/>
          <w:divBdr>
            <w:top w:val="none" w:sz="0" w:space="0" w:color="auto"/>
            <w:left w:val="none" w:sz="0" w:space="0" w:color="auto"/>
            <w:bottom w:val="none" w:sz="0" w:space="0" w:color="auto"/>
            <w:right w:val="none" w:sz="0" w:space="0" w:color="auto"/>
          </w:divBdr>
        </w:div>
        <w:div w:id="867181559">
          <w:marLeft w:val="640"/>
          <w:marRight w:val="0"/>
          <w:marTop w:val="0"/>
          <w:marBottom w:val="0"/>
          <w:divBdr>
            <w:top w:val="none" w:sz="0" w:space="0" w:color="auto"/>
            <w:left w:val="none" w:sz="0" w:space="0" w:color="auto"/>
            <w:bottom w:val="none" w:sz="0" w:space="0" w:color="auto"/>
            <w:right w:val="none" w:sz="0" w:space="0" w:color="auto"/>
          </w:divBdr>
        </w:div>
        <w:div w:id="1115828918">
          <w:marLeft w:val="640"/>
          <w:marRight w:val="0"/>
          <w:marTop w:val="0"/>
          <w:marBottom w:val="0"/>
          <w:divBdr>
            <w:top w:val="none" w:sz="0" w:space="0" w:color="auto"/>
            <w:left w:val="none" w:sz="0" w:space="0" w:color="auto"/>
            <w:bottom w:val="none" w:sz="0" w:space="0" w:color="auto"/>
            <w:right w:val="none" w:sz="0" w:space="0" w:color="auto"/>
          </w:divBdr>
        </w:div>
        <w:div w:id="428359479">
          <w:marLeft w:val="640"/>
          <w:marRight w:val="0"/>
          <w:marTop w:val="0"/>
          <w:marBottom w:val="0"/>
          <w:divBdr>
            <w:top w:val="none" w:sz="0" w:space="0" w:color="auto"/>
            <w:left w:val="none" w:sz="0" w:space="0" w:color="auto"/>
            <w:bottom w:val="none" w:sz="0" w:space="0" w:color="auto"/>
            <w:right w:val="none" w:sz="0" w:space="0" w:color="auto"/>
          </w:divBdr>
        </w:div>
        <w:div w:id="1051805283">
          <w:marLeft w:val="640"/>
          <w:marRight w:val="0"/>
          <w:marTop w:val="0"/>
          <w:marBottom w:val="0"/>
          <w:divBdr>
            <w:top w:val="none" w:sz="0" w:space="0" w:color="auto"/>
            <w:left w:val="none" w:sz="0" w:space="0" w:color="auto"/>
            <w:bottom w:val="none" w:sz="0" w:space="0" w:color="auto"/>
            <w:right w:val="none" w:sz="0" w:space="0" w:color="auto"/>
          </w:divBdr>
        </w:div>
        <w:div w:id="1313363549">
          <w:marLeft w:val="640"/>
          <w:marRight w:val="0"/>
          <w:marTop w:val="0"/>
          <w:marBottom w:val="0"/>
          <w:divBdr>
            <w:top w:val="none" w:sz="0" w:space="0" w:color="auto"/>
            <w:left w:val="none" w:sz="0" w:space="0" w:color="auto"/>
            <w:bottom w:val="none" w:sz="0" w:space="0" w:color="auto"/>
            <w:right w:val="none" w:sz="0" w:space="0" w:color="auto"/>
          </w:divBdr>
        </w:div>
        <w:div w:id="1257329932">
          <w:marLeft w:val="640"/>
          <w:marRight w:val="0"/>
          <w:marTop w:val="0"/>
          <w:marBottom w:val="0"/>
          <w:divBdr>
            <w:top w:val="none" w:sz="0" w:space="0" w:color="auto"/>
            <w:left w:val="none" w:sz="0" w:space="0" w:color="auto"/>
            <w:bottom w:val="none" w:sz="0" w:space="0" w:color="auto"/>
            <w:right w:val="none" w:sz="0" w:space="0" w:color="auto"/>
          </w:divBdr>
        </w:div>
        <w:div w:id="1164515668">
          <w:marLeft w:val="640"/>
          <w:marRight w:val="0"/>
          <w:marTop w:val="0"/>
          <w:marBottom w:val="0"/>
          <w:divBdr>
            <w:top w:val="none" w:sz="0" w:space="0" w:color="auto"/>
            <w:left w:val="none" w:sz="0" w:space="0" w:color="auto"/>
            <w:bottom w:val="none" w:sz="0" w:space="0" w:color="auto"/>
            <w:right w:val="none" w:sz="0" w:space="0" w:color="auto"/>
          </w:divBdr>
        </w:div>
        <w:div w:id="1162501834">
          <w:marLeft w:val="640"/>
          <w:marRight w:val="0"/>
          <w:marTop w:val="0"/>
          <w:marBottom w:val="0"/>
          <w:divBdr>
            <w:top w:val="none" w:sz="0" w:space="0" w:color="auto"/>
            <w:left w:val="none" w:sz="0" w:space="0" w:color="auto"/>
            <w:bottom w:val="none" w:sz="0" w:space="0" w:color="auto"/>
            <w:right w:val="none" w:sz="0" w:space="0" w:color="auto"/>
          </w:divBdr>
        </w:div>
        <w:div w:id="436145765">
          <w:marLeft w:val="640"/>
          <w:marRight w:val="0"/>
          <w:marTop w:val="0"/>
          <w:marBottom w:val="0"/>
          <w:divBdr>
            <w:top w:val="none" w:sz="0" w:space="0" w:color="auto"/>
            <w:left w:val="none" w:sz="0" w:space="0" w:color="auto"/>
            <w:bottom w:val="none" w:sz="0" w:space="0" w:color="auto"/>
            <w:right w:val="none" w:sz="0" w:space="0" w:color="auto"/>
          </w:divBdr>
        </w:div>
        <w:div w:id="1110123732">
          <w:marLeft w:val="640"/>
          <w:marRight w:val="0"/>
          <w:marTop w:val="0"/>
          <w:marBottom w:val="0"/>
          <w:divBdr>
            <w:top w:val="none" w:sz="0" w:space="0" w:color="auto"/>
            <w:left w:val="none" w:sz="0" w:space="0" w:color="auto"/>
            <w:bottom w:val="none" w:sz="0" w:space="0" w:color="auto"/>
            <w:right w:val="none" w:sz="0" w:space="0" w:color="auto"/>
          </w:divBdr>
        </w:div>
        <w:div w:id="1792164899">
          <w:marLeft w:val="640"/>
          <w:marRight w:val="0"/>
          <w:marTop w:val="0"/>
          <w:marBottom w:val="0"/>
          <w:divBdr>
            <w:top w:val="none" w:sz="0" w:space="0" w:color="auto"/>
            <w:left w:val="none" w:sz="0" w:space="0" w:color="auto"/>
            <w:bottom w:val="none" w:sz="0" w:space="0" w:color="auto"/>
            <w:right w:val="none" w:sz="0" w:space="0" w:color="auto"/>
          </w:divBdr>
        </w:div>
        <w:div w:id="191235696">
          <w:marLeft w:val="640"/>
          <w:marRight w:val="0"/>
          <w:marTop w:val="0"/>
          <w:marBottom w:val="0"/>
          <w:divBdr>
            <w:top w:val="none" w:sz="0" w:space="0" w:color="auto"/>
            <w:left w:val="none" w:sz="0" w:space="0" w:color="auto"/>
            <w:bottom w:val="none" w:sz="0" w:space="0" w:color="auto"/>
            <w:right w:val="none" w:sz="0" w:space="0" w:color="auto"/>
          </w:divBdr>
        </w:div>
        <w:div w:id="2108109212">
          <w:marLeft w:val="640"/>
          <w:marRight w:val="0"/>
          <w:marTop w:val="0"/>
          <w:marBottom w:val="0"/>
          <w:divBdr>
            <w:top w:val="none" w:sz="0" w:space="0" w:color="auto"/>
            <w:left w:val="none" w:sz="0" w:space="0" w:color="auto"/>
            <w:bottom w:val="none" w:sz="0" w:space="0" w:color="auto"/>
            <w:right w:val="none" w:sz="0" w:space="0" w:color="auto"/>
          </w:divBdr>
        </w:div>
        <w:div w:id="1336571018">
          <w:marLeft w:val="640"/>
          <w:marRight w:val="0"/>
          <w:marTop w:val="0"/>
          <w:marBottom w:val="0"/>
          <w:divBdr>
            <w:top w:val="none" w:sz="0" w:space="0" w:color="auto"/>
            <w:left w:val="none" w:sz="0" w:space="0" w:color="auto"/>
            <w:bottom w:val="none" w:sz="0" w:space="0" w:color="auto"/>
            <w:right w:val="none" w:sz="0" w:space="0" w:color="auto"/>
          </w:divBdr>
        </w:div>
        <w:div w:id="10382967">
          <w:marLeft w:val="640"/>
          <w:marRight w:val="0"/>
          <w:marTop w:val="0"/>
          <w:marBottom w:val="0"/>
          <w:divBdr>
            <w:top w:val="none" w:sz="0" w:space="0" w:color="auto"/>
            <w:left w:val="none" w:sz="0" w:space="0" w:color="auto"/>
            <w:bottom w:val="none" w:sz="0" w:space="0" w:color="auto"/>
            <w:right w:val="none" w:sz="0" w:space="0" w:color="auto"/>
          </w:divBdr>
        </w:div>
        <w:div w:id="100145176">
          <w:marLeft w:val="640"/>
          <w:marRight w:val="0"/>
          <w:marTop w:val="0"/>
          <w:marBottom w:val="0"/>
          <w:divBdr>
            <w:top w:val="none" w:sz="0" w:space="0" w:color="auto"/>
            <w:left w:val="none" w:sz="0" w:space="0" w:color="auto"/>
            <w:bottom w:val="none" w:sz="0" w:space="0" w:color="auto"/>
            <w:right w:val="none" w:sz="0" w:space="0" w:color="auto"/>
          </w:divBdr>
        </w:div>
        <w:div w:id="1918174930">
          <w:marLeft w:val="640"/>
          <w:marRight w:val="0"/>
          <w:marTop w:val="0"/>
          <w:marBottom w:val="0"/>
          <w:divBdr>
            <w:top w:val="none" w:sz="0" w:space="0" w:color="auto"/>
            <w:left w:val="none" w:sz="0" w:space="0" w:color="auto"/>
            <w:bottom w:val="none" w:sz="0" w:space="0" w:color="auto"/>
            <w:right w:val="none" w:sz="0" w:space="0" w:color="auto"/>
          </w:divBdr>
        </w:div>
        <w:div w:id="591860993">
          <w:marLeft w:val="640"/>
          <w:marRight w:val="0"/>
          <w:marTop w:val="0"/>
          <w:marBottom w:val="0"/>
          <w:divBdr>
            <w:top w:val="none" w:sz="0" w:space="0" w:color="auto"/>
            <w:left w:val="none" w:sz="0" w:space="0" w:color="auto"/>
            <w:bottom w:val="none" w:sz="0" w:space="0" w:color="auto"/>
            <w:right w:val="none" w:sz="0" w:space="0" w:color="auto"/>
          </w:divBdr>
        </w:div>
        <w:div w:id="1310593523">
          <w:marLeft w:val="640"/>
          <w:marRight w:val="0"/>
          <w:marTop w:val="0"/>
          <w:marBottom w:val="0"/>
          <w:divBdr>
            <w:top w:val="none" w:sz="0" w:space="0" w:color="auto"/>
            <w:left w:val="none" w:sz="0" w:space="0" w:color="auto"/>
            <w:bottom w:val="none" w:sz="0" w:space="0" w:color="auto"/>
            <w:right w:val="none" w:sz="0" w:space="0" w:color="auto"/>
          </w:divBdr>
        </w:div>
        <w:div w:id="911813610">
          <w:marLeft w:val="640"/>
          <w:marRight w:val="0"/>
          <w:marTop w:val="0"/>
          <w:marBottom w:val="0"/>
          <w:divBdr>
            <w:top w:val="none" w:sz="0" w:space="0" w:color="auto"/>
            <w:left w:val="none" w:sz="0" w:space="0" w:color="auto"/>
            <w:bottom w:val="none" w:sz="0" w:space="0" w:color="auto"/>
            <w:right w:val="none" w:sz="0" w:space="0" w:color="auto"/>
          </w:divBdr>
        </w:div>
        <w:div w:id="1117682172">
          <w:marLeft w:val="640"/>
          <w:marRight w:val="0"/>
          <w:marTop w:val="0"/>
          <w:marBottom w:val="0"/>
          <w:divBdr>
            <w:top w:val="none" w:sz="0" w:space="0" w:color="auto"/>
            <w:left w:val="none" w:sz="0" w:space="0" w:color="auto"/>
            <w:bottom w:val="none" w:sz="0" w:space="0" w:color="auto"/>
            <w:right w:val="none" w:sz="0" w:space="0" w:color="auto"/>
          </w:divBdr>
        </w:div>
        <w:div w:id="1557013297">
          <w:marLeft w:val="640"/>
          <w:marRight w:val="0"/>
          <w:marTop w:val="0"/>
          <w:marBottom w:val="0"/>
          <w:divBdr>
            <w:top w:val="none" w:sz="0" w:space="0" w:color="auto"/>
            <w:left w:val="none" w:sz="0" w:space="0" w:color="auto"/>
            <w:bottom w:val="none" w:sz="0" w:space="0" w:color="auto"/>
            <w:right w:val="none" w:sz="0" w:space="0" w:color="auto"/>
          </w:divBdr>
        </w:div>
        <w:div w:id="498813961">
          <w:marLeft w:val="640"/>
          <w:marRight w:val="0"/>
          <w:marTop w:val="0"/>
          <w:marBottom w:val="0"/>
          <w:divBdr>
            <w:top w:val="none" w:sz="0" w:space="0" w:color="auto"/>
            <w:left w:val="none" w:sz="0" w:space="0" w:color="auto"/>
            <w:bottom w:val="none" w:sz="0" w:space="0" w:color="auto"/>
            <w:right w:val="none" w:sz="0" w:space="0" w:color="auto"/>
          </w:divBdr>
        </w:div>
      </w:divsChild>
    </w:div>
    <w:div w:id="259484252">
      <w:bodyDiv w:val="1"/>
      <w:marLeft w:val="0"/>
      <w:marRight w:val="0"/>
      <w:marTop w:val="0"/>
      <w:marBottom w:val="0"/>
      <w:divBdr>
        <w:top w:val="none" w:sz="0" w:space="0" w:color="auto"/>
        <w:left w:val="none" w:sz="0" w:space="0" w:color="auto"/>
        <w:bottom w:val="none" w:sz="0" w:space="0" w:color="auto"/>
        <w:right w:val="none" w:sz="0" w:space="0" w:color="auto"/>
      </w:divBdr>
      <w:divsChild>
        <w:div w:id="1401713656">
          <w:marLeft w:val="0"/>
          <w:marRight w:val="0"/>
          <w:marTop w:val="0"/>
          <w:marBottom w:val="0"/>
          <w:divBdr>
            <w:top w:val="none" w:sz="0" w:space="0" w:color="auto"/>
            <w:left w:val="none" w:sz="0" w:space="0" w:color="auto"/>
            <w:bottom w:val="none" w:sz="0" w:space="0" w:color="auto"/>
            <w:right w:val="none" w:sz="0" w:space="0" w:color="auto"/>
          </w:divBdr>
          <w:divsChild>
            <w:div w:id="1908223014">
              <w:marLeft w:val="0"/>
              <w:marRight w:val="0"/>
              <w:marTop w:val="0"/>
              <w:marBottom w:val="0"/>
              <w:divBdr>
                <w:top w:val="none" w:sz="0" w:space="0" w:color="auto"/>
                <w:left w:val="none" w:sz="0" w:space="0" w:color="auto"/>
                <w:bottom w:val="none" w:sz="0" w:space="0" w:color="auto"/>
                <w:right w:val="none" w:sz="0" w:space="0" w:color="auto"/>
              </w:divBdr>
              <w:divsChild>
                <w:div w:id="15880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37613">
      <w:bodyDiv w:val="1"/>
      <w:marLeft w:val="0"/>
      <w:marRight w:val="0"/>
      <w:marTop w:val="0"/>
      <w:marBottom w:val="0"/>
      <w:divBdr>
        <w:top w:val="none" w:sz="0" w:space="0" w:color="auto"/>
        <w:left w:val="none" w:sz="0" w:space="0" w:color="auto"/>
        <w:bottom w:val="none" w:sz="0" w:space="0" w:color="auto"/>
        <w:right w:val="none" w:sz="0" w:space="0" w:color="auto"/>
      </w:divBdr>
      <w:divsChild>
        <w:div w:id="1583179347">
          <w:marLeft w:val="640"/>
          <w:marRight w:val="0"/>
          <w:marTop w:val="0"/>
          <w:marBottom w:val="0"/>
          <w:divBdr>
            <w:top w:val="none" w:sz="0" w:space="0" w:color="auto"/>
            <w:left w:val="none" w:sz="0" w:space="0" w:color="auto"/>
            <w:bottom w:val="none" w:sz="0" w:space="0" w:color="auto"/>
            <w:right w:val="none" w:sz="0" w:space="0" w:color="auto"/>
          </w:divBdr>
        </w:div>
        <w:div w:id="476915644">
          <w:marLeft w:val="640"/>
          <w:marRight w:val="0"/>
          <w:marTop w:val="0"/>
          <w:marBottom w:val="0"/>
          <w:divBdr>
            <w:top w:val="none" w:sz="0" w:space="0" w:color="auto"/>
            <w:left w:val="none" w:sz="0" w:space="0" w:color="auto"/>
            <w:bottom w:val="none" w:sz="0" w:space="0" w:color="auto"/>
            <w:right w:val="none" w:sz="0" w:space="0" w:color="auto"/>
          </w:divBdr>
        </w:div>
        <w:div w:id="2026442350">
          <w:marLeft w:val="640"/>
          <w:marRight w:val="0"/>
          <w:marTop w:val="0"/>
          <w:marBottom w:val="0"/>
          <w:divBdr>
            <w:top w:val="none" w:sz="0" w:space="0" w:color="auto"/>
            <w:left w:val="none" w:sz="0" w:space="0" w:color="auto"/>
            <w:bottom w:val="none" w:sz="0" w:space="0" w:color="auto"/>
            <w:right w:val="none" w:sz="0" w:space="0" w:color="auto"/>
          </w:divBdr>
        </w:div>
        <w:div w:id="244843235">
          <w:marLeft w:val="640"/>
          <w:marRight w:val="0"/>
          <w:marTop w:val="0"/>
          <w:marBottom w:val="0"/>
          <w:divBdr>
            <w:top w:val="none" w:sz="0" w:space="0" w:color="auto"/>
            <w:left w:val="none" w:sz="0" w:space="0" w:color="auto"/>
            <w:bottom w:val="none" w:sz="0" w:space="0" w:color="auto"/>
            <w:right w:val="none" w:sz="0" w:space="0" w:color="auto"/>
          </w:divBdr>
        </w:div>
        <w:div w:id="1476490468">
          <w:marLeft w:val="640"/>
          <w:marRight w:val="0"/>
          <w:marTop w:val="0"/>
          <w:marBottom w:val="0"/>
          <w:divBdr>
            <w:top w:val="none" w:sz="0" w:space="0" w:color="auto"/>
            <w:left w:val="none" w:sz="0" w:space="0" w:color="auto"/>
            <w:bottom w:val="none" w:sz="0" w:space="0" w:color="auto"/>
            <w:right w:val="none" w:sz="0" w:space="0" w:color="auto"/>
          </w:divBdr>
        </w:div>
        <w:div w:id="1870991097">
          <w:marLeft w:val="640"/>
          <w:marRight w:val="0"/>
          <w:marTop w:val="0"/>
          <w:marBottom w:val="0"/>
          <w:divBdr>
            <w:top w:val="none" w:sz="0" w:space="0" w:color="auto"/>
            <w:left w:val="none" w:sz="0" w:space="0" w:color="auto"/>
            <w:bottom w:val="none" w:sz="0" w:space="0" w:color="auto"/>
            <w:right w:val="none" w:sz="0" w:space="0" w:color="auto"/>
          </w:divBdr>
        </w:div>
        <w:div w:id="1931041374">
          <w:marLeft w:val="640"/>
          <w:marRight w:val="0"/>
          <w:marTop w:val="0"/>
          <w:marBottom w:val="0"/>
          <w:divBdr>
            <w:top w:val="none" w:sz="0" w:space="0" w:color="auto"/>
            <w:left w:val="none" w:sz="0" w:space="0" w:color="auto"/>
            <w:bottom w:val="none" w:sz="0" w:space="0" w:color="auto"/>
            <w:right w:val="none" w:sz="0" w:space="0" w:color="auto"/>
          </w:divBdr>
        </w:div>
        <w:div w:id="1815177811">
          <w:marLeft w:val="640"/>
          <w:marRight w:val="0"/>
          <w:marTop w:val="0"/>
          <w:marBottom w:val="0"/>
          <w:divBdr>
            <w:top w:val="none" w:sz="0" w:space="0" w:color="auto"/>
            <w:left w:val="none" w:sz="0" w:space="0" w:color="auto"/>
            <w:bottom w:val="none" w:sz="0" w:space="0" w:color="auto"/>
            <w:right w:val="none" w:sz="0" w:space="0" w:color="auto"/>
          </w:divBdr>
        </w:div>
        <w:div w:id="347567759">
          <w:marLeft w:val="640"/>
          <w:marRight w:val="0"/>
          <w:marTop w:val="0"/>
          <w:marBottom w:val="0"/>
          <w:divBdr>
            <w:top w:val="none" w:sz="0" w:space="0" w:color="auto"/>
            <w:left w:val="none" w:sz="0" w:space="0" w:color="auto"/>
            <w:bottom w:val="none" w:sz="0" w:space="0" w:color="auto"/>
            <w:right w:val="none" w:sz="0" w:space="0" w:color="auto"/>
          </w:divBdr>
        </w:div>
        <w:div w:id="2106415717">
          <w:marLeft w:val="640"/>
          <w:marRight w:val="0"/>
          <w:marTop w:val="0"/>
          <w:marBottom w:val="0"/>
          <w:divBdr>
            <w:top w:val="none" w:sz="0" w:space="0" w:color="auto"/>
            <w:left w:val="none" w:sz="0" w:space="0" w:color="auto"/>
            <w:bottom w:val="none" w:sz="0" w:space="0" w:color="auto"/>
            <w:right w:val="none" w:sz="0" w:space="0" w:color="auto"/>
          </w:divBdr>
        </w:div>
        <w:div w:id="1747415219">
          <w:marLeft w:val="640"/>
          <w:marRight w:val="0"/>
          <w:marTop w:val="0"/>
          <w:marBottom w:val="0"/>
          <w:divBdr>
            <w:top w:val="none" w:sz="0" w:space="0" w:color="auto"/>
            <w:left w:val="none" w:sz="0" w:space="0" w:color="auto"/>
            <w:bottom w:val="none" w:sz="0" w:space="0" w:color="auto"/>
            <w:right w:val="none" w:sz="0" w:space="0" w:color="auto"/>
          </w:divBdr>
        </w:div>
        <w:div w:id="868638132">
          <w:marLeft w:val="640"/>
          <w:marRight w:val="0"/>
          <w:marTop w:val="0"/>
          <w:marBottom w:val="0"/>
          <w:divBdr>
            <w:top w:val="none" w:sz="0" w:space="0" w:color="auto"/>
            <w:left w:val="none" w:sz="0" w:space="0" w:color="auto"/>
            <w:bottom w:val="none" w:sz="0" w:space="0" w:color="auto"/>
            <w:right w:val="none" w:sz="0" w:space="0" w:color="auto"/>
          </w:divBdr>
        </w:div>
        <w:div w:id="1714229545">
          <w:marLeft w:val="640"/>
          <w:marRight w:val="0"/>
          <w:marTop w:val="0"/>
          <w:marBottom w:val="0"/>
          <w:divBdr>
            <w:top w:val="none" w:sz="0" w:space="0" w:color="auto"/>
            <w:left w:val="none" w:sz="0" w:space="0" w:color="auto"/>
            <w:bottom w:val="none" w:sz="0" w:space="0" w:color="auto"/>
            <w:right w:val="none" w:sz="0" w:space="0" w:color="auto"/>
          </w:divBdr>
        </w:div>
        <w:div w:id="1849253007">
          <w:marLeft w:val="640"/>
          <w:marRight w:val="0"/>
          <w:marTop w:val="0"/>
          <w:marBottom w:val="0"/>
          <w:divBdr>
            <w:top w:val="none" w:sz="0" w:space="0" w:color="auto"/>
            <w:left w:val="none" w:sz="0" w:space="0" w:color="auto"/>
            <w:bottom w:val="none" w:sz="0" w:space="0" w:color="auto"/>
            <w:right w:val="none" w:sz="0" w:space="0" w:color="auto"/>
          </w:divBdr>
        </w:div>
        <w:div w:id="247885052">
          <w:marLeft w:val="640"/>
          <w:marRight w:val="0"/>
          <w:marTop w:val="0"/>
          <w:marBottom w:val="0"/>
          <w:divBdr>
            <w:top w:val="none" w:sz="0" w:space="0" w:color="auto"/>
            <w:left w:val="none" w:sz="0" w:space="0" w:color="auto"/>
            <w:bottom w:val="none" w:sz="0" w:space="0" w:color="auto"/>
            <w:right w:val="none" w:sz="0" w:space="0" w:color="auto"/>
          </w:divBdr>
        </w:div>
        <w:div w:id="945423050">
          <w:marLeft w:val="640"/>
          <w:marRight w:val="0"/>
          <w:marTop w:val="0"/>
          <w:marBottom w:val="0"/>
          <w:divBdr>
            <w:top w:val="none" w:sz="0" w:space="0" w:color="auto"/>
            <w:left w:val="none" w:sz="0" w:space="0" w:color="auto"/>
            <w:bottom w:val="none" w:sz="0" w:space="0" w:color="auto"/>
            <w:right w:val="none" w:sz="0" w:space="0" w:color="auto"/>
          </w:divBdr>
        </w:div>
        <w:div w:id="186138437">
          <w:marLeft w:val="640"/>
          <w:marRight w:val="0"/>
          <w:marTop w:val="0"/>
          <w:marBottom w:val="0"/>
          <w:divBdr>
            <w:top w:val="none" w:sz="0" w:space="0" w:color="auto"/>
            <w:left w:val="none" w:sz="0" w:space="0" w:color="auto"/>
            <w:bottom w:val="none" w:sz="0" w:space="0" w:color="auto"/>
            <w:right w:val="none" w:sz="0" w:space="0" w:color="auto"/>
          </w:divBdr>
        </w:div>
        <w:div w:id="1369522795">
          <w:marLeft w:val="640"/>
          <w:marRight w:val="0"/>
          <w:marTop w:val="0"/>
          <w:marBottom w:val="0"/>
          <w:divBdr>
            <w:top w:val="none" w:sz="0" w:space="0" w:color="auto"/>
            <w:left w:val="none" w:sz="0" w:space="0" w:color="auto"/>
            <w:bottom w:val="none" w:sz="0" w:space="0" w:color="auto"/>
            <w:right w:val="none" w:sz="0" w:space="0" w:color="auto"/>
          </w:divBdr>
        </w:div>
        <w:div w:id="278611623">
          <w:marLeft w:val="640"/>
          <w:marRight w:val="0"/>
          <w:marTop w:val="0"/>
          <w:marBottom w:val="0"/>
          <w:divBdr>
            <w:top w:val="none" w:sz="0" w:space="0" w:color="auto"/>
            <w:left w:val="none" w:sz="0" w:space="0" w:color="auto"/>
            <w:bottom w:val="none" w:sz="0" w:space="0" w:color="auto"/>
            <w:right w:val="none" w:sz="0" w:space="0" w:color="auto"/>
          </w:divBdr>
        </w:div>
        <w:div w:id="606666866">
          <w:marLeft w:val="640"/>
          <w:marRight w:val="0"/>
          <w:marTop w:val="0"/>
          <w:marBottom w:val="0"/>
          <w:divBdr>
            <w:top w:val="none" w:sz="0" w:space="0" w:color="auto"/>
            <w:left w:val="none" w:sz="0" w:space="0" w:color="auto"/>
            <w:bottom w:val="none" w:sz="0" w:space="0" w:color="auto"/>
            <w:right w:val="none" w:sz="0" w:space="0" w:color="auto"/>
          </w:divBdr>
        </w:div>
        <w:div w:id="637607813">
          <w:marLeft w:val="640"/>
          <w:marRight w:val="0"/>
          <w:marTop w:val="0"/>
          <w:marBottom w:val="0"/>
          <w:divBdr>
            <w:top w:val="none" w:sz="0" w:space="0" w:color="auto"/>
            <w:left w:val="none" w:sz="0" w:space="0" w:color="auto"/>
            <w:bottom w:val="none" w:sz="0" w:space="0" w:color="auto"/>
            <w:right w:val="none" w:sz="0" w:space="0" w:color="auto"/>
          </w:divBdr>
        </w:div>
        <w:div w:id="1347975852">
          <w:marLeft w:val="640"/>
          <w:marRight w:val="0"/>
          <w:marTop w:val="0"/>
          <w:marBottom w:val="0"/>
          <w:divBdr>
            <w:top w:val="none" w:sz="0" w:space="0" w:color="auto"/>
            <w:left w:val="none" w:sz="0" w:space="0" w:color="auto"/>
            <w:bottom w:val="none" w:sz="0" w:space="0" w:color="auto"/>
            <w:right w:val="none" w:sz="0" w:space="0" w:color="auto"/>
          </w:divBdr>
        </w:div>
        <w:div w:id="985625151">
          <w:marLeft w:val="640"/>
          <w:marRight w:val="0"/>
          <w:marTop w:val="0"/>
          <w:marBottom w:val="0"/>
          <w:divBdr>
            <w:top w:val="none" w:sz="0" w:space="0" w:color="auto"/>
            <w:left w:val="none" w:sz="0" w:space="0" w:color="auto"/>
            <w:bottom w:val="none" w:sz="0" w:space="0" w:color="auto"/>
            <w:right w:val="none" w:sz="0" w:space="0" w:color="auto"/>
          </w:divBdr>
        </w:div>
        <w:div w:id="216939316">
          <w:marLeft w:val="640"/>
          <w:marRight w:val="0"/>
          <w:marTop w:val="0"/>
          <w:marBottom w:val="0"/>
          <w:divBdr>
            <w:top w:val="none" w:sz="0" w:space="0" w:color="auto"/>
            <w:left w:val="none" w:sz="0" w:space="0" w:color="auto"/>
            <w:bottom w:val="none" w:sz="0" w:space="0" w:color="auto"/>
            <w:right w:val="none" w:sz="0" w:space="0" w:color="auto"/>
          </w:divBdr>
        </w:div>
        <w:div w:id="1344017713">
          <w:marLeft w:val="640"/>
          <w:marRight w:val="0"/>
          <w:marTop w:val="0"/>
          <w:marBottom w:val="0"/>
          <w:divBdr>
            <w:top w:val="none" w:sz="0" w:space="0" w:color="auto"/>
            <w:left w:val="none" w:sz="0" w:space="0" w:color="auto"/>
            <w:bottom w:val="none" w:sz="0" w:space="0" w:color="auto"/>
            <w:right w:val="none" w:sz="0" w:space="0" w:color="auto"/>
          </w:divBdr>
        </w:div>
        <w:div w:id="2014599846">
          <w:marLeft w:val="640"/>
          <w:marRight w:val="0"/>
          <w:marTop w:val="0"/>
          <w:marBottom w:val="0"/>
          <w:divBdr>
            <w:top w:val="none" w:sz="0" w:space="0" w:color="auto"/>
            <w:left w:val="none" w:sz="0" w:space="0" w:color="auto"/>
            <w:bottom w:val="none" w:sz="0" w:space="0" w:color="auto"/>
            <w:right w:val="none" w:sz="0" w:space="0" w:color="auto"/>
          </w:divBdr>
        </w:div>
        <w:div w:id="1082678532">
          <w:marLeft w:val="640"/>
          <w:marRight w:val="0"/>
          <w:marTop w:val="0"/>
          <w:marBottom w:val="0"/>
          <w:divBdr>
            <w:top w:val="none" w:sz="0" w:space="0" w:color="auto"/>
            <w:left w:val="none" w:sz="0" w:space="0" w:color="auto"/>
            <w:bottom w:val="none" w:sz="0" w:space="0" w:color="auto"/>
            <w:right w:val="none" w:sz="0" w:space="0" w:color="auto"/>
          </w:divBdr>
        </w:div>
        <w:div w:id="1936354231">
          <w:marLeft w:val="640"/>
          <w:marRight w:val="0"/>
          <w:marTop w:val="0"/>
          <w:marBottom w:val="0"/>
          <w:divBdr>
            <w:top w:val="none" w:sz="0" w:space="0" w:color="auto"/>
            <w:left w:val="none" w:sz="0" w:space="0" w:color="auto"/>
            <w:bottom w:val="none" w:sz="0" w:space="0" w:color="auto"/>
            <w:right w:val="none" w:sz="0" w:space="0" w:color="auto"/>
          </w:divBdr>
        </w:div>
        <w:div w:id="1943491623">
          <w:marLeft w:val="640"/>
          <w:marRight w:val="0"/>
          <w:marTop w:val="0"/>
          <w:marBottom w:val="0"/>
          <w:divBdr>
            <w:top w:val="none" w:sz="0" w:space="0" w:color="auto"/>
            <w:left w:val="none" w:sz="0" w:space="0" w:color="auto"/>
            <w:bottom w:val="none" w:sz="0" w:space="0" w:color="auto"/>
            <w:right w:val="none" w:sz="0" w:space="0" w:color="auto"/>
          </w:divBdr>
        </w:div>
        <w:div w:id="198781860">
          <w:marLeft w:val="640"/>
          <w:marRight w:val="0"/>
          <w:marTop w:val="0"/>
          <w:marBottom w:val="0"/>
          <w:divBdr>
            <w:top w:val="none" w:sz="0" w:space="0" w:color="auto"/>
            <w:left w:val="none" w:sz="0" w:space="0" w:color="auto"/>
            <w:bottom w:val="none" w:sz="0" w:space="0" w:color="auto"/>
            <w:right w:val="none" w:sz="0" w:space="0" w:color="auto"/>
          </w:divBdr>
        </w:div>
        <w:div w:id="1339426715">
          <w:marLeft w:val="640"/>
          <w:marRight w:val="0"/>
          <w:marTop w:val="0"/>
          <w:marBottom w:val="0"/>
          <w:divBdr>
            <w:top w:val="none" w:sz="0" w:space="0" w:color="auto"/>
            <w:left w:val="none" w:sz="0" w:space="0" w:color="auto"/>
            <w:bottom w:val="none" w:sz="0" w:space="0" w:color="auto"/>
            <w:right w:val="none" w:sz="0" w:space="0" w:color="auto"/>
          </w:divBdr>
        </w:div>
        <w:div w:id="1220433705">
          <w:marLeft w:val="640"/>
          <w:marRight w:val="0"/>
          <w:marTop w:val="0"/>
          <w:marBottom w:val="0"/>
          <w:divBdr>
            <w:top w:val="none" w:sz="0" w:space="0" w:color="auto"/>
            <w:left w:val="none" w:sz="0" w:space="0" w:color="auto"/>
            <w:bottom w:val="none" w:sz="0" w:space="0" w:color="auto"/>
            <w:right w:val="none" w:sz="0" w:space="0" w:color="auto"/>
          </w:divBdr>
        </w:div>
        <w:div w:id="1694304337">
          <w:marLeft w:val="640"/>
          <w:marRight w:val="0"/>
          <w:marTop w:val="0"/>
          <w:marBottom w:val="0"/>
          <w:divBdr>
            <w:top w:val="none" w:sz="0" w:space="0" w:color="auto"/>
            <w:left w:val="none" w:sz="0" w:space="0" w:color="auto"/>
            <w:bottom w:val="none" w:sz="0" w:space="0" w:color="auto"/>
            <w:right w:val="none" w:sz="0" w:space="0" w:color="auto"/>
          </w:divBdr>
        </w:div>
        <w:div w:id="129637835">
          <w:marLeft w:val="640"/>
          <w:marRight w:val="0"/>
          <w:marTop w:val="0"/>
          <w:marBottom w:val="0"/>
          <w:divBdr>
            <w:top w:val="none" w:sz="0" w:space="0" w:color="auto"/>
            <w:left w:val="none" w:sz="0" w:space="0" w:color="auto"/>
            <w:bottom w:val="none" w:sz="0" w:space="0" w:color="auto"/>
            <w:right w:val="none" w:sz="0" w:space="0" w:color="auto"/>
          </w:divBdr>
        </w:div>
        <w:div w:id="2129620185">
          <w:marLeft w:val="640"/>
          <w:marRight w:val="0"/>
          <w:marTop w:val="0"/>
          <w:marBottom w:val="0"/>
          <w:divBdr>
            <w:top w:val="none" w:sz="0" w:space="0" w:color="auto"/>
            <w:left w:val="none" w:sz="0" w:space="0" w:color="auto"/>
            <w:bottom w:val="none" w:sz="0" w:space="0" w:color="auto"/>
            <w:right w:val="none" w:sz="0" w:space="0" w:color="auto"/>
          </w:divBdr>
        </w:div>
        <w:div w:id="2076540344">
          <w:marLeft w:val="640"/>
          <w:marRight w:val="0"/>
          <w:marTop w:val="0"/>
          <w:marBottom w:val="0"/>
          <w:divBdr>
            <w:top w:val="none" w:sz="0" w:space="0" w:color="auto"/>
            <w:left w:val="none" w:sz="0" w:space="0" w:color="auto"/>
            <w:bottom w:val="none" w:sz="0" w:space="0" w:color="auto"/>
            <w:right w:val="none" w:sz="0" w:space="0" w:color="auto"/>
          </w:divBdr>
        </w:div>
        <w:div w:id="859782835">
          <w:marLeft w:val="640"/>
          <w:marRight w:val="0"/>
          <w:marTop w:val="0"/>
          <w:marBottom w:val="0"/>
          <w:divBdr>
            <w:top w:val="none" w:sz="0" w:space="0" w:color="auto"/>
            <w:left w:val="none" w:sz="0" w:space="0" w:color="auto"/>
            <w:bottom w:val="none" w:sz="0" w:space="0" w:color="auto"/>
            <w:right w:val="none" w:sz="0" w:space="0" w:color="auto"/>
          </w:divBdr>
        </w:div>
        <w:div w:id="1863935771">
          <w:marLeft w:val="640"/>
          <w:marRight w:val="0"/>
          <w:marTop w:val="0"/>
          <w:marBottom w:val="0"/>
          <w:divBdr>
            <w:top w:val="none" w:sz="0" w:space="0" w:color="auto"/>
            <w:left w:val="none" w:sz="0" w:space="0" w:color="auto"/>
            <w:bottom w:val="none" w:sz="0" w:space="0" w:color="auto"/>
            <w:right w:val="none" w:sz="0" w:space="0" w:color="auto"/>
          </w:divBdr>
        </w:div>
        <w:div w:id="475756861">
          <w:marLeft w:val="640"/>
          <w:marRight w:val="0"/>
          <w:marTop w:val="0"/>
          <w:marBottom w:val="0"/>
          <w:divBdr>
            <w:top w:val="none" w:sz="0" w:space="0" w:color="auto"/>
            <w:left w:val="none" w:sz="0" w:space="0" w:color="auto"/>
            <w:bottom w:val="none" w:sz="0" w:space="0" w:color="auto"/>
            <w:right w:val="none" w:sz="0" w:space="0" w:color="auto"/>
          </w:divBdr>
        </w:div>
        <w:div w:id="1154447647">
          <w:marLeft w:val="640"/>
          <w:marRight w:val="0"/>
          <w:marTop w:val="0"/>
          <w:marBottom w:val="0"/>
          <w:divBdr>
            <w:top w:val="none" w:sz="0" w:space="0" w:color="auto"/>
            <w:left w:val="none" w:sz="0" w:space="0" w:color="auto"/>
            <w:bottom w:val="none" w:sz="0" w:space="0" w:color="auto"/>
            <w:right w:val="none" w:sz="0" w:space="0" w:color="auto"/>
          </w:divBdr>
        </w:div>
        <w:div w:id="1023245073">
          <w:marLeft w:val="640"/>
          <w:marRight w:val="0"/>
          <w:marTop w:val="0"/>
          <w:marBottom w:val="0"/>
          <w:divBdr>
            <w:top w:val="none" w:sz="0" w:space="0" w:color="auto"/>
            <w:left w:val="none" w:sz="0" w:space="0" w:color="auto"/>
            <w:bottom w:val="none" w:sz="0" w:space="0" w:color="auto"/>
            <w:right w:val="none" w:sz="0" w:space="0" w:color="auto"/>
          </w:divBdr>
        </w:div>
        <w:div w:id="1615987797">
          <w:marLeft w:val="640"/>
          <w:marRight w:val="0"/>
          <w:marTop w:val="0"/>
          <w:marBottom w:val="0"/>
          <w:divBdr>
            <w:top w:val="none" w:sz="0" w:space="0" w:color="auto"/>
            <w:left w:val="none" w:sz="0" w:space="0" w:color="auto"/>
            <w:bottom w:val="none" w:sz="0" w:space="0" w:color="auto"/>
            <w:right w:val="none" w:sz="0" w:space="0" w:color="auto"/>
          </w:divBdr>
        </w:div>
        <w:div w:id="894197369">
          <w:marLeft w:val="640"/>
          <w:marRight w:val="0"/>
          <w:marTop w:val="0"/>
          <w:marBottom w:val="0"/>
          <w:divBdr>
            <w:top w:val="none" w:sz="0" w:space="0" w:color="auto"/>
            <w:left w:val="none" w:sz="0" w:space="0" w:color="auto"/>
            <w:bottom w:val="none" w:sz="0" w:space="0" w:color="auto"/>
            <w:right w:val="none" w:sz="0" w:space="0" w:color="auto"/>
          </w:divBdr>
        </w:div>
        <w:div w:id="1511993377">
          <w:marLeft w:val="640"/>
          <w:marRight w:val="0"/>
          <w:marTop w:val="0"/>
          <w:marBottom w:val="0"/>
          <w:divBdr>
            <w:top w:val="none" w:sz="0" w:space="0" w:color="auto"/>
            <w:left w:val="none" w:sz="0" w:space="0" w:color="auto"/>
            <w:bottom w:val="none" w:sz="0" w:space="0" w:color="auto"/>
            <w:right w:val="none" w:sz="0" w:space="0" w:color="auto"/>
          </w:divBdr>
        </w:div>
        <w:div w:id="173031290">
          <w:marLeft w:val="640"/>
          <w:marRight w:val="0"/>
          <w:marTop w:val="0"/>
          <w:marBottom w:val="0"/>
          <w:divBdr>
            <w:top w:val="none" w:sz="0" w:space="0" w:color="auto"/>
            <w:left w:val="none" w:sz="0" w:space="0" w:color="auto"/>
            <w:bottom w:val="none" w:sz="0" w:space="0" w:color="auto"/>
            <w:right w:val="none" w:sz="0" w:space="0" w:color="auto"/>
          </w:divBdr>
        </w:div>
        <w:div w:id="1222062891">
          <w:marLeft w:val="640"/>
          <w:marRight w:val="0"/>
          <w:marTop w:val="0"/>
          <w:marBottom w:val="0"/>
          <w:divBdr>
            <w:top w:val="none" w:sz="0" w:space="0" w:color="auto"/>
            <w:left w:val="none" w:sz="0" w:space="0" w:color="auto"/>
            <w:bottom w:val="none" w:sz="0" w:space="0" w:color="auto"/>
            <w:right w:val="none" w:sz="0" w:space="0" w:color="auto"/>
          </w:divBdr>
        </w:div>
        <w:div w:id="97605739">
          <w:marLeft w:val="640"/>
          <w:marRight w:val="0"/>
          <w:marTop w:val="0"/>
          <w:marBottom w:val="0"/>
          <w:divBdr>
            <w:top w:val="none" w:sz="0" w:space="0" w:color="auto"/>
            <w:left w:val="none" w:sz="0" w:space="0" w:color="auto"/>
            <w:bottom w:val="none" w:sz="0" w:space="0" w:color="auto"/>
            <w:right w:val="none" w:sz="0" w:space="0" w:color="auto"/>
          </w:divBdr>
        </w:div>
        <w:div w:id="889069940">
          <w:marLeft w:val="640"/>
          <w:marRight w:val="0"/>
          <w:marTop w:val="0"/>
          <w:marBottom w:val="0"/>
          <w:divBdr>
            <w:top w:val="none" w:sz="0" w:space="0" w:color="auto"/>
            <w:left w:val="none" w:sz="0" w:space="0" w:color="auto"/>
            <w:bottom w:val="none" w:sz="0" w:space="0" w:color="auto"/>
            <w:right w:val="none" w:sz="0" w:space="0" w:color="auto"/>
          </w:divBdr>
        </w:div>
        <w:div w:id="53285262">
          <w:marLeft w:val="640"/>
          <w:marRight w:val="0"/>
          <w:marTop w:val="0"/>
          <w:marBottom w:val="0"/>
          <w:divBdr>
            <w:top w:val="none" w:sz="0" w:space="0" w:color="auto"/>
            <w:left w:val="none" w:sz="0" w:space="0" w:color="auto"/>
            <w:bottom w:val="none" w:sz="0" w:space="0" w:color="auto"/>
            <w:right w:val="none" w:sz="0" w:space="0" w:color="auto"/>
          </w:divBdr>
        </w:div>
        <w:div w:id="234626777">
          <w:marLeft w:val="640"/>
          <w:marRight w:val="0"/>
          <w:marTop w:val="0"/>
          <w:marBottom w:val="0"/>
          <w:divBdr>
            <w:top w:val="none" w:sz="0" w:space="0" w:color="auto"/>
            <w:left w:val="none" w:sz="0" w:space="0" w:color="auto"/>
            <w:bottom w:val="none" w:sz="0" w:space="0" w:color="auto"/>
            <w:right w:val="none" w:sz="0" w:space="0" w:color="auto"/>
          </w:divBdr>
        </w:div>
        <w:div w:id="592271">
          <w:marLeft w:val="640"/>
          <w:marRight w:val="0"/>
          <w:marTop w:val="0"/>
          <w:marBottom w:val="0"/>
          <w:divBdr>
            <w:top w:val="none" w:sz="0" w:space="0" w:color="auto"/>
            <w:left w:val="none" w:sz="0" w:space="0" w:color="auto"/>
            <w:bottom w:val="none" w:sz="0" w:space="0" w:color="auto"/>
            <w:right w:val="none" w:sz="0" w:space="0" w:color="auto"/>
          </w:divBdr>
        </w:div>
        <w:div w:id="1129931880">
          <w:marLeft w:val="640"/>
          <w:marRight w:val="0"/>
          <w:marTop w:val="0"/>
          <w:marBottom w:val="0"/>
          <w:divBdr>
            <w:top w:val="none" w:sz="0" w:space="0" w:color="auto"/>
            <w:left w:val="none" w:sz="0" w:space="0" w:color="auto"/>
            <w:bottom w:val="none" w:sz="0" w:space="0" w:color="auto"/>
            <w:right w:val="none" w:sz="0" w:space="0" w:color="auto"/>
          </w:divBdr>
        </w:div>
        <w:div w:id="206336235">
          <w:marLeft w:val="640"/>
          <w:marRight w:val="0"/>
          <w:marTop w:val="0"/>
          <w:marBottom w:val="0"/>
          <w:divBdr>
            <w:top w:val="none" w:sz="0" w:space="0" w:color="auto"/>
            <w:left w:val="none" w:sz="0" w:space="0" w:color="auto"/>
            <w:bottom w:val="none" w:sz="0" w:space="0" w:color="auto"/>
            <w:right w:val="none" w:sz="0" w:space="0" w:color="auto"/>
          </w:divBdr>
        </w:div>
      </w:divsChild>
    </w:div>
    <w:div w:id="288707861">
      <w:bodyDiv w:val="1"/>
      <w:marLeft w:val="0"/>
      <w:marRight w:val="0"/>
      <w:marTop w:val="0"/>
      <w:marBottom w:val="0"/>
      <w:divBdr>
        <w:top w:val="none" w:sz="0" w:space="0" w:color="auto"/>
        <w:left w:val="none" w:sz="0" w:space="0" w:color="auto"/>
        <w:bottom w:val="none" w:sz="0" w:space="0" w:color="auto"/>
        <w:right w:val="none" w:sz="0" w:space="0" w:color="auto"/>
      </w:divBdr>
      <w:divsChild>
        <w:div w:id="725105542">
          <w:marLeft w:val="0"/>
          <w:marRight w:val="0"/>
          <w:marTop w:val="0"/>
          <w:marBottom w:val="0"/>
          <w:divBdr>
            <w:top w:val="none" w:sz="0" w:space="0" w:color="auto"/>
            <w:left w:val="none" w:sz="0" w:space="0" w:color="auto"/>
            <w:bottom w:val="none" w:sz="0" w:space="0" w:color="auto"/>
            <w:right w:val="none" w:sz="0" w:space="0" w:color="auto"/>
          </w:divBdr>
          <w:divsChild>
            <w:div w:id="1762794242">
              <w:marLeft w:val="0"/>
              <w:marRight w:val="0"/>
              <w:marTop w:val="0"/>
              <w:marBottom w:val="0"/>
              <w:divBdr>
                <w:top w:val="none" w:sz="0" w:space="0" w:color="auto"/>
                <w:left w:val="none" w:sz="0" w:space="0" w:color="auto"/>
                <w:bottom w:val="none" w:sz="0" w:space="0" w:color="auto"/>
                <w:right w:val="none" w:sz="0" w:space="0" w:color="auto"/>
              </w:divBdr>
              <w:divsChild>
                <w:div w:id="9686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722560">
      <w:bodyDiv w:val="1"/>
      <w:marLeft w:val="0"/>
      <w:marRight w:val="0"/>
      <w:marTop w:val="0"/>
      <w:marBottom w:val="0"/>
      <w:divBdr>
        <w:top w:val="none" w:sz="0" w:space="0" w:color="auto"/>
        <w:left w:val="none" w:sz="0" w:space="0" w:color="auto"/>
        <w:bottom w:val="none" w:sz="0" w:space="0" w:color="auto"/>
        <w:right w:val="none" w:sz="0" w:space="0" w:color="auto"/>
      </w:divBdr>
      <w:divsChild>
        <w:div w:id="1257206125">
          <w:marLeft w:val="0"/>
          <w:marRight w:val="0"/>
          <w:marTop w:val="0"/>
          <w:marBottom w:val="0"/>
          <w:divBdr>
            <w:top w:val="none" w:sz="0" w:space="0" w:color="auto"/>
            <w:left w:val="none" w:sz="0" w:space="0" w:color="auto"/>
            <w:bottom w:val="none" w:sz="0" w:space="0" w:color="auto"/>
            <w:right w:val="none" w:sz="0" w:space="0" w:color="auto"/>
          </w:divBdr>
          <w:divsChild>
            <w:div w:id="1363170422">
              <w:marLeft w:val="0"/>
              <w:marRight w:val="0"/>
              <w:marTop w:val="0"/>
              <w:marBottom w:val="0"/>
              <w:divBdr>
                <w:top w:val="none" w:sz="0" w:space="0" w:color="auto"/>
                <w:left w:val="none" w:sz="0" w:space="0" w:color="auto"/>
                <w:bottom w:val="none" w:sz="0" w:space="0" w:color="auto"/>
                <w:right w:val="none" w:sz="0" w:space="0" w:color="auto"/>
              </w:divBdr>
              <w:divsChild>
                <w:div w:id="118332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00825">
      <w:bodyDiv w:val="1"/>
      <w:marLeft w:val="0"/>
      <w:marRight w:val="0"/>
      <w:marTop w:val="0"/>
      <w:marBottom w:val="0"/>
      <w:divBdr>
        <w:top w:val="none" w:sz="0" w:space="0" w:color="auto"/>
        <w:left w:val="none" w:sz="0" w:space="0" w:color="auto"/>
        <w:bottom w:val="none" w:sz="0" w:space="0" w:color="auto"/>
        <w:right w:val="none" w:sz="0" w:space="0" w:color="auto"/>
      </w:divBdr>
    </w:div>
    <w:div w:id="322977416">
      <w:bodyDiv w:val="1"/>
      <w:marLeft w:val="0"/>
      <w:marRight w:val="0"/>
      <w:marTop w:val="0"/>
      <w:marBottom w:val="0"/>
      <w:divBdr>
        <w:top w:val="none" w:sz="0" w:space="0" w:color="auto"/>
        <w:left w:val="none" w:sz="0" w:space="0" w:color="auto"/>
        <w:bottom w:val="none" w:sz="0" w:space="0" w:color="auto"/>
        <w:right w:val="none" w:sz="0" w:space="0" w:color="auto"/>
      </w:divBdr>
    </w:div>
    <w:div w:id="343747137">
      <w:bodyDiv w:val="1"/>
      <w:marLeft w:val="0"/>
      <w:marRight w:val="0"/>
      <w:marTop w:val="0"/>
      <w:marBottom w:val="0"/>
      <w:divBdr>
        <w:top w:val="none" w:sz="0" w:space="0" w:color="auto"/>
        <w:left w:val="none" w:sz="0" w:space="0" w:color="auto"/>
        <w:bottom w:val="none" w:sz="0" w:space="0" w:color="auto"/>
        <w:right w:val="none" w:sz="0" w:space="0" w:color="auto"/>
      </w:divBdr>
      <w:divsChild>
        <w:div w:id="1969627892">
          <w:marLeft w:val="640"/>
          <w:marRight w:val="0"/>
          <w:marTop w:val="0"/>
          <w:marBottom w:val="0"/>
          <w:divBdr>
            <w:top w:val="none" w:sz="0" w:space="0" w:color="auto"/>
            <w:left w:val="none" w:sz="0" w:space="0" w:color="auto"/>
            <w:bottom w:val="none" w:sz="0" w:space="0" w:color="auto"/>
            <w:right w:val="none" w:sz="0" w:space="0" w:color="auto"/>
          </w:divBdr>
        </w:div>
        <w:div w:id="144705685">
          <w:marLeft w:val="640"/>
          <w:marRight w:val="0"/>
          <w:marTop w:val="0"/>
          <w:marBottom w:val="0"/>
          <w:divBdr>
            <w:top w:val="none" w:sz="0" w:space="0" w:color="auto"/>
            <w:left w:val="none" w:sz="0" w:space="0" w:color="auto"/>
            <w:bottom w:val="none" w:sz="0" w:space="0" w:color="auto"/>
            <w:right w:val="none" w:sz="0" w:space="0" w:color="auto"/>
          </w:divBdr>
        </w:div>
        <w:div w:id="1383560574">
          <w:marLeft w:val="640"/>
          <w:marRight w:val="0"/>
          <w:marTop w:val="0"/>
          <w:marBottom w:val="0"/>
          <w:divBdr>
            <w:top w:val="none" w:sz="0" w:space="0" w:color="auto"/>
            <w:left w:val="none" w:sz="0" w:space="0" w:color="auto"/>
            <w:bottom w:val="none" w:sz="0" w:space="0" w:color="auto"/>
            <w:right w:val="none" w:sz="0" w:space="0" w:color="auto"/>
          </w:divBdr>
        </w:div>
        <w:div w:id="2095007622">
          <w:marLeft w:val="640"/>
          <w:marRight w:val="0"/>
          <w:marTop w:val="0"/>
          <w:marBottom w:val="0"/>
          <w:divBdr>
            <w:top w:val="none" w:sz="0" w:space="0" w:color="auto"/>
            <w:left w:val="none" w:sz="0" w:space="0" w:color="auto"/>
            <w:bottom w:val="none" w:sz="0" w:space="0" w:color="auto"/>
            <w:right w:val="none" w:sz="0" w:space="0" w:color="auto"/>
          </w:divBdr>
        </w:div>
        <w:div w:id="1962960101">
          <w:marLeft w:val="640"/>
          <w:marRight w:val="0"/>
          <w:marTop w:val="0"/>
          <w:marBottom w:val="0"/>
          <w:divBdr>
            <w:top w:val="none" w:sz="0" w:space="0" w:color="auto"/>
            <w:left w:val="none" w:sz="0" w:space="0" w:color="auto"/>
            <w:bottom w:val="none" w:sz="0" w:space="0" w:color="auto"/>
            <w:right w:val="none" w:sz="0" w:space="0" w:color="auto"/>
          </w:divBdr>
        </w:div>
        <w:div w:id="994601794">
          <w:marLeft w:val="640"/>
          <w:marRight w:val="0"/>
          <w:marTop w:val="0"/>
          <w:marBottom w:val="0"/>
          <w:divBdr>
            <w:top w:val="none" w:sz="0" w:space="0" w:color="auto"/>
            <w:left w:val="none" w:sz="0" w:space="0" w:color="auto"/>
            <w:bottom w:val="none" w:sz="0" w:space="0" w:color="auto"/>
            <w:right w:val="none" w:sz="0" w:space="0" w:color="auto"/>
          </w:divBdr>
        </w:div>
        <w:div w:id="1957055074">
          <w:marLeft w:val="640"/>
          <w:marRight w:val="0"/>
          <w:marTop w:val="0"/>
          <w:marBottom w:val="0"/>
          <w:divBdr>
            <w:top w:val="none" w:sz="0" w:space="0" w:color="auto"/>
            <w:left w:val="none" w:sz="0" w:space="0" w:color="auto"/>
            <w:bottom w:val="none" w:sz="0" w:space="0" w:color="auto"/>
            <w:right w:val="none" w:sz="0" w:space="0" w:color="auto"/>
          </w:divBdr>
        </w:div>
        <w:div w:id="870413472">
          <w:marLeft w:val="640"/>
          <w:marRight w:val="0"/>
          <w:marTop w:val="0"/>
          <w:marBottom w:val="0"/>
          <w:divBdr>
            <w:top w:val="none" w:sz="0" w:space="0" w:color="auto"/>
            <w:left w:val="none" w:sz="0" w:space="0" w:color="auto"/>
            <w:bottom w:val="none" w:sz="0" w:space="0" w:color="auto"/>
            <w:right w:val="none" w:sz="0" w:space="0" w:color="auto"/>
          </w:divBdr>
        </w:div>
        <w:div w:id="1000473182">
          <w:marLeft w:val="640"/>
          <w:marRight w:val="0"/>
          <w:marTop w:val="0"/>
          <w:marBottom w:val="0"/>
          <w:divBdr>
            <w:top w:val="none" w:sz="0" w:space="0" w:color="auto"/>
            <w:left w:val="none" w:sz="0" w:space="0" w:color="auto"/>
            <w:bottom w:val="none" w:sz="0" w:space="0" w:color="auto"/>
            <w:right w:val="none" w:sz="0" w:space="0" w:color="auto"/>
          </w:divBdr>
        </w:div>
        <w:div w:id="1307272298">
          <w:marLeft w:val="640"/>
          <w:marRight w:val="0"/>
          <w:marTop w:val="0"/>
          <w:marBottom w:val="0"/>
          <w:divBdr>
            <w:top w:val="none" w:sz="0" w:space="0" w:color="auto"/>
            <w:left w:val="none" w:sz="0" w:space="0" w:color="auto"/>
            <w:bottom w:val="none" w:sz="0" w:space="0" w:color="auto"/>
            <w:right w:val="none" w:sz="0" w:space="0" w:color="auto"/>
          </w:divBdr>
        </w:div>
        <w:div w:id="1480461545">
          <w:marLeft w:val="640"/>
          <w:marRight w:val="0"/>
          <w:marTop w:val="0"/>
          <w:marBottom w:val="0"/>
          <w:divBdr>
            <w:top w:val="none" w:sz="0" w:space="0" w:color="auto"/>
            <w:left w:val="none" w:sz="0" w:space="0" w:color="auto"/>
            <w:bottom w:val="none" w:sz="0" w:space="0" w:color="auto"/>
            <w:right w:val="none" w:sz="0" w:space="0" w:color="auto"/>
          </w:divBdr>
        </w:div>
        <w:div w:id="1191914425">
          <w:marLeft w:val="640"/>
          <w:marRight w:val="0"/>
          <w:marTop w:val="0"/>
          <w:marBottom w:val="0"/>
          <w:divBdr>
            <w:top w:val="none" w:sz="0" w:space="0" w:color="auto"/>
            <w:left w:val="none" w:sz="0" w:space="0" w:color="auto"/>
            <w:bottom w:val="none" w:sz="0" w:space="0" w:color="auto"/>
            <w:right w:val="none" w:sz="0" w:space="0" w:color="auto"/>
          </w:divBdr>
        </w:div>
        <w:div w:id="1549992023">
          <w:marLeft w:val="640"/>
          <w:marRight w:val="0"/>
          <w:marTop w:val="0"/>
          <w:marBottom w:val="0"/>
          <w:divBdr>
            <w:top w:val="none" w:sz="0" w:space="0" w:color="auto"/>
            <w:left w:val="none" w:sz="0" w:space="0" w:color="auto"/>
            <w:bottom w:val="none" w:sz="0" w:space="0" w:color="auto"/>
            <w:right w:val="none" w:sz="0" w:space="0" w:color="auto"/>
          </w:divBdr>
        </w:div>
        <w:div w:id="116997105">
          <w:marLeft w:val="640"/>
          <w:marRight w:val="0"/>
          <w:marTop w:val="0"/>
          <w:marBottom w:val="0"/>
          <w:divBdr>
            <w:top w:val="none" w:sz="0" w:space="0" w:color="auto"/>
            <w:left w:val="none" w:sz="0" w:space="0" w:color="auto"/>
            <w:bottom w:val="none" w:sz="0" w:space="0" w:color="auto"/>
            <w:right w:val="none" w:sz="0" w:space="0" w:color="auto"/>
          </w:divBdr>
        </w:div>
        <w:div w:id="762261159">
          <w:marLeft w:val="640"/>
          <w:marRight w:val="0"/>
          <w:marTop w:val="0"/>
          <w:marBottom w:val="0"/>
          <w:divBdr>
            <w:top w:val="none" w:sz="0" w:space="0" w:color="auto"/>
            <w:left w:val="none" w:sz="0" w:space="0" w:color="auto"/>
            <w:bottom w:val="none" w:sz="0" w:space="0" w:color="auto"/>
            <w:right w:val="none" w:sz="0" w:space="0" w:color="auto"/>
          </w:divBdr>
        </w:div>
        <w:div w:id="1632591494">
          <w:marLeft w:val="640"/>
          <w:marRight w:val="0"/>
          <w:marTop w:val="0"/>
          <w:marBottom w:val="0"/>
          <w:divBdr>
            <w:top w:val="none" w:sz="0" w:space="0" w:color="auto"/>
            <w:left w:val="none" w:sz="0" w:space="0" w:color="auto"/>
            <w:bottom w:val="none" w:sz="0" w:space="0" w:color="auto"/>
            <w:right w:val="none" w:sz="0" w:space="0" w:color="auto"/>
          </w:divBdr>
        </w:div>
        <w:div w:id="1692485807">
          <w:marLeft w:val="640"/>
          <w:marRight w:val="0"/>
          <w:marTop w:val="0"/>
          <w:marBottom w:val="0"/>
          <w:divBdr>
            <w:top w:val="none" w:sz="0" w:space="0" w:color="auto"/>
            <w:left w:val="none" w:sz="0" w:space="0" w:color="auto"/>
            <w:bottom w:val="none" w:sz="0" w:space="0" w:color="auto"/>
            <w:right w:val="none" w:sz="0" w:space="0" w:color="auto"/>
          </w:divBdr>
        </w:div>
        <w:div w:id="1883667348">
          <w:marLeft w:val="640"/>
          <w:marRight w:val="0"/>
          <w:marTop w:val="0"/>
          <w:marBottom w:val="0"/>
          <w:divBdr>
            <w:top w:val="none" w:sz="0" w:space="0" w:color="auto"/>
            <w:left w:val="none" w:sz="0" w:space="0" w:color="auto"/>
            <w:bottom w:val="none" w:sz="0" w:space="0" w:color="auto"/>
            <w:right w:val="none" w:sz="0" w:space="0" w:color="auto"/>
          </w:divBdr>
        </w:div>
        <w:div w:id="288098898">
          <w:marLeft w:val="640"/>
          <w:marRight w:val="0"/>
          <w:marTop w:val="0"/>
          <w:marBottom w:val="0"/>
          <w:divBdr>
            <w:top w:val="none" w:sz="0" w:space="0" w:color="auto"/>
            <w:left w:val="none" w:sz="0" w:space="0" w:color="auto"/>
            <w:bottom w:val="none" w:sz="0" w:space="0" w:color="auto"/>
            <w:right w:val="none" w:sz="0" w:space="0" w:color="auto"/>
          </w:divBdr>
        </w:div>
        <w:div w:id="2117477102">
          <w:marLeft w:val="640"/>
          <w:marRight w:val="0"/>
          <w:marTop w:val="0"/>
          <w:marBottom w:val="0"/>
          <w:divBdr>
            <w:top w:val="none" w:sz="0" w:space="0" w:color="auto"/>
            <w:left w:val="none" w:sz="0" w:space="0" w:color="auto"/>
            <w:bottom w:val="none" w:sz="0" w:space="0" w:color="auto"/>
            <w:right w:val="none" w:sz="0" w:space="0" w:color="auto"/>
          </w:divBdr>
        </w:div>
        <w:div w:id="567346547">
          <w:marLeft w:val="640"/>
          <w:marRight w:val="0"/>
          <w:marTop w:val="0"/>
          <w:marBottom w:val="0"/>
          <w:divBdr>
            <w:top w:val="none" w:sz="0" w:space="0" w:color="auto"/>
            <w:left w:val="none" w:sz="0" w:space="0" w:color="auto"/>
            <w:bottom w:val="none" w:sz="0" w:space="0" w:color="auto"/>
            <w:right w:val="none" w:sz="0" w:space="0" w:color="auto"/>
          </w:divBdr>
        </w:div>
        <w:div w:id="211043091">
          <w:marLeft w:val="640"/>
          <w:marRight w:val="0"/>
          <w:marTop w:val="0"/>
          <w:marBottom w:val="0"/>
          <w:divBdr>
            <w:top w:val="none" w:sz="0" w:space="0" w:color="auto"/>
            <w:left w:val="none" w:sz="0" w:space="0" w:color="auto"/>
            <w:bottom w:val="none" w:sz="0" w:space="0" w:color="auto"/>
            <w:right w:val="none" w:sz="0" w:space="0" w:color="auto"/>
          </w:divBdr>
        </w:div>
        <w:div w:id="1125465926">
          <w:marLeft w:val="640"/>
          <w:marRight w:val="0"/>
          <w:marTop w:val="0"/>
          <w:marBottom w:val="0"/>
          <w:divBdr>
            <w:top w:val="none" w:sz="0" w:space="0" w:color="auto"/>
            <w:left w:val="none" w:sz="0" w:space="0" w:color="auto"/>
            <w:bottom w:val="none" w:sz="0" w:space="0" w:color="auto"/>
            <w:right w:val="none" w:sz="0" w:space="0" w:color="auto"/>
          </w:divBdr>
        </w:div>
        <w:div w:id="221524531">
          <w:marLeft w:val="640"/>
          <w:marRight w:val="0"/>
          <w:marTop w:val="0"/>
          <w:marBottom w:val="0"/>
          <w:divBdr>
            <w:top w:val="none" w:sz="0" w:space="0" w:color="auto"/>
            <w:left w:val="none" w:sz="0" w:space="0" w:color="auto"/>
            <w:bottom w:val="none" w:sz="0" w:space="0" w:color="auto"/>
            <w:right w:val="none" w:sz="0" w:space="0" w:color="auto"/>
          </w:divBdr>
        </w:div>
        <w:div w:id="1388803321">
          <w:marLeft w:val="640"/>
          <w:marRight w:val="0"/>
          <w:marTop w:val="0"/>
          <w:marBottom w:val="0"/>
          <w:divBdr>
            <w:top w:val="none" w:sz="0" w:space="0" w:color="auto"/>
            <w:left w:val="none" w:sz="0" w:space="0" w:color="auto"/>
            <w:bottom w:val="none" w:sz="0" w:space="0" w:color="auto"/>
            <w:right w:val="none" w:sz="0" w:space="0" w:color="auto"/>
          </w:divBdr>
        </w:div>
        <w:div w:id="726538437">
          <w:marLeft w:val="640"/>
          <w:marRight w:val="0"/>
          <w:marTop w:val="0"/>
          <w:marBottom w:val="0"/>
          <w:divBdr>
            <w:top w:val="none" w:sz="0" w:space="0" w:color="auto"/>
            <w:left w:val="none" w:sz="0" w:space="0" w:color="auto"/>
            <w:bottom w:val="none" w:sz="0" w:space="0" w:color="auto"/>
            <w:right w:val="none" w:sz="0" w:space="0" w:color="auto"/>
          </w:divBdr>
        </w:div>
        <w:div w:id="1064372970">
          <w:marLeft w:val="640"/>
          <w:marRight w:val="0"/>
          <w:marTop w:val="0"/>
          <w:marBottom w:val="0"/>
          <w:divBdr>
            <w:top w:val="none" w:sz="0" w:space="0" w:color="auto"/>
            <w:left w:val="none" w:sz="0" w:space="0" w:color="auto"/>
            <w:bottom w:val="none" w:sz="0" w:space="0" w:color="auto"/>
            <w:right w:val="none" w:sz="0" w:space="0" w:color="auto"/>
          </w:divBdr>
        </w:div>
        <w:div w:id="946889627">
          <w:marLeft w:val="640"/>
          <w:marRight w:val="0"/>
          <w:marTop w:val="0"/>
          <w:marBottom w:val="0"/>
          <w:divBdr>
            <w:top w:val="none" w:sz="0" w:space="0" w:color="auto"/>
            <w:left w:val="none" w:sz="0" w:space="0" w:color="auto"/>
            <w:bottom w:val="none" w:sz="0" w:space="0" w:color="auto"/>
            <w:right w:val="none" w:sz="0" w:space="0" w:color="auto"/>
          </w:divBdr>
        </w:div>
        <w:div w:id="1331444907">
          <w:marLeft w:val="640"/>
          <w:marRight w:val="0"/>
          <w:marTop w:val="0"/>
          <w:marBottom w:val="0"/>
          <w:divBdr>
            <w:top w:val="none" w:sz="0" w:space="0" w:color="auto"/>
            <w:left w:val="none" w:sz="0" w:space="0" w:color="auto"/>
            <w:bottom w:val="none" w:sz="0" w:space="0" w:color="auto"/>
            <w:right w:val="none" w:sz="0" w:space="0" w:color="auto"/>
          </w:divBdr>
        </w:div>
        <w:div w:id="120344253">
          <w:marLeft w:val="640"/>
          <w:marRight w:val="0"/>
          <w:marTop w:val="0"/>
          <w:marBottom w:val="0"/>
          <w:divBdr>
            <w:top w:val="none" w:sz="0" w:space="0" w:color="auto"/>
            <w:left w:val="none" w:sz="0" w:space="0" w:color="auto"/>
            <w:bottom w:val="none" w:sz="0" w:space="0" w:color="auto"/>
            <w:right w:val="none" w:sz="0" w:space="0" w:color="auto"/>
          </w:divBdr>
        </w:div>
        <w:div w:id="1288050363">
          <w:marLeft w:val="640"/>
          <w:marRight w:val="0"/>
          <w:marTop w:val="0"/>
          <w:marBottom w:val="0"/>
          <w:divBdr>
            <w:top w:val="none" w:sz="0" w:space="0" w:color="auto"/>
            <w:left w:val="none" w:sz="0" w:space="0" w:color="auto"/>
            <w:bottom w:val="none" w:sz="0" w:space="0" w:color="auto"/>
            <w:right w:val="none" w:sz="0" w:space="0" w:color="auto"/>
          </w:divBdr>
        </w:div>
        <w:div w:id="584458697">
          <w:marLeft w:val="640"/>
          <w:marRight w:val="0"/>
          <w:marTop w:val="0"/>
          <w:marBottom w:val="0"/>
          <w:divBdr>
            <w:top w:val="none" w:sz="0" w:space="0" w:color="auto"/>
            <w:left w:val="none" w:sz="0" w:space="0" w:color="auto"/>
            <w:bottom w:val="none" w:sz="0" w:space="0" w:color="auto"/>
            <w:right w:val="none" w:sz="0" w:space="0" w:color="auto"/>
          </w:divBdr>
        </w:div>
        <w:div w:id="564878474">
          <w:marLeft w:val="640"/>
          <w:marRight w:val="0"/>
          <w:marTop w:val="0"/>
          <w:marBottom w:val="0"/>
          <w:divBdr>
            <w:top w:val="none" w:sz="0" w:space="0" w:color="auto"/>
            <w:left w:val="none" w:sz="0" w:space="0" w:color="auto"/>
            <w:bottom w:val="none" w:sz="0" w:space="0" w:color="auto"/>
            <w:right w:val="none" w:sz="0" w:space="0" w:color="auto"/>
          </w:divBdr>
        </w:div>
        <w:div w:id="1104612855">
          <w:marLeft w:val="640"/>
          <w:marRight w:val="0"/>
          <w:marTop w:val="0"/>
          <w:marBottom w:val="0"/>
          <w:divBdr>
            <w:top w:val="none" w:sz="0" w:space="0" w:color="auto"/>
            <w:left w:val="none" w:sz="0" w:space="0" w:color="auto"/>
            <w:bottom w:val="none" w:sz="0" w:space="0" w:color="auto"/>
            <w:right w:val="none" w:sz="0" w:space="0" w:color="auto"/>
          </w:divBdr>
        </w:div>
        <w:div w:id="1100683844">
          <w:marLeft w:val="640"/>
          <w:marRight w:val="0"/>
          <w:marTop w:val="0"/>
          <w:marBottom w:val="0"/>
          <w:divBdr>
            <w:top w:val="none" w:sz="0" w:space="0" w:color="auto"/>
            <w:left w:val="none" w:sz="0" w:space="0" w:color="auto"/>
            <w:bottom w:val="none" w:sz="0" w:space="0" w:color="auto"/>
            <w:right w:val="none" w:sz="0" w:space="0" w:color="auto"/>
          </w:divBdr>
        </w:div>
        <w:div w:id="661397365">
          <w:marLeft w:val="640"/>
          <w:marRight w:val="0"/>
          <w:marTop w:val="0"/>
          <w:marBottom w:val="0"/>
          <w:divBdr>
            <w:top w:val="none" w:sz="0" w:space="0" w:color="auto"/>
            <w:left w:val="none" w:sz="0" w:space="0" w:color="auto"/>
            <w:bottom w:val="none" w:sz="0" w:space="0" w:color="auto"/>
            <w:right w:val="none" w:sz="0" w:space="0" w:color="auto"/>
          </w:divBdr>
        </w:div>
        <w:div w:id="1788548138">
          <w:marLeft w:val="640"/>
          <w:marRight w:val="0"/>
          <w:marTop w:val="0"/>
          <w:marBottom w:val="0"/>
          <w:divBdr>
            <w:top w:val="none" w:sz="0" w:space="0" w:color="auto"/>
            <w:left w:val="none" w:sz="0" w:space="0" w:color="auto"/>
            <w:bottom w:val="none" w:sz="0" w:space="0" w:color="auto"/>
            <w:right w:val="none" w:sz="0" w:space="0" w:color="auto"/>
          </w:divBdr>
        </w:div>
        <w:div w:id="481392841">
          <w:marLeft w:val="640"/>
          <w:marRight w:val="0"/>
          <w:marTop w:val="0"/>
          <w:marBottom w:val="0"/>
          <w:divBdr>
            <w:top w:val="none" w:sz="0" w:space="0" w:color="auto"/>
            <w:left w:val="none" w:sz="0" w:space="0" w:color="auto"/>
            <w:bottom w:val="none" w:sz="0" w:space="0" w:color="auto"/>
            <w:right w:val="none" w:sz="0" w:space="0" w:color="auto"/>
          </w:divBdr>
        </w:div>
        <w:div w:id="1926066003">
          <w:marLeft w:val="640"/>
          <w:marRight w:val="0"/>
          <w:marTop w:val="0"/>
          <w:marBottom w:val="0"/>
          <w:divBdr>
            <w:top w:val="none" w:sz="0" w:space="0" w:color="auto"/>
            <w:left w:val="none" w:sz="0" w:space="0" w:color="auto"/>
            <w:bottom w:val="none" w:sz="0" w:space="0" w:color="auto"/>
            <w:right w:val="none" w:sz="0" w:space="0" w:color="auto"/>
          </w:divBdr>
        </w:div>
        <w:div w:id="1826969529">
          <w:marLeft w:val="640"/>
          <w:marRight w:val="0"/>
          <w:marTop w:val="0"/>
          <w:marBottom w:val="0"/>
          <w:divBdr>
            <w:top w:val="none" w:sz="0" w:space="0" w:color="auto"/>
            <w:left w:val="none" w:sz="0" w:space="0" w:color="auto"/>
            <w:bottom w:val="none" w:sz="0" w:space="0" w:color="auto"/>
            <w:right w:val="none" w:sz="0" w:space="0" w:color="auto"/>
          </w:divBdr>
        </w:div>
        <w:div w:id="46415442">
          <w:marLeft w:val="640"/>
          <w:marRight w:val="0"/>
          <w:marTop w:val="0"/>
          <w:marBottom w:val="0"/>
          <w:divBdr>
            <w:top w:val="none" w:sz="0" w:space="0" w:color="auto"/>
            <w:left w:val="none" w:sz="0" w:space="0" w:color="auto"/>
            <w:bottom w:val="none" w:sz="0" w:space="0" w:color="auto"/>
            <w:right w:val="none" w:sz="0" w:space="0" w:color="auto"/>
          </w:divBdr>
        </w:div>
        <w:div w:id="1817725774">
          <w:marLeft w:val="640"/>
          <w:marRight w:val="0"/>
          <w:marTop w:val="0"/>
          <w:marBottom w:val="0"/>
          <w:divBdr>
            <w:top w:val="none" w:sz="0" w:space="0" w:color="auto"/>
            <w:left w:val="none" w:sz="0" w:space="0" w:color="auto"/>
            <w:bottom w:val="none" w:sz="0" w:space="0" w:color="auto"/>
            <w:right w:val="none" w:sz="0" w:space="0" w:color="auto"/>
          </w:divBdr>
        </w:div>
        <w:div w:id="413859959">
          <w:marLeft w:val="640"/>
          <w:marRight w:val="0"/>
          <w:marTop w:val="0"/>
          <w:marBottom w:val="0"/>
          <w:divBdr>
            <w:top w:val="none" w:sz="0" w:space="0" w:color="auto"/>
            <w:left w:val="none" w:sz="0" w:space="0" w:color="auto"/>
            <w:bottom w:val="none" w:sz="0" w:space="0" w:color="auto"/>
            <w:right w:val="none" w:sz="0" w:space="0" w:color="auto"/>
          </w:divBdr>
        </w:div>
        <w:div w:id="1739548770">
          <w:marLeft w:val="640"/>
          <w:marRight w:val="0"/>
          <w:marTop w:val="0"/>
          <w:marBottom w:val="0"/>
          <w:divBdr>
            <w:top w:val="none" w:sz="0" w:space="0" w:color="auto"/>
            <w:left w:val="none" w:sz="0" w:space="0" w:color="auto"/>
            <w:bottom w:val="none" w:sz="0" w:space="0" w:color="auto"/>
            <w:right w:val="none" w:sz="0" w:space="0" w:color="auto"/>
          </w:divBdr>
        </w:div>
        <w:div w:id="599148377">
          <w:marLeft w:val="640"/>
          <w:marRight w:val="0"/>
          <w:marTop w:val="0"/>
          <w:marBottom w:val="0"/>
          <w:divBdr>
            <w:top w:val="none" w:sz="0" w:space="0" w:color="auto"/>
            <w:left w:val="none" w:sz="0" w:space="0" w:color="auto"/>
            <w:bottom w:val="none" w:sz="0" w:space="0" w:color="auto"/>
            <w:right w:val="none" w:sz="0" w:space="0" w:color="auto"/>
          </w:divBdr>
        </w:div>
        <w:div w:id="1298561758">
          <w:marLeft w:val="640"/>
          <w:marRight w:val="0"/>
          <w:marTop w:val="0"/>
          <w:marBottom w:val="0"/>
          <w:divBdr>
            <w:top w:val="none" w:sz="0" w:space="0" w:color="auto"/>
            <w:left w:val="none" w:sz="0" w:space="0" w:color="auto"/>
            <w:bottom w:val="none" w:sz="0" w:space="0" w:color="auto"/>
            <w:right w:val="none" w:sz="0" w:space="0" w:color="auto"/>
          </w:divBdr>
        </w:div>
        <w:div w:id="810170297">
          <w:marLeft w:val="640"/>
          <w:marRight w:val="0"/>
          <w:marTop w:val="0"/>
          <w:marBottom w:val="0"/>
          <w:divBdr>
            <w:top w:val="none" w:sz="0" w:space="0" w:color="auto"/>
            <w:left w:val="none" w:sz="0" w:space="0" w:color="auto"/>
            <w:bottom w:val="none" w:sz="0" w:space="0" w:color="auto"/>
            <w:right w:val="none" w:sz="0" w:space="0" w:color="auto"/>
          </w:divBdr>
        </w:div>
        <w:div w:id="1067068784">
          <w:marLeft w:val="640"/>
          <w:marRight w:val="0"/>
          <w:marTop w:val="0"/>
          <w:marBottom w:val="0"/>
          <w:divBdr>
            <w:top w:val="none" w:sz="0" w:space="0" w:color="auto"/>
            <w:left w:val="none" w:sz="0" w:space="0" w:color="auto"/>
            <w:bottom w:val="none" w:sz="0" w:space="0" w:color="auto"/>
            <w:right w:val="none" w:sz="0" w:space="0" w:color="auto"/>
          </w:divBdr>
        </w:div>
        <w:div w:id="885483650">
          <w:marLeft w:val="640"/>
          <w:marRight w:val="0"/>
          <w:marTop w:val="0"/>
          <w:marBottom w:val="0"/>
          <w:divBdr>
            <w:top w:val="none" w:sz="0" w:space="0" w:color="auto"/>
            <w:left w:val="none" w:sz="0" w:space="0" w:color="auto"/>
            <w:bottom w:val="none" w:sz="0" w:space="0" w:color="auto"/>
            <w:right w:val="none" w:sz="0" w:space="0" w:color="auto"/>
          </w:divBdr>
        </w:div>
        <w:div w:id="1918973646">
          <w:marLeft w:val="640"/>
          <w:marRight w:val="0"/>
          <w:marTop w:val="0"/>
          <w:marBottom w:val="0"/>
          <w:divBdr>
            <w:top w:val="none" w:sz="0" w:space="0" w:color="auto"/>
            <w:left w:val="none" w:sz="0" w:space="0" w:color="auto"/>
            <w:bottom w:val="none" w:sz="0" w:space="0" w:color="auto"/>
            <w:right w:val="none" w:sz="0" w:space="0" w:color="auto"/>
          </w:divBdr>
        </w:div>
        <w:div w:id="364140907">
          <w:marLeft w:val="640"/>
          <w:marRight w:val="0"/>
          <w:marTop w:val="0"/>
          <w:marBottom w:val="0"/>
          <w:divBdr>
            <w:top w:val="none" w:sz="0" w:space="0" w:color="auto"/>
            <w:left w:val="none" w:sz="0" w:space="0" w:color="auto"/>
            <w:bottom w:val="none" w:sz="0" w:space="0" w:color="auto"/>
            <w:right w:val="none" w:sz="0" w:space="0" w:color="auto"/>
          </w:divBdr>
        </w:div>
        <w:div w:id="251667510">
          <w:marLeft w:val="640"/>
          <w:marRight w:val="0"/>
          <w:marTop w:val="0"/>
          <w:marBottom w:val="0"/>
          <w:divBdr>
            <w:top w:val="none" w:sz="0" w:space="0" w:color="auto"/>
            <w:left w:val="none" w:sz="0" w:space="0" w:color="auto"/>
            <w:bottom w:val="none" w:sz="0" w:space="0" w:color="auto"/>
            <w:right w:val="none" w:sz="0" w:space="0" w:color="auto"/>
          </w:divBdr>
        </w:div>
        <w:div w:id="1050685297">
          <w:marLeft w:val="640"/>
          <w:marRight w:val="0"/>
          <w:marTop w:val="0"/>
          <w:marBottom w:val="0"/>
          <w:divBdr>
            <w:top w:val="none" w:sz="0" w:space="0" w:color="auto"/>
            <w:left w:val="none" w:sz="0" w:space="0" w:color="auto"/>
            <w:bottom w:val="none" w:sz="0" w:space="0" w:color="auto"/>
            <w:right w:val="none" w:sz="0" w:space="0" w:color="auto"/>
          </w:divBdr>
        </w:div>
      </w:divsChild>
    </w:div>
    <w:div w:id="346373512">
      <w:bodyDiv w:val="1"/>
      <w:marLeft w:val="0"/>
      <w:marRight w:val="0"/>
      <w:marTop w:val="0"/>
      <w:marBottom w:val="0"/>
      <w:divBdr>
        <w:top w:val="none" w:sz="0" w:space="0" w:color="auto"/>
        <w:left w:val="none" w:sz="0" w:space="0" w:color="auto"/>
        <w:bottom w:val="none" w:sz="0" w:space="0" w:color="auto"/>
        <w:right w:val="none" w:sz="0" w:space="0" w:color="auto"/>
      </w:divBdr>
      <w:divsChild>
        <w:div w:id="80222319">
          <w:marLeft w:val="640"/>
          <w:marRight w:val="0"/>
          <w:marTop w:val="0"/>
          <w:marBottom w:val="0"/>
          <w:divBdr>
            <w:top w:val="none" w:sz="0" w:space="0" w:color="auto"/>
            <w:left w:val="none" w:sz="0" w:space="0" w:color="auto"/>
            <w:bottom w:val="none" w:sz="0" w:space="0" w:color="auto"/>
            <w:right w:val="none" w:sz="0" w:space="0" w:color="auto"/>
          </w:divBdr>
        </w:div>
        <w:div w:id="2073501570">
          <w:marLeft w:val="640"/>
          <w:marRight w:val="0"/>
          <w:marTop w:val="0"/>
          <w:marBottom w:val="0"/>
          <w:divBdr>
            <w:top w:val="none" w:sz="0" w:space="0" w:color="auto"/>
            <w:left w:val="none" w:sz="0" w:space="0" w:color="auto"/>
            <w:bottom w:val="none" w:sz="0" w:space="0" w:color="auto"/>
            <w:right w:val="none" w:sz="0" w:space="0" w:color="auto"/>
          </w:divBdr>
        </w:div>
        <w:div w:id="1216425856">
          <w:marLeft w:val="640"/>
          <w:marRight w:val="0"/>
          <w:marTop w:val="0"/>
          <w:marBottom w:val="0"/>
          <w:divBdr>
            <w:top w:val="none" w:sz="0" w:space="0" w:color="auto"/>
            <w:left w:val="none" w:sz="0" w:space="0" w:color="auto"/>
            <w:bottom w:val="none" w:sz="0" w:space="0" w:color="auto"/>
            <w:right w:val="none" w:sz="0" w:space="0" w:color="auto"/>
          </w:divBdr>
        </w:div>
        <w:div w:id="1537035447">
          <w:marLeft w:val="640"/>
          <w:marRight w:val="0"/>
          <w:marTop w:val="0"/>
          <w:marBottom w:val="0"/>
          <w:divBdr>
            <w:top w:val="none" w:sz="0" w:space="0" w:color="auto"/>
            <w:left w:val="none" w:sz="0" w:space="0" w:color="auto"/>
            <w:bottom w:val="none" w:sz="0" w:space="0" w:color="auto"/>
            <w:right w:val="none" w:sz="0" w:space="0" w:color="auto"/>
          </w:divBdr>
        </w:div>
        <w:div w:id="826936943">
          <w:marLeft w:val="640"/>
          <w:marRight w:val="0"/>
          <w:marTop w:val="0"/>
          <w:marBottom w:val="0"/>
          <w:divBdr>
            <w:top w:val="none" w:sz="0" w:space="0" w:color="auto"/>
            <w:left w:val="none" w:sz="0" w:space="0" w:color="auto"/>
            <w:bottom w:val="none" w:sz="0" w:space="0" w:color="auto"/>
            <w:right w:val="none" w:sz="0" w:space="0" w:color="auto"/>
          </w:divBdr>
        </w:div>
        <w:div w:id="1051269057">
          <w:marLeft w:val="640"/>
          <w:marRight w:val="0"/>
          <w:marTop w:val="0"/>
          <w:marBottom w:val="0"/>
          <w:divBdr>
            <w:top w:val="none" w:sz="0" w:space="0" w:color="auto"/>
            <w:left w:val="none" w:sz="0" w:space="0" w:color="auto"/>
            <w:bottom w:val="none" w:sz="0" w:space="0" w:color="auto"/>
            <w:right w:val="none" w:sz="0" w:space="0" w:color="auto"/>
          </w:divBdr>
        </w:div>
        <w:div w:id="1149781384">
          <w:marLeft w:val="640"/>
          <w:marRight w:val="0"/>
          <w:marTop w:val="0"/>
          <w:marBottom w:val="0"/>
          <w:divBdr>
            <w:top w:val="none" w:sz="0" w:space="0" w:color="auto"/>
            <w:left w:val="none" w:sz="0" w:space="0" w:color="auto"/>
            <w:bottom w:val="none" w:sz="0" w:space="0" w:color="auto"/>
            <w:right w:val="none" w:sz="0" w:space="0" w:color="auto"/>
          </w:divBdr>
        </w:div>
        <w:div w:id="267735976">
          <w:marLeft w:val="640"/>
          <w:marRight w:val="0"/>
          <w:marTop w:val="0"/>
          <w:marBottom w:val="0"/>
          <w:divBdr>
            <w:top w:val="none" w:sz="0" w:space="0" w:color="auto"/>
            <w:left w:val="none" w:sz="0" w:space="0" w:color="auto"/>
            <w:bottom w:val="none" w:sz="0" w:space="0" w:color="auto"/>
            <w:right w:val="none" w:sz="0" w:space="0" w:color="auto"/>
          </w:divBdr>
        </w:div>
        <w:div w:id="1907952486">
          <w:marLeft w:val="640"/>
          <w:marRight w:val="0"/>
          <w:marTop w:val="0"/>
          <w:marBottom w:val="0"/>
          <w:divBdr>
            <w:top w:val="none" w:sz="0" w:space="0" w:color="auto"/>
            <w:left w:val="none" w:sz="0" w:space="0" w:color="auto"/>
            <w:bottom w:val="none" w:sz="0" w:space="0" w:color="auto"/>
            <w:right w:val="none" w:sz="0" w:space="0" w:color="auto"/>
          </w:divBdr>
        </w:div>
        <w:div w:id="1304962570">
          <w:marLeft w:val="640"/>
          <w:marRight w:val="0"/>
          <w:marTop w:val="0"/>
          <w:marBottom w:val="0"/>
          <w:divBdr>
            <w:top w:val="none" w:sz="0" w:space="0" w:color="auto"/>
            <w:left w:val="none" w:sz="0" w:space="0" w:color="auto"/>
            <w:bottom w:val="none" w:sz="0" w:space="0" w:color="auto"/>
            <w:right w:val="none" w:sz="0" w:space="0" w:color="auto"/>
          </w:divBdr>
        </w:div>
        <w:div w:id="1551310284">
          <w:marLeft w:val="640"/>
          <w:marRight w:val="0"/>
          <w:marTop w:val="0"/>
          <w:marBottom w:val="0"/>
          <w:divBdr>
            <w:top w:val="none" w:sz="0" w:space="0" w:color="auto"/>
            <w:left w:val="none" w:sz="0" w:space="0" w:color="auto"/>
            <w:bottom w:val="none" w:sz="0" w:space="0" w:color="auto"/>
            <w:right w:val="none" w:sz="0" w:space="0" w:color="auto"/>
          </w:divBdr>
        </w:div>
        <w:div w:id="476608952">
          <w:marLeft w:val="640"/>
          <w:marRight w:val="0"/>
          <w:marTop w:val="0"/>
          <w:marBottom w:val="0"/>
          <w:divBdr>
            <w:top w:val="none" w:sz="0" w:space="0" w:color="auto"/>
            <w:left w:val="none" w:sz="0" w:space="0" w:color="auto"/>
            <w:bottom w:val="none" w:sz="0" w:space="0" w:color="auto"/>
            <w:right w:val="none" w:sz="0" w:space="0" w:color="auto"/>
          </w:divBdr>
        </w:div>
        <w:div w:id="778716706">
          <w:marLeft w:val="640"/>
          <w:marRight w:val="0"/>
          <w:marTop w:val="0"/>
          <w:marBottom w:val="0"/>
          <w:divBdr>
            <w:top w:val="none" w:sz="0" w:space="0" w:color="auto"/>
            <w:left w:val="none" w:sz="0" w:space="0" w:color="auto"/>
            <w:bottom w:val="none" w:sz="0" w:space="0" w:color="auto"/>
            <w:right w:val="none" w:sz="0" w:space="0" w:color="auto"/>
          </w:divBdr>
        </w:div>
        <w:div w:id="603658990">
          <w:marLeft w:val="640"/>
          <w:marRight w:val="0"/>
          <w:marTop w:val="0"/>
          <w:marBottom w:val="0"/>
          <w:divBdr>
            <w:top w:val="none" w:sz="0" w:space="0" w:color="auto"/>
            <w:left w:val="none" w:sz="0" w:space="0" w:color="auto"/>
            <w:bottom w:val="none" w:sz="0" w:space="0" w:color="auto"/>
            <w:right w:val="none" w:sz="0" w:space="0" w:color="auto"/>
          </w:divBdr>
        </w:div>
        <w:div w:id="844445231">
          <w:marLeft w:val="640"/>
          <w:marRight w:val="0"/>
          <w:marTop w:val="0"/>
          <w:marBottom w:val="0"/>
          <w:divBdr>
            <w:top w:val="none" w:sz="0" w:space="0" w:color="auto"/>
            <w:left w:val="none" w:sz="0" w:space="0" w:color="auto"/>
            <w:bottom w:val="none" w:sz="0" w:space="0" w:color="auto"/>
            <w:right w:val="none" w:sz="0" w:space="0" w:color="auto"/>
          </w:divBdr>
        </w:div>
        <w:div w:id="1179391960">
          <w:marLeft w:val="640"/>
          <w:marRight w:val="0"/>
          <w:marTop w:val="0"/>
          <w:marBottom w:val="0"/>
          <w:divBdr>
            <w:top w:val="none" w:sz="0" w:space="0" w:color="auto"/>
            <w:left w:val="none" w:sz="0" w:space="0" w:color="auto"/>
            <w:bottom w:val="none" w:sz="0" w:space="0" w:color="auto"/>
            <w:right w:val="none" w:sz="0" w:space="0" w:color="auto"/>
          </w:divBdr>
        </w:div>
        <w:div w:id="1348212693">
          <w:marLeft w:val="640"/>
          <w:marRight w:val="0"/>
          <w:marTop w:val="0"/>
          <w:marBottom w:val="0"/>
          <w:divBdr>
            <w:top w:val="none" w:sz="0" w:space="0" w:color="auto"/>
            <w:left w:val="none" w:sz="0" w:space="0" w:color="auto"/>
            <w:bottom w:val="none" w:sz="0" w:space="0" w:color="auto"/>
            <w:right w:val="none" w:sz="0" w:space="0" w:color="auto"/>
          </w:divBdr>
        </w:div>
        <w:div w:id="1526478023">
          <w:marLeft w:val="640"/>
          <w:marRight w:val="0"/>
          <w:marTop w:val="0"/>
          <w:marBottom w:val="0"/>
          <w:divBdr>
            <w:top w:val="none" w:sz="0" w:space="0" w:color="auto"/>
            <w:left w:val="none" w:sz="0" w:space="0" w:color="auto"/>
            <w:bottom w:val="none" w:sz="0" w:space="0" w:color="auto"/>
            <w:right w:val="none" w:sz="0" w:space="0" w:color="auto"/>
          </w:divBdr>
        </w:div>
        <w:div w:id="1527063487">
          <w:marLeft w:val="640"/>
          <w:marRight w:val="0"/>
          <w:marTop w:val="0"/>
          <w:marBottom w:val="0"/>
          <w:divBdr>
            <w:top w:val="none" w:sz="0" w:space="0" w:color="auto"/>
            <w:left w:val="none" w:sz="0" w:space="0" w:color="auto"/>
            <w:bottom w:val="none" w:sz="0" w:space="0" w:color="auto"/>
            <w:right w:val="none" w:sz="0" w:space="0" w:color="auto"/>
          </w:divBdr>
        </w:div>
        <w:div w:id="1802378929">
          <w:marLeft w:val="640"/>
          <w:marRight w:val="0"/>
          <w:marTop w:val="0"/>
          <w:marBottom w:val="0"/>
          <w:divBdr>
            <w:top w:val="none" w:sz="0" w:space="0" w:color="auto"/>
            <w:left w:val="none" w:sz="0" w:space="0" w:color="auto"/>
            <w:bottom w:val="none" w:sz="0" w:space="0" w:color="auto"/>
            <w:right w:val="none" w:sz="0" w:space="0" w:color="auto"/>
          </w:divBdr>
        </w:div>
        <w:div w:id="276761990">
          <w:marLeft w:val="640"/>
          <w:marRight w:val="0"/>
          <w:marTop w:val="0"/>
          <w:marBottom w:val="0"/>
          <w:divBdr>
            <w:top w:val="none" w:sz="0" w:space="0" w:color="auto"/>
            <w:left w:val="none" w:sz="0" w:space="0" w:color="auto"/>
            <w:bottom w:val="none" w:sz="0" w:space="0" w:color="auto"/>
            <w:right w:val="none" w:sz="0" w:space="0" w:color="auto"/>
          </w:divBdr>
        </w:div>
        <w:div w:id="1353532514">
          <w:marLeft w:val="640"/>
          <w:marRight w:val="0"/>
          <w:marTop w:val="0"/>
          <w:marBottom w:val="0"/>
          <w:divBdr>
            <w:top w:val="none" w:sz="0" w:space="0" w:color="auto"/>
            <w:left w:val="none" w:sz="0" w:space="0" w:color="auto"/>
            <w:bottom w:val="none" w:sz="0" w:space="0" w:color="auto"/>
            <w:right w:val="none" w:sz="0" w:space="0" w:color="auto"/>
          </w:divBdr>
        </w:div>
        <w:div w:id="1829207996">
          <w:marLeft w:val="640"/>
          <w:marRight w:val="0"/>
          <w:marTop w:val="0"/>
          <w:marBottom w:val="0"/>
          <w:divBdr>
            <w:top w:val="none" w:sz="0" w:space="0" w:color="auto"/>
            <w:left w:val="none" w:sz="0" w:space="0" w:color="auto"/>
            <w:bottom w:val="none" w:sz="0" w:space="0" w:color="auto"/>
            <w:right w:val="none" w:sz="0" w:space="0" w:color="auto"/>
          </w:divBdr>
        </w:div>
        <w:div w:id="2082096171">
          <w:marLeft w:val="640"/>
          <w:marRight w:val="0"/>
          <w:marTop w:val="0"/>
          <w:marBottom w:val="0"/>
          <w:divBdr>
            <w:top w:val="none" w:sz="0" w:space="0" w:color="auto"/>
            <w:left w:val="none" w:sz="0" w:space="0" w:color="auto"/>
            <w:bottom w:val="none" w:sz="0" w:space="0" w:color="auto"/>
            <w:right w:val="none" w:sz="0" w:space="0" w:color="auto"/>
          </w:divBdr>
        </w:div>
        <w:div w:id="1059088452">
          <w:marLeft w:val="640"/>
          <w:marRight w:val="0"/>
          <w:marTop w:val="0"/>
          <w:marBottom w:val="0"/>
          <w:divBdr>
            <w:top w:val="none" w:sz="0" w:space="0" w:color="auto"/>
            <w:left w:val="none" w:sz="0" w:space="0" w:color="auto"/>
            <w:bottom w:val="none" w:sz="0" w:space="0" w:color="auto"/>
            <w:right w:val="none" w:sz="0" w:space="0" w:color="auto"/>
          </w:divBdr>
        </w:div>
        <w:div w:id="479855631">
          <w:marLeft w:val="640"/>
          <w:marRight w:val="0"/>
          <w:marTop w:val="0"/>
          <w:marBottom w:val="0"/>
          <w:divBdr>
            <w:top w:val="none" w:sz="0" w:space="0" w:color="auto"/>
            <w:left w:val="none" w:sz="0" w:space="0" w:color="auto"/>
            <w:bottom w:val="none" w:sz="0" w:space="0" w:color="auto"/>
            <w:right w:val="none" w:sz="0" w:space="0" w:color="auto"/>
          </w:divBdr>
        </w:div>
        <w:div w:id="1082727058">
          <w:marLeft w:val="640"/>
          <w:marRight w:val="0"/>
          <w:marTop w:val="0"/>
          <w:marBottom w:val="0"/>
          <w:divBdr>
            <w:top w:val="none" w:sz="0" w:space="0" w:color="auto"/>
            <w:left w:val="none" w:sz="0" w:space="0" w:color="auto"/>
            <w:bottom w:val="none" w:sz="0" w:space="0" w:color="auto"/>
            <w:right w:val="none" w:sz="0" w:space="0" w:color="auto"/>
          </w:divBdr>
        </w:div>
        <w:div w:id="1549537027">
          <w:marLeft w:val="640"/>
          <w:marRight w:val="0"/>
          <w:marTop w:val="0"/>
          <w:marBottom w:val="0"/>
          <w:divBdr>
            <w:top w:val="none" w:sz="0" w:space="0" w:color="auto"/>
            <w:left w:val="none" w:sz="0" w:space="0" w:color="auto"/>
            <w:bottom w:val="none" w:sz="0" w:space="0" w:color="auto"/>
            <w:right w:val="none" w:sz="0" w:space="0" w:color="auto"/>
          </w:divBdr>
        </w:div>
        <w:div w:id="2064862264">
          <w:marLeft w:val="640"/>
          <w:marRight w:val="0"/>
          <w:marTop w:val="0"/>
          <w:marBottom w:val="0"/>
          <w:divBdr>
            <w:top w:val="none" w:sz="0" w:space="0" w:color="auto"/>
            <w:left w:val="none" w:sz="0" w:space="0" w:color="auto"/>
            <w:bottom w:val="none" w:sz="0" w:space="0" w:color="auto"/>
            <w:right w:val="none" w:sz="0" w:space="0" w:color="auto"/>
          </w:divBdr>
        </w:div>
        <w:div w:id="283928392">
          <w:marLeft w:val="640"/>
          <w:marRight w:val="0"/>
          <w:marTop w:val="0"/>
          <w:marBottom w:val="0"/>
          <w:divBdr>
            <w:top w:val="none" w:sz="0" w:space="0" w:color="auto"/>
            <w:left w:val="none" w:sz="0" w:space="0" w:color="auto"/>
            <w:bottom w:val="none" w:sz="0" w:space="0" w:color="auto"/>
            <w:right w:val="none" w:sz="0" w:space="0" w:color="auto"/>
          </w:divBdr>
        </w:div>
        <w:div w:id="1753773631">
          <w:marLeft w:val="640"/>
          <w:marRight w:val="0"/>
          <w:marTop w:val="0"/>
          <w:marBottom w:val="0"/>
          <w:divBdr>
            <w:top w:val="none" w:sz="0" w:space="0" w:color="auto"/>
            <w:left w:val="none" w:sz="0" w:space="0" w:color="auto"/>
            <w:bottom w:val="none" w:sz="0" w:space="0" w:color="auto"/>
            <w:right w:val="none" w:sz="0" w:space="0" w:color="auto"/>
          </w:divBdr>
        </w:div>
        <w:div w:id="2002468861">
          <w:marLeft w:val="640"/>
          <w:marRight w:val="0"/>
          <w:marTop w:val="0"/>
          <w:marBottom w:val="0"/>
          <w:divBdr>
            <w:top w:val="none" w:sz="0" w:space="0" w:color="auto"/>
            <w:left w:val="none" w:sz="0" w:space="0" w:color="auto"/>
            <w:bottom w:val="none" w:sz="0" w:space="0" w:color="auto"/>
            <w:right w:val="none" w:sz="0" w:space="0" w:color="auto"/>
          </w:divBdr>
        </w:div>
        <w:div w:id="1828011063">
          <w:marLeft w:val="640"/>
          <w:marRight w:val="0"/>
          <w:marTop w:val="0"/>
          <w:marBottom w:val="0"/>
          <w:divBdr>
            <w:top w:val="none" w:sz="0" w:space="0" w:color="auto"/>
            <w:left w:val="none" w:sz="0" w:space="0" w:color="auto"/>
            <w:bottom w:val="none" w:sz="0" w:space="0" w:color="auto"/>
            <w:right w:val="none" w:sz="0" w:space="0" w:color="auto"/>
          </w:divBdr>
        </w:div>
        <w:div w:id="291864390">
          <w:marLeft w:val="640"/>
          <w:marRight w:val="0"/>
          <w:marTop w:val="0"/>
          <w:marBottom w:val="0"/>
          <w:divBdr>
            <w:top w:val="none" w:sz="0" w:space="0" w:color="auto"/>
            <w:left w:val="none" w:sz="0" w:space="0" w:color="auto"/>
            <w:bottom w:val="none" w:sz="0" w:space="0" w:color="auto"/>
            <w:right w:val="none" w:sz="0" w:space="0" w:color="auto"/>
          </w:divBdr>
        </w:div>
        <w:div w:id="1170098512">
          <w:marLeft w:val="640"/>
          <w:marRight w:val="0"/>
          <w:marTop w:val="0"/>
          <w:marBottom w:val="0"/>
          <w:divBdr>
            <w:top w:val="none" w:sz="0" w:space="0" w:color="auto"/>
            <w:left w:val="none" w:sz="0" w:space="0" w:color="auto"/>
            <w:bottom w:val="none" w:sz="0" w:space="0" w:color="auto"/>
            <w:right w:val="none" w:sz="0" w:space="0" w:color="auto"/>
          </w:divBdr>
        </w:div>
        <w:div w:id="837887710">
          <w:marLeft w:val="640"/>
          <w:marRight w:val="0"/>
          <w:marTop w:val="0"/>
          <w:marBottom w:val="0"/>
          <w:divBdr>
            <w:top w:val="none" w:sz="0" w:space="0" w:color="auto"/>
            <w:left w:val="none" w:sz="0" w:space="0" w:color="auto"/>
            <w:bottom w:val="none" w:sz="0" w:space="0" w:color="auto"/>
            <w:right w:val="none" w:sz="0" w:space="0" w:color="auto"/>
          </w:divBdr>
        </w:div>
        <w:div w:id="756485946">
          <w:marLeft w:val="640"/>
          <w:marRight w:val="0"/>
          <w:marTop w:val="0"/>
          <w:marBottom w:val="0"/>
          <w:divBdr>
            <w:top w:val="none" w:sz="0" w:space="0" w:color="auto"/>
            <w:left w:val="none" w:sz="0" w:space="0" w:color="auto"/>
            <w:bottom w:val="none" w:sz="0" w:space="0" w:color="auto"/>
            <w:right w:val="none" w:sz="0" w:space="0" w:color="auto"/>
          </w:divBdr>
        </w:div>
        <w:div w:id="837967361">
          <w:marLeft w:val="640"/>
          <w:marRight w:val="0"/>
          <w:marTop w:val="0"/>
          <w:marBottom w:val="0"/>
          <w:divBdr>
            <w:top w:val="none" w:sz="0" w:space="0" w:color="auto"/>
            <w:left w:val="none" w:sz="0" w:space="0" w:color="auto"/>
            <w:bottom w:val="none" w:sz="0" w:space="0" w:color="auto"/>
            <w:right w:val="none" w:sz="0" w:space="0" w:color="auto"/>
          </w:divBdr>
        </w:div>
        <w:div w:id="2068795254">
          <w:marLeft w:val="640"/>
          <w:marRight w:val="0"/>
          <w:marTop w:val="0"/>
          <w:marBottom w:val="0"/>
          <w:divBdr>
            <w:top w:val="none" w:sz="0" w:space="0" w:color="auto"/>
            <w:left w:val="none" w:sz="0" w:space="0" w:color="auto"/>
            <w:bottom w:val="none" w:sz="0" w:space="0" w:color="auto"/>
            <w:right w:val="none" w:sz="0" w:space="0" w:color="auto"/>
          </w:divBdr>
        </w:div>
        <w:div w:id="39786477">
          <w:marLeft w:val="640"/>
          <w:marRight w:val="0"/>
          <w:marTop w:val="0"/>
          <w:marBottom w:val="0"/>
          <w:divBdr>
            <w:top w:val="none" w:sz="0" w:space="0" w:color="auto"/>
            <w:left w:val="none" w:sz="0" w:space="0" w:color="auto"/>
            <w:bottom w:val="none" w:sz="0" w:space="0" w:color="auto"/>
            <w:right w:val="none" w:sz="0" w:space="0" w:color="auto"/>
          </w:divBdr>
        </w:div>
        <w:div w:id="1783569456">
          <w:marLeft w:val="640"/>
          <w:marRight w:val="0"/>
          <w:marTop w:val="0"/>
          <w:marBottom w:val="0"/>
          <w:divBdr>
            <w:top w:val="none" w:sz="0" w:space="0" w:color="auto"/>
            <w:left w:val="none" w:sz="0" w:space="0" w:color="auto"/>
            <w:bottom w:val="none" w:sz="0" w:space="0" w:color="auto"/>
            <w:right w:val="none" w:sz="0" w:space="0" w:color="auto"/>
          </w:divBdr>
        </w:div>
        <w:div w:id="1567374490">
          <w:marLeft w:val="640"/>
          <w:marRight w:val="0"/>
          <w:marTop w:val="0"/>
          <w:marBottom w:val="0"/>
          <w:divBdr>
            <w:top w:val="none" w:sz="0" w:space="0" w:color="auto"/>
            <w:left w:val="none" w:sz="0" w:space="0" w:color="auto"/>
            <w:bottom w:val="none" w:sz="0" w:space="0" w:color="auto"/>
            <w:right w:val="none" w:sz="0" w:space="0" w:color="auto"/>
          </w:divBdr>
        </w:div>
        <w:div w:id="1774277608">
          <w:marLeft w:val="640"/>
          <w:marRight w:val="0"/>
          <w:marTop w:val="0"/>
          <w:marBottom w:val="0"/>
          <w:divBdr>
            <w:top w:val="none" w:sz="0" w:space="0" w:color="auto"/>
            <w:left w:val="none" w:sz="0" w:space="0" w:color="auto"/>
            <w:bottom w:val="none" w:sz="0" w:space="0" w:color="auto"/>
            <w:right w:val="none" w:sz="0" w:space="0" w:color="auto"/>
          </w:divBdr>
        </w:div>
        <w:div w:id="423574823">
          <w:marLeft w:val="640"/>
          <w:marRight w:val="0"/>
          <w:marTop w:val="0"/>
          <w:marBottom w:val="0"/>
          <w:divBdr>
            <w:top w:val="none" w:sz="0" w:space="0" w:color="auto"/>
            <w:left w:val="none" w:sz="0" w:space="0" w:color="auto"/>
            <w:bottom w:val="none" w:sz="0" w:space="0" w:color="auto"/>
            <w:right w:val="none" w:sz="0" w:space="0" w:color="auto"/>
          </w:divBdr>
        </w:div>
        <w:div w:id="440688088">
          <w:marLeft w:val="640"/>
          <w:marRight w:val="0"/>
          <w:marTop w:val="0"/>
          <w:marBottom w:val="0"/>
          <w:divBdr>
            <w:top w:val="none" w:sz="0" w:space="0" w:color="auto"/>
            <w:left w:val="none" w:sz="0" w:space="0" w:color="auto"/>
            <w:bottom w:val="none" w:sz="0" w:space="0" w:color="auto"/>
            <w:right w:val="none" w:sz="0" w:space="0" w:color="auto"/>
          </w:divBdr>
        </w:div>
        <w:div w:id="982001712">
          <w:marLeft w:val="640"/>
          <w:marRight w:val="0"/>
          <w:marTop w:val="0"/>
          <w:marBottom w:val="0"/>
          <w:divBdr>
            <w:top w:val="none" w:sz="0" w:space="0" w:color="auto"/>
            <w:left w:val="none" w:sz="0" w:space="0" w:color="auto"/>
            <w:bottom w:val="none" w:sz="0" w:space="0" w:color="auto"/>
            <w:right w:val="none" w:sz="0" w:space="0" w:color="auto"/>
          </w:divBdr>
        </w:div>
        <w:div w:id="1089693272">
          <w:marLeft w:val="640"/>
          <w:marRight w:val="0"/>
          <w:marTop w:val="0"/>
          <w:marBottom w:val="0"/>
          <w:divBdr>
            <w:top w:val="none" w:sz="0" w:space="0" w:color="auto"/>
            <w:left w:val="none" w:sz="0" w:space="0" w:color="auto"/>
            <w:bottom w:val="none" w:sz="0" w:space="0" w:color="auto"/>
            <w:right w:val="none" w:sz="0" w:space="0" w:color="auto"/>
          </w:divBdr>
        </w:div>
        <w:div w:id="1931697458">
          <w:marLeft w:val="640"/>
          <w:marRight w:val="0"/>
          <w:marTop w:val="0"/>
          <w:marBottom w:val="0"/>
          <w:divBdr>
            <w:top w:val="none" w:sz="0" w:space="0" w:color="auto"/>
            <w:left w:val="none" w:sz="0" w:space="0" w:color="auto"/>
            <w:bottom w:val="none" w:sz="0" w:space="0" w:color="auto"/>
            <w:right w:val="none" w:sz="0" w:space="0" w:color="auto"/>
          </w:divBdr>
        </w:div>
        <w:div w:id="1496141787">
          <w:marLeft w:val="640"/>
          <w:marRight w:val="0"/>
          <w:marTop w:val="0"/>
          <w:marBottom w:val="0"/>
          <w:divBdr>
            <w:top w:val="none" w:sz="0" w:space="0" w:color="auto"/>
            <w:left w:val="none" w:sz="0" w:space="0" w:color="auto"/>
            <w:bottom w:val="none" w:sz="0" w:space="0" w:color="auto"/>
            <w:right w:val="none" w:sz="0" w:space="0" w:color="auto"/>
          </w:divBdr>
        </w:div>
        <w:div w:id="891187902">
          <w:marLeft w:val="640"/>
          <w:marRight w:val="0"/>
          <w:marTop w:val="0"/>
          <w:marBottom w:val="0"/>
          <w:divBdr>
            <w:top w:val="none" w:sz="0" w:space="0" w:color="auto"/>
            <w:left w:val="none" w:sz="0" w:space="0" w:color="auto"/>
            <w:bottom w:val="none" w:sz="0" w:space="0" w:color="auto"/>
            <w:right w:val="none" w:sz="0" w:space="0" w:color="auto"/>
          </w:divBdr>
        </w:div>
        <w:div w:id="265117585">
          <w:marLeft w:val="640"/>
          <w:marRight w:val="0"/>
          <w:marTop w:val="0"/>
          <w:marBottom w:val="0"/>
          <w:divBdr>
            <w:top w:val="none" w:sz="0" w:space="0" w:color="auto"/>
            <w:left w:val="none" w:sz="0" w:space="0" w:color="auto"/>
            <w:bottom w:val="none" w:sz="0" w:space="0" w:color="auto"/>
            <w:right w:val="none" w:sz="0" w:space="0" w:color="auto"/>
          </w:divBdr>
        </w:div>
        <w:div w:id="1436899416">
          <w:marLeft w:val="640"/>
          <w:marRight w:val="0"/>
          <w:marTop w:val="0"/>
          <w:marBottom w:val="0"/>
          <w:divBdr>
            <w:top w:val="none" w:sz="0" w:space="0" w:color="auto"/>
            <w:left w:val="none" w:sz="0" w:space="0" w:color="auto"/>
            <w:bottom w:val="none" w:sz="0" w:space="0" w:color="auto"/>
            <w:right w:val="none" w:sz="0" w:space="0" w:color="auto"/>
          </w:divBdr>
        </w:div>
        <w:div w:id="1126049993">
          <w:marLeft w:val="640"/>
          <w:marRight w:val="0"/>
          <w:marTop w:val="0"/>
          <w:marBottom w:val="0"/>
          <w:divBdr>
            <w:top w:val="none" w:sz="0" w:space="0" w:color="auto"/>
            <w:left w:val="none" w:sz="0" w:space="0" w:color="auto"/>
            <w:bottom w:val="none" w:sz="0" w:space="0" w:color="auto"/>
            <w:right w:val="none" w:sz="0" w:space="0" w:color="auto"/>
          </w:divBdr>
        </w:div>
        <w:div w:id="996416244">
          <w:marLeft w:val="640"/>
          <w:marRight w:val="0"/>
          <w:marTop w:val="0"/>
          <w:marBottom w:val="0"/>
          <w:divBdr>
            <w:top w:val="none" w:sz="0" w:space="0" w:color="auto"/>
            <w:left w:val="none" w:sz="0" w:space="0" w:color="auto"/>
            <w:bottom w:val="none" w:sz="0" w:space="0" w:color="auto"/>
            <w:right w:val="none" w:sz="0" w:space="0" w:color="auto"/>
          </w:divBdr>
        </w:div>
      </w:divsChild>
    </w:div>
    <w:div w:id="373426128">
      <w:bodyDiv w:val="1"/>
      <w:marLeft w:val="0"/>
      <w:marRight w:val="0"/>
      <w:marTop w:val="0"/>
      <w:marBottom w:val="0"/>
      <w:divBdr>
        <w:top w:val="none" w:sz="0" w:space="0" w:color="auto"/>
        <w:left w:val="none" w:sz="0" w:space="0" w:color="auto"/>
        <w:bottom w:val="none" w:sz="0" w:space="0" w:color="auto"/>
        <w:right w:val="none" w:sz="0" w:space="0" w:color="auto"/>
      </w:divBdr>
    </w:div>
    <w:div w:id="414589933">
      <w:bodyDiv w:val="1"/>
      <w:marLeft w:val="0"/>
      <w:marRight w:val="0"/>
      <w:marTop w:val="0"/>
      <w:marBottom w:val="0"/>
      <w:divBdr>
        <w:top w:val="none" w:sz="0" w:space="0" w:color="auto"/>
        <w:left w:val="none" w:sz="0" w:space="0" w:color="auto"/>
        <w:bottom w:val="none" w:sz="0" w:space="0" w:color="auto"/>
        <w:right w:val="none" w:sz="0" w:space="0" w:color="auto"/>
      </w:divBdr>
      <w:divsChild>
        <w:div w:id="318849356">
          <w:marLeft w:val="0"/>
          <w:marRight w:val="0"/>
          <w:marTop w:val="0"/>
          <w:marBottom w:val="0"/>
          <w:divBdr>
            <w:top w:val="none" w:sz="0" w:space="0" w:color="auto"/>
            <w:left w:val="none" w:sz="0" w:space="0" w:color="auto"/>
            <w:bottom w:val="none" w:sz="0" w:space="0" w:color="auto"/>
            <w:right w:val="none" w:sz="0" w:space="0" w:color="auto"/>
          </w:divBdr>
          <w:divsChild>
            <w:div w:id="57628622">
              <w:marLeft w:val="0"/>
              <w:marRight w:val="0"/>
              <w:marTop w:val="0"/>
              <w:marBottom w:val="0"/>
              <w:divBdr>
                <w:top w:val="none" w:sz="0" w:space="0" w:color="auto"/>
                <w:left w:val="none" w:sz="0" w:space="0" w:color="auto"/>
                <w:bottom w:val="none" w:sz="0" w:space="0" w:color="auto"/>
                <w:right w:val="none" w:sz="0" w:space="0" w:color="auto"/>
              </w:divBdr>
              <w:divsChild>
                <w:div w:id="31904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166204">
      <w:bodyDiv w:val="1"/>
      <w:marLeft w:val="0"/>
      <w:marRight w:val="0"/>
      <w:marTop w:val="0"/>
      <w:marBottom w:val="0"/>
      <w:divBdr>
        <w:top w:val="none" w:sz="0" w:space="0" w:color="auto"/>
        <w:left w:val="none" w:sz="0" w:space="0" w:color="auto"/>
        <w:bottom w:val="none" w:sz="0" w:space="0" w:color="auto"/>
        <w:right w:val="none" w:sz="0" w:space="0" w:color="auto"/>
      </w:divBdr>
      <w:divsChild>
        <w:div w:id="111487814">
          <w:marLeft w:val="640"/>
          <w:marRight w:val="0"/>
          <w:marTop w:val="0"/>
          <w:marBottom w:val="0"/>
          <w:divBdr>
            <w:top w:val="none" w:sz="0" w:space="0" w:color="auto"/>
            <w:left w:val="none" w:sz="0" w:space="0" w:color="auto"/>
            <w:bottom w:val="none" w:sz="0" w:space="0" w:color="auto"/>
            <w:right w:val="none" w:sz="0" w:space="0" w:color="auto"/>
          </w:divBdr>
        </w:div>
        <w:div w:id="520822980">
          <w:marLeft w:val="640"/>
          <w:marRight w:val="0"/>
          <w:marTop w:val="0"/>
          <w:marBottom w:val="0"/>
          <w:divBdr>
            <w:top w:val="none" w:sz="0" w:space="0" w:color="auto"/>
            <w:left w:val="none" w:sz="0" w:space="0" w:color="auto"/>
            <w:bottom w:val="none" w:sz="0" w:space="0" w:color="auto"/>
            <w:right w:val="none" w:sz="0" w:space="0" w:color="auto"/>
          </w:divBdr>
        </w:div>
        <w:div w:id="2119716462">
          <w:marLeft w:val="640"/>
          <w:marRight w:val="0"/>
          <w:marTop w:val="0"/>
          <w:marBottom w:val="0"/>
          <w:divBdr>
            <w:top w:val="none" w:sz="0" w:space="0" w:color="auto"/>
            <w:left w:val="none" w:sz="0" w:space="0" w:color="auto"/>
            <w:bottom w:val="none" w:sz="0" w:space="0" w:color="auto"/>
            <w:right w:val="none" w:sz="0" w:space="0" w:color="auto"/>
          </w:divBdr>
        </w:div>
        <w:div w:id="1804078491">
          <w:marLeft w:val="640"/>
          <w:marRight w:val="0"/>
          <w:marTop w:val="0"/>
          <w:marBottom w:val="0"/>
          <w:divBdr>
            <w:top w:val="none" w:sz="0" w:space="0" w:color="auto"/>
            <w:left w:val="none" w:sz="0" w:space="0" w:color="auto"/>
            <w:bottom w:val="none" w:sz="0" w:space="0" w:color="auto"/>
            <w:right w:val="none" w:sz="0" w:space="0" w:color="auto"/>
          </w:divBdr>
        </w:div>
        <w:div w:id="246616894">
          <w:marLeft w:val="640"/>
          <w:marRight w:val="0"/>
          <w:marTop w:val="0"/>
          <w:marBottom w:val="0"/>
          <w:divBdr>
            <w:top w:val="none" w:sz="0" w:space="0" w:color="auto"/>
            <w:left w:val="none" w:sz="0" w:space="0" w:color="auto"/>
            <w:bottom w:val="none" w:sz="0" w:space="0" w:color="auto"/>
            <w:right w:val="none" w:sz="0" w:space="0" w:color="auto"/>
          </w:divBdr>
        </w:div>
        <w:div w:id="1136028392">
          <w:marLeft w:val="640"/>
          <w:marRight w:val="0"/>
          <w:marTop w:val="0"/>
          <w:marBottom w:val="0"/>
          <w:divBdr>
            <w:top w:val="none" w:sz="0" w:space="0" w:color="auto"/>
            <w:left w:val="none" w:sz="0" w:space="0" w:color="auto"/>
            <w:bottom w:val="none" w:sz="0" w:space="0" w:color="auto"/>
            <w:right w:val="none" w:sz="0" w:space="0" w:color="auto"/>
          </w:divBdr>
        </w:div>
        <w:div w:id="1866824476">
          <w:marLeft w:val="640"/>
          <w:marRight w:val="0"/>
          <w:marTop w:val="0"/>
          <w:marBottom w:val="0"/>
          <w:divBdr>
            <w:top w:val="none" w:sz="0" w:space="0" w:color="auto"/>
            <w:left w:val="none" w:sz="0" w:space="0" w:color="auto"/>
            <w:bottom w:val="none" w:sz="0" w:space="0" w:color="auto"/>
            <w:right w:val="none" w:sz="0" w:space="0" w:color="auto"/>
          </w:divBdr>
        </w:div>
        <w:div w:id="150754131">
          <w:marLeft w:val="640"/>
          <w:marRight w:val="0"/>
          <w:marTop w:val="0"/>
          <w:marBottom w:val="0"/>
          <w:divBdr>
            <w:top w:val="none" w:sz="0" w:space="0" w:color="auto"/>
            <w:left w:val="none" w:sz="0" w:space="0" w:color="auto"/>
            <w:bottom w:val="none" w:sz="0" w:space="0" w:color="auto"/>
            <w:right w:val="none" w:sz="0" w:space="0" w:color="auto"/>
          </w:divBdr>
        </w:div>
        <w:div w:id="658118232">
          <w:marLeft w:val="640"/>
          <w:marRight w:val="0"/>
          <w:marTop w:val="0"/>
          <w:marBottom w:val="0"/>
          <w:divBdr>
            <w:top w:val="none" w:sz="0" w:space="0" w:color="auto"/>
            <w:left w:val="none" w:sz="0" w:space="0" w:color="auto"/>
            <w:bottom w:val="none" w:sz="0" w:space="0" w:color="auto"/>
            <w:right w:val="none" w:sz="0" w:space="0" w:color="auto"/>
          </w:divBdr>
        </w:div>
        <w:div w:id="1147816962">
          <w:marLeft w:val="640"/>
          <w:marRight w:val="0"/>
          <w:marTop w:val="0"/>
          <w:marBottom w:val="0"/>
          <w:divBdr>
            <w:top w:val="none" w:sz="0" w:space="0" w:color="auto"/>
            <w:left w:val="none" w:sz="0" w:space="0" w:color="auto"/>
            <w:bottom w:val="none" w:sz="0" w:space="0" w:color="auto"/>
            <w:right w:val="none" w:sz="0" w:space="0" w:color="auto"/>
          </w:divBdr>
        </w:div>
        <w:div w:id="2047564158">
          <w:marLeft w:val="640"/>
          <w:marRight w:val="0"/>
          <w:marTop w:val="0"/>
          <w:marBottom w:val="0"/>
          <w:divBdr>
            <w:top w:val="none" w:sz="0" w:space="0" w:color="auto"/>
            <w:left w:val="none" w:sz="0" w:space="0" w:color="auto"/>
            <w:bottom w:val="none" w:sz="0" w:space="0" w:color="auto"/>
            <w:right w:val="none" w:sz="0" w:space="0" w:color="auto"/>
          </w:divBdr>
        </w:div>
        <w:div w:id="1211109180">
          <w:marLeft w:val="640"/>
          <w:marRight w:val="0"/>
          <w:marTop w:val="0"/>
          <w:marBottom w:val="0"/>
          <w:divBdr>
            <w:top w:val="none" w:sz="0" w:space="0" w:color="auto"/>
            <w:left w:val="none" w:sz="0" w:space="0" w:color="auto"/>
            <w:bottom w:val="none" w:sz="0" w:space="0" w:color="auto"/>
            <w:right w:val="none" w:sz="0" w:space="0" w:color="auto"/>
          </w:divBdr>
        </w:div>
        <w:div w:id="1824930909">
          <w:marLeft w:val="640"/>
          <w:marRight w:val="0"/>
          <w:marTop w:val="0"/>
          <w:marBottom w:val="0"/>
          <w:divBdr>
            <w:top w:val="none" w:sz="0" w:space="0" w:color="auto"/>
            <w:left w:val="none" w:sz="0" w:space="0" w:color="auto"/>
            <w:bottom w:val="none" w:sz="0" w:space="0" w:color="auto"/>
            <w:right w:val="none" w:sz="0" w:space="0" w:color="auto"/>
          </w:divBdr>
        </w:div>
        <w:div w:id="1343510334">
          <w:marLeft w:val="640"/>
          <w:marRight w:val="0"/>
          <w:marTop w:val="0"/>
          <w:marBottom w:val="0"/>
          <w:divBdr>
            <w:top w:val="none" w:sz="0" w:space="0" w:color="auto"/>
            <w:left w:val="none" w:sz="0" w:space="0" w:color="auto"/>
            <w:bottom w:val="none" w:sz="0" w:space="0" w:color="auto"/>
            <w:right w:val="none" w:sz="0" w:space="0" w:color="auto"/>
          </w:divBdr>
        </w:div>
        <w:div w:id="372269375">
          <w:marLeft w:val="640"/>
          <w:marRight w:val="0"/>
          <w:marTop w:val="0"/>
          <w:marBottom w:val="0"/>
          <w:divBdr>
            <w:top w:val="none" w:sz="0" w:space="0" w:color="auto"/>
            <w:left w:val="none" w:sz="0" w:space="0" w:color="auto"/>
            <w:bottom w:val="none" w:sz="0" w:space="0" w:color="auto"/>
            <w:right w:val="none" w:sz="0" w:space="0" w:color="auto"/>
          </w:divBdr>
        </w:div>
        <w:div w:id="1485471739">
          <w:marLeft w:val="640"/>
          <w:marRight w:val="0"/>
          <w:marTop w:val="0"/>
          <w:marBottom w:val="0"/>
          <w:divBdr>
            <w:top w:val="none" w:sz="0" w:space="0" w:color="auto"/>
            <w:left w:val="none" w:sz="0" w:space="0" w:color="auto"/>
            <w:bottom w:val="none" w:sz="0" w:space="0" w:color="auto"/>
            <w:right w:val="none" w:sz="0" w:space="0" w:color="auto"/>
          </w:divBdr>
        </w:div>
        <w:div w:id="1956790074">
          <w:marLeft w:val="640"/>
          <w:marRight w:val="0"/>
          <w:marTop w:val="0"/>
          <w:marBottom w:val="0"/>
          <w:divBdr>
            <w:top w:val="none" w:sz="0" w:space="0" w:color="auto"/>
            <w:left w:val="none" w:sz="0" w:space="0" w:color="auto"/>
            <w:bottom w:val="none" w:sz="0" w:space="0" w:color="auto"/>
            <w:right w:val="none" w:sz="0" w:space="0" w:color="auto"/>
          </w:divBdr>
        </w:div>
        <w:div w:id="702094498">
          <w:marLeft w:val="640"/>
          <w:marRight w:val="0"/>
          <w:marTop w:val="0"/>
          <w:marBottom w:val="0"/>
          <w:divBdr>
            <w:top w:val="none" w:sz="0" w:space="0" w:color="auto"/>
            <w:left w:val="none" w:sz="0" w:space="0" w:color="auto"/>
            <w:bottom w:val="none" w:sz="0" w:space="0" w:color="auto"/>
            <w:right w:val="none" w:sz="0" w:space="0" w:color="auto"/>
          </w:divBdr>
        </w:div>
        <w:div w:id="161165955">
          <w:marLeft w:val="640"/>
          <w:marRight w:val="0"/>
          <w:marTop w:val="0"/>
          <w:marBottom w:val="0"/>
          <w:divBdr>
            <w:top w:val="none" w:sz="0" w:space="0" w:color="auto"/>
            <w:left w:val="none" w:sz="0" w:space="0" w:color="auto"/>
            <w:bottom w:val="none" w:sz="0" w:space="0" w:color="auto"/>
            <w:right w:val="none" w:sz="0" w:space="0" w:color="auto"/>
          </w:divBdr>
        </w:div>
        <w:div w:id="1799909948">
          <w:marLeft w:val="640"/>
          <w:marRight w:val="0"/>
          <w:marTop w:val="0"/>
          <w:marBottom w:val="0"/>
          <w:divBdr>
            <w:top w:val="none" w:sz="0" w:space="0" w:color="auto"/>
            <w:left w:val="none" w:sz="0" w:space="0" w:color="auto"/>
            <w:bottom w:val="none" w:sz="0" w:space="0" w:color="auto"/>
            <w:right w:val="none" w:sz="0" w:space="0" w:color="auto"/>
          </w:divBdr>
        </w:div>
        <w:div w:id="568737069">
          <w:marLeft w:val="640"/>
          <w:marRight w:val="0"/>
          <w:marTop w:val="0"/>
          <w:marBottom w:val="0"/>
          <w:divBdr>
            <w:top w:val="none" w:sz="0" w:space="0" w:color="auto"/>
            <w:left w:val="none" w:sz="0" w:space="0" w:color="auto"/>
            <w:bottom w:val="none" w:sz="0" w:space="0" w:color="auto"/>
            <w:right w:val="none" w:sz="0" w:space="0" w:color="auto"/>
          </w:divBdr>
        </w:div>
        <w:div w:id="121391020">
          <w:marLeft w:val="640"/>
          <w:marRight w:val="0"/>
          <w:marTop w:val="0"/>
          <w:marBottom w:val="0"/>
          <w:divBdr>
            <w:top w:val="none" w:sz="0" w:space="0" w:color="auto"/>
            <w:left w:val="none" w:sz="0" w:space="0" w:color="auto"/>
            <w:bottom w:val="none" w:sz="0" w:space="0" w:color="auto"/>
            <w:right w:val="none" w:sz="0" w:space="0" w:color="auto"/>
          </w:divBdr>
        </w:div>
        <w:div w:id="646740022">
          <w:marLeft w:val="640"/>
          <w:marRight w:val="0"/>
          <w:marTop w:val="0"/>
          <w:marBottom w:val="0"/>
          <w:divBdr>
            <w:top w:val="none" w:sz="0" w:space="0" w:color="auto"/>
            <w:left w:val="none" w:sz="0" w:space="0" w:color="auto"/>
            <w:bottom w:val="none" w:sz="0" w:space="0" w:color="auto"/>
            <w:right w:val="none" w:sz="0" w:space="0" w:color="auto"/>
          </w:divBdr>
        </w:div>
        <w:div w:id="1269002334">
          <w:marLeft w:val="640"/>
          <w:marRight w:val="0"/>
          <w:marTop w:val="0"/>
          <w:marBottom w:val="0"/>
          <w:divBdr>
            <w:top w:val="none" w:sz="0" w:space="0" w:color="auto"/>
            <w:left w:val="none" w:sz="0" w:space="0" w:color="auto"/>
            <w:bottom w:val="none" w:sz="0" w:space="0" w:color="auto"/>
            <w:right w:val="none" w:sz="0" w:space="0" w:color="auto"/>
          </w:divBdr>
        </w:div>
        <w:div w:id="25371318">
          <w:marLeft w:val="640"/>
          <w:marRight w:val="0"/>
          <w:marTop w:val="0"/>
          <w:marBottom w:val="0"/>
          <w:divBdr>
            <w:top w:val="none" w:sz="0" w:space="0" w:color="auto"/>
            <w:left w:val="none" w:sz="0" w:space="0" w:color="auto"/>
            <w:bottom w:val="none" w:sz="0" w:space="0" w:color="auto"/>
            <w:right w:val="none" w:sz="0" w:space="0" w:color="auto"/>
          </w:divBdr>
        </w:div>
        <w:div w:id="604726295">
          <w:marLeft w:val="640"/>
          <w:marRight w:val="0"/>
          <w:marTop w:val="0"/>
          <w:marBottom w:val="0"/>
          <w:divBdr>
            <w:top w:val="none" w:sz="0" w:space="0" w:color="auto"/>
            <w:left w:val="none" w:sz="0" w:space="0" w:color="auto"/>
            <w:bottom w:val="none" w:sz="0" w:space="0" w:color="auto"/>
            <w:right w:val="none" w:sz="0" w:space="0" w:color="auto"/>
          </w:divBdr>
        </w:div>
        <w:div w:id="1633054685">
          <w:marLeft w:val="640"/>
          <w:marRight w:val="0"/>
          <w:marTop w:val="0"/>
          <w:marBottom w:val="0"/>
          <w:divBdr>
            <w:top w:val="none" w:sz="0" w:space="0" w:color="auto"/>
            <w:left w:val="none" w:sz="0" w:space="0" w:color="auto"/>
            <w:bottom w:val="none" w:sz="0" w:space="0" w:color="auto"/>
            <w:right w:val="none" w:sz="0" w:space="0" w:color="auto"/>
          </w:divBdr>
        </w:div>
        <w:div w:id="369695940">
          <w:marLeft w:val="640"/>
          <w:marRight w:val="0"/>
          <w:marTop w:val="0"/>
          <w:marBottom w:val="0"/>
          <w:divBdr>
            <w:top w:val="none" w:sz="0" w:space="0" w:color="auto"/>
            <w:left w:val="none" w:sz="0" w:space="0" w:color="auto"/>
            <w:bottom w:val="none" w:sz="0" w:space="0" w:color="auto"/>
            <w:right w:val="none" w:sz="0" w:space="0" w:color="auto"/>
          </w:divBdr>
        </w:div>
        <w:div w:id="356780050">
          <w:marLeft w:val="640"/>
          <w:marRight w:val="0"/>
          <w:marTop w:val="0"/>
          <w:marBottom w:val="0"/>
          <w:divBdr>
            <w:top w:val="none" w:sz="0" w:space="0" w:color="auto"/>
            <w:left w:val="none" w:sz="0" w:space="0" w:color="auto"/>
            <w:bottom w:val="none" w:sz="0" w:space="0" w:color="auto"/>
            <w:right w:val="none" w:sz="0" w:space="0" w:color="auto"/>
          </w:divBdr>
        </w:div>
        <w:div w:id="488863981">
          <w:marLeft w:val="640"/>
          <w:marRight w:val="0"/>
          <w:marTop w:val="0"/>
          <w:marBottom w:val="0"/>
          <w:divBdr>
            <w:top w:val="none" w:sz="0" w:space="0" w:color="auto"/>
            <w:left w:val="none" w:sz="0" w:space="0" w:color="auto"/>
            <w:bottom w:val="none" w:sz="0" w:space="0" w:color="auto"/>
            <w:right w:val="none" w:sz="0" w:space="0" w:color="auto"/>
          </w:divBdr>
        </w:div>
        <w:div w:id="1389498130">
          <w:marLeft w:val="640"/>
          <w:marRight w:val="0"/>
          <w:marTop w:val="0"/>
          <w:marBottom w:val="0"/>
          <w:divBdr>
            <w:top w:val="none" w:sz="0" w:space="0" w:color="auto"/>
            <w:left w:val="none" w:sz="0" w:space="0" w:color="auto"/>
            <w:bottom w:val="none" w:sz="0" w:space="0" w:color="auto"/>
            <w:right w:val="none" w:sz="0" w:space="0" w:color="auto"/>
          </w:divBdr>
        </w:div>
        <w:div w:id="794176969">
          <w:marLeft w:val="640"/>
          <w:marRight w:val="0"/>
          <w:marTop w:val="0"/>
          <w:marBottom w:val="0"/>
          <w:divBdr>
            <w:top w:val="none" w:sz="0" w:space="0" w:color="auto"/>
            <w:left w:val="none" w:sz="0" w:space="0" w:color="auto"/>
            <w:bottom w:val="none" w:sz="0" w:space="0" w:color="auto"/>
            <w:right w:val="none" w:sz="0" w:space="0" w:color="auto"/>
          </w:divBdr>
        </w:div>
        <w:div w:id="112288490">
          <w:marLeft w:val="640"/>
          <w:marRight w:val="0"/>
          <w:marTop w:val="0"/>
          <w:marBottom w:val="0"/>
          <w:divBdr>
            <w:top w:val="none" w:sz="0" w:space="0" w:color="auto"/>
            <w:left w:val="none" w:sz="0" w:space="0" w:color="auto"/>
            <w:bottom w:val="none" w:sz="0" w:space="0" w:color="auto"/>
            <w:right w:val="none" w:sz="0" w:space="0" w:color="auto"/>
          </w:divBdr>
        </w:div>
        <w:div w:id="1038236891">
          <w:marLeft w:val="640"/>
          <w:marRight w:val="0"/>
          <w:marTop w:val="0"/>
          <w:marBottom w:val="0"/>
          <w:divBdr>
            <w:top w:val="none" w:sz="0" w:space="0" w:color="auto"/>
            <w:left w:val="none" w:sz="0" w:space="0" w:color="auto"/>
            <w:bottom w:val="none" w:sz="0" w:space="0" w:color="auto"/>
            <w:right w:val="none" w:sz="0" w:space="0" w:color="auto"/>
          </w:divBdr>
        </w:div>
        <w:div w:id="978458795">
          <w:marLeft w:val="640"/>
          <w:marRight w:val="0"/>
          <w:marTop w:val="0"/>
          <w:marBottom w:val="0"/>
          <w:divBdr>
            <w:top w:val="none" w:sz="0" w:space="0" w:color="auto"/>
            <w:left w:val="none" w:sz="0" w:space="0" w:color="auto"/>
            <w:bottom w:val="none" w:sz="0" w:space="0" w:color="auto"/>
            <w:right w:val="none" w:sz="0" w:space="0" w:color="auto"/>
          </w:divBdr>
        </w:div>
        <w:div w:id="1919289530">
          <w:marLeft w:val="640"/>
          <w:marRight w:val="0"/>
          <w:marTop w:val="0"/>
          <w:marBottom w:val="0"/>
          <w:divBdr>
            <w:top w:val="none" w:sz="0" w:space="0" w:color="auto"/>
            <w:left w:val="none" w:sz="0" w:space="0" w:color="auto"/>
            <w:bottom w:val="none" w:sz="0" w:space="0" w:color="auto"/>
            <w:right w:val="none" w:sz="0" w:space="0" w:color="auto"/>
          </w:divBdr>
        </w:div>
        <w:div w:id="1234663829">
          <w:marLeft w:val="640"/>
          <w:marRight w:val="0"/>
          <w:marTop w:val="0"/>
          <w:marBottom w:val="0"/>
          <w:divBdr>
            <w:top w:val="none" w:sz="0" w:space="0" w:color="auto"/>
            <w:left w:val="none" w:sz="0" w:space="0" w:color="auto"/>
            <w:bottom w:val="none" w:sz="0" w:space="0" w:color="auto"/>
            <w:right w:val="none" w:sz="0" w:space="0" w:color="auto"/>
          </w:divBdr>
        </w:div>
        <w:div w:id="1996640214">
          <w:marLeft w:val="640"/>
          <w:marRight w:val="0"/>
          <w:marTop w:val="0"/>
          <w:marBottom w:val="0"/>
          <w:divBdr>
            <w:top w:val="none" w:sz="0" w:space="0" w:color="auto"/>
            <w:left w:val="none" w:sz="0" w:space="0" w:color="auto"/>
            <w:bottom w:val="none" w:sz="0" w:space="0" w:color="auto"/>
            <w:right w:val="none" w:sz="0" w:space="0" w:color="auto"/>
          </w:divBdr>
        </w:div>
        <w:div w:id="1792745196">
          <w:marLeft w:val="640"/>
          <w:marRight w:val="0"/>
          <w:marTop w:val="0"/>
          <w:marBottom w:val="0"/>
          <w:divBdr>
            <w:top w:val="none" w:sz="0" w:space="0" w:color="auto"/>
            <w:left w:val="none" w:sz="0" w:space="0" w:color="auto"/>
            <w:bottom w:val="none" w:sz="0" w:space="0" w:color="auto"/>
            <w:right w:val="none" w:sz="0" w:space="0" w:color="auto"/>
          </w:divBdr>
        </w:div>
        <w:div w:id="1217279469">
          <w:marLeft w:val="640"/>
          <w:marRight w:val="0"/>
          <w:marTop w:val="0"/>
          <w:marBottom w:val="0"/>
          <w:divBdr>
            <w:top w:val="none" w:sz="0" w:space="0" w:color="auto"/>
            <w:left w:val="none" w:sz="0" w:space="0" w:color="auto"/>
            <w:bottom w:val="none" w:sz="0" w:space="0" w:color="auto"/>
            <w:right w:val="none" w:sz="0" w:space="0" w:color="auto"/>
          </w:divBdr>
        </w:div>
        <w:div w:id="1487286411">
          <w:marLeft w:val="640"/>
          <w:marRight w:val="0"/>
          <w:marTop w:val="0"/>
          <w:marBottom w:val="0"/>
          <w:divBdr>
            <w:top w:val="none" w:sz="0" w:space="0" w:color="auto"/>
            <w:left w:val="none" w:sz="0" w:space="0" w:color="auto"/>
            <w:bottom w:val="none" w:sz="0" w:space="0" w:color="auto"/>
            <w:right w:val="none" w:sz="0" w:space="0" w:color="auto"/>
          </w:divBdr>
        </w:div>
        <w:div w:id="1616447855">
          <w:marLeft w:val="640"/>
          <w:marRight w:val="0"/>
          <w:marTop w:val="0"/>
          <w:marBottom w:val="0"/>
          <w:divBdr>
            <w:top w:val="none" w:sz="0" w:space="0" w:color="auto"/>
            <w:left w:val="none" w:sz="0" w:space="0" w:color="auto"/>
            <w:bottom w:val="none" w:sz="0" w:space="0" w:color="auto"/>
            <w:right w:val="none" w:sz="0" w:space="0" w:color="auto"/>
          </w:divBdr>
        </w:div>
        <w:div w:id="1712415599">
          <w:marLeft w:val="640"/>
          <w:marRight w:val="0"/>
          <w:marTop w:val="0"/>
          <w:marBottom w:val="0"/>
          <w:divBdr>
            <w:top w:val="none" w:sz="0" w:space="0" w:color="auto"/>
            <w:left w:val="none" w:sz="0" w:space="0" w:color="auto"/>
            <w:bottom w:val="none" w:sz="0" w:space="0" w:color="auto"/>
            <w:right w:val="none" w:sz="0" w:space="0" w:color="auto"/>
          </w:divBdr>
        </w:div>
        <w:div w:id="1246767163">
          <w:marLeft w:val="640"/>
          <w:marRight w:val="0"/>
          <w:marTop w:val="0"/>
          <w:marBottom w:val="0"/>
          <w:divBdr>
            <w:top w:val="none" w:sz="0" w:space="0" w:color="auto"/>
            <w:left w:val="none" w:sz="0" w:space="0" w:color="auto"/>
            <w:bottom w:val="none" w:sz="0" w:space="0" w:color="auto"/>
            <w:right w:val="none" w:sz="0" w:space="0" w:color="auto"/>
          </w:divBdr>
        </w:div>
        <w:div w:id="1957256011">
          <w:marLeft w:val="640"/>
          <w:marRight w:val="0"/>
          <w:marTop w:val="0"/>
          <w:marBottom w:val="0"/>
          <w:divBdr>
            <w:top w:val="none" w:sz="0" w:space="0" w:color="auto"/>
            <w:left w:val="none" w:sz="0" w:space="0" w:color="auto"/>
            <w:bottom w:val="none" w:sz="0" w:space="0" w:color="auto"/>
            <w:right w:val="none" w:sz="0" w:space="0" w:color="auto"/>
          </w:divBdr>
        </w:div>
        <w:div w:id="1761561728">
          <w:marLeft w:val="640"/>
          <w:marRight w:val="0"/>
          <w:marTop w:val="0"/>
          <w:marBottom w:val="0"/>
          <w:divBdr>
            <w:top w:val="none" w:sz="0" w:space="0" w:color="auto"/>
            <w:left w:val="none" w:sz="0" w:space="0" w:color="auto"/>
            <w:bottom w:val="none" w:sz="0" w:space="0" w:color="auto"/>
            <w:right w:val="none" w:sz="0" w:space="0" w:color="auto"/>
          </w:divBdr>
        </w:div>
        <w:div w:id="2037539500">
          <w:marLeft w:val="640"/>
          <w:marRight w:val="0"/>
          <w:marTop w:val="0"/>
          <w:marBottom w:val="0"/>
          <w:divBdr>
            <w:top w:val="none" w:sz="0" w:space="0" w:color="auto"/>
            <w:left w:val="none" w:sz="0" w:space="0" w:color="auto"/>
            <w:bottom w:val="none" w:sz="0" w:space="0" w:color="auto"/>
            <w:right w:val="none" w:sz="0" w:space="0" w:color="auto"/>
          </w:divBdr>
        </w:div>
        <w:div w:id="2146502770">
          <w:marLeft w:val="640"/>
          <w:marRight w:val="0"/>
          <w:marTop w:val="0"/>
          <w:marBottom w:val="0"/>
          <w:divBdr>
            <w:top w:val="none" w:sz="0" w:space="0" w:color="auto"/>
            <w:left w:val="none" w:sz="0" w:space="0" w:color="auto"/>
            <w:bottom w:val="none" w:sz="0" w:space="0" w:color="auto"/>
            <w:right w:val="none" w:sz="0" w:space="0" w:color="auto"/>
          </w:divBdr>
        </w:div>
        <w:div w:id="2025402115">
          <w:marLeft w:val="640"/>
          <w:marRight w:val="0"/>
          <w:marTop w:val="0"/>
          <w:marBottom w:val="0"/>
          <w:divBdr>
            <w:top w:val="none" w:sz="0" w:space="0" w:color="auto"/>
            <w:left w:val="none" w:sz="0" w:space="0" w:color="auto"/>
            <w:bottom w:val="none" w:sz="0" w:space="0" w:color="auto"/>
            <w:right w:val="none" w:sz="0" w:space="0" w:color="auto"/>
          </w:divBdr>
        </w:div>
        <w:div w:id="586574412">
          <w:marLeft w:val="640"/>
          <w:marRight w:val="0"/>
          <w:marTop w:val="0"/>
          <w:marBottom w:val="0"/>
          <w:divBdr>
            <w:top w:val="none" w:sz="0" w:space="0" w:color="auto"/>
            <w:left w:val="none" w:sz="0" w:space="0" w:color="auto"/>
            <w:bottom w:val="none" w:sz="0" w:space="0" w:color="auto"/>
            <w:right w:val="none" w:sz="0" w:space="0" w:color="auto"/>
          </w:divBdr>
        </w:div>
        <w:div w:id="477454819">
          <w:marLeft w:val="640"/>
          <w:marRight w:val="0"/>
          <w:marTop w:val="0"/>
          <w:marBottom w:val="0"/>
          <w:divBdr>
            <w:top w:val="none" w:sz="0" w:space="0" w:color="auto"/>
            <w:left w:val="none" w:sz="0" w:space="0" w:color="auto"/>
            <w:bottom w:val="none" w:sz="0" w:space="0" w:color="auto"/>
            <w:right w:val="none" w:sz="0" w:space="0" w:color="auto"/>
          </w:divBdr>
        </w:div>
        <w:div w:id="1459035072">
          <w:marLeft w:val="640"/>
          <w:marRight w:val="0"/>
          <w:marTop w:val="0"/>
          <w:marBottom w:val="0"/>
          <w:divBdr>
            <w:top w:val="none" w:sz="0" w:space="0" w:color="auto"/>
            <w:left w:val="none" w:sz="0" w:space="0" w:color="auto"/>
            <w:bottom w:val="none" w:sz="0" w:space="0" w:color="auto"/>
            <w:right w:val="none" w:sz="0" w:space="0" w:color="auto"/>
          </w:divBdr>
        </w:div>
      </w:divsChild>
    </w:div>
    <w:div w:id="457340502">
      <w:bodyDiv w:val="1"/>
      <w:marLeft w:val="0"/>
      <w:marRight w:val="0"/>
      <w:marTop w:val="0"/>
      <w:marBottom w:val="0"/>
      <w:divBdr>
        <w:top w:val="none" w:sz="0" w:space="0" w:color="auto"/>
        <w:left w:val="none" w:sz="0" w:space="0" w:color="auto"/>
        <w:bottom w:val="none" w:sz="0" w:space="0" w:color="auto"/>
        <w:right w:val="none" w:sz="0" w:space="0" w:color="auto"/>
      </w:divBdr>
      <w:divsChild>
        <w:div w:id="1773698627">
          <w:marLeft w:val="640"/>
          <w:marRight w:val="0"/>
          <w:marTop w:val="0"/>
          <w:marBottom w:val="0"/>
          <w:divBdr>
            <w:top w:val="none" w:sz="0" w:space="0" w:color="auto"/>
            <w:left w:val="none" w:sz="0" w:space="0" w:color="auto"/>
            <w:bottom w:val="none" w:sz="0" w:space="0" w:color="auto"/>
            <w:right w:val="none" w:sz="0" w:space="0" w:color="auto"/>
          </w:divBdr>
        </w:div>
        <w:div w:id="45640275">
          <w:marLeft w:val="640"/>
          <w:marRight w:val="0"/>
          <w:marTop w:val="0"/>
          <w:marBottom w:val="0"/>
          <w:divBdr>
            <w:top w:val="none" w:sz="0" w:space="0" w:color="auto"/>
            <w:left w:val="none" w:sz="0" w:space="0" w:color="auto"/>
            <w:bottom w:val="none" w:sz="0" w:space="0" w:color="auto"/>
            <w:right w:val="none" w:sz="0" w:space="0" w:color="auto"/>
          </w:divBdr>
        </w:div>
        <w:div w:id="211894417">
          <w:marLeft w:val="640"/>
          <w:marRight w:val="0"/>
          <w:marTop w:val="0"/>
          <w:marBottom w:val="0"/>
          <w:divBdr>
            <w:top w:val="none" w:sz="0" w:space="0" w:color="auto"/>
            <w:left w:val="none" w:sz="0" w:space="0" w:color="auto"/>
            <w:bottom w:val="none" w:sz="0" w:space="0" w:color="auto"/>
            <w:right w:val="none" w:sz="0" w:space="0" w:color="auto"/>
          </w:divBdr>
        </w:div>
        <w:div w:id="495265247">
          <w:marLeft w:val="640"/>
          <w:marRight w:val="0"/>
          <w:marTop w:val="0"/>
          <w:marBottom w:val="0"/>
          <w:divBdr>
            <w:top w:val="none" w:sz="0" w:space="0" w:color="auto"/>
            <w:left w:val="none" w:sz="0" w:space="0" w:color="auto"/>
            <w:bottom w:val="none" w:sz="0" w:space="0" w:color="auto"/>
            <w:right w:val="none" w:sz="0" w:space="0" w:color="auto"/>
          </w:divBdr>
        </w:div>
        <w:div w:id="1916889934">
          <w:marLeft w:val="640"/>
          <w:marRight w:val="0"/>
          <w:marTop w:val="0"/>
          <w:marBottom w:val="0"/>
          <w:divBdr>
            <w:top w:val="none" w:sz="0" w:space="0" w:color="auto"/>
            <w:left w:val="none" w:sz="0" w:space="0" w:color="auto"/>
            <w:bottom w:val="none" w:sz="0" w:space="0" w:color="auto"/>
            <w:right w:val="none" w:sz="0" w:space="0" w:color="auto"/>
          </w:divBdr>
        </w:div>
        <w:div w:id="1183859296">
          <w:marLeft w:val="640"/>
          <w:marRight w:val="0"/>
          <w:marTop w:val="0"/>
          <w:marBottom w:val="0"/>
          <w:divBdr>
            <w:top w:val="none" w:sz="0" w:space="0" w:color="auto"/>
            <w:left w:val="none" w:sz="0" w:space="0" w:color="auto"/>
            <w:bottom w:val="none" w:sz="0" w:space="0" w:color="auto"/>
            <w:right w:val="none" w:sz="0" w:space="0" w:color="auto"/>
          </w:divBdr>
        </w:div>
        <w:div w:id="85735837">
          <w:marLeft w:val="640"/>
          <w:marRight w:val="0"/>
          <w:marTop w:val="0"/>
          <w:marBottom w:val="0"/>
          <w:divBdr>
            <w:top w:val="none" w:sz="0" w:space="0" w:color="auto"/>
            <w:left w:val="none" w:sz="0" w:space="0" w:color="auto"/>
            <w:bottom w:val="none" w:sz="0" w:space="0" w:color="auto"/>
            <w:right w:val="none" w:sz="0" w:space="0" w:color="auto"/>
          </w:divBdr>
        </w:div>
        <w:div w:id="1635603781">
          <w:marLeft w:val="640"/>
          <w:marRight w:val="0"/>
          <w:marTop w:val="0"/>
          <w:marBottom w:val="0"/>
          <w:divBdr>
            <w:top w:val="none" w:sz="0" w:space="0" w:color="auto"/>
            <w:left w:val="none" w:sz="0" w:space="0" w:color="auto"/>
            <w:bottom w:val="none" w:sz="0" w:space="0" w:color="auto"/>
            <w:right w:val="none" w:sz="0" w:space="0" w:color="auto"/>
          </w:divBdr>
        </w:div>
        <w:div w:id="1524130321">
          <w:marLeft w:val="640"/>
          <w:marRight w:val="0"/>
          <w:marTop w:val="0"/>
          <w:marBottom w:val="0"/>
          <w:divBdr>
            <w:top w:val="none" w:sz="0" w:space="0" w:color="auto"/>
            <w:left w:val="none" w:sz="0" w:space="0" w:color="auto"/>
            <w:bottom w:val="none" w:sz="0" w:space="0" w:color="auto"/>
            <w:right w:val="none" w:sz="0" w:space="0" w:color="auto"/>
          </w:divBdr>
        </w:div>
        <w:div w:id="1586572148">
          <w:marLeft w:val="640"/>
          <w:marRight w:val="0"/>
          <w:marTop w:val="0"/>
          <w:marBottom w:val="0"/>
          <w:divBdr>
            <w:top w:val="none" w:sz="0" w:space="0" w:color="auto"/>
            <w:left w:val="none" w:sz="0" w:space="0" w:color="auto"/>
            <w:bottom w:val="none" w:sz="0" w:space="0" w:color="auto"/>
            <w:right w:val="none" w:sz="0" w:space="0" w:color="auto"/>
          </w:divBdr>
        </w:div>
        <w:div w:id="402029906">
          <w:marLeft w:val="640"/>
          <w:marRight w:val="0"/>
          <w:marTop w:val="0"/>
          <w:marBottom w:val="0"/>
          <w:divBdr>
            <w:top w:val="none" w:sz="0" w:space="0" w:color="auto"/>
            <w:left w:val="none" w:sz="0" w:space="0" w:color="auto"/>
            <w:bottom w:val="none" w:sz="0" w:space="0" w:color="auto"/>
            <w:right w:val="none" w:sz="0" w:space="0" w:color="auto"/>
          </w:divBdr>
        </w:div>
        <w:div w:id="1373843495">
          <w:marLeft w:val="640"/>
          <w:marRight w:val="0"/>
          <w:marTop w:val="0"/>
          <w:marBottom w:val="0"/>
          <w:divBdr>
            <w:top w:val="none" w:sz="0" w:space="0" w:color="auto"/>
            <w:left w:val="none" w:sz="0" w:space="0" w:color="auto"/>
            <w:bottom w:val="none" w:sz="0" w:space="0" w:color="auto"/>
            <w:right w:val="none" w:sz="0" w:space="0" w:color="auto"/>
          </w:divBdr>
        </w:div>
        <w:div w:id="1505894546">
          <w:marLeft w:val="640"/>
          <w:marRight w:val="0"/>
          <w:marTop w:val="0"/>
          <w:marBottom w:val="0"/>
          <w:divBdr>
            <w:top w:val="none" w:sz="0" w:space="0" w:color="auto"/>
            <w:left w:val="none" w:sz="0" w:space="0" w:color="auto"/>
            <w:bottom w:val="none" w:sz="0" w:space="0" w:color="auto"/>
            <w:right w:val="none" w:sz="0" w:space="0" w:color="auto"/>
          </w:divBdr>
        </w:div>
        <w:div w:id="630130118">
          <w:marLeft w:val="640"/>
          <w:marRight w:val="0"/>
          <w:marTop w:val="0"/>
          <w:marBottom w:val="0"/>
          <w:divBdr>
            <w:top w:val="none" w:sz="0" w:space="0" w:color="auto"/>
            <w:left w:val="none" w:sz="0" w:space="0" w:color="auto"/>
            <w:bottom w:val="none" w:sz="0" w:space="0" w:color="auto"/>
            <w:right w:val="none" w:sz="0" w:space="0" w:color="auto"/>
          </w:divBdr>
        </w:div>
        <w:div w:id="174195379">
          <w:marLeft w:val="640"/>
          <w:marRight w:val="0"/>
          <w:marTop w:val="0"/>
          <w:marBottom w:val="0"/>
          <w:divBdr>
            <w:top w:val="none" w:sz="0" w:space="0" w:color="auto"/>
            <w:left w:val="none" w:sz="0" w:space="0" w:color="auto"/>
            <w:bottom w:val="none" w:sz="0" w:space="0" w:color="auto"/>
            <w:right w:val="none" w:sz="0" w:space="0" w:color="auto"/>
          </w:divBdr>
        </w:div>
        <w:div w:id="631012922">
          <w:marLeft w:val="640"/>
          <w:marRight w:val="0"/>
          <w:marTop w:val="0"/>
          <w:marBottom w:val="0"/>
          <w:divBdr>
            <w:top w:val="none" w:sz="0" w:space="0" w:color="auto"/>
            <w:left w:val="none" w:sz="0" w:space="0" w:color="auto"/>
            <w:bottom w:val="none" w:sz="0" w:space="0" w:color="auto"/>
            <w:right w:val="none" w:sz="0" w:space="0" w:color="auto"/>
          </w:divBdr>
        </w:div>
        <w:div w:id="644699603">
          <w:marLeft w:val="640"/>
          <w:marRight w:val="0"/>
          <w:marTop w:val="0"/>
          <w:marBottom w:val="0"/>
          <w:divBdr>
            <w:top w:val="none" w:sz="0" w:space="0" w:color="auto"/>
            <w:left w:val="none" w:sz="0" w:space="0" w:color="auto"/>
            <w:bottom w:val="none" w:sz="0" w:space="0" w:color="auto"/>
            <w:right w:val="none" w:sz="0" w:space="0" w:color="auto"/>
          </w:divBdr>
        </w:div>
        <w:div w:id="510264516">
          <w:marLeft w:val="640"/>
          <w:marRight w:val="0"/>
          <w:marTop w:val="0"/>
          <w:marBottom w:val="0"/>
          <w:divBdr>
            <w:top w:val="none" w:sz="0" w:space="0" w:color="auto"/>
            <w:left w:val="none" w:sz="0" w:space="0" w:color="auto"/>
            <w:bottom w:val="none" w:sz="0" w:space="0" w:color="auto"/>
            <w:right w:val="none" w:sz="0" w:space="0" w:color="auto"/>
          </w:divBdr>
        </w:div>
        <w:div w:id="1719865018">
          <w:marLeft w:val="640"/>
          <w:marRight w:val="0"/>
          <w:marTop w:val="0"/>
          <w:marBottom w:val="0"/>
          <w:divBdr>
            <w:top w:val="none" w:sz="0" w:space="0" w:color="auto"/>
            <w:left w:val="none" w:sz="0" w:space="0" w:color="auto"/>
            <w:bottom w:val="none" w:sz="0" w:space="0" w:color="auto"/>
            <w:right w:val="none" w:sz="0" w:space="0" w:color="auto"/>
          </w:divBdr>
        </w:div>
        <w:div w:id="19744773">
          <w:marLeft w:val="640"/>
          <w:marRight w:val="0"/>
          <w:marTop w:val="0"/>
          <w:marBottom w:val="0"/>
          <w:divBdr>
            <w:top w:val="none" w:sz="0" w:space="0" w:color="auto"/>
            <w:left w:val="none" w:sz="0" w:space="0" w:color="auto"/>
            <w:bottom w:val="none" w:sz="0" w:space="0" w:color="auto"/>
            <w:right w:val="none" w:sz="0" w:space="0" w:color="auto"/>
          </w:divBdr>
        </w:div>
        <w:div w:id="228686546">
          <w:marLeft w:val="640"/>
          <w:marRight w:val="0"/>
          <w:marTop w:val="0"/>
          <w:marBottom w:val="0"/>
          <w:divBdr>
            <w:top w:val="none" w:sz="0" w:space="0" w:color="auto"/>
            <w:left w:val="none" w:sz="0" w:space="0" w:color="auto"/>
            <w:bottom w:val="none" w:sz="0" w:space="0" w:color="auto"/>
            <w:right w:val="none" w:sz="0" w:space="0" w:color="auto"/>
          </w:divBdr>
        </w:div>
        <w:div w:id="120922967">
          <w:marLeft w:val="640"/>
          <w:marRight w:val="0"/>
          <w:marTop w:val="0"/>
          <w:marBottom w:val="0"/>
          <w:divBdr>
            <w:top w:val="none" w:sz="0" w:space="0" w:color="auto"/>
            <w:left w:val="none" w:sz="0" w:space="0" w:color="auto"/>
            <w:bottom w:val="none" w:sz="0" w:space="0" w:color="auto"/>
            <w:right w:val="none" w:sz="0" w:space="0" w:color="auto"/>
          </w:divBdr>
        </w:div>
        <w:div w:id="1178811148">
          <w:marLeft w:val="640"/>
          <w:marRight w:val="0"/>
          <w:marTop w:val="0"/>
          <w:marBottom w:val="0"/>
          <w:divBdr>
            <w:top w:val="none" w:sz="0" w:space="0" w:color="auto"/>
            <w:left w:val="none" w:sz="0" w:space="0" w:color="auto"/>
            <w:bottom w:val="none" w:sz="0" w:space="0" w:color="auto"/>
            <w:right w:val="none" w:sz="0" w:space="0" w:color="auto"/>
          </w:divBdr>
        </w:div>
        <w:div w:id="1436828453">
          <w:marLeft w:val="640"/>
          <w:marRight w:val="0"/>
          <w:marTop w:val="0"/>
          <w:marBottom w:val="0"/>
          <w:divBdr>
            <w:top w:val="none" w:sz="0" w:space="0" w:color="auto"/>
            <w:left w:val="none" w:sz="0" w:space="0" w:color="auto"/>
            <w:bottom w:val="none" w:sz="0" w:space="0" w:color="auto"/>
            <w:right w:val="none" w:sz="0" w:space="0" w:color="auto"/>
          </w:divBdr>
        </w:div>
        <w:div w:id="2067558315">
          <w:marLeft w:val="640"/>
          <w:marRight w:val="0"/>
          <w:marTop w:val="0"/>
          <w:marBottom w:val="0"/>
          <w:divBdr>
            <w:top w:val="none" w:sz="0" w:space="0" w:color="auto"/>
            <w:left w:val="none" w:sz="0" w:space="0" w:color="auto"/>
            <w:bottom w:val="none" w:sz="0" w:space="0" w:color="auto"/>
            <w:right w:val="none" w:sz="0" w:space="0" w:color="auto"/>
          </w:divBdr>
        </w:div>
        <w:div w:id="766464029">
          <w:marLeft w:val="640"/>
          <w:marRight w:val="0"/>
          <w:marTop w:val="0"/>
          <w:marBottom w:val="0"/>
          <w:divBdr>
            <w:top w:val="none" w:sz="0" w:space="0" w:color="auto"/>
            <w:left w:val="none" w:sz="0" w:space="0" w:color="auto"/>
            <w:bottom w:val="none" w:sz="0" w:space="0" w:color="auto"/>
            <w:right w:val="none" w:sz="0" w:space="0" w:color="auto"/>
          </w:divBdr>
        </w:div>
        <w:div w:id="354425672">
          <w:marLeft w:val="640"/>
          <w:marRight w:val="0"/>
          <w:marTop w:val="0"/>
          <w:marBottom w:val="0"/>
          <w:divBdr>
            <w:top w:val="none" w:sz="0" w:space="0" w:color="auto"/>
            <w:left w:val="none" w:sz="0" w:space="0" w:color="auto"/>
            <w:bottom w:val="none" w:sz="0" w:space="0" w:color="auto"/>
            <w:right w:val="none" w:sz="0" w:space="0" w:color="auto"/>
          </w:divBdr>
        </w:div>
        <w:div w:id="963924746">
          <w:marLeft w:val="640"/>
          <w:marRight w:val="0"/>
          <w:marTop w:val="0"/>
          <w:marBottom w:val="0"/>
          <w:divBdr>
            <w:top w:val="none" w:sz="0" w:space="0" w:color="auto"/>
            <w:left w:val="none" w:sz="0" w:space="0" w:color="auto"/>
            <w:bottom w:val="none" w:sz="0" w:space="0" w:color="auto"/>
            <w:right w:val="none" w:sz="0" w:space="0" w:color="auto"/>
          </w:divBdr>
        </w:div>
        <w:div w:id="1100874014">
          <w:marLeft w:val="640"/>
          <w:marRight w:val="0"/>
          <w:marTop w:val="0"/>
          <w:marBottom w:val="0"/>
          <w:divBdr>
            <w:top w:val="none" w:sz="0" w:space="0" w:color="auto"/>
            <w:left w:val="none" w:sz="0" w:space="0" w:color="auto"/>
            <w:bottom w:val="none" w:sz="0" w:space="0" w:color="auto"/>
            <w:right w:val="none" w:sz="0" w:space="0" w:color="auto"/>
          </w:divBdr>
        </w:div>
        <w:div w:id="1567645199">
          <w:marLeft w:val="640"/>
          <w:marRight w:val="0"/>
          <w:marTop w:val="0"/>
          <w:marBottom w:val="0"/>
          <w:divBdr>
            <w:top w:val="none" w:sz="0" w:space="0" w:color="auto"/>
            <w:left w:val="none" w:sz="0" w:space="0" w:color="auto"/>
            <w:bottom w:val="none" w:sz="0" w:space="0" w:color="auto"/>
            <w:right w:val="none" w:sz="0" w:space="0" w:color="auto"/>
          </w:divBdr>
        </w:div>
        <w:div w:id="165631822">
          <w:marLeft w:val="640"/>
          <w:marRight w:val="0"/>
          <w:marTop w:val="0"/>
          <w:marBottom w:val="0"/>
          <w:divBdr>
            <w:top w:val="none" w:sz="0" w:space="0" w:color="auto"/>
            <w:left w:val="none" w:sz="0" w:space="0" w:color="auto"/>
            <w:bottom w:val="none" w:sz="0" w:space="0" w:color="auto"/>
            <w:right w:val="none" w:sz="0" w:space="0" w:color="auto"/>
          </w:divBdr>
        </w:div>
        <w:div w:id="1974673450">
          <w:marLeft w:val="640"/>
          <w:marRight w:val="0"/>
          <w:marTop w:val="0"/>
          <w:marBottom w:val="0"/>
          <w:divBdr>
            <w:top w:val="none" w:sz="0" w:space="0" w:color="auto"/>
            <w:left w:val="none" w:sz="0" w:space="0" w:color="auto"/>
            <w:bottom w:val="none" w:sz="0" w:space="0" w:color="auto"/>
            <w:right w:val="none" w:sz="0" w:space="0" w:color="auto"/>
          </w:divBdr>
        </w:div>
        <w:div w:id="1772433529">
          <w:marLeft w:val="640"/>
          <w:marRight w:val="0"/>
          <w:marTop w:val="0"/>
          <w:marBottom w:val="0"/>
          <w:divBdr>
            <w:top w:val="none" w:sz="0" w:space="0" w:color="auto"/>
            <w:left w:val="none" w:sz="0" w:space="0" w:color="auto"/>
            <w:bottom w:val="none" w:sz="0" w:space="0" w:color="auto"/>
            <w:right w:val="none" w:sz="0" w:space="0" w:color="auto"/>
          </w:divBdr>
        </w:div>
        <w:div w:id="764963686">
          <w:marLeft w:val="640"/>
          <w:marRight w:val="0"/>
          <w:marTop w:val="0"/>
          <w:marBottom w:val="0"/>
          <w:divBdr>
            <w:top w:val="none" w:sz="0" w:space="0" w:color="auto"/>
            <w:left w:val="none" w:sz="0" w:space="0" w:color="auto"/>
            <w:bottom w:val="none" w:sz="0" w:space="0" w:color="auto"/>
            <w:right w:val="none" w:sz="0" w:space="0" w:color="auto"/>
          </w:divBdr>
        </w:div>
        <w:div w:id="1639454193">
          <w:marLeft w:val="640"/>
          <w:marRight w:val="0"/>
          <w:marTop w:val="0"/>
          <w:marBottom w:val="0"/>
          <w:divBdr>
            <w:top w:val="none" w:sz="0" w:space="0" w:color="auto"/>
            <w:left w:val="none" w:sz="0" w:space="0" w:color="auto"/>
            <w:bottom w:val="none" w:sz="0" w:space="0" w:color="auto"/>
            <w:right w:val="none" w:sz="0" w:space="0" w:color="auto"/>
          </w:divBdr>
        </w:div>
        <w:div w:id="1536119731">
          <w:marLeft w:val="640"/>
          <w:marRight w:val="0"/>
          <w:marTop w:val="0"/>
          <w:marBottom w:val="0"/>
          <w:divBdr>
            <w:top w:val="none" w:sz="0" w:space="0" w:color="auto"/>
            <w:left w:val="none" w:sz="0" w:space="0" w:color="auto"/>
            <w:bottom w:val="none" w:sz="0" w:space="0" w:color="auto"/>
            <w:right w:val="none" w:sz="0" w:space="0" w:color="auto"/>
          </w:divBdr>
        </w:div>
        <w:div w:id="564878100">
          <w:marLeft w:val="640"/>
          <w:marRight w:val="0"/>
          <w:marTop w:val="0"/>
          <w:marBottom w:val="0"/>
          <w:divBdr>
            <w:top w:val="none" w:sz="0" w:space="0" w:color="auto"/>
            <w:left w:val="none" w:sz="0" w:space="0" w:color="auto"/>
            <w:bottom w:val="none" w:sz="0" w:space="0" w:color="auto"/>
            <w:right w:val="none" w:sz="0" w:space="0" w:color="auto"/>
          </w:divBdr>
        </w:div>
        <w:div w:id="715354854">
          <w:marLeft w:val="640"/>
          <w:marRight w:val="0"/>
          <w:marTop w:val="0"/>
          <w:marBottom w:val="0"/>
          <w:divBdr>
            <w:top w:val="none" w:sz="0" w:space="0" w:color="auto"/>
            <w:left w:val="none" w:sz="0" w:space="0" w:color="auto"/>
            <w:bottom w:val="none" w:sz="0" w:space="0" w:color="auto"/>
            <w:right w:val="none" w:sz="0" w:space="0" w:color="auto"/>
          </w:divBdr>
        </w:div>
        <w:div w:id="2105493113">
          <w:marLeft w:val="640"/>
          <w:marRight w:val="0"/>
          <w:marTop w:val="0"/>
          <w:marBottom w:val="0"/>
          <w:divBdr>
            <w:top w:val="none" w:sz="0" w:space="0" w:color="auto"/>
            <w:left w:val="none" w:sz="0" w:space="0" w:color="auto"/>
            <w:bottom w:val="none" w:sz="0" w:space="0" w:color="auto"/>
            <w:right w:val="none" w:sz="0" w:space="0" w:color="auto"/>
          </w:divBdr>
        </w:div>
        <w:div w:id="617685059">
          <w:marLeft w:val="640"/>
          <w:marRight w:val="0"/>
          <w:marTop w:val="0"/>
          <w:marBottom w:val="0"/>
          <w:divBdr>
            <w:top w:val="none" w:sz="0" w:space="0" w:color="auto"/>
            <w:left w:val="none" w:sz="0" w:space="0" w:color="auto"/>
            <w:bottom w:val="none" w:sz="0" w:space="0" w:color="auto"/>
            <w:right w:val="none" w:sz="0" w:space="0" w:color="auto"/>
          </w:divBdr>
        </w:div>
        <w:div w:id="1104882726">
          <w:marLeft w:val="640"/>
          <w:marRight w:val="0"/>
          <w:marTop w:val="0"/>
          <w:marBottom w:val="0"/>
          <w:divBdr>
            <w:top w:val="none" w:sz="0" w:space="0" w:color="auto"/>
            <w:left w:val="none" w:sz="0" w:space="0" w:color="auto"/>
            <w:bottom w:val="none" w:sz="0" w:space="0" w:color="auto"/>
            <w:right w:val="none" w:sz="0" w:space="0" w:color="auto"/>
          </w:divBdr>
        </w:div>
        <w:div w:id="1115905502">
          <w:marLeft w:val="640"/>
          <w:marRight w:val="0"/>
          <w:marTop w:val="0"/>
          <w:marBottom w:val="0"/>
          <w:divBdr>
            <w:top w:val="none" w:sz="0" w:space="0" w:color="auto"/>
            <w:left w:val="none" w:sz="0" w:space="0" w:color="auto"/>
            <w:bottom w:val="none" w:sz="0" w:space="0" w:color="auto"/>
            <w:right w:val="none" w:sz="0" w:space="0" w:color="auto"/>
          </w:divBdr>
        </w:div>
        <w:div w:id="917323615">
          <w:marLeft w:val="640"/>
          <w:marRight w:val="0"/>
          <w:marTop w:val="0"/>
          <w:marBottom w:val="0"/>
          <w:divBdr>
            <w:top w:val="none" w:sz="0" w:space="0" w:color="auto"/>
            <w:left w:val="none" w:sz="0" w:space="0" w:color="auto"/>
            <w:bottom w:val="none" w:sz="0" w:space="0" w:color="auto"/>
            <w:right w:val="none" w:sz="0" w:space="0" w:color="auto"/>
          </w:divBdr>
        </w:div>
        <w:div w:id="1050422156">
          <w:marLeft w:val="640"/>
          <w:marRight w:val="0"/>
          <w:marTop w:val="0"/>
          <w:marBottom w:val="0"/>
          <w:divBdr>
            <w:top w:val="none" w:sz="0" w:space="0" w:color="auto"/>
            <w:left w:val="none" w:sz="0" w:space="0" w:color="auto"/>
            <w:bottom w:val="none" w:sz="0" w:space="0" w:color="auto"/>
            <w:right w:val="none" w:sz="0" w:space="0" w:color="auto"/>
          </w:divBdr>
        </w:div>
        <w:div w:id="630284656">
          <w:marLeft w:val="640"/>
          <w:marRight w:val="0"/>
          <w:marTop w:val="0"/>
          <w:marBottom w:val="0"/>
          <w:divBdr>
            <w:top w:val="none" w:sz="0" w:space="0" w:color="auto"/>
            <w:left w:val="none" w:sz="0" w:space="0" w:color="auto"/>
            <w:bottom w:val="none" w:sz="0" w:space="0" w:color="auto"/>
            <w:right w:val="none" w:sz="0" w:space="0" w:color="auto"/>
          </w:divBdr>
        </w:div>
        <w:div w:id="466050340">
          <w:marLeft w:val="640"/>
          <w:marRight w:val="0"/>
          <w:marTop w:val="0"/>
          <w:marBottom w:val="0"/>
          <w:divBdr>
            <w:top w:val="none" w:sz="0" w:space="0" w:color="auto"/>
            <w:left w:val="none" w:sz="0" w:space="0" w:color="auto"/>
            <w:bottom w:val="none" w:sz="0" w:space="0" w:color="auto"/>
            <w:right w:val="none" w:sz="0" w:space="0" w:color="auto"/>
          </w:divBdr>
        </w:div>
        <w:div w:id="1646007197">
          <w:marLeft w:val="640"/>
          <w:marRight w:val="0"/>
          <w:marTop w:val="0"/>
          <w:marBottom w:val="0"/>
          <w:divBdr>
            <w:top w:val="none" w:sz="0" w:space="0" w:color="auto"/>
            <w:left w:val="none" w:sz="0" w:space="0" w:color="auto"/>
            <w:bottom w:val="none" w:sz="0" w:space="0" w:color="auto"/>
            <w:right w:val="none" w:sz="0" w:space="0" w:color="auto"/>
          </w:divBdr>
        </w:div>
        <w:div w:id="233249445">
          <w:marLeft w:val="640"/>
          <w:marRight w:val="0"/>
          <w:marTop w:val="0"/>
          <w:marBottom w:val="0"/>
          <w:divBdr>
            <w:top w:val="none" w:sz="0" w:space="0" w:color="auto"/>
            <w:left w:val="none" w:sz="0" w:space="0" w:color="auto"/>
            <w:bottom w:val="none" w:sz="0" w:space="0" w:color="auto"/>
            <w:right w:val="none" w:sz="0" w:space="0" w:color="auto"/>
          </w:divBdr>
        </w:div>
        <w:div w:id="953292034">
          <w:marLeft w:val="640"/>
          <w:marRight w:val="0"/>
          <w:marTop w:val="0"/>
          <w:marBottom w:val="0"/>
          <w:divBdr>
            <w:top w:val="none" w:sz="0" w:space="0" w:color="auto"/>
            <w:left w:val="none" w:sz="0" w:space="0" w:color="auto"/>
            <w:bottom w:val="none" w:sz="0" w:space="0" w:color="auto"/>
            <w:right w:val="none" w:sz="0" w:space="0" w:color="auto"/>
          </w:divBdr>
        </w:div>
        <w:div w:id="1908035053">
          <w:marLeft w:val="640"/>
          <w:marRight w:val="0"/>
          <w:marTop w:val="0"/>
          <w:marBottom w:val="0"/>
          <w:divBdr>
            <w:top w:val="none" w:sz="0" w:space="0" w:color="auto"/>
            <w:left w:val="none" w:sz="0" w:space="0" w:color="auto"/>
            <w:bottom w:val="none" w:sz="0" w:space="0" w:color="auto"/>
            <w:right w:val="none" w:sz="0" w:space="0" w:color="auto"/>
          </w:divBdr>
        </w:div>
        <w:div w:id="436104714">
          <w:marLeft w:val="640"/>
          <w:marRight w:val="0"/>
          <w:marTop w:val="0"/>
          <w:marBottom w:val="0"/>
          <w:divBdr>
            <w:top w:val="none" w:sz="0" w:space="0" w:color="auto"/>
            <w:left w:val="none" w:sz="0" w:space="0" w:color="auto"/>
            <w:bottom w:val="none" w:sz="0" w:space="0" w:color="auto"/>
            <w:right w:val="none" w:sz="0" w:space="0" w:color="auto"/>
          </w:divBdr>
        </w:div>
        <w:div w:id="206793588">
          <w:marLeft w:val="640"/>
          <w:marRight w:val="0"/>
          <w:marTop w:val="0"/>
          <w:marBottom w:val="0"/>
          <w:divBdr>
            <w:top w:val="none" w:sz="0" w:space="0" w:color="auto"/>
            <w:left w:val="none" w:sz="0" w:space="0" w:color="auto"/>
            <w:bottom w:val="none" w:sz="0" w:space="0" w:color="auto"/>
            <w:right w:val="none" w:sz="0" w:space="0" w:color="auto"/>
          </w:divBdr>
        </w:div>
        <w:div w:id="1792939090">
          <w:marLeft w:val="640"/>
          <w:marRight w:val="0"/>
          <w:marTop w:val="0"/>
          <w:marBottom w:val="0"/>
          <w:divBdr>
            <w:top w:val="none" w:sz="0" w:space="0" w:color="auto"/>
            <w:left w:val="none" w:sz="0" w:space="0" w:color="auto"/>
            <w:bottom w:val="none" w:sz="0" w:space="0" w:color="auto"/>
            <w:right w:val="none" w:sz="0" w:space="0" w:color="auto"/>
          </w:divBdr>
        </w:div>
      </w:divsChild>
    </w:div>
    <w:div w:id="475220955">
      <w:bodyDiv w:val="1"/>
      <w:marLeft w:val="0"/>
      <w:marRight w:val="0"/>
      <w:marTop w:val="0"/>
      <w:marBottom w:val="0"/>
      <w:divBdr>
        <w:top w:val="none" w:sz="0" w:space="0" w:color="auto"/>
        <w:left w:val="none" w:sz="0" w:space="0" w:color="auto"/>
        <w:bottom w:val="none" w:sz="0" w:space="0" w:color="auto"/>
        <w:right w:val="none" w:sz="0" w:space="0" w:color="auto"/>
      </w:divBdr>
      <w:divsChild>
        <w:div w:id="734667209">
          <w:marLeft w:val="0"/>
          <w:marRight w:val="0"/>
          <w:marTop w:val="0"/>
          <w:marBottom w:val="0"/>
          <w:divBdr>
            <w:top w:val="none" w:sz="0" w:space="0" w:color="auto"/>
            <w:left w:val="none" w:sz="0" w:space="0" w:color="auto"/>
            <w:bottom w:val="none" w:sz="0" w:space="0" w:color="auto"/>
            <w:right w:val="none" w:sz="0" w:space="0" w:color="auto"/>
          </w:divBdr>
          <w:divsChild>
            <w:div w:id="427578688">
              <w:marLeft w:val="0"/>
              <w:marRight w:val="0"/>
              <w:marTop w:val="0"/>
              <w:marBottom w:val="0"/>
              <w:divBdr>
                <w:top w:val="none" w:sz="0" w:space="0" w:color="auto"/>
                <w:left w:val="none" w:sz="0" w:space="0" w:color="auto"/>
                <w:bottom w:val="none" w:sz="0" w:space="0" w:color="auto"/>
                <w:right w:val="none" w:sz="0" w:space="0" w:color="auto"/>
              </w:divBdr>
              <w:divsChild>
                <w:div w:id="20164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324015">
      <w:bodyDiv w:val="1"/>
      <w:marLeft w:val="0"/>
      <w:marRight w:val="0"/>
      <w:marTop w:val="0"/>
      <w:marBottom w:val="0"/>
      <w:divBdr>
        <w:top w:val="none" w:sz="0" w:space="0" w:color="auto"/>
        <w:left w:val="none" w:sz="0" w:space="0" w:color="auto"/>
        <w:bottom w:val="none" w:sz="0" w:space="0" w:color="auto"/>
        <w:right w:val="none" w:sz="0" w:space="0" w:color="auto"/>
      </w:divBdr>
      <w:divsChild>
        <w:div w:id="761609829">
          <w:marLeft w:val="640"/>
          <w:marRight w:val="0"/>
          <w:marTop w:val="0"/>
          <w:marBottom w:val="0"/>
          <w:divBdr>
            <w:top w:val="none" w:sz="0" w:space="0" w:color="auto"/>
            <w:left w:val="none" w:sz="0" w:space="0" w:color="auto"/>
            <w:bottom w:val="none" w:sz="0" w:space="0" w:color="auto"/>
            <w:right w:val="none" w:sz="0" w:space="0" w:color="auto"/>
          </w:divBdr>
        </w:div>
        <w:div w:id="1220560027">
          <w:marLeft w:val="640"/>
          <w:marRight w:val="0"/>
          <w:marTop w:val="0"/>
          <w:marBottom w:val="0"/>
          <w:divBdr>
            <w:top w:val="none" w:sz="0" w:space="0" w:color="auto"/>
            <w:left w:val="none" w:sz="0" w:space="0" w:color="auto"/>
            <w:bottom w:val="none" w:sz="0" w:space="0" w:color="auto"/>
            <w:right w:val="none" w:sz="0" w:space="0" w:color="auto"/>
          </w:divBdr>
        </w:div>
        <w:div w:id="2028486364">
          <w:marLeft w:val="640"/>
          <w:marRight w:val="0"/>
          <w:marTop w:val="0"/>
          <w:marBottom w:val="0"/>
          <w:divBdr>
            <w:top w:val="none" w:sz="0" w:space="0" w:color="auto"/>
            <w:left w:val="none" w:sz="0" w:space="0" w:color="auto"/>
            <w:bottom w:val="none" w:sz="0" w:space="0" w:color="auto"/>
            <w:right w:val="none" w:sz="0" w:space="0" w:color="auto"/>
          </w:divBdr>
        </w:div>
        <w:div w:id="684132014">
          <w:marLeft w:val="640"/>
          <w:marRight w:val="0"/>
          <w:marTop w:val="0"/>
          <w:marBottom w:val="0"/>
          <w:divBdr>
            <w:top w:val="none" w:sz="0" w:space="0" w:color="auto"/>
            <w:left w:val="none" w:sz="0" w:space="0" w:color="auto"/>
            <w:bottom w:val="none" w:sz="0" w:space="0" w:color="auto"/>
            <w:right w:val="none" w:sz="0" w:space="0" w:color="auto"/>
          </w:divBdr>
        </w:div>
        <w:div w:id="1036782471">
          <w:marLeft w:val="640"/>
          <w:marRight w:val="0"/>
          <w:marTop w:val="0"/>
          <w:marBottom w:val="0"/>
          <w:divBdr>
            <w:top w:val="none" w:sz="0" w:space="0" w:color="auto"/>
            <w:left w:val="none" w:sz="0" w:space="0" w:color="auto"/>
            <w:bottom w:val="none" w:sz="0" w:space="0" w:color="auto"/>
            <w:right w:val="none" w:sz="0" w:space="0" w:color="auto"/>
          </w:divBdr>
        </w:div>
        <w:div w:id="1266301504">
          <w:marLeft w:val="640"/>
          <w:marRight w:val="0"/>
          <w:marTop w:val="0"/>
          <w:marBottom w:val="0"/>
          <w:divBdr>
            <w:top w:val="none" w:sz="0" w:space="0" w:color="auto"/>
            <w:left w:val="none" w:sz="0" w:space="0" w:color="auto"/>
            <w:bottom w:val="none" w:sz="0" w:space="0" w:color="auto"/>
            <w:right w:val="none" w:sz="0" w:space="0" w:color="auto"/>
          </w:divBdr>
        </w:div>
        <w:div w:id="1267466526">
          <w:marLeft w:val="640"/>
          <w:marRight w:val="0"/>
          <w:marTop w:val="0"/>
          <w:marBottom w:val="0"/>
          <w:divBdr>
            <w:top w:val="none" w:sz="0" w:space="0" w:color="auto"/>
            <w:left w:val="none" w:sz="0" w:space="0" w:color="auto"/>
            <w:bottom w:val="none" w:sz="0" w:space="0" w:color="auto"/>
            <w:right w:val="none" w:sz="0" w:space="0" w:color="auto"/>
          </w:divBdr>
        </w:div>
        <w:div w:id="1932930096">
          <w:marLeft w:val="640"/>
          <w:marRight w:val="0"/>
          <w:marTop w:val="0"/>
          <w:marBottom w:val="0"/>
          <w:divBdr>
            <w:top w:val="none" w:sz="0" w:space="0" w:color="auto"/>
            <w:left w:val="none" w:sz="0" w:space="0" w:color="auto"/>
            <w:bottom w:val="none" w:sz="0" w:space="0" w:color="auto"/>
            <w:right w:val="none" w:sz="0" w:space="0" w:color="auto"/>
          </w:divBdr>
        </w:div>
        <w:div w:id="1130825334">
          <w:marLeft w:val="640"/>
          <w:marRight w:val="0"/>
          <w:marTop w:val="0"/>
          <w:marBottom w:val="0"/>
          <w:divBdr>
            <w:top w:val="none" w:sz="0" w:space="0" w:color="auto"/>
            <w:left w:val="none" w:sz="0" w:space="0" w:color="auto"/>
            <w:bottom w:val="none" w:sz="0" w:space="0" w:color="auto"/>
            <w:right w:val="none" w:sz="0" w:space="0" w:color="auto"/>
          </w:divBdr>
        </w:div>
        <w:div w:id="1654333470">
          <w:marLeft w:val="640"/>
          <w:marRight w:val="0"/>
          <w:marTop w:val="0"/>
          <w:marBottom w:val="0"/>
          <w:divBdr>
            <w:top w:val="none" w:sz="0" w:space="0" w:color="auto"/>
            <w:left w:val="none" w:sz="0" w:space="0" w:color="auto"/>
            <w:bottom w:val="none" w:sz="0" w:space="0" w:color="auto"/>
            <w:right w:val="none" w:sz="0" w:space="0" w:color="auto"/>
          </w:divBdr>
        </w:div>
        <w:div w:id="618099508">
          <w:marLeft w:val="640"/>
          <w:marRight w:val="0"/>
          <w:marTop w:val="0"/>
          <w:marBottom w:val="0"/>
          <w:divBdr>
            <w:top w:val="none" w:sz="0" w:space="0" w:color="auto"/>
            <w:left w:val="none" w:sz="0" w:space="0" w:color="auto"/>
            <w:bottom w:val="none" w:sz="0" w:space="0" w:color="auto"/>
            <w:right w:val="none" w:sz="0" w:space="0" w:color="auto"/>
          </w:divBdr>
        </w:div>
        <w:div w:id="818036224">
          <w:marLeft w:val="640"/>
          <w:marRight w:val="0"/>
          <w:marTop w:val="0"/>
          <w:marBottom w:val="0"/>
          <w:divBdr>
            <w:top w:val="none" w:sz="0" w:space="0" w:color="auto"/>
            <w:left w:val="none" w:sz="0" w:space="0" w:color="auto"/>
            <w:bottom w:val="none" w:sz="0" w:space="0" w:color="auto"/>
            <w:right w:val="none" w:sz="0" w:space="0" w:color="auto"/>
          </w:divBdr>
        </w:div>
        <w:div w:id="782769365">
          <w:marLeft w:val="640"/>
          <w:marRight w:val="0"/>
          <w:marTop w:val="0"/>
          <w:marBottom w:val="0"/>
          <w:divBdr>
            <w:top w:val="none" w:sz="0" w:space="0" w:color="auto"/>
            <w:left w:val="none" w:sz="0" w:space="0" w:color="auto"/>
            <w:bottom w:val="none" w:sz="0" w:space="0" w:color="auto"/>
            <w:right w:val="none" w:sz="0" w:space="0" w:color="auto"/>
          </w:divBdr>
        </w:div>
        <w:div w:id="982928485">
          <w:marLeft w:val="640"/>
          <w:marRight w:val="0"/>
          <w:marTop w:val="0"/>
          <w:marBottom w:val="0"/>
          <w:divBdr>
            <w:top w:val="none" w:sz="0" w:space="0" w:color="auto"/>
            <w:left w:val="none" w:sz="0" w:space="0" w:color="auto"/>
            <w:bottom w:val="none" w:sz="0" w:space="0" w:color="auto"/>
            <w:right w:val="none" w:sz="0" w:space="0" w:color="auto"/>
          </w:divBdr>
        </w:div>
        <w:div w:id="1796215166">
          <w:marLeft w:val="640"/>
          <w:marRight w:val="0"/>
          <w:marTop w:val="0"/>
          <w:marBottom w:val="0"/>
          <w:divBdr>
            <w:top w:val="none" w:sz="0" w:space="0" w:color="auto"/>
            <w:left w:val="none" w:sz="0" w:space="0" w:color="auto"/>
            <w:bottom w:val="none" w:sz="0" w:space="0" w:color="auto"/>
            <w:right w:val="none" w:sz="0" w:space="0" w:color="auto"/>
          </w:divBdr>
        </w:div>
        <w:div w:id="342442932">
          <w:marLeft w:val="640"/>
          <w:marRight w:val="0"/>
          <w:marTop w:val="0"/>
          <w:marBottom w:val="0"/>
          <w:divBdr>
            <w:top w:val="none" w:sz="0" w:space="0" w:color="auto"/>
            <w:left w:val="none" w:sz="0" w:space="0" w:color="auto"/>
            <w:bottom w:val="none" w:sz="0" w:space="0" w:color="auto"/>
            <w:right w:val="none" w:sz="0" w:space="0" w:color="auto"/>
          </w:divBdr>
        </w:div>
        <w:div w:id="2089961272">
          <w:marLeft w:val="640"/>
          <w:marRight w:val="0"/>
          <w:marTop w:val="0"/>
          <w:marBottom w:val="0"/>
          <w:divBdr>
            <w:top w:val="none" w:sz="0" w:space="0" w:color="auto"/>
            <w:left w:val="none" w:sz="0" w:space="0" w:color="auto"/>
            <w:bottom w:val="none" w:sz="0" w:space="0" w:color="auto"/>
            <w:right w:val="none" w:sz="0" w:space="0" w:color="auto"/>
          </w:divBdr>
        </w:div>
        <w:div w:id="1108549610">
          <w:marLeft w:val="640"/>
          <w:marRight w:val="0"/>
          <w:marTop w:val="0"/>
          <w:marBottom w:val="0"/>
          <w:divBdr>
            <w:top w:val="none" w:sz="0" w:space="0" w:color="auto"/>
            <w:left w:val="none" w:sz="0" w:space="0" w:color="auto"/>
            <w:bottom w:val="none" w:sz="0" w:space="0" w:color="auto"/>
            <w:right w:val="none" w:sz="0" w:space="0" w:color="auto"/>
          </w:divBdr>
        </w:div>
        <w:div w:id="1692757721">
          <w:marLeft w:val="640"/>
          <w:marRight w:val="0"/>
          <w:marTop w:val="0"/>
          <w:marBottom w:val="0"/>
          <w:divBdr>
            <w:top w:val="none" w:sz="0" w:space="0" w:color="auto"/>
            <w:left w:val="none" w:sz="0" w:space="0" w:color="auto"/>
            <w:bottom w:val="none" w:sz="0" w:space="0" w:color="auto"/>
            <w:right w:val="none" w:sz="0" w:space="0" w:color="auto"/>
          </w:divBdr>
        </w:div>
        <w:div w:id="563951228">
          <w:marLeft w:val="640"/>
          <w:marRight w:val="0"/>
          <w:marTop w:val="0"/>
          <w:marBottom w:val="0"/>
          <w:divBdr>
            <w:top w:val="none" w:sz="0" w:space="0" w:color="auto"/>
            <w:left w:val="none" w:sz="0" w:space="0" w:color="auto"/>
            <w:bottom w:val="none" w:sz="0" w:space="0" w:color="auto"/>
            <w:right w:val="none" w:sz="0" w:space="0" w:color="auto"/>
          </w:divBdr>
        </w:div>
        <w:div w:id="1243640342">
          <w:marLeft w:val="640"/>
          <w:marRight w:val="0"/>
          <w:marTop w:val="0"/>
          <w:marBottom w:val="0"/>
          <w:divBdr>
            <w:top w:val="none" w:sz="0" w:space="0" w:color="auto"/>
            <w:left w:val="none" w:sz="0" w:space="0" w:color="auto"/>
            <w:bottom w:val="none" w:sz="0" w:space="0" w:color="auto"/>
            <w:right w:val="none" w:sz="0" w:space="0" w:color="auto"/>
          </w:divBdr>
        </w:div>
        <w:div w:id="1817867431">
          <w:marLeft w:val="640"/>
          <w:marRight w:val="0"/>
          <w:marTop w:val="0"/>
          <w:marBottom w:val="0"/>
          <w:divBdr>
            <w:top w:val="none" w:sz="0" w:space="0" w:color="auto"/>
            <w:left w:val="none" w:sz="0" w:space="0" w:color="auto"/>
            <w:bottom w:val="none" w:sz="0" w:space="0" w:color="auto"/>
            <w:right w:val="none" w:sz="0" w:space="0" w:color="auto"/>
          </w:divBdr>
        </w:div>
        <w:div w:id="1217355535">
          <w:marLeft w:val="640"/>
          <w:marRight w:val="0"/>
          <w:marTop w:val="0"/>
          <w:marBottom w:val="0"/>
          <w:divBdr>
            <w:top w:val="none" w:sz="0" w:space="0" w:color="auto"/>
            <w:left w:val="none" w:sz="0" w:space="0" w:color="auto"/>
            <w:bottom w:val="none" w:sz="0" w:space="0" w:color="auto"/>
            <w:right w:val="none" w:sz="0" w:space="0" w:color="auto"/>
          </w:divBdr>
        </w:div>
        <w:div w:id="2046326868">
          <w:marLeft w:val="640"/>
          <w:marRight w:val="0"/>
          <w:marTop w:val="0"/>
          <w:marBottom w:val="0"/>
          <w:divBdr>
            <w:top w:val="none" w:sz="0" w:space="0" w:color="auto"/>
            <w:left w:val="none" w:sz="0" w:space="0" w:color="auto"/>
            <w:bottom w:val="none" w:sz="0" w:space="0" w:color="auto"/>
            <w:right w:val="none" w:sz="0" w:space="0" w:color="auto"/>
          </w:divBdr>
        </w:div>
        <w:div w:id="1804539541">
          <w:marLeft w:val="640"/>
          <w:marRight w:val="0"/>
          <w:marTop w:val="0"/>
          <w:marBottom w:val="0"/>
          <w:divBdr>
            <w:top w:val="none" w:sz="0" w:space="0" w:color="auto"/>
            <w:left w:val="none" w:sz="0" w:space="0" w:color="auto"/>
            <w:bottom w:val="none" w:sz="0" w:space="0" w:color="auto"/>
            <w:right w:val="none" w:sz="0" w:space="0" w:color="auto"/>
          </w:divBdr>
        </w:div>
        <w:div w:id="1610427618">
          <w:marLeft w:val="640"/>
          <w:marRight w:val="0"/>
          <w:marTop w:val="0"/>
          <w:marBottom w:val="0"/>
          <w:divBdr>
            <w:top w:val="none" w:sz="0" w:space="0" w:color="auto"/>
            <w:left w:val="none" w:sz="0" w:space="0" w:color="auto"/>
            <w:bottom w:val="none" w:sz="0" w:space="0" w:color="auto"/>
            <w:right w:val="none" w:sz="0" w:space="0" w:color="auto"/>
          </w:divBdr>
        </w:div>
        <w:div w:id="1571573365">
          <w:marLeft w:val="640"/>
          <w:marRight w:val="0"/>
          <w:marTop w:val="0"/>
          <w:marBottom w:val="0"/>
          <w:divBdr>
            <w:top w:val="none" w:sz="0" w:space="0" w:color="auto"/>
            <w:left w:val="none" w:sz="0" w:space="0" w:color="auto"/>
            <w:bottom w:val="none" w:sz="0" w:space="0" w:color="auto"/>
            <w:right w:val="none" w:sz="0" w:space="0" w:color="auto"/>
          </w:divBdr>
        </w:div>
        <w:div w:id="184369622">
          <w:marLeft w:val="640"/>
          <w:marRight w:val="0"/>
          <w:marTop w:val="0"/>
          <w:marBottom w:val="0"/>
          <w:divBdr>
            <w:top w:val="none" w:sz="0" w:space="0" w:color="auto"/>
            <w:left w:val="none" w:sz="0" w:space="0" w:color="auto"/>
            <w:bottom w:val="none" w:sz="0" w:space="0" w:color="auto"/>
            <w:right w:val="none" w:sz="0" w:space="0" w:color="auto"/>
          </w:divBdr>
        </w:div>
        <w:div w:id="939869116">
          <w:marLeft w:val="640"/>
          <w:marRight w:val="0"/>
          <w:marTop w:val="0"/>
          <w:marBottom w:val="0"/>
          <w:divBdr>
            <w:top w:val="none" w:sz="0" w:space="0" w:color="auto"/>
            <w:left w:val="none" w:sz="0" w:space="0" w:color="auto"/>
            <w:bottom w:val="none" w:sz="0" w:space="0" w:color="auto"/>
            <w:right w:val="none" w:sz="0" w:space="0" w:color="auto"/>
          </w:divBdr>
        </w:div>
        <w:div w:id="594485483">
          <w:marLeft w:val="640"/>
          <w:marRight w:val="0"/>
          <w:marTop w:val="0"/>
          <w:marBottom w:val="0"/>
          <w:divBdr>
            <w:top w:val="none" w:sz="0" w:space="0" w:color="auto"/>
            <w:left w:val="none" w:sz="0" w:space="0" w:color="auto"/>
            <w:bottom w:val="none" w:sz="0" w:space="0" w:color="auto"/>
            <w:right w:val="none" w:sz="0" w:space="0" w:color="auto"/>
          </w:divBdr>
        </w:div>
        <w:div w:id="1992322933">
          <w:marLeft w:val="640"/>
          <w:marRight w:val="0"/>
          <w:marTop w:val="0"/>
          <w:marBottom w:val="0"/>
          <w:divBdr>
            <w:top w:val="none" w:sz="0" w:space="0" w:color="auto"/>
            <w:left w:val="none" w:sz="0" w:space="0" w:color="auto"/>
            <w:bottom w:val="none" w:sz="0" w:space="0" w:color="auto"/>
            <w:right w:val="none" w:sz="0" w:space="0" w:color="auto"/>
          </w:divBdr>
        </w:div>
        <w:div w:id="176776476">
          <w:marLeft w:val="640"/>
          <w:marRight w:val="0"/>
          <w:marTop w:val="0"/>
          <w:marBottom w:val="0"/>
          <w:divBdr>
            <w:top w:val="none" w:sz="0" w:space="0" w:color="auto"/>
            <w:left w:val="none" w:sz="0" w:space="0" w:color="auto"/>
            <w:bottom w:val="none" w:sz="0" w:space="0" w:color="auto"/>
            <w:right w:val="none" w:sz="0" w:space="0" w:color="auto"/>
          </w:divBdr>
        </w:div>
        <w:div w:id="417023162">
          <w:marLeft w:val="640"/>
          <w:marRight w:val="0"/>
          <w:marTop w:val="0"/>
          <w:marBottom w:val="0"/>
          <w:divBdr>
            <w:top w:val="none" w:sz="0" w:space="0" w:color="auto"/>
            <w:left w:val="none" w:sz="0" w:space="0" w:color="auto"/>
            <w:bottom w:val="none" w:sz="0" w:space="0" w:color="auto"/>
            <w:right w:val="none" w:sz="0" w:space="0" w:color="auto"/>
          </w:divBdr>
        </w:div>
        <w:div w:id="1076126778">
          <w:marLeft w:val="640"/>
          <w:marRight w:val="0"/>
          <w:marTop w:val="0"/>
          <w:marBottom w:val="0"/>
          <w:divBdr>
            <w:top w:val="none" w:sz="0" w:space="0" w:color="auto"/>
            <w:left w:val="none" w:sz="0" w:space="0" w:color="auto"/>
            <w:bottom w:val="none" w:sz="0" w:space="0" w:color="auto"/>
            <w:right w:val="none" w:sz="0" w:space="0" w:color="auto"/>
          </w:divBdr>
        </w:div>
        <w:div w:id="1037437364">
          <w:marLeft w:val="640"/>
          <w:marRight w:val="0"/>
          <w:marTop w:val="0"/>
          <w:marBottom w:val="0"/>
          <w:divBdr>
            <w:top w:val="none" w:sz="0" w:space="0" w:color="auto"/>
            <w:left w:val="none" w:sz="0" w:space="0" w:color="auto"/>
            <w:bottom w:val="none" w:sz="0" w:space="0" w:color="auto"/>
            <w:right w:val="none" w:sz="0" w:space="0" w:color="auto"/>
          </w:divBdr>
        </w:div>
        <w:div w:id="1021781838">
          <w:marLeft w:val="640"/>
          <w:marRight w:val="0"/>
          <w:marTop w:val="0"/>
          <w:marBottom w:val="0"/>
          <w:divBdr>
            <w:top w:val="none" w:sz="0" w:space="0" w:color="auto"/>
            <w:left w:val="none" w:sz="0" w:space="0" w:color="auto"/>
            <w:bottom w:val="none" w:sz="0" w:space="0" w:color="auto"/>
            <w:right w:val="none" w:sz="0" w:space="0" w:color="auto"/>
          </w:divBdr>
        </w:div>
        <w:div w:id="1706100408">
          <w:marLeft w:val="640"/>
          <w:marRight w:val="0"/>
          <w:marTop w:val="0"/>
          <w:marBottom w:val="0"/>
          <w:divBdr>
            <w:top w:val="none" w:sz="0" w:space="0" w:color="auto"/>
            <w:left w:val="none" w:sz="0" w:space="0" w:color="auto"/>
            <w:bottom w:val="none" w:sz="0" w:space="0" w:color="auto"/>
            <w:right w:val="none" w:sz="0" w:space="0" w:color="auto"/>
          </w:divBdr>
        </w:div>
        <w:div w:id="1082071291">
          <w:marLeft w:val="640"/>
          <w:marRight w:val="0"/>
          <w:marTop w:val="0"/>
          <w:marBottom w:val="0"/>
          <w:divBdr>
            <w:top w:val="none" w:sz="0" w:space="0" w:color="auto"/>
            <w:left w:val="none" w:sz="0" w:space="0" w:color="auto"/>
            <w:bottom w:val="none" w:sz="0" w:space="0" w:color="auto"/>
            <w:right w:val="none" w:sz="0" w:space="0" w:color="auto"/>
          </w:divBdr>
        </w:div>
        <w:div w:id="1367369973">
          <w:marLeft w:val="640"/>
          <w:marRight w:val="0"/>
          <w:marTop w:val="0"/>
          <w:marBottom w:val="0"/>
          <w:divBdr>
            <w:top w:val="none" w:sz="0" w:space="0" w:color="auto"/>
            <w:left w:val="none" w:sz="0" w:space="0" w:color="auto"/>
            <w:bottom w:val="none" w:sz="0" w:space="0" w:color="auto"/>
            <w:right w:val="none" w:sz="0" w:space="0" w:color="auto"/>
          </w:divBdr>
        </w:div>
        <w:div w:id="502208798">
          <w:marLeft w:val="640"/>
          <w:marRight w:val="0"/>
          <w:marTop w:val="0"/>
          <w:marBottom w:val="0"/>
          <w:divBdr>
            <w:top w:val="none" w:sz="0" w:space="0" w:color="auto"/>
            <w:left w:val="none" w:sz="0" w:space="0" w:color="auto"/>
            <w:bottom w:val="none" w:sz="0" w:space="0" w:color="auto"/>
            <w:right w:val="none" w:sz="0" w:space="0" w:color="auto"/>
          </w:divBdr>
        </w:div>
        <w:div w:id="429854428">
          <w:marLeft w:val="640"/>
          <w:marRight w:val="0"/>
          <w:marTop w:val="0"/>
          <w:marBottom w:val="0"/>
          <w:divBdr>
            <w:top w:val="none" w:sz="0" w:space="0" w:color="auto"/>
            <w:left w:val="none" w:sz="0" w:space="0" w:color="auto"/>
            <w:bottom w:val="none" w:sz="0" w:space="0" w:color="auto"/>
            <w:right w:val="none" w:sz="0" w:space="0" w:color="auto"/>
          </w:divBdr>
        </w:div>
        <w:div w:id="156725306">
          <w:marLeft w:val="640"/>
          <w:marRight w:val="0"/>
          <w:marTop w:val="0"/>
          <w:marBottom w:val="0"/>
          <w:divBdr>
            <w:top w:val="none" w:sz="0" w:space="0" w:color="auto"/>
            <w:left w:val="none" w:sz="0" w:space="0" w:color="auto"/>
            <w:bottom w:val="none" w:sz="0" w:space="0" w:color="auto"/>
            <w:right w:val="none" w:sz="0" w:space="0" w:color="auto"/>
          </w:divBdr>
        </w:div>
        <w:div w:id="129447841">
          <w:marLeft w:val="640"/>
          <w:marRight w:val="0"/>
          <w:marTop w:val="0"/>
          <w:marBottom w:val="0"/>
          <w:divBdr>
            <w:top w:val="none" w:sz="0" w:space="0" w:color="auto"/>
            <w:left w:val="none" w:sz="0" w:space="0" w:color="auto"/>
            <w:bottom w:val="none" w:sz="0" w:space="0" w:color="auto"/>
            <w:right w:val="none" w:sz="0" w:space="0" w:color="auto"/>
          </w:divBdr>
        </w:div>
        <w:div w:id="796141897">
          <w:marLeft w:val="640"/>
          <w:marRight w:val="0"/>
          <w:marTop w:val="0"/>
          <w:marBottom w:val="0"/>
          <w:divBdr>
            <w:top w:val="none" w:sz="0" w:space="0" w:color="auto"/>
            <w:left w:val="none" w:sz="0" w:space="0" w:color="auto"/>
            <w:bottom w:val="none" w:sz="0" w:space="0" w:color="auto"/>
            <w:right w:val="none" w:sz="0" w:space="0" w:color="auto"/>
          </w:divBdr>
        </w:div>
        <w:div w:id="1608267125">
          <w:marLeft w:val="640"/>
          <w:marRight w:val="0"/>
          <w:marTop w:val="0"/>
          <w:marBottom w:val="0"/>
          <w:divBdr>
            <w:top w:val="none" w:sz="0" w:space="0" w:color="auto"/>
            <w:left w:val="none" w:sz="0" w:space="0" w:color="auto"/>
            <w:bottom w:val="none" w:sz="0" w:space="0" w:color="auto"/>
            <w:right w:val="none" w:sz="0" w:space="0" w:color="auto"/>
          </w:divBdr>
        </w:div>
        <w:div w:id="1609313693">
          <w:marLeft w:val="640"/>
          <w:marRight w:val="0"/>
          <w:marTop w:val="0"/>
          <w:marBottom w:val="0"/>
          <w:divBdr>
            <w:top w:val="none" w:sz="0" w:space="0" w:color="auto"/>
            <w:left w:val="none" w:sz="0" w:space="0" w:color="auto"/>
            <w:bottom w:val="none" w:sz="0" w:space="0" w:color="auto"/>
            <w:right w:val="none" w:sz="0" w:space="0" w:color="auto"/>
          </w:divBdr>
        </w:div>
        <w:div w:id="2082021499">
          <w:marLeft w:val="640"/>
          <w:marRight w:val="0"/>
          <w:marTop w:val="0"/>
          <w:marBottom w:val="0"/>
          <w:divBdr>
            <w:top w:val="none" w:sz="0" w:space="0" w:color="auto"/>
            <w:left w:val="none" w:sz="0" w:space="0" w:color="auto"/>
            <w:bottom w:val="none" w:sz="0" w:space="0" w:color="auto"/>
            <w:right w:val="none" w:sz="0" w:space="0" w:color="auto"/>
          </w:divBdr>
        </w:div>
        <w:div w:id="268977994">
          <w:marLeft w:val="640"/>
          <w:marRight w:val="0"/>
          <w:marTop w:val="0"/>
          <w:marBottom w:val="0"/>
          <w:divBdr>
            <w:top w:val="none" w:sz="0" w:space="0" w:color="auto"/>
            <w:left w:val="none" w:sz="0" w:space="0" w:color="auto"/>
            <w:bottom w:val="none" w:sz="0" w:space="0" w:color="auto"/>
            <w:right w:val="none" w:sz="0" w:space="0" w:color="auto"/>
          </w:divBdr>
        </w:div>
        <w:div w:id="1968856743">
          <w:marLeft w:val="640"/>
          <w:marRight w:val="0"/>
          <w:marTop w:val="0"/>
          <w:marBottom w:val="0"/>
          <w:divBdr>
            <w:top w:val="none" w:sz="0" w:space="0" w:color="auto"/>
            <w:left w:val="none" w:sz="0" w:space="0" w:color="auto"/>
            <w:bottom w:val="none" w:sz="0" w:space="0" w:color="auto"/>
            <w:right w:val="none" w:sz="0" w:space="0" w:color="auto"/>
          </w:divBdr>
        </w:div>
        <w:div w:id="1444300976">
          <w:marLeft w:val="640"/>
          <w:marRight w:val="0"/>
          <w:marTop w:val="0"/>
          <w:marBottom w:val="0"/>
          <w:divBdr>
            <w:top w:val="none" w:sz="0" w:space="0" w:color="auto"/>
            <w:left w:val="none" w:sz="0" w:space="0" w:color="auto"/>
            <w:bottom w:val="none" w:sz="0" w:space="0" w:color="auto"/>
            <w:right w:val="none" w:sz="0" w:space="0" w:color="auto"/>
          </w:divBdr>
        </w:div>
        <w:div w:id="779028264">
          <w:marLeft w:val="640"/>
          <w:marRight w:val="0"/>
          <w:marTop w:val="0"/>
          <w:marBottom w:val="0"/>
          <w:divBdr>
            <w:top w:val="none" w:sz="0" w:space="0" w:color="auto"/>
            <w:left w:val="none" w:sz="0" w:space="0" w:color="auto"/>
            <w:bottom w:val="none" w:sz="0" w:space="0" w:color="auto"/>
            <w:right w:val="none" w:sz="0" w:space="0" w:color="auto"/>
          </w:divBdr>
        </w:div>
      </w:divsChild>
    </w:div>
    <w:div w:id="502016017">
      <w:bodyDiv w:val="1"/>
      <w:marLeft w:val="0"/>
      <w:marRight w:val="0"/>
      <w:marTop w:val="0"/>
      <w:marBottom w:val="0"/>
      <w:divBdr>
        <w:top w:val="none" w:sz="0" w:space="0" w:color="auto"/>
        <w:left w:val="none" w:sz="0" w:space="0" w:color="auto"/>
        <w:bottom w:val="none" w:sz="0" w:space="0" w:color="auto"/>
        <w:right w:val="none" w:sz="0" w:space="0" w:color="auto"/>
      </w:divBdr>
      <w:divsChild>
        <w:div w:id="1917782284">
          <w:marLeft w:val="0"/>
          <w:marRight w:val="0"/>
          <w:marTop w:val="0"/>
          <w:marBottom w:val="0"/>
          <w:divBdr>
            <w:top w:val="none" w:sz="0" w:space="0" w:color="auto"/>
            <w:left w:val="none" w:sz="0" w:space="0" w:color="auto"/>
            <w:bottom w:val="none" w:sz="0" w:space="0" w:color="auto"/>
            <w:right w:val="none" w:sz="0" w:space="0" w:color="auto"/>
          </w:divBdr>
          <w:divsChild>
            <w:div w:id="526404966">
              <w:marLeft w:val="0"/>
              <w:marRight w:val="0"/>
              <w:marTop w:val="0"/>
              <w:marBottom w:val="0"/>
              <w:divBdr>
                <w:top w:val="none" w:sz="0" w:space="0" w:color="auto"/>
                <w:left w:val="none" w:sz="0" w:space="0" w:color="auto"/>
                <w:bottom w:val="none" w:sz="0" w:space="0" w:color="auto"/>
                <w:right w:val="none" w:sz="0" w:space="0" w:color="auto"/>
              </w:divBdr>
              <w:divsChild>
                <w:div w:id="95853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04164">
      <w:bodyDiv w:val="1"/>
      <w:marLeft w:val="0"/>
      <w:marRight w:val="0"/>
      <w:marTop w:val="0"/>
      <w:marBottom w:val="0"/>
      <w:divBdr>
        <w:top w:val="none" w:sz="0" w:space="0" w:color="auto"/>
        <w:left w:val="none" w:sz="0" w:space="0" w:color="auto"/>
        <w:bottom w:val="none" w:sz="0" w:space="0" w:color="auto"/>
        <w:right w:val="none" w:sz="0" w:space="0" w:color="auto"/>
      </w:divBdr>
      <w:divsChild>
        <w:div w:id="1595438092">
          <w:marLeft w:val="640"/>
          <w:marRight w:val="0"/>
          <w:marTop w:val="0"/>
          <w:marBottom w:val="0"/>
          <w:divBdr>
            <w:top w:val="none" w:sz="0" w:space="0" w:color="auto"/>
            <w:left w:val="none" w:sz="0" w:space="0" w:color="auto"/>
            <w:bottom w:val="none" w:sz="0" w:space="0" w:color="auto"/>
            <w:right w:val="none" w:sz="0" w:space="0" w:color="auto"/>
          </w:divBdr>
        </w:div>
        <w:div w:id="519776642">
          <w:marLeft w:val="640"/>
          <w:marRight w:val="0"/>
          <w:marTop w:val="0"/>
          <w:marBottom w:val="0"/>
          <w:divBdr>
            <w:top w:val="none" w:sz="0" w:space="0" w:color="auto"/>
            <w:left w:val="none" w:sz="0" w:space="0" w:color="auto"/>
            <w:bottom w:val="none" w:sz="0" w:space="0" w:color="auto"/>
            <w:right w:val="none" w:sz="0" w:space="0" w:color="auto"/>
          </w:divBdr>
        </w:div>
        <w:div w:id="1903523541">
          <w:marLeft w:val="640"/>
          <w:marRight w:val="0"/>
          <w:marTop w:val="0"/>
          <w:marBottom w:val="0"/>
          <w:divBdr>
            <w:top w:val="none" w:sz="0" w:space="0" w:color="auto"/>
            <w:left w:val="none" w:sz="0" w:space="0" w:color="auto"/>
            <w:bottom w:val="none" w:sz="0" w:space="0" w:color="auto"/>
            <w:right w:val="none" w:sz="0" w:space="0" w:color="auto"/>
          </w:divBdr>
        </w:div>
        <w:div w:id="1831753130">
          <w:marLeft w:val="640"/>
          <w:marRight w:val="0"/>
          <w:marTop w:val="0"/>
          <w:marBottom w:val="0"/>
          <w:divBdr>
            <w:top w:val="none" w:sz="0" w:space="0" w:color="auto"/>
            <w:left w:val="none" w:sz="0" w:space="0" w:color="auto"/>
            <w:bottom w:val="none" w:sz="0" w:space="0" w:color="auto"/>
            <w:right w:val="none" w:sz="0" w:space="0" w:color="auto"/>
          </w:divBdr>
        </w:div>
        <w:div w:id="1907956958">
          <w:marLeft w:val="640"/>
          <w:marRight w:val="0"/>
          <w:marTop w:val="0"/>
          <w:marBottom w:val="0"/>
          <w:divBdr>
            <w:top w:val="none" w:sz="0" w:space="0" w:color="auto"/>
            <w:left w:val="none" w:sz="0" w:space="0" w:color="auto"/>
            <w:bottom w:val="none" w:sz="0" w:space="0" w:color="auto"/>
            <w:right w:val="none" w:sz="0" w:space="0" w:color="auto"/>
          </w:divBdr>
        </w:div>
        <w:div w:id="2068336435">
          <w:marLeft w:val="640"/>
          <w:marRight w:val="0"/>
          <w:marTop w:val="0"/>
          <w:marBottom w:val="0"/>
          <w:divBdr>
            <w:top w:val="none" w:sz="0" w:space="0" w:color="auto"/>
            <w:left w:val="none" w:sz="0" w:space="0" w:color="auto"/>
            <w:bottom w:val="none" w:sz="0" w:space="0" w:color="auto"/>
            <w:right w:val="none" w:sz="0" w:space="0" w:color="auto"/>
          </w:divBdr>
        </w:div>
        <w:div w:id="2126270195">
          <w:marLeft w:val="640"/>
          <w:marRight w:val="0"/>
          <w:marTop w:val="0"/>
          <w:marBottom w:val="0"/>
          <w:divBdr>
            <w:top w:val="none" w:sz="0" w:space="0" w:color="auto"/>
            <w:left w:val="none" w:sz="0" w:space="0" w:color="auto"/>
            <w:bottom w:val="none" w:sz="0" w:space="0" w:color="auto"/>
            <w:right w:val="none" w:sz="0" w:space="0" w:color="auto"/>
          </w:divBdr>
        </w:div>
        <w:div w:id="1444618891">
          <w:marLeft w:val="640"/>
          <w:marRight w:val="0"/>
          <w:marTop w:val="0"/>
          <w:marBottom w:val="0"/>
          <w:divBdr>
            <w:top w:val="none" w:sz="0" w:space="0" w:color="auto"/>
            <w:left w:val="none" w:sz="0" w:space="0" w:color="auto"/>
            <w:bottom w:val="none" w:sz="0" w:space="0" w:color="auto"/>
            <w:right w:val="none" w:sz="0" w:space="0" w:color="auto"/>
          </w:divBdr>
        </w:div>
        <w:div w:id="907883746">
          <w:marLeft w:val="640"/>
          <w:marRight w:val="0"/>
          <w:marTop w:val="0"/>
          <w:marBottom w:val="0"/>
          <w:divBdr>
            <w:top w:val="none" w:sz="0" w:space="0" w:color="auto"/>
            <w:left w:val="none" w:sz="0" w:space="0" w:color="auto"/>
            <w:bottom w:val="none" w:sz="0" w:space="0" w:color="auto"/>
            <w:right w:val="none" w:sz="0" w:space="0" w:color="auto"/>
          </w:divBdr>
        </w:div>
        <w:div w:id="1306357509">
          <w:marLeft w:val="640"/>
          <w:marRight w:val="0"/>
          <w:marTop w:val="0"/>
          <w:marBottom w:val="0"/>
          <w:divBdr>
            <w:top w:val="none" w:sz="0" w:space="0" w:color="auto"/>
            <w:left w:val="none" w:sz="0" w:space="0" w:color="auto"/>
            <w:bottom w:val="none" w:sz="0" w:space="0" w:color="auto"/>
            <w:right w:val="none" w:sz="0" w:space="0" w:color="auto"/>
          </w:divBdr>
        </w:div>
        <w:div w:id="723406096">
          <w:marLeft w:val="640"/>
          <w:marRight w:val="0"/>
          <w:marTop w:val="0"/>
          <w:marBottom w:val="0"/>
          <w:divBdr>
            <w:top w:val="none" w:sz="0" w:space="0" w:color="auto"/>
            <w:left w:val="none" w:sz="0" w:space="0" w:color="auto"/>
            <w:bottom w:val="none" w:sz="0" w:space="0" w:color="auto"/>
            <w:right w:val="none" w:sz="0" w:space="0" w:color="auto"/>
          </w:divBdr>
        </w:div>
        <w:div w:id="2082436849">
          <w:marLeft w:val="640"/>
          <w:marRight w:val="0"/>
          <w:marTop w:val="0"/>
          <w:marBottom w:val="0"/>
          <w:divBdr>
            <w:top w:val="none" w:sz="0" w:space="0" w:color="auto"/>
            <w:left w:val="none" w:sz="0" w:space="0" w:color="auto"/>
            <w:bottom w:val="none" w:sz="0" w:space="0" w:color="auto"/>
            <w:right w:val="none" w:sz="0" w:space="0" w:color="auto"/>
          </w:divBdr>
        </w:div>
        <w:div w:id="665323654">
          <w:marLeft w:val="640"/>
          <w:marRight w:val="0"/>
          <w:marTop w:val="0"/>
          <w:marBottom w:val="0"/>
          <w:divBdr>
            <w:top w:val="none" w:sz="0" w:space="0" w:color="auto"/>
            <w:left w:val="none" w:sz="0" w:space="0" w:color="auto"/>
            <w:bottom w:val="none" w:sz="0" w:space="0" w:color="auto"/>
            <w:right w:val="none" w:sz="0" w:space="0" w:color="auto"/>
          </w:divBdr>
        </w:div>
        <w:div w:id="367872011">
          <w:marLeft w:val="640"/>
          <w:marRight w:val="0"/>
          <w:marTop w:val="0"/>
          <w:marBottom w:val="0"/>
          <w:divBdr>
            <w:top w:val="none" w:sz="0" w:space="0" w:color="auto"/>
            <w:left w:val="none" w:sz="0" w:space="0" w:color="auto"/>
            <w:bottom w:val="none" w:sz="0" w:space="0" w:color="auto"/>
            <w:right w:val="none" w:sz="0" w:space="0" w:color="auto"/>
          </w:divBdr>
        </w:div>
        <w:div w:id="1628850638">
          <w:marLeft w:val="640"/>
          <w:marRight w:val="0"/>
          <w:marTop w:val="0"/>
          <w:marBottom w:val="0"/>
          <w:divBdr>
            <w:top w:val="none" w:sz="0" w:space="0" w:color="auto"/>
            <w:left w:val="none" w:sz="0" w:space="0" w:color="auto"/>
            <w:bottom w:val="none" w:sz="0" w:space="0" w:color="auto"/>
            <w:right w:val="none" w:sz="0" w:space="0" w:color="auto"/>
          </w:divBdr>
        </w:div>
        <w:div w:id="217713633">
          <w:marLeft w:val="640"/>
          <w:marRight w:val="0"/>
          <w:marTop w:val="0"/>
          <w:marBottom w:val="0"/>
          <w:divBdr>
            <w:top w:val="none" w:sz="0" w:space="0" w:color="auto"/>
            <w:left w:val="none" w:sz="0" w:space="0" w:color="auto"/>
            <w:bottom w:val="none" w:sz="0" w:space="0" w:color="auto"/>
            <w:right w:val="none" w:sz="0" w:space="0" w:color="auto"/>
          </w:divBdr>
        </w:div>
        <w:div w:id="871959000">
          <w:marLeft w:val="640"/>
          <w:marRight w:val="0"/>
          <w:marTop w:val="0"/>
          <w:marBottom w:val="0"/>
          <w:divBdr>
            <w:top w:val="none" w:sz="0" w:space="0" w:color="auto"/>
            <w:left w:val="none" w:sz="0" w:space="0" w:color="auto"/>
            <w:bottom w:val="none" w:sz="0" w:space="0" w:color="auto"/>
            <w:right w:val="none" w:sz="0" w:space="0" w:color="auto"/>
          </w:divBdr>
        </w:div>
        <w:div w:id="701517822">
          <w:marLeft w:val="640"/>
          <w:marRight w:val="0"/>
          <w:marTop w:val="0"/>
          <w:marBottom w:val="0"/>
          <w:divBdr>
            <w:top w:val="none" w:sz="0" w:space="0" w:color="auto"/>
            <w:left w:val="none" w:sz="0" w:space="0" w:color="auto"/>
            <w:bottom w:val="none" w:sz="0" w:space="0" w:color="auto"/>
            <w:right w:val="none" w:sz="0" w:space="0" w:color="auto"/>
          </w:divBdr>
        </w:div>
        <w:div w:id="1970014664">
          <w:marLeft w:val="640"/>
          <w:marRight w:val="0"/>
          <w:marTop w:val="0"/>
          <w:marBottom w:val="0"/>
          <w:divBdr>
            <w:top w:val="none" w:sz="0" w:space="0" w:color="auto"/>
            <w:left w:val="none" w:sz="0" w:space="0" w:color="auto"/>
            <w:bottom w:val="none" w:sz="0" w:space="0" w:color="auto"/>
            <w:right w:val="none" w:sz="0" w:space="0" w:color="auto"/>
          </w:divBdr>
        </w:div>
        <w:div w:id="1401833669">
          <w:marLeft w:val="640"/>
          <w:marRight w:val="0"/>
          <w:marTop w:val="0"/>
          <w:marBottom w:val="0"/>
          <w:divBdr>
            <w:top w:val="none" w:sz="0" w:space="0" w:color="auto"/>
            <w:left w:val="none" w:sz="0" w:space="0" w:color="auto"/>
            <w:bottom w:val="none" w:sz="0" w:space="0" w:color="auto"/>
            <w:right w:val="none" w:sz="0" w:space="0" w:color="auto"/>
          </w:divBdr>
        </w:div>
        <w:div w:id="1128359682">
          <w:marLeft w:val="640"/>
          <w:marRight w:val="0"/>
          <w:marTop w:val="0"/>
          <w:marBottom w:val="0"/>
          <w:divBdr>
            <w:top w:val="none" w:sz="0" w:space="0" w:color="auto"/>
            <w:left w:val="none" w:sz="0" w:space="0" w:color="auto"/>
            <w:bottom w:val="none" w:sz="0" w:space="0" w:color="auto"/>
            <w:right w:val="none" w:sz="0" w:space="0" w:color="auto"/>
          </w:divBdr>
        </w:div>
        <w:div w:id="1494566821">
          <w:marLeft w:val="640"/>
          <w:marRight w:val="0"/>
          <w:marTop w:val="0"/>
          <w:marBottom w:val="0"/>
          <w:divBdr>
            <w:top w:val="none" w:sz="0" w:space="0" w:color="auto"/>
            <w:left w:val="none" w:sz="0" w:space="0" w:color="auto"/>
            <w:bottom w:val="none" w:sz="0" w:space="0" w:color="auto"/>
            <w:right w:val="none" w:sz="0" w:space="0" w:color="auto"/>
          </w:divBdr>
        </w:div>
        <w:div w:id="284776101">
          <w:marLeft w:val="640"/>
          <w:marRight w:val="0"/>
          <w:marTop w:val="0"/>
          <w:marBottom w:val="0"/>
          <w:divBdr>
            <w:top w:val="none" w:sz="0" w:space="0" w:color="auto"/>
            <w:left w:val="none" w:sz="0" w:space="0" w:color="auto"/>
            <w:bottom w:val="none" w:sz="0" w:space="0" w:color="auto"/>
            <w:right w:val="none" w:sz="0" w:space="0" w:color="auto"/>
          </w:divBdr>
        </w:div>
        <w:div w:id="700857892">
          <w:marLeft w:val="640"/>
          <w:marRight w:val="0"/>
          <w:marTop w:val="0"/>
          <w:marBottom w:val="0"/>
          <w:divBdr>
            <w:top w:val="none" w:sz="0" w:space="0" w:color="auto"/>
            <w:left w:val="none" w:sz="0" w:space="0" w:color="auto"/>
            <w:bottom w:val="none" w:sz="0" w:space="0" w:color="auto"/>
            <w:right w:val="none" w:sz="0" w:space="0" w:color="auto"/>
          </w:divBdr>
        </w:div>
        <w:div w:id="290139866">
          <w:marLeft w:val="640"/>
          <w:marRight w:val="0"/>
          <w:marTop w:val="0"/>
          <w:marBottom w:val="0"/>
          <w:divBdr>
            <w:top w:val="none" w:sz="0" w:space="0" w:color="auto"/>
            <w:left w:val="none" w:sz="0" w:space="0" w:color="auto"/>
            <w:bottom w:val="none" w:sz="0" w:space="0" w:color="auto"/>
            <w:right w:val="none" w:sz="0" w:space="0" w:color="auto"/>
          </w:divBdr>
        </w:div>
        <w:div w:id="546007">
          <w:marLeft w:val="640"/>
          <w:marRight w:val="0"/>
          <w:marTop w:val="0"/>
          <w:marBottom w:val="0"/>
          <w:divBdr>
            <w:top w:val="none" w:sz="0" w:space="0" w:color="auto"/>
            <w:left w:val="none" w:sz="0" w:space="0" w:color="auto"/>
            <w:bottom w:val="none" w:sz="0" w:space="0" w:color="auto"/>
            <w:right w:val="none" w:sz="0" w:space="0" w:color="auto"/>
          </w:divBdr>
        </w:div>
        <w:div w:id="1342319560">
          <w:marLeft w:val="640"/>
          <w:marRight w:val="0"/>
          <w:marTop w:val="0"/>
          <w:marBottom w:val="0"/>
          <w:divBdr>
            <w:top w:val="none" w:sz="0" w:space="0" w:color="auto"/>
            <w:left w:val="none" w:sz="0" w:space="0" w:color="auto"/>
            <w:bottom w:val="none" w:sz="0" w:space="0" w:color="auto"/>
            <w:right w:val="none" w:sz="0" w:space="0" w:color="auto"/>
          </w:divBdr>
        </w:div>
        <w:div w:id="624118343">
          <w:marLeft w:val="640"/>
          <w:marRight w:val="0"/>
          <w:marTop w:val="0"/>
          <w:marBottom w:val="0"/>
          <w:divBdr>
            <w:top w:val="none" w:sz="0" w:space="0" w:color="auto"/>
            <w:left w:val="none" w:sz="0" w:space="0" w:color="auto"/>
            <w:bottom w:val="none" w:sz="0" w:space="0" w:color="auto"/>
            <w:right w:val="none" w:sz="0" w:space="0" w:color="auto"/>
          </w:divBdr>
        </w:div>
        <w:div w:id="357000945">
          <w:marLeft w:val="640"/>
          <w:marRight w:val="0"/>
          <w:marTop w:val="0"/>
          <w:marBottom w:val="0"/>
          <w:divBdr>
            <w:top w:val="none" w:sz="0" w:space="0" w:color="auto"/>
            <w:left w:val="none" w:sz="0" w:space="0" w:color="auto"/>
            <w:bottom w:val="none" w:sz="0" w:space="0" w:color="auto"/>
            <w:right w:val="none" w:sz="0" w:space="0" w:color="auto"/>
          </w:divBdr>
        </w:div>
        <w:div w:id="1484152995">
          <w:marLeft w:val="640"/>
          <w:marRight w:val="0"/>
          <w:marTop w:val="0"/>
          <w:marBottom w:val="0"/>
          <w:divBdr>
            <w:top w:val="none" w:sz="0" w:space="0" w:color="auto"/>
            <w:left w:val="none" w:sz="0" w:space="0" w:color="auto"/>
            <w:bottom w:val="none" w:sz="0" w:space="0" w:color="auto"/>
            <w:right w:val="none" w:sz="0" w:space="0" w:color="auto"/>
          </w:divBdr>
        </w:div>
        <w:div w:id="1897357796">
          <w:marLeft w:val="640"/>
          <w:marRight w:val="0"/>
          <w:marTop w:val="0"/>
          <w:marBottom w:val="0"/>
          <w:divBdr>
            <w:top w:val="none" w:sz="0" w:space="0" w:color="auto"/>
            <w:left w:val="none" w:sz="0" w:space="0" w:color="auto"/>
            <w:bottom w:val="none" w:sz="0" w:space="0" w:color="auto"/>
            <w:right w:val="none" w:sz="0" w:space="0" w:color="auto"/>
          </w:divBdr>
        </w:div>
        <w:div w:id="288516089">
          <w:marLeft w:val="640"/>
          <w:marRight w:val="0"/>
          <w:marTop w:val="0"/>
          <w:marBottom w:val="0"/>
          <w:divBdr>
            <w:top w:val="none" w:sz="0" w:space="0" w:color="auto"/>
            <w:left w:val="none" w:sz="0" w:space="0" w:color="auto"/>
            <w:bottom w:val="none" w:sz="0" w:space="0" w:color="auto"/>
            <w:right w:val="none" w:sz="0" w:space="0" w:color="auto"/>
          </w:divBdr>
        </w:div>
        <w:div w:id="1336300677">
          <w:marLeft w:val="640"/>
          <w:marRight w:val="0"/>
          <w:marTop w:val="0"/>
          <w:marBottom w:val="0"/>
          <w:divBdr>
            <w:top w:val="none" w:sz="0" w:space="0" w:color="auto"/>
            <w:left w:val="none" w:sz="0" w:space="0" w:color="auto"/>
            <w:bottom w:val="none" w:sz="0" w:space="0" w:color="auto"/>
            <w:right w:val="none" w:sz="0" w:space="0" w:color="auto"/>
          </w:divBdr>
        </w:div>
        <w:div w:id="220138865">
          <w:marLeft w:val="640"/>
          <w:marRight w:val="0"/>
          <w:marTop w:val="0"/>
          <w:marBottom w:val="0"/>
          <w:divBdr>
            <w:top w:val="none" w:sz="0" w:space="0" w:color="auto"/>
            <w:left w:val="none" w:sz="0" w:space="0" w:color="auto"/>
            <w:bottom w:val="none" w:sz="0" w:space="0" w:color="auto"/>
            <w:right w:val="none" w:sz="0" w:space="0" w:color="auto"/>
          </w:divBdr>
        </w:div>
        <w:div w:id="768550158">
          <w:marLeft w:val="640"/>
          <w:marRight w:val="0"/>
          <w:marTop w:val="0"/>
          <w:marBottom w:val="0"/>
          <w:divBdr>
            <w:top w:val="none" w:sz="0" w:space="0" w:color="auto"/>
            <w:left w:val="none" w:sz="0" w:space="0" w:color="auto"/>
            <w:bottom w:val="none" w:sz="0" w:space="0" w:color="auto"/>
            <w:right w:val="none" w:sz="0" w:space="0" w:color="auto"/>
          </w:divBdr>
        </w:div>
        <w:div w:id="489490965">
          <w:marLeft w:val="640"/>
          <w:marRight w:val="0"/>
          <w:marTop w:val="0"/>
          <w:marBottom w:val="0"/>
          <w:divBdr>
            <w:top w:val="none" w:sz="0" w:space="0" w:color="auto"/>
            <w:left w:val="none" w:sz="0" w:space="0" w:color="auto"/>
            <w:bottom w:val="none" w:sz="0" w:space="0" w:color="auto"/>
            <w:right w:val="none" w:sz="0" w:space="0" w:color="auto"/>
          </w:divBdr>
        </w:div>
        <w:div w:id="1594975309">
          <w:marLeft w:val="640"/>
          <w:marRight w:val="0"/>
          <w:marTop w:val="0"/>
          <w:marBottom w:val="0"/>
          <w:divBdr>
            <w:top w:val="none" w:sz="0" w:space="0" w:color="auto"/>
            <w:left w:val="none" w:sz="0" w:space="0" w:color="auto"/>
            <w:bottom w:val="none" w:sz="0" w:space="0" w:color="auto"/>
            <w:right w:val="none" w:sz="0" w:space="0" w:color="auto"/>
          </w:divBdr>
        </w:div>
        <w:div w:id="1898933105">
          <w:marLeft w:val="640"/>
          <w:marRight w:val="0"/>
          <w:marTop w:val="0"/>
          <w:marBottom w:val="0"/>
          <w:divBdr>
            <w:top w:val="none" w:sz="0" w:space="0" w:color="auto"/>
            <w:left w:val="none" w:sz="0" w:space="0" w:color="auto"/>
            <w:bottom w:val="none" w:sz="0" w:space="0" w:color="auto"/>
            <w:right w:val="none" w:sz="0" w:space="0" w:color="auto"/>
          </w:divBdr>
        </w:div>
        <w:div w:id="1860926047">
          <w:marLeft w:val="640"/>
          <w:marRight w:val="0"/>
          <w:marTop w:val="0"/>
          <w:marBottom w:val="0"/>
          <w:divBdr>
            <w:top w:val="none" w:sz="0" w:space="0" w:color="auto"/>
            <w:left w:val="none" w:sz="0" w:space="0" w:color="auto"/>
            <w:bottom w:val="none" w:sz="0" w:space="0" w:color="auto"/>
            <w:right w:val="none" w:sz="0" w:space="0" w:color="auto"/>
          </w:divBdr>
        </w:div>
        <w:div w:id="1249997238">
          <w:marLeft w:val="640"/>
          <w:marRight w:val="0"/>
          <w:marTop w:val="0"/>
          <w:marBottom w:val="0"/>
          <w:divBdr>
            <w:top w:val="none" w:sz="0" w:space="0" w:color="auto"/>
            <w:left w:val="none" w:sz="0" w:space="0" w:color="auto"/>
            <w:bottom w:val="none" w:sz="0" w:space="0" w:color="auto"/>
            <w:right w:val="none" w:sz="0" w:space="0" w:color="auto"/>
          </w:divBdr>
        </w:div>
        <w:div w:id="2082557461">
          <w:marLeft w:val="640"/>
          <w:marRight w:val="0"/>
          <w:marTop w:val="0"/>
          <w:marBottom w:val="0"/>
          <w:divBdr>
            <w:top w:val="none" w:sz="0" w:space="0" w:color="auto"/>
            <w:left w:val="none" w:sz="0" w:space="0" w:color="auto"/>
            <w:bottom w:val="none" w:sz="0" w:space="0" w:color="auto"/>
            <w:right w:val="none" w:sz="0" w:space="0" w:color="auto"/>
          </w:divBdr>
        </w:div>
        <w:div w:id="473642103">
          <w:marLeft w:val="640"/>
          <w:marRight w:val="0"/>
          <w:marTop w:val="0"/>
          <w:marBottom w:val="0"/>
          <w:divBdr>
            <w:top w:val="none" w:sz="0" w:space="0" w:color="auto"/>
            <w:left w:val="none" w:sz="0" w:space="0" w:color="auto"/>
            <w:bottom w:val="none" w:sz="0" w:space="0" w:color="auto"/>
            <w:right w:val="none" w:sz="0" w:space="0" w:color="auto"/>
          </w:divBdr>
        </w:div>
        <w:div w:id="1404062658">
          <w:marLeft w:val="640"/>
          <w:marRight w:val="0"/>
          <w:marTop w:val="0"/>
          <w:marBottom w:val="0"/>
          <w:divBdr>
            <w:top w:val="none" w:sz="0" w:space="0" w:color="auto"/>
            <w:left w:val="none" w:sz="0" w:space="0" w:color="auto"/>
            <w:bottom w:val="none" w:sz="0" w:space="0" w:color="auto"/>
            <w:right w:val="none" w:sz="0" w:space="0" w:color="auto"/>
          </w:divBdr>
        </w:div>
        <w:div w:id="1714499347">
          <w:marLeft w:val="640"/>
          <w:marRight w:val="0"/>
          <w:marTop w:val="0"/>
          <w:marBottom w:val="0"/>
          <w:divBdr>
            <w:top w:val="none" w:sz="0" w:space="0" w:color="auto"/>
            <w:left w:val="none" w:sz="0" w:space="0" w:color="auto"/>
            <w:bottom w:val="none" w:sz="0" w:space="0" w:color="auto"/>
            <w:right w:val="none" w:sz="0" w:space="0" w:color="auto"/>
          </w:divBdr>
        </w:div>
        <w:div w:id="2005164123">
          <w:marLeft w:val="640"/>
          <w:marRight w:val="0"/>
          <w:marTop w:val="0"/>
          <w:marBottom w:val="0"/>
          <w:divBdr>
            <w:top w:val="none" w:sz="0" w:space="0" w:color="auto"/>
            <w:left w:val="none" w:sz="0" w:space="0" w:color="auto"/>
            <w:bottom w:val="none" w:sz="0" w:space="0" w:color="auto"/>
            <w:right w:val="none" w:sz="0" w:space="0" w:color="auto"/>
          </w:divBdr>
        </w:div>
      </w:divsChild>
    </w:div>
    <w:div w:id="514392137">
      <w:bodyDiv w:val="1"/>
      <w:marLeft w:val="0"/>
      <w:marRight w:val="0"/>
      <w:marTop w:val="0"/>
      <w:marBottom w:val="0"/>
      <w:divBdr>
        <w:top w:val="none" w:sz="0" w:space="0" w:color="auto"/>
        <w:left w:val="none" w:sz="0" w:space="0" w:color="auto"/>
        <w:bottom w:val="none" w:sz="0" w:space="0" w:color="auto"/>
        <w:right w:val="none" w:sz="0" w:space="0" w:color="auto"/>
      </w:divBdr>
    </w:div>
    <w:div w:id="516895155">
      <w:bodyDiv w:val="1"/>
      <w:marLeft w:val="0"/>
      <w:marRight w:val="0"/>
      <w:marTop w:val="0"/>
      <w:marBottom w:val="0"/>
      <w:divBdr>
        <w:top w:val="none" w:sz="0" w:space="0" w:color="auto"/>
        <w:left w:val="none" w:sz="0" w:space="0" w:color="auto"/>
        <w:bottom w:val="none" w:sz="0" w:space="0" w:color="auto"/>
        <w:right w:val="none" w:sz="0" w:space="0" w:color="auto"/>
      </w:divBdr>
      <w:divsChild>
        <w:div w:id="363680431">
          <w:marLeft w:val="0"/>
          <w:marRight w:val="0"/>
          <w:marTop w:val="0"/>
          <w:marBottom w:val="0"/>
          <w:divBdr>
            <w:top w:val="none" w:sz="0" w:space="0" w:color="auto"/>
            <w:left w:val="none" w:sz="0" w:space="0" w:color="auto"/>
            <w:bottom w:val="none" w:sz="0" w:space="0" w:color="auto"/>
            <w:right w:val="none" w:sz="0" w:space="0" w:color="auto"/>
          </w:divBdr>
          <w:divsChild>
            <w:div w:id="1428502456">
              <w:marLeft w:val="0"/>
              <w:marRight w:val="0"/>
              <w:marTop w:val="0"/>
              <w:marBottom w:val="0"/>
              <w:divBdr>
                <w:top w:val="none" w:sz="0" w:space="0" w:color="auto"/>
                <w:left w:val="none" w:sz="0" w:space="0" w:color="auto"/>
                <w:bottom w:val="none" w:sz="0" w:space="0" w:color="auto"/>
                <w:right w:val="none" w:sz="0" w:space="0" w:color="auto"/>
              </w:divBdr>
              <w:divsChild>
                <w:div w:id="82890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89139">
      <w:bodyDiv w:val="1"/>
      <w:marLeft w:val="0"/>
      <w:marRight w:val="0"/>
      <w:marTop w:val="0"/>
      <w:marBottom w:val="0"/>
      <w:divBdr>
        <w:top w:val="none" w:sz="0" w:space="0" w:color="auto"/>
        <w:left w:val="none" w:sz="0" w:space="0" w:color="auto"/>
        <w:bottom w:val="none" w:sz="0" w:space="0" w:color="auto"/>
        <w:right w:val="none" w:sz="0" w:space="0" w:color="auto"/>
      </w:divBdr>
      <w:divsChild>
        <w:div w:id="737899582">
          <w:marLeft w:val="0"/>
          <w:marRight w:val="0"/>
          <w:marTop w:val="0"/>
          <w:marBottom w:val="0"/>
          <w:divBdr>
            <w:top w:val="none" w:sz="0" w:space="0" w:color="auto"/>
            <w:left w:val="none" w:sz="0" w:space="0" w:color="auto"/>
            <w:bottom w:val="none" w:sz="0" w:space="0" w:color="auto"/>
            <w:right w:val="none" w:sz="0" w:space="0" w:color="auto"/>
          </w:divBdr>
          <w:divsChild>
            <w:div w:id="100491869">
              <w:marLeft w:val="0"/>
              <w:marRight w:val="0"/>
              <w:marTop w:val="0"/>
              <w:marBottom w:val="0"/>
              <w:divBdr>
                <w:top w:val="none" w:sz="0" w:space="0" w:color="auto"/>
                <w:left w:val="none" w:sz="0" w:space="0" w:color="auto"/>
                <w:bottom w:val="none" w:sz="0" w:space="0" w:color="auto"/>
                <w:right w:val="none" w:sz="0" w:space="0" w:color="auto"/>
              </w:divBdr>
              <w:divsChild>
                <w:div w:id="98824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3163">
      <w:bodyDiv w:val="1"/>
      <w:marLeft w:val="0"/>
      <w:marRight w:val="0"/>
      <w:marTop w:val="0"/>
      <w:marBottom w:val="0"/>
      <w:divBdr>
        <w:top w:val="none" w:sz="0" w:space="0" w:color="auto"/>
        <w:left w:val="none" w:sz="0" w:space="0" w:color="auto"/>
        <w:bottom w:val="none" w:sz="0" w:space="0" w:color="auto"/>
        <w:right w:val="none" w:sz="0" w:space="0" w:color="auto"/>
      </w:divBdr>
      <w:divsChild>
        <w:div w:id="1226449840">
          <w:marLeft w:val="0"/>
          <w:marRight w:val="0"/>
          <w:marTop w:val="0"/>
          <w:marBottom w:val="0"/>
          <w:divBdr>
            <w:top w:val="none" w:sz="0" w:space="0" w:color="auto"/>
            <w:left w:val="none" w:sz="0" w:space="0" w:color="auto"/>
            <w:bottom w:val="none" w:sz="0" w:space="0" w:color="auto"/>
            <w:right w:val="none" w:sz="0" w:space="0" w:color="auto"/>
          </w:divBdr>
          <w:divsChild>
            <w:div w:id="1407454921">
              <w:marLeft w:val="0"/>
              <w:marRight w:val="0"/>
              <w:marTop w:val="0"/>
              <w:marBottom w:val="0"/>
              <w:divBdr>
                <w:top w:val="none" w:sz="0" w:space="0" w:color="auto"/>
                <w:left w:val="none" w:sz="0" w:space="0" w:color="auto"/>
                <w:bottom w:val="none" w:sz="0" w:space="0" w:color="auto"/>
                <w:right w:val="none" w:sz="0" w:space="0" w:color="auto"/>
              </w:divBdr>
              <w:divsChild>
                <w:div w:id="11071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347478">
      <w:bodyDiv w:val="1"/>
      <w:marLeft w:val="0"/>
      <w:marRight w:val="0"/>
      <w:marTop w:val="0"/>
      <w:marBottom w:val="0"/>
      <w:divBdr>
        <w:top w:val="none" w:sz="0" w:space="0" w:color="auto"/>
        <w:left w:val="none" w:sz="0" w:space="0" w:color="auto"/>
        <w:bottom w:val="none" w:sz="0" w:space="0" w:color="auto"/>
        <w:right w:val="none" w:sz="0" w:space="0" w:color="auto"/>
      </w:divBdr>
      <w:divsChild>
        <w:div w:id="808715588">
          <w:marLeft w:val="640"/>
          <w:marRight w:val="0"/>
          <w:marTop w:val="0"/>
          <w:marBottom w:val="0"/>
          <w:divBdr>
            <w:top w:val="none" w:sz="0" w:space="0" w:color="auto"/>
            <w:left w:val="none" w:sz="0" w:space="0" w:color="auto"/>
            <w:bottom w:val="none" w:sz="0" w:space="0" w:color="auto"/>
            <w:right w:val="none" w:sz="0" w:space="0" w:color="auto"/>
          </w:divBdr>
        </w:div>
        <w:div w:id="2072654745">
          <w:marLeft w:val="640"/>
          <w:marRight w:val="0"/>
          <w:marTop w:val="0"/>
          <w:marBottom w:val="0"/>
          <w:divBdr>
            <w:top w:val="none" w:sz="0" w:space="0" w:color="auto"/>
            <w:left w:val="none" w:sz="0" w:space="0" w:color="auto"/>
            <w:bottom w:val="none" w:sz="0" w:space="0" w:color="auto"/>
            <w:right w:val="none" w:sz="0" w:space="0" w:color="auto"/>
          </w:divBdr>
        </w:div>
        <w:div w:id="312415296">
          <w:marLeft w:val="640"/>
          <w:marRight w:val="0"/>
          <w:marTop w:val="0"/>
          <w:marBottom w:val="0"/>
          <w:divBdr>
            <w:top w:val="none" w:sz="0" w:space="0" w:color="auto"/>
            <w:left w:val="none" w:sz="0" w:space="0" w:color="auto"/>
            <w:bottom w:val="none" w:sz="0" w:space="0" w:color="auto"/>
            <w:right w:val="none" w:sz="0" w:space="0" w:color="auto"/>
          </w:divBdr>
        </w:div>
        <w:div w:id="1657802636">
          <w:marLeft w:val="640"/>
          <w:marRight w:val="0"/>
          <w:marTop w:val="0"/>
          <w:marBottom w:val="0"/>
          <w:divBdr>
            <w:top w:val="none" w:sz="0" w:space="0" w:color="auto"/>
            <w:left w:val="none" w:sz="0" w:space="0" w:color="auto"/>
            <w:bottom w:val="none" w:sz="0" w:space="0" w:color="auto"/>
            <w:right w:val="none" w:sz="0" w:space="0" w:color="auto"/>
          </w:divBdr>
        </w:div>
        <w:div w:id="2130851061">
          <w:marLeft w:val="640"/>
          <w:marRight w:val="0"/>
          <w:marTop w:val="0"/>
          <w:marBottom w:val="0"/>
          <w:divBdr>
            <w:top w:val="none" w:sz="0" w:space="0" w:color="auto"/>
            <w:left w:val="none" w:sz="0" w:space="0" w:color="auto"/>
            <w:bottom w:val="none" w:sz="0" w:space="0" w:color="auto"/>
            <w:right w:val="none" w:sz="0" w:space="0" w:color="auto"/>
          </w:divBdr>
        </w:div>
        <w:div w:id="979767989">
          <w:marLeft w:val="640"/>
          <w:marRight w:val="0"/>
          <w:marTop w:val="0"/>
          <w:marBottom w:val="0"/>
          <w:divBdr>
            <w:top w:val="none" w:sz="0" w:space="0" w:color="auto"/>
            <w:left w:val="none" w:sz="0" w:space="0" w:color="auto"/>
            <w:bottom w:val="none" w:sz="0" w:space="0" w:color="auto"/>
            <w:right w:val="none" w:sz="0" w:space="0" w:color="auto"/>
          </w:divBdr>
        </w:div>
        <w:div w:id="844977323">
          <w:marLeft w:val="640"/>
          <w:marRight w:val="0"/>
          <w:marTop w:val="0"/>
          <w:marBottom w:val="0"/>
          <w:divBdr>
            <w:top w:val="none" w:sz="0" w:space="0" w:color="auto"/>
            <w:left w:val="none" w:sz="0" w:space="0" w:color="auto"/>
            <w:bottom w:val="none" w:sz="0" w:space="0" w:color="auto"/>
            <w:right w:val="none" w:sz="0" w:space="0" w:color="auto"/>
          </w:divBdr>
        </w:div>
        <w:div w:id="966274662">
          <w:marLeft w:val="640"/>
          <w:marRight w:val="0"/>
          <w:marTop w:val="0"/>
          <w:marBottom w:val="0"/>
          <w:divBdr>
            <w:top w:val="none" w:sz="0" w:space="0" w:color="auto"/>
            <w:left w:val="none" w:sz="0" w:space="0" w:color="auto"/>
            <w:bottom w:val="none" w:sz="0" w:space="0" w:color="auto"/>
            <w:right w:val="none" w:sz="0" w:space="0" w:color="auto"/>
          </w:divBdr>
        </w:div>
        <w:div w:id="626861704">
          <w:marLeft w:val="640"/>
          <w:marRight w:val="0"/>
          <w:marTop w:val="0"/>
          <w:marBottom w:val="0"/>
          <w:divBdr>
            <w:top w:val="none" w:sz="0" w:space="0" w:color="auto"/>
            <w:left w:val="none" w:sz="0" w:space="0" w:color="auto"/>
            <w:bottom w:val="none" w:sz="0" w:space="0" w:color="auto"/>
            <w:right w:val="none" w:sz="0" w:space="0" w:color="auto"/>
          </w:divBdr>
        </w:div>
        <w:div w:id="1328627362">
          <w:marLeft w:val="640"/>
          <w:marRight w:val="0"/>
          <w:marTop w:val="0"/>
          <w:marBottom w:val="0"/>
          <w:divBdr>
            <w:top w:val="none" w:sz="0" w:space="0" w:color="auto"/>
            <w:left w:val="none" w:sz="0" w:space="0" w:color="auto"/>
            <w:bottom w:val="none" w:sz="0" w:space="0" w:color="auto"/>
            <w:right w:val="none" w:sz="0" w:space="0" w:color="auto"/>
          </w:divBdr>
        </w:div>
        <w:div w:id="1802141122">
          <w:marLeft w:val="640"/>
          <w:marRight w:val="0"/>
          <w:marTop w:val="0"/>
          <w:marBottom w:val="0"/>
          <w:divBdr>
            <w:top w:val="none" w:sz="0" w:space="0" w:color="auto"/>
            <w:left w:val="none" w:sz="0" w:space="0" w:color="auto"/>
            <w:bottom w:val="none" w:sz="0" w:space="0" w:color="auto"/>
            <w:right w:val="none" w:sz="0" w:space="0" w:color="auto"/>
          </w:divBdr>
        </w:div>
        <w:div w:id="827985127">
          <w:marLeft w:val="640"/>
          <w:marRight w:val="0"/>
          <w:marTop w:val="0"/>
          <w:marBottom w:val="0"/>
          <w:divBdr>
            <w:top w:val="none" w:sz="0" w:space="0" w:color="auto"/>
            <w:left w:val="none" w:sz="0" w:space="0" w:color="auto"/>
            <w:bottom w:val="none" w:sz="0" w:space="0" w:color="auto"/>
            <w:right w:val="none" w:sz="0" w:space="0" w:color="auto"/>
          </w:divBdr>
        </w:div>
        <w:div w:id="2110932501">
          <w:marLeft w:val="640"/>
          <w:marRight w:val="0"/>
          <w:marTop w:val="0"/>
          <w:marBottom w:val="0"/>
          <w:divBdr>
            <w:top w:val="none" w:sz="0" w:space="0" w:color="auto"/>
            <w:left w:val="none" w:sz="0" w:space="0" w:color="auto"/>
            <w:bottom w:val="none" w:sz="0" w:space="0" w:color="auto"/>
            <w:right w:val="none" w:sz="0" w:space="0" w:color="auto"/>
          </w:divBdr>
        </w:div>
        <w:div w:id="569735448">
          <w:marLeft w:val="640"/>
          <w:marRight w:val="0"/>
          <w:marTop w:val="0"/>
          <w:marBottom w:val="0"/>
          <w:divBdr>
            <w:top w:val="none" w:sz="0" w:space="0" w:color="auto"/>
            <w:left w:val="none" w:sz="0" w:space="0" w:color="auto"/>
            <w:bottom w:val="none" w:sz="0" w:space="0" w:color="auto"/>
            <w:right w:val="none" w:sz="0" w:space="0" w:color="auto"/>
          </w:divBdr>
        </w:div>
        <w:div w:id="708605955">
          <w:marLeft w:val="640"/>
          <w:marRight w:val="0"/>
          <w:marTop w:val="0"/>
          <w:marBottom w:val="0"/>
          <w:divBdr>
            <w:top w:val="none" w:sz="0" w:space="0" w:color="auto"/>
            <w:left w:val="none" w:sz="0" w:space="0" w:color="auto"/>
            <w:bottom w:val="none" w:sz="0" w:space="0" w:color="auto"/>
            <w:right w:val="none" w:sz="0" w:space="0" w:color="auto"/>
          </w:divBdr>
        </w:div>
        <w:div w:id="995575940">
          <w:marLeft w:val="640"/>
          <w:marRight w:val="0"/>
          <w:marTop w:val="0"/>
          <w:marBottom w:val="0"/>
          <w:divBdr>
            <w:top w:val="none" w:sz="0" w:space="0" w:color="auto"/>
            <w:left w:val="none" w:sz="0" w:space="0" w:color="auto"/>
            <w:bottom w:val="none" w:sz="0" w:space="0" w:color="auto"/>
            <w:right w:val="none" w:sz="0" w:space="0" w:color="auto"/>
          </w:divBdr>
        </w:div>
        <w:div w:id="109781788">
          <w:marLeft w:val="640"/>
          <w:marRight w:val="0"/>
          <w:marTop w:val="0"/>
          <w:marBottom w:val="0"/>
          <w:divBdr>
            <w:top w:val="none" w:sz="0" w:space="0" w:color="auto"/>
            <w:left w:val="none" w:sz="0" w:space="0" w:color="auto"/>
            <w:bottom w:val="none" w:sz="0" w:space="0" w:color="auto"/>
            <w:right w:val="none" w:sz="0" w:space="0" w:color="auto"/>
          </w:divBdr>
        </w:div>
        <w:div w:id="1944267472">
          <w:marLeft w:val="640"/>
          <w:marRight w:val="0"/>
          <w:marTop w:val="0"/>
          <w:marBottom w:val="0"/>
          <w:divBdr>
            <w:top w:val="none" w:sz="0" w:space="0" w:color="auto"/>
            <w:left w:val="none" w:sz="0" w:space="0" w:color="auto"/>
            <w:bottom w:val="none" w:sz="0" w:space="0" w:color="auto"/>
            <w:right w:val="none" w:sz="0" w:space="0" w:color="auto"/>
          </w:divBdr>
        </w:div>
        <w:div w:id="1987927980">
          <w:marLeft w:val="640"/>
          <w:marRight w:val="0"/>
          <w:marTop w:val="0"/>
          <w:marBottom w:val="0"/>
          <w:divBdr>
            <w:top w:val="none" w:sz="0" w:space="0" w:color="auto"/>
            <w:left w:val="none" w:sz="0" w:space="0" w:color="auto"/>
            <w:bottom w:val="none" w:sz="0" w:space="0" w:color="auto"/>
            <w:right w:val="none" w:sz="0" w:space="0" w:color="auto"/>
          </w:divBdr>
        </w:div>
        <w:div w:id="1549607627">
          <w:marLeft w:val="640"/>
          <w:marRight w:val="0"/>
          <w:marTop w:val="0"/>
          <w:marBottom w:val="0"/>
          <w:divBdr>
            <w:top w:val="none" w:sz="0" w:space="0" w:color="auto"/>
            <w:left w:val="none" w:sz="0" w:space="0" w:color="auto"/>
            <w:bottom w:val="none" w:sz="0" w:space="0" w:color="auto"/>
            <w:right w:val="none" w:sz="0" w:space="0" w:color="auto"/>
          </w:divBdr>
        </w:div>
        <w:div w:id="1249071241">
          <w:marLeft w:val="640"/>
          <w:marRight w:val="0"/>
          <w:marTop w:val="0"/>
          <w:marBottom w:val="0"/>
          <w:divBdr>
            <w:top w:val="none" w:sz="0" w:space="0" w:color="auto"/>
            <w:left w:val="none" w:sz="0" w:space="0" w:color="auto"/>
            <w:bottom w:val="none" w:sz="0" w:space="0" w:color="auto"/>
            <w:right w:val="none" w:sz="0" w:space="0" w:color="auto"/>
          </w:divBdr>
        </w:div>
        <w:div w:id="669522480">
          <w:marLeft w:val="640"/>
          <w:marRight w:val="0"/>
          <w:marTop w:val="0"/>
          <w:marBottom w:val="0"/>
          <w:divBdr>
            <w:top w:val="none" w:sz="0" w:space="0" w:color="auto"/>
            <w:left w:val="none" w:sz="0" w:space="0" w:color="auto"/>
            <w:bottom w:val="none" w:sz="0" w:space="0" w:color="auto"/>
            <w:right w:val="none" w:sz="0" w:space="0" w:color="auto"/>
          </w:divBdr>
        </w:div>
        <w:div w:id="939221469">
          <w:marLeft w:val="640"/>
          <w:marRight w:val="0"/>
          <w:marTop w:val="0"/>
          <w:marBottom w:val="0"/>
          <w:divBdr>
            <w:top w:val="none" w:sz="0" w:space="0" w:color="auto"/>
            <w:left w:val="none" w:sz="0" w:space="0" w:color="auto"/>
            <w:bottom w:val="none" w:sz="0" w:space="0" w:color="auto"/>
            <w:right w:val="none" w:sz="0" w:space="0" w:color="auto"/>
          </w:divBdr>
        </w:div>
        <w:div w:id="13657523">
          <w:marLeft w:val="640"/>
          <w:marRight w:val="0"/>
          <w:marTop w:val="0"/>
          <w:marBottom w:val="0"/>
          <w:divBdr>
            <w:top w:val="none" w:sz="0" w:space="0" w:color="auto"/>
            <w:left w:val="none" w:sz="0" w:space="0" w:color="auto"/>
            <w:bottom w:val="none" w:sz="0" w:space="0" w:color="auto"/>
            <w:right w:val="none" w:sz="0" w:space="0" w:color="auto"/>
          </w:divBdr>
        </w:div>
        <w:div w:id="582449326">
          <w:marLeft w:val="640"/>
          <w:marRight w:val="0"/>
          <w:marTop w:val="0"/>
          <w:marBottom w:val="0"/>
          <w:divBdr>
            <w:top w:val="none" w:sz="0" w:space="0" w:color="auto"/>
            <w:left w:val="none" w:sz="0" w:space="0" w:color="auto"/>
            <w:bottom w:val="none" w:sz="0" w:space="0" w:color="auto"/>
            <w:right w:val="none" w:sz="0" w:space="0" w:color="auto"/>
          </w:divBdr>
        </w:div>
        <w:div w:id="1477718401">
          <w:marLeft w:val="640"/>
          <w:marRight w:val="0"/>
          <w:marTop w:val="0"/>
          <w:marBottom w:val="0"/>
          <w:divBdr>
            <w:top w:val="none" w:sz="0" w:space="0" w:color="auto"/>
            <w:left w:val="none" w:sz="0" w:space="0" w:color="auto"/>
            <w:bottom w:val="none" w:sz="0" w:space="0" w:color="auto"/>
            <w:right w:val="none" w:sz="0" w:space="0" w:color="auto"/>
          </w:divBdr>
        </w:div>
        <w:div w:id="906183236">
          <w:marLeft w:val="640"/>
          <w:marRight w:val="0"/>
          <w:marTop w:val="0"/>
          <w:marBottom w:val="0"/>
          <w:divBdr>
            <w:top w:val="none" w:sz="0" w:space="0" w:color="auto"/>
            <w:left w:val="none" w:sz="0" w:space="0" w:color="auto"/>
            <w:bottom w:val="none" w:sz="0" w:space="0" w:color="auto"/>
            <w:right w:val="none" w:sz="0" w:space="0" w:color="auto"/>
          </w:divBdr>
        </w:div>
        <w:div w:id="1219245911">
          <w:marLeft w:val="640"/>
          <w:marRight w:val="0"/>
          <w:marTop w:val="0"/>
          <w:marBottom w:val="0"/>
          <w:divBdr>
            <w:top w:val="none" w:sz="0" w:space="0" w:color="auto"/>
            <w:left w:val="none" w:sz="0" w:space="0" w:color="auto"/>
            <w:bottom w:val="none" w:sz="0" w:space="0" w:color="auto"/>
            <w:right w:val="none" w:sz="0" w:space="0" w:color="auto"/>
          </w:divBdr>
        </w:div>
        <w:div w:id="279190544">
          <w:marLeft w:val="640"/>
          <w:marRight w:val="0"/>
          <w:marTop w:val="0"/>
          <w:marBottom w:val="0"/>
          <w:divBdr>
            <w:top w:val="none" w:sz="0" w:space="0" w:color="auto"/>
            <w:left w:val="none" w:sz="0" w:space="0" w:color="auto"/>
            <w:bottom w:val="none" w:sz="0" w:space="0" w:color="auto"/>
            <w:right w:val="none" w:sz="0" w:space="0" w:color="auto"/>
          </w:divBdr>
        </w:div>
        <w:div w:id="842478305">
          <w:marLeft w:val="640"/>
          <w:marRight w:val="0"/>
          <w:marTop w:val="0"/>
          <w:marBottom w:val="0"/>
          <w:divBdr>
            <w:top w:val="none" w:sz="0" w:space="0" w:color="auto"/>
            <w:left w:val="none" w:sz="0" w:space="0" w:color="auto"/>
            <w:bottom w:val="none" w:sz="0" w:space="0" w:color="auto"/>
            <w:right w:val="none" w:sz="0" w:space="0" w:color="auto"/>
          </w:divBdr>
        </w:div>
        <w:div w:id="1914389932">
          <w:marLeft w:val="640"/>
          <w:marRight w:val="0"/>
          <w:marTop w:val="0"/>
          <w:marBottom w:val="0"/>
          <w:divBdr>
            <w:top w:val="none" w:sz="0" w:space="0" w:color="auto"/>
            <w:left w:val="none" w:sz="0" w:space="0" w:color="auto"/>
            <w:bottom w:val="none" w:sz="0" w:space="0" w:color="auto"/>
            <w:right w:val="none" w:sz="0" w:space="0" w:color="auto"/>
          </w:divBdr>
        </w:div>
        <w:div w:id="69499012">
          <w:marLeft w:val="640"/>
          <w:marRight w:val="0"/>
          <w:marTop w:val="0"/>
          <w:marBottom w:val="0"/>
          <w:divBdr>
            <w:top w:val="none" w:sz="0" w:space="0" w:color="auto"/>
            <w:left w:val="none" w:sz="0" w:space="0" w:color="auto"/>
            <w:bottom w:val="none" w:sz="0" w:space="0" w:color="auto"/>
            <w:right w:val="none" w:sz="0" w:space="0" w:color="auto"/>
          </w:divBdr>
        </w:div>
        <w:div w:id="305277193">
          <w:marLeft w:val="640"/>
          <w:marRight w:val="0"/>
          <w:marTop w:val="0"/>
          <w:marBottom w:val="0"/>
          <w:divBdr>
            <w:top w:val="none" w:sz="0" w:space="0" w:color="auto"/>
            <w:left w:val="none" w:sz="0" w:space="0" w:color="auto"/>
            <w:bottom w:val="none" w:sz="0" w:space="0" w:color="auto"/>
            <w:right w:val="none" w:sz="0" w:space="0" w:color="auto"/>
          </w:divBdr>
        </w:div>
        <w:div w:id="1573852783">
          <w:marLeft w:val="640"/>
          <w:marRight w:val="0"/>
          <w:marTop w:val="0"/>
          <w:marBottom w:val="0"/>
          <w:divBdr>
            <w:top w:val="none" w:sz="0" w:space="0" w:color="auto"/>
            <w:left w:val="none" w:sz="0" w:space="0" w:color="auto"/>
            <w:bottom w:val="none" w:sz="0" w:space="0" w:color="auto"/>
            <w:right w:val="none" w:sz="0" w:space="0" w:color="auto"/>
          </w:divBdr>
        </w:div>
        <w:div w:id="697780774">
          <w:marLeft w:val="640"/>
          <w:marRight w:val="0"/>
          <w:marTop w:val="0"/>
          <w:marBottom w:val="0"/>
          <w:divBdr>
            <w:top w:val="none" w:sz="0" w:space="0" w:color="auto"/>
            <w:left w:val="none" w:sz="0" w:space="0" w:color="auto"/>
            <w:bottom w:val="none" w:sz="0" w:space="0" w:color="auto"/>
            <w:right w:val="none" w:sz="0" w:space="0" w:color="auto"/>
          </w:divBdr>
        </w:div>
        <w:div w:id="843393917">
          <w:marLeft w:val="640"/>
          <w:marRight w:val="0"/>
          <w:marTop w:val="0"/>
          <w:marBottom w:val="0"/>
          <w:divBdr>
            <w:top w:val="none" w:sz="0" w:space="0" w:color="auto"/>
            <w:left w:val="none" w:sz="0" w:space="0" w:color="auto"/>
            <w:bottom w:val="none" w:sz="0" w:space="0" w:color="auto"/>
            <w:right w:val="none" w:sz="0" w:space="0" w:color="auto"/>
          </w:divBdr>
        </w:div>
        <w:div w:id="1987587885">
          <w:marLeft w:val="640"/>
          <w:marRight w:val="0"/>
          <w:marTop w:val="0"/>
          <w:marBottom w:val="0"/>
          <w:divBdr>
            <w:top w:val="none" w:sz="0" w:space="0" w:color="auto"/>
            <w:left w:val="none" w:sz="0" w:space="0" w:color="auto"/>
            <w:bottom w:val="none" w:sz="0" w:space="0" w:color="auto"/>
            <w:right w:val="none" w:sz="0" w:space="0" w:color="auto"/>
          </w:divBdr>
        </w:div>
        <w:div w:id="1849253280">
          <w:marLeft w:val="640"/>
          <w:marRight w:val="0"/>
          <w:marTop w:val="0"/>
          <w:marBottom w:val="0"/>
          <w:divBdr>
            <w:top w:val="none" w:sz="0" w:space="0" w:color="auto"/>
            <w:left w:val="none" w:sz="0" w:space="0" w:color="auto"/>
            <w:bottom w:val="none" w:sz="0" w:space="0" w:color="auto"/>
            <w:right w:val="none" w:sz="0" w:space="0" w:color="auto"/>
          </w:divBdr>
        </w:div>
        <w:div w:id="1972247397">
          <w:marLeft w:val="640"/>
          <w:marRight w:val="0"/>
          <w:marTop w:val="0"/>
          <w:marBottom w:val="0"/>
          <w:divBdr>
            <w:top w:val="none" w:sz="0" w:space="0" w:color="auto"/>
            <w:left w:val="none" w:sz="0" w:space="0" w:color="auto"/>
            <w:bottom w:val="none" w:sz="0" w:space="0" w:color="auto"/>
            <w:right w:val="none" w:sz="0" w:space="0" w:color="auto"/>
          </w:divBdr>
        </w:div>
        <w:div w:id="2053771518">
          <w:marLeft w:val="640"/>
          <w:marRight w:val="0"/>
          <w:marTop w:val="0"/>
          <w:marBottom w:val="0"/>
          <w:divBdr>
            <w:top w:val="none" w:sz="0" w:space="0" w:color="auto"/>
            <w:left w:val="none" w:sz="0" w:space="0" w:color="auto"/>
            <w:bottom w:val="none" w:sz="0" w:space="0" w:color="auto"/>
            <w:right w:val="none" w:sz="0" w:space="0" w:color="auto"/>
          </w:divBdr>
        </w:div>
        <w:div w:id="2094080063">
          <w:marLeft w:val="640"/>
          <w:marRight w:val="0"/>
          <w:marTop w:val="0"/>
          <w:marBottom w:val="0"/>
          <w:divBdr>
            <w:top w:val="none" w:sz="0" w:space="0" w:color="auto"/>
            <w:left w:val="none" w:sz="0" w:space="0" w:color="auto"/>
            <w:bottom w:val="none" w:sz="0" w:space="0" w:color="auto"/>
            <w:right w:val="none" w:sz="0" w:space="0" w:color="auto"/>
          </w:divBdr>
        </w:div>
        <w:div w:id="747314344">
          <w:marLeft w:val="640"/>
          <w:marRight w:val="0"/>
          <w:marTop w:val="0"/>
          <w:marBottom w:val="0"/>
          <w:divBdr>
            <w:top w:val="none" w:sz="0" w:space="0" w:color="auto"/>
            <w:left w:val="none" w:sz="0" w:space="0" w:color="auto"/>
            <w:bottom w:val="none" w:sz="0" w:space="0" w:color="auto"/>
            <w:right w:val="none" w:sz="0" w:space="0" w:color="auto"/>
          </w:divBdr>
        </w:div>
        <w:div w:id="1866478834">
          <w:marLeft w:val="640"/>
          <w:marRight w:val="0"/>
          <w:marTop w:val="0"/>
          <w:marBottom w:val="0"/>
          <w:divBdr>
            <w:top w:val="none" w:sz="0" w:space="0" w:color="auto"/>
            <w:left w:val="none" w:sz="0" w:space="0" w:color="auto"/>
            <w:bottom w:val="none" w:sz="0" w:space="0" w:color="auto"/>
            <w:right w:val="none" w:sz="0" w:space="0" w:color="auto"/>
          </w:divBdr>
        </w:div>
        <w:div w:id="1300695671">
          <w:marLeft w:val="640"/>
          <w:marRight w:val="0"/>
          <w:marTop w:val="0"/>
          <w:marBottom w:val="0"/>
          <w:divBdr>
            <w:top w:val="none" w:sz="0" w:space="0" w:color="auto"/>
            <w:left w:val="none" w:sz="0" w:space="0" w:color="auto"/>
            <w:bottom w:val="none" w:sz="0" w:space="0" w:color="auto"/>
            <w:right w:val="none" w:sz="0" w:space="0" w:color="auto"/>
          </w:divBdr>
        </w:div>
        <w:div w:id="2036076886">
          <w:marLeft w:val="640"/>
          <w:marRight w:val="0"/>
          <w:marTop w:val="0"/>
          <w:marBottom w:val="0"/>
          <w:divBdr>
            <w:top w:val="none" w:sz="0" w:space="0" w:color="auto"/>
            <w:left w:val="none" w:sz="0" w:space="0" w:color="auto"/>
            <w:bottom w:val="none" w:sz="0" w:space="0" w:color="auto"/>
            <w:right w:val="none" w:sz="0" w:space="0" w:color="auto"/>
          </w:divBdr>
        </w:div>
        <w:div w:id="211308031">
          <w:marLeft w:val="640"/>
          <w:marRight w:val="0"/>
          <w:marTop w:val="0"/>
          <w:marBottom w:val="0"/>
          <w:divBdr>
            <w:top w:val="none" w:sz="0" w:space="0" w:color="auto"/>
            <w:left w:val="none" w:sz="0" w:space="0" w:color="auto"/>
            <w:bottom w:val="none" w:sz="0" w:space="0" w:color="auto"/>
            <w:right w:val="none" w:sz="0" w:space="0" w:color="auto"/>
          </w:divBdr>
        </w:div>
        <w:div w:id="1576359198">
          <w:marLeft w:val="640"/>
          <w:marRight w:val="0"/>
          <w:marTop w:val="0"/>
          <w:marBottom w:val="0"/>
          <w:divBdr>
            <w:top w:val="none" w:sz="0" w:space="0" w:color="auto"/>
            <w:left w:val="none" w:sz="0" w:space="0" w:color="auto"/>
            <w:bottom w:val="none" w:sz="0" w:space="0" w:color="auto"/>
            <w:right w:val="none" w:sz="0" w:space="0" w:color="auto"/>
          </w:divBdr>
        </w:div>
        <w:div w:id="182718762">
          <w:marLeft w:val="640"/>
          <w:marRight w:val="0"/>
          <w:marTop w:val="0"/>
          <w:marBottom w:val="0"/>
          <w:divBdr>
            <w:top w:val="none" w:sz="0" w:space="0" w:color="auto"/>
            <w:left w:val="none" w:sz="0" w:space="0" w:color="auto"/>
            <w:bottom w:val="none" w:sz="0" w:space="0" w:color="auto"/>
            <w:right w:val="none" w:sz="0" w:space="0" w:color="auto"/>
          </w:divBdr>
        </w:div>
        <w:div w:id="2129352245">
          <w:marLeft w:val="640"/>
          <w:marRight w:val="0"/>
          <w:marTop w:val="0"/>
          <w:marBottom w:val="0"/>
          <w:divBdr>
            <w:top w:val="none" w:sz="0" w:space="0" w:color="auto"/>
            <w:left w:val="none" w:sz="0" w:space="0" w:color="auto"/>
            <w:bottom w:val="none" w:sz="0" w:space="0" w:color="auto"/>
            <w:right w:val="none" w:sz="0" w:space="0" w:color="auto"/>
          </w:divBdr>
        </w:div>
        <w:div w:id="1104151137">
          <w:marLeft w:val="640"/>
          <w:marRight w:val="0"/>
          <w:marTop w:val="0"/>
          <w:marBottom w:val="0"/>
          <w:divBdr>
            <w:top w:val="none" w:sz="0" w:space="0" w:color="auto"/>
            <w:left w:val="none" w:sz="0" w:space="0" w:color="auto"/>
            <w:bottom w:val="none" w:sz="0" w:space="0" w:color="auto"/>
            <w:right w:val="none" w:sz="0" w:space="0" w:color="auto"/>
          </w:divBdr>
        </w:div>
        <w:div w:id="1287467893">
          <w:marLeft w:val="640"/>
          <w:marRight w:val="0"/>
          <w:marTop w:val="0"/>
          <w:marBottom w:val="0"/>
          <w:divBdr>
            <w:top w:val="none" w:sz="0" w:space="0" w:color="auto"/>
            <w:left w:val="none" w:sz="0" w:space="0" w:color="auto"/>
            <w:bottom w:val="none" w:sz="0" w:space="0" w:color="auto"/>
            <w:right w:val="none" w:sz="0" w:space="0" w:color="auto"/>
          </w:divBdr>
        </w:div>
        <w:div w:id="959529723">
          <w:marLeft w:val="640"/>
          <w:marRight w:val="0"/>
          <w:marTop w:val="0"/>
          <w:marBottom w:val="0"/>
          <w:divBdr>
            <w:top w:val="none" w:sz="0" w:space="0" w:color="auto"/>
            <w:left w:val="none" w:sz="0" w:space="0" w:color="auto"/>
            <w:bottom w:val="none" w:sz="0" w:space="0" w:color="auto"/>
            <w:right w:val="none" w:sz="0" w:space="0" w:color="auto"/>
          </w:divBdr>
        </w:div>
        <w:div w:id="979765166">
          <w:marLeft w:val="640"/>
          <w:marRight w:val="0"/>
          <w:marTop w:val="0"/>
          <w:marBottom w:val="0"/>
          <w:divBdr>
            <w:top w:val="none" w:sz="0" w:space="0" w:color="auto"/>
            <w:left w:val="none" w:sz="0" w:space="0" w:color="auto"/>
            <w:bottom w:val="none" w:sz="0" w:space="0" w:color="auto"/>
            <w:right w:val="none" w:sz="0" w:space="0" w:color="auto"/>
          </w:divBdr>
        </w:div>
      </w:divsChild>
    </w:div>
    <w:div w:id="561137940">
      <w:bodyDiv w:val="1"/>
      <w:marLeft w:val="0"/>
      <w:marRight w:val="0"/>
      <w:marTop w:val="0"/>
      <w:marBottom w:val="0"/>
      <w:divBdr>
        <w:top w:val="none" w:sz="0" w:space="0" w:color="auto"/>
        <w:left w:val="none" w:sz="0" w:space="0" w:color="auto"/>
        <w:bottom w:val="none" w:sz="0" w:space="0" w:color="auto"/>
        <w:right w:val="none" w:sz="0" w:space="0" w:color="auto"/>
      </w:divBdr>
      <w:divsChild>
        <w:div w:id="846480794">
          <w:marLeft w:val="640"/>
          <w:marRight w:val="0"/>
          <w:marTop w:val="0"/>
          <w:marBottom w:val="0"/>
          <w:divBdr>
            <w:top w:val="none" w:sz="0" w:space="0" w:color="auto"/>
            <w:left w:val="none" w:sz="0" w:space="0" w:color="auto"/>
            <w:bottom w:val="none" w:sz="0" w:space="0" w:color="auto"/>
            <w:right w:val="none" w:sz="0" w:space="0" w:color="auto"/>
          </w:divBdr>
        </w:div>
        <w:div w:id="1021467979">
          <w:marLeft w:val="640"/>
          <w:marRight w:val="0"/>
          <w:marTop w:val="0"/>
          <w:marBottom w:val="0"/>
          <w:divBdr>
            <w:top w:val="none" w:sz="0" w:space="0" w:color="auto"/>
            <w:left w:val="none" w:sz="0" w:space="0" w:color="auto"/>
            <w:bottom w:val="none" w:sz="0" w:space="0" w:color="auto"/>
            <w:right w:val="none" w:sz="0" w:space="0" w:color="auto"/>
          </w:divBdr>
        </w:div>
        <w:div w:id="893271098">
          <w:marLeft w:val="640"/>
          <w:marRight w:val="0"/>
          <w:marTop w:val="0"/>
          <w:marBottom w:val="0"/>
          <w:divBdr>
            <w:top w:val="none" w:sz="0" w:space="0" w:color="auto"/>
            <w:left w:val="none" w:sz="0" w:space="0" w:color="auto"/>
            <w:bottom w:val="none" w:sz="0" w:space="0" w:color="auto"/>
            <w:right w:val="none" w:sz="0" w:space="0" w:color="auto"/>
          </w:divBdr>
        </w:div>
        <w:div w:id="296304724">
          <w:marLeft w:val="640"/>
          <w:marRight w:val="0"/>
          <w:marTop w:val="0"/>
          <w:marBottom w:val="0"/>
          <w:divBdr>
            <w:top w:val="none" w:sz="0" w:space="0" w:color="auto"/>
            <w:left w:val="none" w:sz="0" w:space="0" w:color="auto"/>
            <w:bottom w:val="none" w:sz="0" w:space="0" w:color="auto"/>
            <w:right w:val="none" w:sz="0" w:space="0" w:color="auto"/>
          </w:divBdr>
        </w:div>
        <w:div w:id="1663777246">
          <w:marLeft w:val="640"/>
          <w:marRight w:val="0"/>
          <w:marTop w:val="0"/>
          <w:marBottom w:val="0"/>
          <w:divBdr>
            <w:top w:val="none" w:sz="0" w:space="0" w:color="auto"/>
            <w:left w:val="none" w:sz="0" w:space="0" w:color="auto"/>
            <w:bottom w:val="none" w:sz="0" w:space="0" w:color="auto"/>
            <w:right w:val="none" w:sz="0" w:space="0" w:color="auto"/>
          </w:divBdr>
        </w:div>
        <w:div w:id="230384211">
          <w:marLeft w:val="640"/>
          <w:marRight w:val="0"/>
          <w:marTop w:val="0"/>
          <w:marBottom w:val="0"/>
          <w:divBdr>
            <w:top w:val="none" w:sz="0" w:space="0" w:color="auto"/>
            <w:left w:val="none" w:sz="0" w:space="0" w:color="auto"/>
            <w:bottom w:val="none" w:sz="0" w:space="0" w:color="auto"/>
            <w:right w:val="none" w:sz="0" w:space="0" w:color="auto"/>
          </w:divBdr>
        </w:div>
        <w:div w:id="487939078">
          <w:marLeft w:val="640"/>
          <w:marRight w:val="0"/>
          <w:marTop w:val="0"/>
          <w:marBottom w:val="0"/>
          <w:divBdr>
            <w:top w:val="none" w:sz="0" w:space="0" w:color="auto"/>
            <w:left w:val="none" w:sz="0" w:space="0" w:color="auto"/>
            <w:bottom w:val="none" w:sz="0" w:space="0" w:color="auto"/>
            <w:right w:val="none" w:sz="0" w:space="0" w:color="auto"/>
          </w:divBdr>
        </w:div>
        <w:div w:id="1997799749">
          <w:marLeft w:val="640"/>
          <w:marRight w:val="0"/>
          <w:marTop w:val="0"/>
          <w:marBottom w:val="0"/>
          <w:divBdr>
            <w:top w:val="none" w:sz="0" w:space="0" w:color="auto"/>
            <w:left w:val="none" w:sz="0" w:space="0" w:color="auto"/>
            <w:bottom w:val="none" w:sz="0" w:space="0" w:color="auto"/>
            <w:right w:val="none" w:sz="0" w:space="0" w:color="auto"/>
          </w:divBdr>
        </w:div>
        <w:div w:id="861553584">
          <w:marLeft w:val="640"/>
          <w:marRight w:val="0"/>
          <w:marTop w:val="0"/>
          <w:marBottom w:val="0"/>
          <w:divBdr>
            <w:top w:val="none" w:sz="0" w:space="0" w:color="auto"/>
            <w:left w:val="none" w:sz="0" w:space="0" w:color="auto"/>
            <w:bottom w:val="none" w:sz="0" w:space="0" w:color="auto"/>
            <w:right w:val="none" w:sz="0" w:space="0" w:color="auto"/>
          </w:divBdr>
        </w:div>
        <w:div w:id="1263225584">
          <w:marLeft w:val="640"/>
          <w:marRight w:val="0"/>
          <w:marTop w:val="0"/>
          <w:marBottom w:val="0"/>
          <w:divBdr>
            <w:top w:val="none" w:sz="0" w:space="0" w:color="auto"/>
            <w:left w:val="none" w:sz="0" w:space="0" w:color="auto"/>
            <w:bottom w:val="none" w:sz="0" w:space="0" w:color="auto"/>
            <w:right w:val="none" w:sz="0" w:space="0" w:color="auto"/>
          </w:divBdr>
        </w:div>
        <w:div w:id="2084057249">
          <w:marLeft w:val="640"/>
          <w:marRight w:val="0"/>
          <w:marTop w:val="0"/>
          <w:marBottom w:val="0"/>
          <w:divBdr>
            <w:top w:val="none" w:sz="0" w:space="0" w:color="auto"/>
            <w:left w:val="none" w:sz="0" w:space="0" w:color="auto"/>
            <w:bottom w:val="none" w:sz="0" w:space="0" w:color="auto"/>
            <w:right w:val="none" w:sz="0" w:space="0" w:color="auto"/>
          </w:divBdr>
        </w:div>
        <w:div w:id="877937125">
          <w:marLeft w:val="640"/>
          <w:marRight w:val="0"/>
          <w:marTop w:val="0"/>
          <w:marBottom w:val="0"/>
          <w:divBdr>
            <w:top w:val="none" w:sz="0" w:space="0" w:color="auto"/>
            <w:left w:val="none" w:sz="0" w:space="0" w:color="auto"/>
            <w:bottom w:val="none" w:sz="0" w:space="0" w:color="auto"/>
            <w:right w:val="none" w:sz="0" w:space="0" w:color="auto"/>
          </w:divBdr>
        </w:div>
        <w:div w:id="238098682">
          <w:marLeft w:val="640"/>
          <w:marRight w:val="0"/>
          <w:marTop w:val="0"/>
          <w:marBottom w:val="0"/>
          <w:divBdr>
            <w:top w:val="none" w:sz="0" w:space="0" w:color="auto"/>
            <w:left w:val="none" w:sz="0" w:space="0" w:color="auto"/>
            <w:bottom w:val="none" w:sz="0" w:space="0" w:color="auto"/>
            <w:right w:val="none" w:sz="0" w:space="0" w:color="auto"/>
          </w:divBdr>
        </w:div>
        <w:div w:id="1111440510">
          <w:marLeft w:val="640"/>
          <w:marRight w:val="0"/>
          <w:marTop w:val="0"/>
          <w:marBottom w:val="0"/>
          <w:divBdr>
            <w:top w:val="none" w:sz="0" w:space="0" w:color="auto"/>
            <w:left w:val="none" w:sz="0" w:space="0" w:color="auto"/>
            <w:bottom w:val="none" w:sz="0" w:space="0" w:color="auto"/>
            <w:right w:val="none" w:sz="0" w:space="0" w:color="auto"/>
          </w:divBdr>
        </w:div>
        <w:div w:id="1093893229">
          <w:marLeft w:val="640"/>
          <w:marRight w:val="0"/>
          <w:marTop w:val="0"/>
          <w:marBottom w:val="0"/>
          <w:divBdr>
            <w:top w:val="none" w:sz="0" w:space="0" w:color="auto"/>
            <w:left w:val="none" w:sz="0" w:space="0" w:color="auto"/>
            <w:bottom w:val="none" w:sz="0" w:space="0" w:color="auto"/>
            <w:right w:val="none" w:sz="0" w:space="0" w:color="auto"/>
          </w:divBdr>
        </w:div>
        <w:div w:id="312412785">
          <w:marLeft w:val="640"/>
          <w:marRight w:val="0"/>
          <w:marTop w:val="0"/>
          <w:marBottom w:val="0"/>
          <w:divBdr>
            <w:top w:val="none" w:sz="0" w:space="0" w:color="auto"/>
            <w:left w:val="none" w:sz="0" w:space="0" w:color="auto"/>
            <w:bottom w:val="none" w:sz="0" w:space="0" w:color="auto"/>
            <w:right w:val="none" w:sz="0" w:space="0" w:color="auto"/>
          </w:divBdr>
        </w:div>
        <w:div w:id="158423270">
          <w:marLeft w:val="640"/>
          <w:marRight w:val="0"/>
          <w:marTop w:val="0"/>
          <w:marBottom w:val="0"/>
          <w:divBdr>
            <w:top w:val="none" w:sz="0" w:space="0" w:color="auto"/>
            <w:left w:val="none" w:sz="0" w:space="0" w:color="auto"/>
            <w:bottom w:val="none" w:sz="0" w:space="0" w:color="auto"/>
            <w:right w:val="none" w:sz="0" w:space="0" w:color="auto"/>
          </w:divBdr>
        </w:div>
        <w:div w:id="212355445">
          <w:marLeft w:val="640"/>
          <w:marRight w:val="0"/>
          <w:marTop w:val="0"/>
          <w:marBottom w:val="0"/>
          <w:divBdr>
            <w:top w:val="none" w:sz="0" w:space="0" w:color="auto"/>
            <w:left w:val="none" w:sz="0" w:space="0" w:color="auto"/>
            <w:bottom w:val="none" w:sz="0" w:space="0" w:color="auto"/>
            <w:right w:val="none" w:sz="0" w:space="0" w:color="auto"/>
          </w:divBdr>
        </w:div>
        <w:div w:id="460808443">
          <w:marLeft w:val="640"/>
          <w:marRight w:val="0"/>
          <w:marTop w:val="0"/>
          <w:marBottom w:val="0"/>
          <w:divBdr>
            <w:top w:val="none" w:sz="0" w:space="0" w:color="auto"/>
            <w:left w:val="none" w:sz="0" w:space="0" w:color="auto"/>
            <w:bottom w:val="none" w:sz="0" w:space="0" w:color="auto"/>
            <w:right w:val="none" w:sz="0" w:space="0" w:color="auto"/>
          </w:divBdr>
        </w:div>
        <w:div w:id="748893566">
          <w:marLeft w:val="640"/>
          <w:marRight w:val="0"/>
          <w:marTop w:val="0"/>
          <w:marBottom w:val="0"/>
          <w:divBdr>
            <w:top w:val="none" w:sz="0" w:space="0" w:color="auto"/>
            <w:left w:val="none" w:sz="0" w:space="0" w:color="auto"/>
            <w:bottom w:val="none" w:sz="0" w:space="0" w:color="auto"/>
            <w:right w:val="none" w:sz="0" w:space="0" w:color="auto"/>
          </w:divBdr>
        </w:div>
        <w:div w:id="972565441">
          <w:marLeft w:val="640"/>
          <w:marRight w:val="0"/>
          <w:marTop w:val="0"/>
          <w:marBottom w:val="0"/>
          <w:divBdr>
            <w:top w:val="none" w:sz="0" w:space="0" w:color="auto"/>
            <w:left w:val="none" w:sz="0" w:space="0" w:color="auto"/>
            <w:bottom w:val="none" w:sz="0" w:space="0" w:color="auto"/>
            <w:right w:val="none" w:sz="0" w:space="0" w:color="auto"/>
          </w:divBdr>
        </w:div>
        <w:div w:id="681007981">
          <w:marLeft w:val="640"/>
          <w:marRight w:val="0"/>
          <w:marTop w:val="0"/>
          <w:marBottom w:val="0"/>
          <w:divBdr>
            <w:top w:val="none" w:sz="0" w:space="0" w:color="auto"/>
            <w:left w:val="none" w:sz="0" w:space="0" w:color="auto"/>
            <w:bottom w:val="none" w:sz="0" w:space="0" w:color="auto"/>
            <w:right w:val="none" w:sz="0" w:space="0" w:color="auto"/>
          </w:divBdr>
        </w:div>
        <w:div w:id="371612042">
          <w:marLeft w:val="640"/>
          <w:marRight w:val="0"/>
          <w:marTop w:val="0"/>
          <w:marBottom w:val="0"/>
          <w:divBdr>
            <w:top w:val="none" w:sz="0" w:space="0" w:color="auto"/>
            <w:left w:val="none" w:sz="0" w:space="0" w:color="auto"/>
            <w:bottom w:val="none" w:sz="0" w:space="0" w:color="auto"/>
            <w:right w:val="none" w:sz="0" w:space="0" w:color="auto"/>
          </w:divBdr>
        </w:div>
        <w:div w:id="406150120">
          <w:marLeft w:val="640"/>
          <w:marRight w:val="0"/>
          <w:marTop w:val="0"/>
          <w:marBottom w:val="0"/>
          <w:divBdr>
            <w:top w:val="none" w:sz="0" w:space="0" w:color="auto"/>
            <w:left w:val="none" w:sz="0" w:space="0" w:color="auto"/>
            <w:bottom w:val="none" w:sz="0" w:space="0" w:color="auto"/>
            <w:right w:val="none" w:sz="0" w:space="0" w:color="auto"/>
          </w:divBdr>
        </w:div>
        <w:div w:id="153300932">
          <w:marLeft w:val="640"/>
          <w:marRight w:val="0"/>
          <w:marTop w:val="0"/>
          <w:marBottom w:val="0"/>
          <w:divBdr>
            <w:top w:val="none" w:sz="0" w:space="0" w:color="auto"/>
            <w:left w:val="none" w:sz="0" w:space="0" w:color="auto"/>
            <w:bottom w:val="none" w:sz="0" w:space="0" w:color="auto"/>
            <w:right w:val="none" w:sz="0" w:space="0" w:color="auto"/>
          </w:divBdr>
        </w:div>
        <w:div w:id="346642618">
          <w:marLeft w:val="640"/>
          <w:marRight w:val="0"/>
          <w:marTop w:val="0"/>
          <w:marBottom w:val="0"/>
          <w:divBdr>
            <w:top w:val="none" w:sz="0" w:space="0" w:color="auto"/>
            <w:left w:val="none" w:sz="0" w:space="0" w:color="auto"/>
            <w:bottom w:val="none" w:sz="0" w:space="0" w:color="auto"/>
            <w:right w:val="none" w:sz="0" w:space="0" w:color="auto"/>
          </w:divBdr>
        </w:div>
        <w:div w:id="2102140041">
          <w:marLeft w:val="640"/>
          <w:marRight w:val="0"/>
          <w:marTop w:val="0"/>
          <w:marBottom w:val="0"/>
          <w:divBdr>
            <w:top w:val="none" w:sz="0" w:space="0" w:color="auto"/>
            <w:left w:val="none" w:sz="0" w:space="0" w:color="auto"/>
            <w:bottom w:val="none" w:sz="0" w:space="0" w:color="auto"/>
            <w:right w:val="none" w:sz="0" w:space="0" w:color="auto"/>
          </w:divBdr>
        </w:div>
        <w:div w:id="1138182208">
          <w:marLeft w:val="640"/>
          <w:marRight w:val="0"/>
          <w:marTop w:val="0"/>
          <w:marBottom w:val="0"/>
          <w:divBdr>
            <w:top w:val="none" w:sz="0" w:space="0" w:color="auto"/>
            <w:left w:val="none" w:sz="0" w:space="0" w:color="auto"/>
            <w:bottom w:val="none" w:sz="0" w:space="0" w:color="auto"/>
            <w:right w:val="none" w:sz="0" w:space="0" w:color="auto"/>
          </w:divBdr>
        </w:div>
        <w:div w:id="1696299949">
          <w:marLeft w:val="640"/>
          <w:marRight w:val="0"/>
          <w:marTop w:val="0"/>
          <w:marBottom w:val="0"/>
          <w:divBdr>
            <w:top w:val="none" w:sz="0" w:space="0" w:color="auto"/>
            <w:left w:val="none" w:sz="0" w:space="0" w:color="auto"/>
            <w:bottom w:val="none" w:sz="0" w:space="0" w:color="auto"/>
            <w:right w:val="none" w:sz="0" w:space="0" w:color="auto"/>
          </w:divBdr>
        </w:div>
        <w:div w:id="1499151071">
          <w:marLeft w:val="640"/>
          <w:marRight w:val="0"/>
          <w:marTop w:val="0"/>
          <w:marBottom w:val="0"/>
          <w:divBdr>
            <w:top w:val="none" w:sz="0" w:space="0" w:color="auto"/>
            <w:left w:val="none" w:sz="0" w:space="0" w:color="auto"/>
            <w:bottom w:val="none" w:sz="0" w:space="0" w:color="auto"/>
            <w:right w:val="none" w:sz="0" w:space="0" w:color="auto"/>
          </w:divBdr>
        </w:div>
        <w:div w:id="126706202">
          <w:marLeft w:val="640"/>
          <w:marRight w:val="0"/>
          <w:marTop w:val="0"/>
          <w:marBottom w:val="0"/>
          <w:divBdr>
            <w:top w:val="none" w:sz="0" w:space="0" w:color="auto"/>
            <w:left w:val="none" w:sz="0" w:space="0" w:color="auto"/>
            <w:bottom w:val="none" w:sz="0" w:space="0" w:color="auto"/>
            <w:right w:val="none" w:sz="0" w:space="0" w:color="auto"/>
          </w:divBdr>
        </w:div>
        <w:div w:id="485123631">
          <w:marLeft w:val="640"/>
          <w:marRight w:val="0"/>
          <w:marTop w:val="0"/>
          <w:marBottom w:val="0"/>
          <w:divBdr>
            <w:top w:val="none" w:sz="0" w:space="0" w:color="auto"/>
            <w:left w:val="none" w:sz="0" w:space="0" w:color="auto"/>
            <w:bottom w:val="none" w:sz="0" w:space="0" w:color="auto"/>
            <w:right w:val="none" w:sz="0" w:space="0" w:color="auto"/>
          </w:divBdr>
        </w:div>
        <w:div w:id="1010448072">
          <w:marLeft w:val="640"/>
          <w:marRight w:val="0"/>
          <w:marTop w:val="0"/>
          <w:marBottom w:val="0"/>
          <w:divBdr>
            <w:top w:val="none" w:sz="0" w:space="0" w:color="auto"/>
            <w:left w:val="none" w:sz="0" w:space="0" w:color="auto"/>
            <w:bottom w:val="none" w:sz="0" w:space="0" w:color="auto"/>
            <w:right w:val="none" w:sz="0" w:space="0" w:color="auto"/>
          </w:divBdr>
        </w:div>
        <w:div w:id="765809345">
          <w:marLeft w:val="640"/>
          <w:marRight w:val="0"/>
          <w:marTop w:val="0"/>
          <w:marBottom w:val="0"/>
          <w:divBdr>
            <w:top w:val="none" w:sz="0" w:space="0" w:color="auto"/>
            <w:left w:val="none" w:sz="0" w:space="0" w:color="auto"/>
            <w:bottom w:val="none" w:sz="0" w:space="0" w:color="auto"/>
            <w:right w:val="none" w:sz="0" w:space="0" w:color="auto"/>
          </w:divBdr>
        </w:div>
        <w:div w:id="1438256663">
          <w:marLeft w:val="640"/>
          <w:marRight w:val="0"/>
          <w:marTop w:val="0"/>
          <w:marBottom w:val="0"/>
          <w:divBdr>
            <w:top w:val="none" w:sz="0" w:space="0" w:color="auto"/>
            <w:left w:val="none" w:sz="0" w:space="0" w:color="auto"/>
            <w:bottom w:val="none" w:sz="0" w:space="0" w:color="auto"/>
            <w:right w:val="none" w:sz="0" w:space="0" w:color="auto"/>
          </w:divBdr>
        </w:div>
        <w:div w:id="114377435">
          <w:marLeft w:val="640"/>
          <w:marRight w:val="0"/>
          <w:marTop w:val="0"/>
          <w:marBottom w:val="0"/>
          <w:divBdr>
            <w:top w:val="none" w:sz="0" w:space="0" w:color="auto"/>
            <w:left w:val="none" w:sz="0" w:space="0" w:color="auto"/>
            <w:bottom w:val="none" w:sz="0" w:space="0" w:color="auto"/>
            <w:right w:val="none" w:sz="0" w:space="0" w:color="auto"/>
          </w:divBdr>
        </w:div>
        <w:div w:id="1723602290">
          <w:marLeft w:val="640"/>
          <w:marRight w:val="0"/>
          <w:marTop w:val="0"/>
          <w:marBottom w:val="0"/>
          <w:divBdr>
            <w:top w:val="none" w:sz="0" w:space="0" w:color="auto"/>
            <w:left w:val="none" w:sz="0" w:space="0" w:color="auto"/>
            <w:bottom w:val="none" w:sz="0" w:space="0" w:color="auto"/>
            <w:right w:val="none" w:sz="0" w:space="0" w:color="auto"/>
          </w:divBdr>
        </w:div>
        <w:div w:id="1284464034">
          <w:marLeft w:val="640"/>
          <w:marRight w:val="0"/>
          <w:marTop w:val="0"/>
          <w:marBottom w:val="0"/>
          <w:divBdr>
            <w:top w:val="none" w:sz="0" w:space="0" w:color="auto"/>
            <w:left w:val="none" w:sz="0" w:space="0" w:color="auto"/>
            <w:bottom w:val="none" w:sz="0" w:space="0" w:color="auto"/>
            <w:right w:val="none" w:sz="0" w:space="0" w:color="auto"/>
          </w:divBdr>
        </w:div>
        <w:div w:id="745499589">
          <w:marLeft w:val="640"/>
          <w:marRight w:val="0"/>
          <w:marTop w:val="0"/>
          <w:marBottom w:val="0"/>
          <w:divBdr>
            <w:top w:val="none" w:sz="0" w:space="0" w:color="auto"/>
            <w:left w:val="none" w:sz="0" w:space="0" w:color="auto"/>
            <w:bottom w:val="none" w:sz="0" w:space="0" w:color="auto"/>
            <w:right w:val="none" w:sz="0" w:space="0" w:color="auto"/>
          </w:divBdr>
        </w:div>
        <w:div w:id="399251913">
          <w:marLeft w:val="640"/>
          <w:marRight w:val="0"/>
          <w:marTop w:val="0"/>
          <w:marBottom w:val="0"/>
          <w:divBdr>
            <w:top w:val="none" w:sz="0" w:space="0" w:color="auto"/>
            <w:left w:val="none" w:sz="0" w:space="0" w:color="auto"/>
            <w:bottom w:val="none" w:sz="0" w:space="0" w:color="auto"/>
            <w:right w:val="none" w:sz="0" w:space="0" w:color="auto"/>
          </w:divBdr>
        </w:div>
        <w:div w:id="1026951853">
          <w:marLeft w:val="640"/>
          <w:marRight w:val="0"/>
          <w:marTop w:val="0"/>
          <w:marBottom w:val="0"/>
          <w:divBdr>
            <w:top w:val="none" w:sz="0" w:space="0" w:color="auto"/>
            <w:left w:val="none" w:sz="0" w:space="0" w:color="auto"/>
            <w:bottom w:val="none" w:sz="0" w:space="0" w:color="auto"/>
            <w:right w:val="none" w:sz="0" w:space="0" w:color="auto"/>
          </w:divBdr>
        </w:div>
        <w:div w:id="621570510">
          <w:marLeft w:val="640"/>
          <w:marRight w:val="0"/>
          <w:marTop w:val="0"/>
          <w:marBottom w:val="0"/>
          <w:divBdr>
            <w:top w:val="none" w:sz="0" w:space="0" w:color="auto"/>
            <w:left w:val="none" w:sz="0" w:space="0" w:color="auto"/>
            <w:bottom w:val="none" w:sz="0" w:space="0" w:color="auto"/>
            <w:right w:val="none" w:sz="0" w:space="0" w:color="auto"/>
          </w:divBdr>
        </w:div>
        <w:div w:id="770053388">
          <w:marLeft w:val="640"/>
          <w:marRight w:val="0"/>
          <w:marTop w:val="0"/>
          <w:marBottom w:val="0"/>
          <w:divBdr>
            <w:top w:val="none" w:sz="0" w:space="0" w:color="auto"/>
            <w:left w:val="none" w:sz="0" w:space="0" w:color="auto"/>
            <w:bottom w:val="none" w:sz="0" w:space="0" w:color="auto"/>
            <w:right w:val="none" w:sz="0" w:space="0" w:color="auto"/>
          </w:divBdr>
        </w:div>
        <w:div w:id="1885289403">
          <w:marLeft w:val="640"/>
          <w:marRight w:val="0"/>
          <w:marTop w:val="0"/>
          <w:marBottom w:val="0"/>
          <w:divBdr>
            <w:top w:val="none" w:sz="0" w:space="0" w:color="auto"/>
            <w:left w:val="none" w:sz="0" w:space="0" w:color="auto"/>
            <w:bottom w:val="none" w:sz="0" w:space="0" w:color="auto"/>
            <w:right w:val="none" w:sz="0" w:space="0" w:color="auto"/>
          </w:divBdr>
        </w:div>
        <w:div w:id="535851305">
          <w:marLeft w:val="640"/>
          <w:marRight w:val="0"/>
          <w:marTop w:val="0"/>
          <w:marBottom w:val="0"/>
          <w:divBdr>
            <w:top w:val="none" w:sz="0" w:space="0" w:color="auto"/>
            <w:left w:val="none" w:sz="0" w:space="0" w:color="auto"/>
            <w:bottom w:val="none" w:sz="0" w:space="0" w:color="auto"/>
            <w:right w:val="none" w:sz="0" w:space="0" w:color="auto"/>
          </w:divBdr>
        </w:div>
        <w:div w:id="1542979625">
          <w:marLeft w:val="640"/>
          <w:marRight w:val="0"/>
          <w:marTop w:val="0"/>
          <w:marBottom w:val="0"/>
          <w:divBdr>
            <w:top w:val="none" w:sz="0" w:space="0" w:color="auto"/>
            <w:left w:val="none" w:sz="0" w:space="0" w:color="auto"/>
            <w:bottom w:val="none" w:sz="0" w:space="0" w:color="auto"/>
            <w:right w:val="none" w:sz="0" w:space="0" w:color="auto"/>
          </w:divBdr>
        </w:div>
      </w:divsChild>
    </w:div>
    <w:div w:id="577716209">
      <w:bodyDiv w:val="1"/>
      <w:marLeft w:val="0"/>
      <w:marRight w:val="0"/>
      <w:marTop w:val="0"/>
      <w:marBottom w:val="0"/>
      <w:divBdr>
        <w:top w:val="none" w:sz="0" w:space="0" w:color="auto"/>
        <w:left w:val="none" w:sz="0" w:space="0" w:color="auto"/>
        <w:bottom w:val="none" w:sz="0" w:space="0" w:color="auto"/>
        <w:right w:val="none" w:sz="0" w:space="0" w:color="auto"/>
      </w:divBdr>
      <w:divsChild>
        <w:div w:id="280378586">
          <w:marLeft w:val="0"/>
          <w:marRight w:val="0"/>
          <w:marTop w:val="0"/>
          <w:marBottom w:val="0"/>
          <w:divBdr>
            <w:top w:val="none" w:sz="0" w:space="0" w:color="auto"/>
            <w:left w:val="none" w:sz="0" w:space="0" w:color="auto"/>
            <w:bottom w:val="none" w:sz="0" w:space="0" w:color="auto"/>
            <w:right w:val="none" w:sz="0" w:space="0" w:color="auto"/>
          </w:divBdr>
          <w:divsChild>
            <w:div w:id="2110543168">
              <w:marLeft w:val="0"/>
              <w:marRight w:val="0"/>
              <w:marTop w:val="0"/>
              <w:marBottom w:val="0"/>
              <w:divBdr>
                <w:top w:val="none" w:sz="0" w:space="0" w:color="auto"/>
                <w:left w:val="none" w:sz="0" w:space="0" w:color="auto"/>
                <w:bottom w:val="none" w:sz="0" w:space="0" w:color="auto"/>
                <w:right w:val="none" w:sz="0" w:space="0" w:color="auto"/>
              </w:divBdr>
              <w:divsChild>
                <w:div w:id="108665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451836">
      <w:bodyDiv w:val="1"/>
      <w:marLeft w:val="0"/>
      <w:marRight w:val="0"/>
      <w:marTop w:val="0"/>
      <w:marBottom w:val="0"/>
      <w:divBdr>
        <w:top w:val="none" w:sz="0" w:space="0" w:color="auto"/>
        <w:left w:val="none" w:sz="0" w:space="0" w:color="auto"/>
        <w:bottom w:val="none" w:sz="0" w:space="0" w:color="auto"/>
        <w:right w:val="none" w:sz="0" w:space="0" w:color="auto"/>
      </w:divBdr>
      <w:divsChild>
        <w:div w:id="1474446895">
          <w:marLeft w:val="0"/>
          <w:marRight w:val="0"/>
          <w:marTop w:val="0"/>
          <w:marBottom w:val="0"/>
          <w:divBdr>
            <w:top w:val="none" w:sz="0" w:space="0" w:color="auto"/>
            <w:left w:val="none" w:sz="0" w:space="0" w:color="auto"/>
            <w:bottom w:val="none" w:sz="0" w:space="0" w:color="auto"/>
            <w:right w:val="none" w:sz="0" w:space="0" w:color="auto"/>
          </w:divBdr>
          <w:divsChild>
            <w:div w:id="1483887394">
              <w:marLeft w:val="0"/>
              <w:marRight w:val="0"/>
              <w:marTop w:val="0"/>
              <w:marBottom w:val="0"/>
              <w:divBdr>
                <w:top w:val="none" w:sz="0" w:space="0" w:color="auto"/>
                <w:left w:val="none" w:sz="0" w:space="0" w:color="auto"/>
                <w:bottom w:val="none" w:sz="0" w:space="0" w:color="auto"/>
                <w:right w:val="none" w:sz="0" w:space="0" w:color="auto"/>
              </w:divBdr>
              <w:divsChild>
                <w:div w:id="9884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618346">
      <w:bodyDiv w:val="1"/>
      <w:marLeft w:val="0"/>
      <w:marRight w:val="0"/>
      <w:marTop w:val="0"/>
      <w:marBottom w:val="0"/>
      <w:divBdr>
        <w:top w:val="none" w:sz="0" w:space="0" w:color="auto"/>
        <w:left w:val="none" w:sz="0" w:space="0" w:color="auto"/>
        <w:bottom w:val="none" w:sz="0" w:space="0" w:color="auto"/>
        <w:right w:val="none" w:sz="0" w:space="0" w:color="auto"/>
      </w:divBdr>
      <w:divsChild>
        <w:div w:id="1927036463">
          <w:marLeft w:val="0"/>
          <w:marRight w:val="0"/>
          <w:marTop w:val="0"/>
          <w:marBottom w:val="0"/>
          <w:divBdr>
            <w:top w:val="none" w:sz="0" w:space="0" w:color="auto"/>
            <w:left w:val="none" w:sz="0" w:space="0" w:color="auto"/>
            <w:bottom w:val="none" w:sz="0" w:space="0" w:color="auto"/>
            <w:right w:val="none" w:sz="0" w:space="0" w:color="auto"/>
          </w:divBdr>
          <w:divsChild>
            <w:div w:id="15621173">
              <w:marLeft w:val="0"/>
              <w:marRight w:val="0"/>
              <w:marTop w:val="0"/>
              <w:marBottom w:val="0"/>
              <w:divBdr>
                <w:top w:val="none" w:sz="0" w:space="0" w:color="auto"/>
                <w:left w:val="none" w:sz="0" w:space="0" w:color="auto"/>
                <w:bottom w:val="none" w:sz="0" w:space="0" w:color="auto"/>
                <w:right w:val="none" w:sz="0" w:space="0" w:color="auto"/>
              </w:divBdr>
              <w:divsChild>
                <w:div w:id="17576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490519">
      <w:bodyDiv w:val="1"/>
      <w:marLeft w:val="0"/>
      <w:marRight w:val="0"/>
      <w:marTop w:val="0"/>
      <w:marBottom w:val="0"/>
      <w:divBdr>
        <w:top w:val="none" w:sz="0" w:space="0" w:color="auto"/>
        <w:left w:val="none" w:sz="0" w:space="0" w:color="auto"/>
        <w:bottom w:val="none" w:sz="0" w:space="0" w:color="auto"/>
        <w:right w:val="none" w:sz="0" w:space="0" w:color="auto"/>
      </w:divBdr>
    </w:div>
    <w:div w:id="627513228">
      <w:bodyDiv w:val="1"/>
      <w:marLeft w:val="0"/>
      <w:marRight w:val="0"/>
      <w:marTop w:val="0"/>
      <w:marBottom w:val="0"/>
      <w:divBdr>
        <w:top w:val="none" w:sz="0" w:space="0" w:color="auto"/>
        <w:left w:val="none" w:sz="0" w:space="0" w:color="auto"/>
        <w:bottom w:val="none" w:sz="0" w:space="0" w:color="auto"/>
        <w:right w:val="none" w:sz="0" w:space="0" w:color="auto"/>
      </w:divBdr>
    </w:div>
    <w:div w:id="631399021">
      <w:bodyDiv w:val="1"/>
      <w:marLeft w:val="0"/>
      <w:marRight w:val="0"/>
      <w:marTop w:val="0"/>
      <w:marBottom w:val="0"/>
      <w:divBdr>
        <w:top w:val="none" w:sz="0" w:space="0" w:color="auto"/>
        <w:left w:val="none" w:sz="0" w:space="0" w:color="auto"/>
        <w:bottom w:val="none" w:sz="0" w:space="0" w:color="auto"/>
        <w:right w:val="none" w:sz="0" w:space="0" w:color="auto"/>
      </w:divBdr>
      <w:divsChild>
        <w:div w:id="741374499">
          <w:marLeft w:val="640"/>
          <w:marRight w:val="0"/>
          <w:marTop w:val="0"/>
          <w:marBottom w:val="0"/>
          <w:divBdr>
            <w:top w:val="none" w:sz="0" w:space="0" w:color="auto"/>
            <w:left w:val="none" w:sz="0" w:space="0" w:color="auto"/>
            <w:bottom w:val="none" w:sz="0" w:space="0" w:color="auto"/>
            <w:right w:val="none" w:sz="0" w:space="0" w:color="auto"/>
          </w:divBdr>
        </w:div>
        <w:div w:id="708840819">
          <w:marLeft w:val="640"/>
          <w:marRight w:val="0"/>
          <w:marTop w:val="0"/>
          <w:marBottom w:val="0"/>
          <w:divBdr>
            <w:top w:val="none" w:sz="0" w:space="0" w:color="auto"/>
            <w:left w:val="none" w:sz="0" w:space="0" w:color="auto"/>
            <w:bottom w:val="none" w:sz="0" w:space="0" w:color="auto"/>
            <w:right w:val="none" w:sz="0" w:space="0" w:color="auto"/>
          </w:divBdr>
        </w:div>
        <w:div w:id="51850536">
          <w:marLeft w:val="640"/>
          <w:marRight w:val="0"/>
          <w:marTop w:val="0"/>
          <w:marBottom w:val="0"/>
          <w:divBdr>
            <w:top w:val="none" w:sz="0" w:space="0" w:color="auto"/>
            <w:left w:val="none" w:sz="0" w:space="0" w:color="auto"/>
            <w:bottom w:val="none" w:sz="0" w:space="0" w:color="auto"/>
            <w:right w:val="none" w:sz="0" w:space="0" w:color="auto"/>
          </w:divBdr>
        </w:div>
        <w:div w:id="2124958483">
          <w:marLeft w:val="640"/>
          <w:marRight w:val="0"/>
          <w:marTop w:val="0"/>
          <w:marBottom w:val="0"/>
          <w:divBdr>
            <w:top w:val="none" w:sz="0" w:space="0" w:color="auto"/>
            <w:left w:val="none" w:sz="0" w:space="0" w:color="auto"/>
            <w:bottom w:val="none" w:sz="0" w:space="0" w:color="auto"/>
            <w:right w:val="none" w:sz="0" w:space="0" w:color="auto"/>
          </w:divBdr>
        </w:div>
        <w:div w:id="1036387710">
          <w:marLeft w:val="640"/>
          <w:marRight w:val="0"/>
          <w:marTop w:val="0"/>
          <w:marBottom w:val="0"/>
          <w:divBdr>
            <w:top w:val="none" w:sz="0" w:space="0" w:color="auto"/>
            <w:left w:val="none" w:sz="0" w:space="0" w:color="auto"/>
            <w:bottom w:val="none" w:sz="0" w:space="0" w:color="auto"/>
            <w:right w:val="none" w:sz="0" w:space="0" w:color="auto"/>
          </w:divBdr>
        </w:div>
        <w:div w:id="1072698412">
          <w:marLeft w:val="640"/>
          <w:marRight w:val="0"/>
          <w:marTop w:val="0"/>
          <w:marBottom w:val="0"/>
          <w:divBdr>
            <w:top w:val="none" w:sz="0" w:space="0" w:color="auto"/>
            <w:left w:val="none" w:sz="0" w:space="0" w:color="auto"/>
            <w:bottom w:val="none" w:sz="0" w:space="0" w:color="auto"/>
            <w:right w:val="none" w:sz="0" w:space="0" w:color="auto"/>
          </w:divBdr>
        </w:div>
        <w:div w:id="1922711685">
          <w:marLeft w:val="640"/>
          <w:marRight w:val="0"/>
          <w:marTop w:val="0"/>
          <w:marBottom w:val="0"/>
          <w:divBdr>
            <w:top w:val="none" w:sz="0" w:space="0" w:color="auto"/>
            <w:left w:val="none" w:sz="0" w:space="0" w:color="auto"/>
            <w:bottom w:val="none" w:sz="0" w:space="0" w:color="auto"/>
            <w:right w:val="none" w:sz="0" w:space="0" w:color="auto"/>
          </w:divBdr>
        </w:div>
        <w:div w:id="1449205010">
          <w:marLeft w:val="640"/>
          <w:marRight w:val="0"/>
          <w:marTop w:val="0"/>
          <w:marBottom w:val="0"/>
          <w:divBdr>
            <w:top w:val="none" w:sz="0" w:space="0" w:color="auto"/>
            <w:left w:val="none" w:sz="0" w:space="0" w:color="auto"/>
            <w:bottom w:val="none" w:sz="0" w:space="0" w:color="auto"/>
            <w:right w:val="none" w:sz="0" w:space="0" w:color="auto"/>
          </w:divBdr>
        </w:div>
        <w:div w:id="1245412216">
          <w:marLeft w:val="640"/>
          <w:marRight w:val="0"/>
          <w:marTop w:val="0"/>
          <w:marBottom w:val="0"/>
          <w:divBdr>
            <w:top w:val="none" w:sz="0" w:space="0" w:color="auto"/>
            <w:left w:val="none" w:sz="0" w:space="0" w:color="auto"/>
            <w:bottom w:val="none" w:sz="0" w:space="0" w:color="auto"/>
            <w:right w:val="none" w:sz="0" w:space="0" w:color="auto"/>
          </w:divBdr>
        </w:div>
        <w:div w:id="1591891350">
          <w:marLeft w:val="640"/>
          <w:marRight w:val="0"/>
          <w:marTop w:val="0"/>
          <w:marBottom w:val="0"/>
          <w:divBdr>
            <w:top w:val="none" w:sz="0" w:space="0" w:color="auto"/>
            <w:left w:val="none" w:sz="0" w:space="0" w:color="auto"/>
            <w:bottom w:val="none" w:sz="0" w:space="0" w:color="auto"/>
            <w:right w:val="none" w:sz="0" w:space="0" w:color="auto"/>
          </w:divBdr>
        </w:div>
        <w:div w:id="1994143765">
          <w:marLeft w:val="640"/>
          <w:marRight w:val="0"/>
          <w:marTop w:val="0"/>
          <w:marBottom w:val="0"/>
          <w:divBdr>
            <w:top w:val="none" w:sz="0" w:space="0" w:color="auto"/>
            <w:left w:val="none" w:sz="0" w:space="0" w:color="auto"/>
            <w:bottom w:val="none" w:sz="0" w:space="0" w:color="auto"/>
            <w:right w:val="none" w:sz="0" w:space="0" w:color="auto"/>
          </w:divBdr>
        </w:div>
        <w:div w:id="563954493">
          <w:marLeft w:val="640"/>
          <w:marRight w:val="0"/>
          <w:marTop w:val="0"/>
          <w:marBottom w:val="0"/>
          <w:divBdr>
            <w:top w:val="none" w:sz="0" w:space="0" w:color="auto"/>
            <w:left w:val="none" w:sz="0" w:space="0" w:color="auto"/>
            <w:bottom w:val="none" w:sz="0" w:space="0" w:color="auto"/>
            <w:right w:val="none" w:sz="0" w:space="0" w:color="auto"/>
          </w:divBdr>
        </w:div>
        <w:div w:id="298653575">
          <w:marLeft w:val="640"/>
          <w:marRight w:val="0"/>
          <w:marTop w:val="0"/>
          <w:marBottom w:val="0"/>
          <w:divBdr>
            <w:top w:val="none" w:sz="0" w:space="0" w:color="auto"/>
            <w:left w:val="none" w:sz="0" w:space="0" w:color="auto"/>
            <w:bottom w:val="none" w:sz="0" w:space="0" w:color="auto"/>
            <w:right w:val="none" w:sz="0" w:space="0" w:color="auto"/>
          </w:divBdr>
        </w:div>
        <w:div w:id="325977383">
          <w:marLeft w:val="640"/>
          <w:marRight w:val="0"/>
          <w:marTop w:val="0"/>
          <w:marBottom w:val="0"/>
          <w:divBdr>
            <w:top w:val="none" w:sz="0" w:space="0" w:color="auto"/>
            <w:left w:val="none" w:sz="0" w:space="0" w:color="auto"/>
            <w:bottom w:val="none" w:sz="0" w:space="0" w:color="auto"/>
            <w:right w:val="none" w:sz="0" w:space="0" w:color="auto"/>
          </w:divBdr>
        </w:div>
        <w:div w:id="661859950">
          <w:marLeft w:val="640"/>
          <w:marRight w:val="0"/>
          <w:marTop w:val="0"/>
          <w:marBottom w:val="0"/>
          <w:divBdr>
            <w:top w:val="none" w:sz="0" w:space="0" w:color="auto"/>
            <w:left w:val="none" w:sz="0" w:space="0" w:color="auto"/>
            <w:bottom w:val="none" w:sz="0" w:space="0" w:color="auto"/>
            <w:right w:val="none" w:sz="0" w:space="0" w:color="auto"/>
          </w:divBdr>
        </w:div>
        <w:div w:id="1331715995">
          <w:marLeft w:val="640"/>
          <w:marRight w:val="0"/>
          <w:marTop w:val="0"/>
          <w:marBottom w:val="0"/>
          <w:divBdr>
            <w:top w:val="none" w:sz="0" w:space="0" w:color="auto"/>
            <w:left w:val="none" w:sz="0" w:space="0" w:color="auto"/>
            <w:bottom w:val="none" w:sz="0" w:space="0" w:color="auto"/>
            <w:right w:val="none" w:sz="0" w:space="0" w:color="auto"/>
          </w:divBdr>
        </w:div>
        <w:div w:id="1827041762">
          <w:marLeft w:val="640"/>
          <w:marRight w:val="0"/>
          <w:marTop w:val="0"/>
          <w:marBottom w:val="0"/>
          <w:divBdr>
            <w:top w:val="none" w:sz="0" w:space="0" w:color="auto"/>
            <w:left w:val="none" w:sz="0" w:space="0" w:color="auto"/>
            <w:bottom w:val="none" w:sz="0" w:space="0" w:color="auto"/>
            <w:right w:val="none" w:sz="0" w:space="0" w:color="auto"/>
          </w:divBdr>
        </w:div>
        <w:div w:id="580911646">
          <w:marLeft w:val="640"/>
          <w:marRight w:val="0"/>
          <w:marTop w:val="0"/>
          <w:marBottom w:val="0"/>
          <w:divBdr>
            <w:top w:val="none" w:sz="0" w:space="0" w:color="auto"/>
            <w:left w:val="none" w:sz="0" w:space="0" w:color="auto"/>
            <w:bottom w:val="none" w:sz="0" w:space="0" w:color="auto"/>
            <w:right w:val="none" w:sz="0" w:space="0" w:color="auto"/>
          </w:divBdr>
        </w:div>
        <w:div w:id="1074474351">
          <w:marLeft w:val="640"/>
          <w:marRight w:val="0"/>
          <w:marTop w:val="0"/>
          <w:marBottom w:val="0"/>
          <w:divBdr>
            <w:top w:val="none" w:sz="0" w:space="0" w:color="auto"/>
            <w:left w:val="none" w:sz="0" w:space="0" w:color="auto"/>
            <w:bottom w:val="none" w:sz="0" w:space="0" w:color="auto"/>
            <w:right w:val="none" w:sz="0" w:space="0" w:color="auto"/>
          </w:divBdr>
        </w:div>
        <w:div w:id="319358519">
          <w:marLeft w:val="640"/>
          <w:marRight w:val="0"/>
          <w:marTop w:val="0"/>
          <w:marBottom w:val="0"/>
          <w:divBdr>
            <w:top w:val="none" w:sz="0" w:space="0" w:color="auto"/>
            <w:left w:val="none" w:sz="0" w:space="0" w:color="auto"/>
            <w:bottom w:val="none" w:sz="0" w:space="0" w:color="auto"/>
            <w:right w:val="none" w:sz="0" w:space="0" w:color="auto"/>
          </w:divBdr>
        </w:div>
        <w:div w:id="1885093579">
          <w:marLeft w:val="640"/>
          <w:marRight w:val="0"/>
          <w:marTop w:val="0"/>
          <w:marBottom w:val="0"/>
          <w:divBdr>
            <w:top w:val="none" w:sz="0" w:space="0" w:color="auto"/>
            <w:left w:val="none" w:sz="0" w:space="0" w:color="auto"/>
            <w:bottom w:val="none" w:sz="0" w:space="0" w:color="auto"/>
            <w:right w:val="none" w:sz="0" w:space="0" w:color="auto"/>
          </w:divBdr>
        </w:div>
        <w:div w:id="302002521">
          <w:marLeft w:val="640"/>
          <w:marRight w:val="0"/>
          <w:marTop w:val="0"/>
          <w:marBottom w:val="0"/>
          <w:divBdr>
            <w:top w:val="none" w:sz="0" w:space="0" w:color="auto"/>
            <w:left w:val="none" w:sz="0" w:space="0" w:color="auto"/>
            <w:bottom w:val="none" w:sz="0" w:space="0" w:color="auto"/>
            <w:right w:val="none" w:sz="0" w:space="0" w:color="auto"/>
          </w:divBdr>
        </w:div>
        <w:div w:id="746614808">
          <w:marLeft w:val="640"/>
          <w:marRight w:val="0"/>
          <w:marTop w:val="0"/>
          <w:marBottom w:val="0"/>
          <w:divBdr>
            <w:top w:val="none" w:sz="0" w:space="0" w:color="auto"/>
            <w:left w:val="none" w:sz="0" w:space="0" w:color="auto"/>
            <w:bottom w:val="none" w:sz="0" w:space="0" w:color="auto"/>
            <w:right w:val="none" w:sz="0" w:space="0" w:color="auto"/>
          </w:divBdr>
        </w:div>
        <w:div w:id="2031181311">
          <w:marLeft w:val="640"/>
          <w:marRight w:val="0"/>
          <w:marTop w:val="0"/>
          <w:marBottom w:val="0"/>
          <w:divBdr>
            <w:top w:val="none" w:sz="0" w:space="0" w:color="auto"/>
            <w:left w:val="none" w:sz="0" w:space="0" w:color="auto"/>
            <w:bottom w:val="none" w:sz="0" w:space="0" w:color="auto"/>
            <w:right w:val="none" w:sz="0" w:space="0" w:color="auto"/>
          </w:divBdr>
        </w:div>
        <w:div w:id="787311849">
          <w:marLeft w:val="640"/>
          <w:marRight w:val="0"/>
          <w:marTop w:val="0"/>
          <w:marBottom w:val="0"/>
          <w:divBdr>
            <w:top w:val="none" w:sz="0" w:space="0" w:color="auto"/>
            <w:left w:val="none" w:sz="0" w:space="0" w:color="auto"/>
            <w:bottom w:val="none" w:sz="0" w:space="0" w:color="auto"/>
            <w:right w:val="none" w:sz="0" w:space="0" w:color="auto"/>
          </w:divBdr>
        </w:div>
        <w:div w:id="1206480038">
          <w:marLeft w:val="640"/>
          <w:marRight w:val="0"/>
          <w:marTop w:val="0"/>
          <w:marBottom w:val="0"/>
          <w:divBdr>
            <w:top w:val="none" w:sz="0" w:space="0" w:color="auto"/>
            <w:left w:val="none" w:sz="0" w:space="0" w:color="auto"/>
            <w:bottom w:val="none" w:sz="0" w:space="0" w:color="auto"/>
            <w:right w:val="none" w:sz="0" w:space="0" w:color="auto"/>
          </w:divBdr>
        </w:div>
        <w:div w:id="958948362">
          <w:marLeft w:val="640"/>
          <w:marRight w:val="0"/>
          <w:marTop w:val="0"/>
          <w:marBottom w:val="0"/>
          <w:divBdr>
            <w:top w:val="none" w:sz="0" w:space="0" w:color="auto"/>
            <w:left w:val="none" w:sz="0" w:space="0" w:color="auto"/>
            <w:bottom w:val="none" w:sz="0" w:space="0" w:color="auto"/>
            <w:right w:val="none" w:sz="0" w:space="0" w:color="auto"/>
          </w:divBdr>
        </w:div>
        <w:div w:id="1753115430">
          <w:marLeft w:val="640"/>
          <w:marRight w:val="0"/>
          <w:marTop w:val="0"/>
          <w:marBottom w:val="0"/>
          <w:divBdr>
            <w:top w:val="none" w:sz="0" w:space="0" w:color="auto"/>
            <w:left w:val="none" w:sz="0" w:space="0" w:color="auto"/>
            <w:bottom w:val="none" w:sz="0" w:space="0" w:color="auto"/>
            <w:right w:val="none" w:sz="0" w:space="0" w:color="auto"/>
          </w:divBdr>
        </w:div>
        <w:div w:id="874855023">
          <w:marLeft w:val="640"/>
          <w:marRight w:val="0"/>
          <w:marTop w:val="0"/>
          <w:marBottom w:val="0"/>
          <w:divBdr>
            <w:top w:val="none" w:sz="0" w:space="0" w:color="auto"/>
            <w:left w:val="none" w:sz="0" w:space="0" w:color="auto"/>
            <w:bottom w:val="none" w:sz="0" w:space="0" w:color="auto"/>
            <w:right w:val="none" w:sz="0" w:space="0" w:color="auto"/>
          </w:divBdr>
        </w:div>
        <w:div w:id="1504666493">
          <w:marLeft w:val="640"/>
          <w:marRight w:val="0"/>
          <w:marTop w:val="0"/>
          <w:marBottom w:val="0"/>
          <w:divBdr>
            <w:top w:val="none" w:sz="0" w:space="0" w:color="auto"/>
            <w:left w:val="none" w:sz="0" w:space="0" w:color="auto"/>
            <w:bottom w:val="none" w:sz="0" w:space="0" w:color="auto"/>
            <w:right w:val="none" w:sz="0" w:space="0" w:color="auto"/>
          </w:divBdr>
        </w:div>
        <w:div w:id="1449395957">
          <w:marLeft w:val="640"/>
          <w:marRight w:val="0"/>
          <w:marTop w:val="0"/>
          <w:marBottom w:val="0"/>
          <w:divBdr>
            <w:top w:val="none" w:sz="0" w:space="0" w:color="auto"/>
            <w:left w:val="none" w:sz="0" w:space="0" w:color="auto"/>
            <w:bottom w:val="none" w:sz="0" w:space="0" w:color="auto"/>
            <w:right w:val="none" w:sz="0" w:space="0" w:color="auto"/>
          </w:divBdr>
        </w:div>
        <w:div w:id="1911571034">
          <w:marLeft w:val="640"/>
          <w:marRight w:val="0"/>
          <w:marTop w:val="0"/>
          <w:marBottom w:val="0"/>
          <w:divBdr>
            <w:top w:val="none" w:sz="0" w:space="0" w:color="auto"/>
            <w:left w:val="none" w:sz="0" w:space="0" w:color="auto"/>
            <w:bottom w:val="none" w:sz="0" w:space="0" w:color="auto"/>
            <w:right w:val="none" w:sz="0" w:space="0" w:color="auto"/>
          </w:divBdr>
        </w:div>
        <w:div w:id="558441247">
          <w:marLeft w:val="640"/>
          <w:marRight w:val="0"/>
          <w:marTop w:val="0"/>
          <w:marBottom w:val="0"/>
          <w:divBdr>
            <w:top w:val="none" w:sz="0" w:space="0" w:color="auto"/>
            <w:left w:val="none" w:sz="0" w:space="0" w:color="auto"/>
            <w:bottom w:val="none" w:sz="0" w:space="0" w:color="auto"/>
            <w:right w:val="none" w:sz="0" w:space="0" w:color="auto"/>
          </w:divBdr>
        </w:div>
        <w:div w:id="1782187812">
          <w:marLeft w:val="640"/>
          <w:marRight w:val="0"/>
          <w:marTop w:val="0"/>
          <w:marBottom w:val="0"/>
          <w:divBdr>
            <w:top w:val="none" w:sz="0" w:space="0" w:color="auto"/>
            <w:left w:val="none" w:sz="0" w:space="0" w:color="auto"/>
            <w:bottom w:val="none" w:sz="0" w:space="0" w:color="auto"/>
            <w:right w:val="none" w:sz="0" w:space="0" w:color="auto"/>
          </w:divBdr>
        </w:div>
        <w:div w:id="1775440829">
          <w:marLeft w:val="640"/>
          <w:marRight w:val="0"/>
          <w:marTop w:val="0"/>
          <w:marBottom w:val="0"/>
          <w:divBdr>
            <w:top w:val="none" w:sz="0" w:space="0" w:color="auto"/>
            <w:left w:val="none" w:sz="0" w:space="0" w:color="auto"/>
            <w:bottom w:val="none" w:sz="0" w:space="0" w:color="auto"/>
            <w:right w:val="none" w:sz="0" w:space="0" w:color="auto"/>
          </w:divBdr>
        </w:div>
        <w:div w:id="1300694933">
          <w:marLeft w:val="640"/>
          <w:marRight w:val="0"/>
          <w:marTop w:val="0"/>
          <w:marBottom w:val="0"/>
          <w:divBdr>
            <w:top w:val="none" w:sz="0" w:space="0" w:color="auto"/>
            <w:left w:val="none" w:sz="0" w:space="0" w:color="auto"/>
            <w:bottom w:val="none" w:sz="0" w:space="0" w:color="auto"/>
            <w:right w:val="none" w:sz="0" w:space="0" w:color="auto"/>
          </w:divBdr>
        </w:div>
        <w:div w:id="1841776305">
          <w:marLeft w:val="640"/>
          <w:marRight w:val="0"/>
          <w:marTop w:val="0"/>
          <w:marBottom w:val="0"/>
          <w:divBdr>
            <w:top w:val="none" w:sz="0" w:space="0" w:color="auto"/>
            <w:left w:val="none" w:sz="0" w:space="0" w:color="auto"/>
            <w:bottom w:val="none" w:sz="0" w:space="0" w:color="auto"/>
            <w:right w:val="none" w:sz="0" w:space="0" w:color="auto"/>
          </w:divBdr>
        </w:div>
        <w:div w:id="259484030">
          <w:marLeft w:val="640"/>
          <w:marRight w:val="0"/>
          <w:marTop w:val="0"/>
          <w:marBottom w:val="0"/>
          <w:divBdr>
            <w:top w:val="none" w:sz="0" w:space="0" w:color="auto"/>
            <w:left w:val="none" w:sz="0" w:space="0" w:color="auto"/>
            <w:bottom w:val="none" w:sz="0" w:space="0" w:color="auto"/>
            <w:right w:val="none" w:sz="0" w:space="0" w:color="auto"/>
          </w:divBdr>
        </w:div>
        <w:div w:id="747381282">
          <w:marLeft w:val="640"/>
          <w:marRight w:val="0"/>
          <w:marTop w:val="0"/>
          <w:marBottom w:val="0"/>
          <w:divBdr>
            <w:top w:val="none" w:sz="0" w:space="0" w:color="auto"/>
            <w:left w:val="none" w:sz="0" w:space="0" w:color="auto"/>
            <w:bottom w:val="none" w:sz="0" w:space="0" w:color="auto"/>
            <w:right w:val="none" w:sz="0" w:space="0" w:color="auto"/>
          </w:divBdr>
        </w:div>
        <w:div w:id="80640515">
          <w:marLeft w:val="640"/>
          <w:marRight w:val="0"/>
          <w:marTop w:val="0"/>
          <w:marBottom w:val="0"/>
          <w:divBdr>
            <w:top w:val="none" w:sz="0" w:space="0" w:color="auto"/>
            <w:left w:val="none" w:sz="0" w:space="0" w:color="auto"/>
            <w:bottom w:val="none" w:sz="0" w:space="0" w:color="auto"/>
            <w:right w:val="none" w:sz="0" w:space="0" w:color="auto"/>
          </w:divBdr>
        </w:div>
        <w:div w:id="1923757334">
          <w:marLeft w:val="640"/>
          <w:marRight w:val="0"/>
          <w:marTop w:val="0"/>
          <w:marBottom w:val="0"/>
          <w:divBdr>
            <w:top w:val="none" w:sz="0" w:space="0" w:color="auto"/>
            <w:left w:val="none" w:sz="0" w:space="0" w:color="auto"/>
            <w:bottom w:val="none" w:sz="0" w:space="0" w:color="auto"/>
            <w:right w:val="none" w:sz="0" w:space="0" w:color="auto"/>
          </w:divBdr>
        </w:div>
        <w:div w:id="511803295">
          <w:marLeft w:val="640"/>
          <w:marRight w:val="0"/>
          <w:marTop w:val="0"/>
          <w:marBottom w:val="0"/>
          <w:divBdr>
            <w:top w:val="none" w:sz="0" w:space="0" w:color="auto"/>
            <w:left w:val="none" w:sz="0" w:space="0" w:color="auto"/>
            <w:bottom w:val="none" w:sz="0" w:space="0" w:color="auto"/>
            <w:right w:val="none" w:sz="0" w:space="0" w:color="auto"/>
          </w:divBdr>
        </w:div>
        <w:div w:id="856769262">
          <w:marLeft w:val="640"/>
          <w:marRight w:val="0"/>
          <w:marTop w:val="0"/>
          <w:marBottom w:val="0"/>
          <w:divBdr>
            <w:top w:val="none" w:sz="0" w:space="0" w:color="auto"/>
            <w:left w:val="none" w:sz="0" w:space="0" w:color="auto"/>
            <w:bottom w:val="none" w:sz="0" w:space="0" w:color="auto"/>
            <w:right w:val="none" w:sz="0" w:space="0" w:color="auto"/>
          </w:divBdr>
        </w:div>
        <w:div w:id="1248031631">
          <w:marLeft w:val="640"/>
          <w:marRight w:val="0"/>
          <w:marTop w:val="0"/>
          <w:marBottom w:val="0"/>
          <w:divBdr>
            <w:top w:val="none" w:sz="0" w:space="0" w:color="auto"/>
            <w:left w:val="none" w:sz="0" w:space="0" w:color="auto"/>
            <w:bottom w:val="none" w:sz="0" w:space="0" w:color="auto"/>
            <w:right w:val="none" w:sz="0" w:space="0" w:color="auto"/>
          </w:divBdr>
        </w:div>
        <w:div w:id="1408266152">
          <w:marLeft w:val="640"/>
          <w:marRight w:val="0"/>
          <w:marTop w:val="0"/>
          <w:marBottom w:val="0"/>
          <w:divBdr>
            <w:top w:val="none" w:sz="0" w:space="0" w:color="auto"/>
            <w:left w:val="none" w:sz="0" w:space="0" w:color="auto"/>
            <w:bottom w:val="none" w:sz="0" w:space="0" w:color="auto"/>
            <w:right w:val="none" w:sz="0" w:space="0" w:color="auto"/>
          </w:divBdr>
        </w:div>
        <w:div w:id="606423160">
          <w:marLeft w:val="640"/>
          <w:marRight w:val="0"/>
          <w:marTop w:val="0"/>
          <w:marBottom w:val="0"/>
          <w:divBdr>
            <w:top w:val="none" w:sz="0" w:space="0" w:color="auto"/>
            <w:left w:val="none" w:sz="0" w:space="0" w:color="auto"/>
            <w:bottom w:val="none" w:sz="0" w:space="0" w:color="auto"/>
            <w:right w:val="none" w:sz="0" w:space="0" w:color="auto"/>
          </w:divBdr>
        </w:div>
        <w:div w:id="1244337251">
          <w:marLeft w:val="640"/>
          <w:marRight w:val="0"/>
          <w:marTop w:val="0"/>
          <w:marBottom w:val="0"/>
          <w:divBdr>
            <w:top w:val="none" w:sz="0" w:space="0" w:color="auto"/>
            <w:left w:val="none" w:sz="0" w:space="0" w:color="auto"/>
            <w:bottom w:val="none" w:sz="0" w:space="0" w:color="auto"/>
            <w:right w:val="none" w:sz="0" w:space="0" w:color="auto"/>
          </w:divBdr>
        </w:div>
        <w:div w:id="474296568">
          <w:marLeft w:val="640"/>
          <w:marRight w:val="0"/>
          <w:marTop w:val="0"/>
          <w:marBottom w:val="0"/>
          <w:divBdr>
            <w:top w:val="none" w:sz="0" w:space="0" w:color="auto"/>
            <w:left w:val="none" w:sz="0" w:space="0" w:color="auto"/>
            <w:bottom w:val="none" w:sz="0" w:space="0" w:color="auto"/>
            <w:right w:val="none" w:sz="0" w:space="0" w:color="auto"/>
          </w:divBdr>
        </w:div>
        <w:div w:id="775759343">
          <w:marLeft w:val="640"/>
          <w:marRight w:val="0"/>
          <w:marTop w:val="0"/>
          <w:marBottom w:val="0"/>
          <w:divBdr>
            <w:top w:val="none" w:sz="0" w:space="0" w:color="auto"/>
            <w:left w:val="none" w:sz="0" w:space="0" w:color="auto"/>
            <w:bottom w:val="none" w:sz="0" w:space="0" w:color="auto"/>
            <w:right w:val="none" w:sz="0" w:space="0" w:color="auto"/>
          </w:divBdr>
        </w:div>
        <w:div w:id="1304307733">
          <w:marLeft w:val="640"/>
          <w:marRight w:val="0"/>
          <w:marTop w:val="0"/>
          <w:marBottom w:val="0"/>
          <w:divBdr>
            <w:top w:val="none" w:sz="0" w:space="0" w:color="auto"/>
            <w:left w:val="none" w:sz="0" w:space="0" w:color="auto"/>
            <w:bottom w:val="none" w:sz="0" w:space="0" w:color="auto"/>
            <w:right w:val="none" w:sz="0" w:space="0" w:color="auto"/>
          </w:divBdr>
        </w:div>
        <w:div w:id="1398627341">
          <w:marLeft w:val="640"/>
          <w:marRight w:val="0"/>
          <w:marTop w:val="0"/>
          <w:marBottom w:val="0"/>
          <w:divBdr>
            <w:top w:val="none" w:sz="0" w:space="0" w:color="auto"/>
            <w:left w:val="none" w:sz="0" w:space="0" w:color="auto"/>
            <w:bottom w:val="none" w:sz="0" w:space="0" w:color="auto"/>
            <w:right w:val="none" w:sz="0" w:space="0" w:color="auto"/>
          </w:divBdr>
        </w:div>
        <w:div w:id="50887819">
          <w:marLeft w:val="640"/>
          <w:marRight w:val="0"/>
          <w:marTop w:val="0"/>
          <w:marBottom w:val="0"/>
          <w:divBdr>
            <w:top w:val="none" w:sz="0" w:space="0" w:color="auto"/>
            <w:left w:val="none" w:sz="0" w:space="0" w:color="auto"/>
            <w:bottom w:val="none" w:sz="0" w:space="0" w:color="auto"/>
            <w:right w:val="none" w:sz="0" w:space="0" w:color="auto"/>
          </w:divBdr>
        </w:div>
        <w:div w:id="451557039">
          <w:marLeft w:val="640"/>
          <w:marRight w:val="0"/>
          <w:marTop w:val="0"/>
          <w:marBottom w:val="0"/>
          <w:divBdr>
            <w:top w:val="none" w:sz="0" w:space="0" w:color="auto"/>
            <w:left w:val="none" w:sz="0" w:space="0" w:color="auto"/>
            <w:bottom w:val="none" w:sz="0" w:space="0" w:color="auto"/>
            <w:right w:val="none" w:sz="0" w:space="0" w:color="auto"/>
          </w:divBdr>
        </w:div>
        <w:div w:id="1586957238">
          <w:marLeft w:val="640"/>
          <w:marRight w:val="0"/>
          <w:marTop w:val="0"/>
          <w:marBottom w:val="0"/>
          <w:divBdr>
            <w:top w:val="none" w:sz="0" w:space="0" w:color="auto"/>
            <w:left w:val="none" w:sz="0" w:space="0" w:color="auto"/>
            <w:bottom w:val="none" w:sz="0" w:space="0" w:color="auto"/>
            <w:right w:val="none" w:sz="0" w:space="0" w:color="auto"/>
          </w:divBdr>
        </w:div>
        <w:div w:id="1122385802">
          <w:marLeft w:val="640"/>
          <w:marRight w:val="0"/>
          <w:marTop w:val="0"/>
          <w:marBottom w:val="0"/>
          <w:divBdr>
            <w:top w:val="none" w:sz="0" w:space="0" w:color="auto"/>
            <w:left w:val="none" w:sz="0" w:space="0" w:color="auto"/>
            <w:bottom w:val="none" w:sz="0" w:space="0" w:color="auto"/>
            <w:right w:val="none" w:sz="0" w:space="0" w:color="auto"/>
          </w:divBdr>
        </w:div>
      </w:divsChild>
    </w:div>
    <w:div w:id="634338799">
      <w:bodyDiv w:val="1"/>
      <w:marLeft w:val="0"/>
      <w:marRight w:val="0"/>
      <w:marTop w:val="0"/>
      <w:marBottom w:val="0"/>
      <w:divBdr>
        <w:top w:val="none" w:sz="0" w:space="0" w:color="auto"/>
        <w:left w:val="none" w:sz="0" w:space="0" w:color="auto"/>
        <w:bottom w:val="none" w:sz="0" w:space="0" w:color="auto"/>
        <w:right w:val="none" w:sz="0" w:space="0" w:color="auto"/>
      </w:divBdr>
      <w:divsChild>
        <w:div w:id="126241214">
          <w:marLeft w:val="0"/>
          <w:marRight w:val="0"/>
          <w:marTop w:val="0"/>
          <w:marBottom w:val="0"/>
          <w:divBdr>
            <w:top w:val="none" w:sz="0" w:space="0" w:color="auto"/>
            <w:left w:val="none" w:sz="0" w:space="0" w:color="auto"/>
            <w:bottom w:val="none" w:sz="0" w:space="0" w:color="auto"/>
            <w:right w:val="none" w:sz="0" w:space="0" w:color="auto"/>
          </w:divBdr>
          <w:divsChild>
            <w:div w:id="1851217763">
              <w:marLeft w:val="0"/>
              <w:marRight w:val="0"/>
              <w:marTop w:val="0"/>
              <w:marBottom w:val="0"/>
              <w:divBdr>
                <w:top w:val="none" w:sz="0" w:space="0" w:color="auto"/>
                <w:left w:val="none" w:sz="0" w:space="0" w:color="auto"/>
                <w:bottom w:val="none" w:sz="0" w:space="0" w:color="auto"/>
                <w:right w:val="none" w:sz="0" w:space="0" w:color="auto"/>
              </w:divBdr>
              <w:divsChild>
                <w:div w:id="182454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345702">
      <w:bodyDiv w:val="1"/>
      <w:marLeft w:val="0"/>
      <w:marRight w:val="0"/>
      <w:marTop w:val="0"/>
      <w:marBottom w:val="0"/>
      <w:divBdr>
        <w:top w:val="none" w:sz="0" w:space="0" w:color="auto"/>
        <w:left w:val="none" w:sz="0" w:space="0" w:color="auto"/>
        <w:bottom w:val="none" w:sz="0" w:space="0" w:color="auto"/>
        <w:right w:val="none" w:sz="0" w:space="0" w:color="auto"/>
      </w:divBdr>
    </w:div>
    <w:div w:id="656761748">
      <w:bodyDiv w:val="1"/>
      <w:marLeft w:val="0"/>
      <w:marRight w:val="0"/>
      <w:marTop w:val="0"/>
      <w:marBottom w:val="0"/>
      <w:divBdr>
        <w:top w:val="none" w:sz="0" w:space="0" w:color="auto"/>
        <w:left w:val="none" w:sz="0" w:space="0" w:color="auto"/>
        <w:bottom w:val="none" w:sz="0" w:space="0" w:color="auto"/>
        <w:right w:val="none" w:sz="0" w:space="0" w:color="auto"/>
      </w:divBdr>
      <w:divsChild>
        <w:div w:id="1565992673">
          <w:marLeft w:val="0"/>
          <w:marRight w:val="0"/>
          <w:marTop w:val="0"/>
          <w:marBottom w:val="0"/>
          <w:divBdr>
            <w:top w:val="none" w:sz="0" w:space="0" w:color="auto"/>
            <w:left w:val="none" w:sz="0" w:space="0" w:color="auto"/>
            <w:bottom w:val="none" w:sz="0" w:space="0" w:color="auto"/>
            <w:right w:val="none" w:sz="0" w:space="0" w:color="auto"/>
          </w:divBdr>
          <w:divsChild>
            <w:div w:id="211619206">
              <w:marLeft w:val="0"/>
              <w:marRight w:val="0"/>
              <w:marTop w:val="0"/>
              <w:marBottom w:val="0"/>
              <w:divBdr>
                <w:top w:val="none" w:sz="0" w:space="0" w:color="auto"/>
                <w:left w:val="none" w:sz="0" w:space="0" w:color="auto"/>
                <w:bottom w:val="none" w:sz="0" w:space="0" w:color="auto"/>
                <w:right w:val="none" w:sz="0" w:space="0" w:color="auto"/>
              </w:divBdr>
              <w:divsChild>
                <w:div w:id="98370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685840">
      <w:bodyDiv w:val="1"/>
      <w:marLeft w:val="0"/>
      <w:marRight w:val="0"/>
      <w:marTop w:val="0"/>
      <w:marBottom w:val="0"/>
      <w:divBdr>
        <w:top w:val="none" w:sz="0" w:space="0" w:color="auto"/>
        <w:left w:val="none" w:sz="0" w:space="0" w:color="auto"/>
        <w:bottom w:val="none" w:sz="0" w:space="0" w:color="auto"/>
        <w:right w:val="none" w:sz="0" w:space="0" w:color="auto"/>
      </w:divBdr>
    </w:div>
    <w:div w:id="710812271">
      <w:bodyDiv w:val="1"/>
      <w:marLeft w:val="0"/>
      <w:marRight w:val="0"/>
      <w:marTop w:val="0"/>
      <w:marBottom w:val="0"/>
      <w:divBdr>
        <w:top w:val="none" w:sz="0" w:space="0" w:color="auto"/>
        <w:left w:val="none" w:sz="0" w:space="0" w:color="auto"/>
        <w:bottom w:val="none" w:sz="0" w:space="0" w:color="auto"/>
        <w:right w:val="none" w:sz="0" w:space="0" w:color="auto"/>
      </w:divBdr>
      <w:divsChild>
        <w:div w:id="204291611">
          <w:marLeft w:val="0"/>
          <w:marRight w:val="0"/>
          <w:marTop w:val="0"/>
          <w:marBottom w:val="0"/>
          <w:divBdr>
            <w:top w:val="none" w:sz="0" w:space="0" w:color="auto"/>
            <w:left w:val="none" w:sz="0" w:space="0" w:color="auto"/>
            <w:bottom w:val="none" w:sz="0" w:space="0" w:color="auto"/>
            <w:right w:val="none" w:sz="0" w:space="0" w:color="auto"/>
          </w:divBdr>
          <w:divsChild>
            <w:div w:id="773405617">
              <w:marLeft w:val="0"/>
              <w:marRight w:val="0"/>
              <w:marTop w:val="0"/>
              <w:marBottom w:val="0"/>
              <w:divBdr>
                <w:top w:val="none" w:sz="0" w:space="0" w:color="auto"/>
                <w:left w:val="none" w:sz="0" w:space="0" w:color="auto"/>
                <w:bottom w:val="none" w:sz="0" w:space="0" w:color="auto"/>
                <w:right w:val="none" w:sz="0" w:space="0" w:color="auto"/>
              </w:divBdr>
              <w:divsChild>
                <w:div w:id="9876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073637">
      <w:bodyDiv w:val="1"/>
      <w:marLeft w:val="0"/>
      <w:marRight w:val="0"/>
      <w:marTop w:val="0"/>
      <w:marBottom w:val="0"/>
      <w:divBdr>
        <w:top w:val="none" w:sz="0" w:space="0" w:color="auto"/>
        <w:left w:val="none" w:sz="0" w:space="0" w:color="auto"/>
        <w:bottom w:val="none" w:sz="0" w:space="0" w:color="auto"/>
        <w:right w:val="none" w:sz="0" w:space="0" w:color="auto"/>
      </w:divBdr>
      <w:divsChild>
        <w:div w:id="1800491942">
          <w:marLeft w:val="0"/>
          <w:marRight w:val="0"/>
          <w:marTop w:val="0"/>
          <w:marBottom w:val="0"/>
          <w:divBdr>
            <w:top w:val="none" w:sz="0" w:space="0" w:color="auto"/>
            <w:left w:val="none" w:sz="0" w:space="0" w:color="auto"/>
            <w:bottom w:val="none" w:sz="0" w:space="0" w:color="auto"/>
            <w:right w:val="none" w:sz="0" w:space="0" w:color="auto"/>
          </w:divBdr>
          <w:divsChild>
            <w:div w:id="925696770">
              <w:marLeft w:val="0"/>
              <w:marRight w:val="0"/>
              <w:marTop w:val="0"/>
              <w:marBottom w:val="0"/>
              <w:divBdr>
                <w:top w:val="none" w:sz="0" w:space="0" w:color="auto"/>
                <w:left w:val="none" w:sz="0" w:space="0" w:color="auto"/>
                <w:bottom w:val="none" w:sz="0" w:space="0" w:color="auto"/>
                <w:right w:val="none" w:sz="0" w:space="0" w:color="auto"/>
              </w:divBdr>
              <w:divsChild>
                <w:div w:id="172132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148">
      <w:bodyDiv w:val="1"/>
      <w:marLeft w:val="0"/>
      <w:marRight w:val="0"/>
      <w:marTop w:val="0"/>
      <w:marBottom w:val="0"/>
      <w:divBdr>
        <w:top w:val="none" w:sz="0" w:space="0" w:color="auto"/>
        <w:left w:val="none" w:sz="0" w:space="0" w:color="auto"/>
        <w:bottom w:val="none" w:sz="0" w:space="0" w:color="auto"/>
        <w:right w:val="none" w:sz="0" w:space="0" w:color="auto"/>
      </w:divBdr>
      <w:divsChild>
        <w:div w:id="1050763843">
          <w:marLeft w:val="640"/>
          <w:marRight w:val="0"/>
          <w:marTop w:val="0"/>
          <w:marBottom w:val="0"/>
          <w:divBdr>
            <w:top w:val="none" w:sz="0" w:space="0" w:color="auto"/>
            <w:left w:val="none" w:sz="0" w:space="0" w:color="auto"/>
            <w:bottom w:val="none" w:sz="0" w:space="0" w:color="auto"/>
            <w:right w:val="none" w:sz="0" w:space="0" w:color="auto"/>
          </w:divBdr>
        </w:div>
        <w:div w:id="1075468831">
          <w:marLeft w:val="640"/>
          <w:marRight w:val="0"/>
          <w:marTop w:val="0"/>
          <w:marBottom w:val="0"/>
          <w:divBdr>
            <w:top w:val="none" w:sz="0" w:space="0" w:color="auto"/>
            <w:left w:val="none" w:sz="0" w:space="0" w:color="auto"/>
            <w:bottom w:val="none" w:sz="0" w:space="0" w:color="auto"/>
            <w:right w:val="none" w:sz="0" w:space="0" w:color="auto"/>
          </w:divBdr>
        </w:div>
        <w:div w:id="223295720">
          <w:marLeft w:val="640"/>
          <w:marRight w:val="0"/>
          <w:marTop w:val="0"/>
          <w:marBottom w:val="0"/>
          <w:divBdr>
            <w:top w:val="none" w:sz="0" w:space="0" w:color="auto"/>
            <w:left w:val="none" w:sz="0" w:space="0" w:color="auto"/>
            <w:bottom w:val="none" w:sz="0" w:space="0" w:color="auto"/>
            <w:right w:val="none" w:sz="0" w:space="0" w:color="auto"/>
          </w:divBdr>
        </w:div>
        <w:div w:id="765661908">
          <w:marLeft w:val="640"/>
          <w:marRight w:val="0"/>
          <w:marTop w:val="0"/>
          <w:marBottom w:val="0"/>
          <w:divBdr>
            <w:top w:val="none" w:sz="0" w:space="0" w:color="auto"/>
            <w:left w:val="none" w:sz="0" w:space="0" w:color="auto"/>
            <w:bottom w:val="none" w:sz="0" w:space="0" w:color="auto"/>
            <w:right w:val="none" w:sz="0" w:space="0" w:color="auto"/>
          </w:divBdr>
        </w:div>
        <w:div w:id="1250768224">
          <w:marLeft w:val="640"/>
          <w:marRight w:val="0"/>
          <w:marTop w:val="0"/>
          <w:marBottom w:val="0"/>
          <w:divBdr>
            <w:top w:val="none" w:sz="0" w:space="0" w:color="auto"/>
            <w:left w:val="none" w:sz="0" w:space="0" w:color="auto"/>
            <w:bottom w:val="none" w:sz="0" w:space="0" w:color="auto"/>
            <w:right w:val="none" w:sz="0" w:space="0" w:color="auto"/>
          </w:divBdr>
        </w:div>
        <w:div w:id="752432238">
          <w:marLeft w:val="640"/>
          <w:marRight w:val="0"/>
          <w:marTop w:val="0"/>
          <w:marBottom w:val="0"/>
          <w:divBdr>
            <w:top w:val="none" w:sz="0" w:space="0" w:color="auto"/>
            <w:left w:val="none" w:sz="0" w:space="0" w:color="auto"/>
            <w:bottom w:val="none" w:sz="0" w:space="0" w:color="auto"/>
            <w:right w:val="none" w:sz="0" w:space="0" w:color="auto"/>
          </w:divBdr>
        </w:div>
        <w:div w:id="1928493988">
          <w:marLeft w:val="640"/>
          <w:marRight w:val="0"/>
          <w:marTop w:val="0"/>
          <w:marBottom w:val="0"/>
          <w:divBdr>
            <w:top w:val="none" w:sz="0" w:space="0" w:color="auto"/>
            <w:left w:val="none" w:sz="0" w:space="0" w:color="auto"/>
            <w:bottom w:val="none" w:sz="0" w:space="0" w:color="auto"/>
            <w:right w:val="none" w:sz="0" w:space="0" w:color="auto"/>
          </w:divBdr>
        </w:div>
        <w:div w:id="1981496194">
          <w:marLeft w:val="640"/>
          <w:marRight w:val="0"/>
          <w:marTop w:val="0"/>
          <w:marBottom w:val="0"/>
          <w:divBdr>
            <w:top w:val="none" w:sz="0" w:space="0" w:color="auto"/>
            <w:left w:val="none" w:sz="0" w:space="0" w:color="auto"/>
            <w:bottom w:val="none" w:sz="0" w:space="0" w:color="auto"/>
            <w:right w:val="none" w:sz="0" w:space="0" w:color="auto"/>
          </w:divBdr>
        </w:div>
        <w:div w:id="2118716220">
          <w:marLeft w:val="640"/>
          <w:marRight w:val="0"/>
          <w:marTop w:val="0"/>
          <w:marBottom w:val="0"/>
          <w:divBdr>
            <w:top w:val="none" w:sz="0" w:space="0" w:color="auto"/>
            <w:left w:val="none" w:sz="0" w:space="0" w:color="auto"/>
            <w:bottom w:val="none" w:sz="0" w:space="0" w:color="auto"/>
            <w:right w:val="none" w:sz="0" w:space="0" w:color="auto"/>
          </w:divBdr>
        </w:div>
        <w:div w:id="2097163376">
          <w:marLeft w:val="640"/>
          <w:marRight w:val="0"/>
          <w:marTop w:val="0"/>
          <w:marBottom w:val="0"/>
          <w:divBdr>
            <w:top w:val="none" w:sz="0" w:space="0" w:color="auto"/>
            <w:left w:val="none" w:sz="0" w:space="0" w:color="auto"/>
            <w:bottom w:val="none" w:sz="0" w:space="0" w:color="auto"/>
            <w:right w:val="none" w:sz="0" w:space="0" w:color="auto"/>
          </w:divBdr>
        </w:div>
        <w:div w:id="1645817915">
          <w:marLeft w:val="640"/>
          <w:marRight w:val="0"/>
          <w:marTop w:val="0"/>
          <w:marBottom w:val="0"/>
          <w:divBdr>
            <w:top w:val="none" w:sz="0" w:space="0" w:color="auto"/>
            <w:left w:val="none" w:sz="0" w:space="0" w:color="auto"/>
            <w:bottom w:val="none" w:sz="0" w:space="0" w:color="auto"/>
            <w:right w:val="none" w:sz="0" w:space="0" w:color="auto"/>
          </w:divBdr>
        </w:div>
        <w:div w:id="1271234340">
          <w:marLeft w:val="640"/>
          <w:marRight w:val="0"/>
          <w:marTop w:val="0"/>
          <w:marBottom w:val="0"/>
          <w:divBdr>
            <w:top w:val="none" w:sz="0" w:space="0" w:color="auto"/>
            <w:left w:val="none" w:sz="0" w:space="0" w:color="auto"/>
            <w:bottom w:val="none" w:sz="0" w:space="0" w:color="auto"/>
            <w:right w:val="none" w:sz="0" w:space="0" w:color="auto"/>
          </w:divBdr>
        </w:div>
        <w:div w:id="980158641">
          <w:marLeft w:val="640"/>
          <w:marRight w:val="0"/>
          <w:marTop w:val="0"/>
          <w:marBottom w:val="0"/>
          <w:divBdr>
            <w:top w:val="none" w:sz="0" w:space="0" w:color="auto"/>
            <w:left w:val="none" w:sz="0" w:space="0" w:color="auto"/>
            <w:bottom w:val="none" w:sz="0" w:space="0" w:color="auto"/>
            <w:right w:val="none" w:sz="0" w:space="0" w:color="auto"/>
          </w:divBdr>
        </w:div>
        <w:div w:id="160240650">
          <w:marLeft w:val="640"/>
          <w:marRight w:val="0"/>
          <w:marTop w:val="0"/>
          <w:marBottom w:val="0"/>
          <w:divBdr>
            <w:top w:val="none" w:sz="0" w:space="0" w:color="auto"/>
            <w:left w:val="none" w:sz="0" w:space="0" w:color="auto"/>
            <w:bottom w:val="none" w:sz="0" w:space="0" w:color="auto"/>
            <w:right w:val="none" w:sz="0" w:space="0" w:color="auto"/>
          </w:divBdr>
        </w:div>
        <w:div w:id="1181698305">
          <w:marLeft w:val="640"/>
          <w:marRight w:val="0"/>
          <w:marTop w:val="0"/>
          <w:marBottom w:val="0"/>
          <w:divBdr>
            <w:top w:val="none" w:sz="0" w:space="0" w:color="auto"/>
            <w:left w:val="none" w:sz="0" w:space="0" w:color="auto"/>
            <w:bottom w:val="none" w:sz="0" w:space="0" w:color="auto"/>
            <w:right w:val="none" w:sz="0" w:space="0" w:color="auto"/>
          </w:divBdr>
        </w:div>
        <w:div w:id="945621991">
          <w:marLeft w:val="640"/>
          <w:marRight w:val="0"/>
          <w:marTop w:val="0"/>
          <w:marBottom w:val="0"/>
          <w:divBdr>
            <w:top w:val="none" w:sz="0" w:space="0" w:color="auto"/>
            <w:left w:val="none" w:sz="0" w:space="0" w:color="auto"/>
            <w:bottom w:val="none" w:sz="0" w:space="0" w:color="auto"/>
            <w:right w:val="none" w:sz="0" w:space="0" w:color="auto"/>
          </w:divBdr>
        </w:div>
        <w:div w:id="485588754">
          <w:marLeft w:val="640"/>
          <w:marRight w:val="0"/>
          <w:marTop w:val="0"/>
          <w:marBottom w:val="0"/>
          <w:divBdr>
            <w:top w:val="none" w:sz="0" w:space="0" w:color="auto"/>
            <w:left w:val="none" w:sz="0" w:space="0" w:color="auto"/>
            <w:bottom w:val="none" w:sz="0" w:space="0" w:color="auto"/>
            <w:right w:val="none" w:sz="0" w:space="0" w:color="auto"/>
          </w:divBdr>
        </w:div>
        <w:div w:id="36588561">
          <w:marLeft w:val="640"/>
          <w:marRight w:val="0"/>
          <w:marTop w:val="0"/>
          <w:marBottom w:val="0"/>
          <w:divBdr>
            <w:top w:val="none" w:sz="0" w:space="0" w:color="auto"/>
            <w:left w:val="none" w:sz="0" w:space="0" w:color="auto"/>
            <w:bottom w:val="none" w:sz="0" w:space="0" w:color="auto"/>
            <w:right w:val="none" w:sz="0" w:space="0" w:color="auto"/>
          </w:divBdr>
        </w:div>
        <w:div w:id="1293898339">
          <w:marLeft w:val="640"/>
          <w:marRight w:val="0"/>
          <w:marTop w:val="0"/>
          <w:marBottom w:val="0"/>
          <w:divBdr>
            <w:top w:val="none" w:sz="0" w:space="0" w:color="auto"/>
            <w:left w:val="none" w:sz="0" w:space="0" w:color="auto"/>
            <w:bottom w:val="none" w:sz="0" w:space="0" w:color="auto"/>
            <w:right w:val="none" w:sz="0" w:space="0" w:color="auto"/>
          </w:divBdr>
        </w:div>
        <w:div w:id="831484607">
          <w:marLeft w:val="640"/>
          <w:marRight w:val="0"/>
          <w:marTop w:val="0"/>
          <w:marBottom w:val="0"/>
          <w:divBdr>
            <w:top w:val="none" w:sz="0" w:space="0" w:color="auto"/>
            <w:left w:val="none" w:sz="0" w:space="0" w:color="auto"/>
            <w:bottom w:val="none" w:sz="0" w:space="0" w:color="auto"/>
            <w:right w:val="none" w:sz="0" w:space="0" w:color="auto"/>
          </w:divBdr>
        </w:div>
        <w:div w:id="581837768">
          <w:marLeft w:val="640"/>
          <w:marRight w:val="0"/>
          <w:marTop w:val="0"/>
          <w:marBottom w:val="0"/>
          <w:divBdr>
            <w:top w:val="none" w:sz="0" w:space="0" w:color="auto"/>
            <w:left w:val="none" w:sz="0" w:space="0" w:color="auto"/>
            <w:bottom w:val="none" w:sz="0" w:space="0" w:color="auto"/>
            <w:right w:val="none" w:sz="0" w:space="0" w:color="auto"/>
          </w:divBdr>
        </w:div>
        <w:div w:id="1139414898">
          <w:marLeft w:val="640"/>
          <w:marRight w:val="0"/>
          <w:marTop w:val="0"/>
          <w:marBottom w:val="0"/>
          <w:divBdr>
            <w:top w:val="none" w:sz="0" w:space="0" w:color="auto"/>
            <w:left w:val="none" w:sz="0" w:space="0" w:color="auto"/>
            <w:bottom w:val="none" w:sz="0" w:space="0" w:color="auto"/>
            <w:right w:val="none" w:sz="0" w:space="0" w:color="auto"/>
          </w:divBdr>
        </w:div>
        <w:div w:id="241569209">
          <w:marLeft w:val="640"/>
          <w:marRight w:val="0"/>
          <w:marTop w:val="0"/>
          <w:marBottom w:val="0"/>
          <w:divBdr>
            <w:top w:val="none" w:sz="0" w:space="0" w:color="auto"/>
            <w:left w:val="none" w:sz="0" w:space="0" w:color="auto"/>
            <w:bottom w:val="none" w:sz="0" w:space="0" w:color="auto"/>
            <w:right w:val="none" w:sz="0" w:space="0" w:color="auto"/>
          </w:divBdr>
        </w:div>
        <w:div w:id="1811819845">
          <w:marLeft w:val="640"/>
          <w:marRight w:val="0"/>
          <w:marTop w:val="0"/>
          <w:marBottom w:val="0"/>
          <w:divBdr>
            <w:top w:val="none" w:sz="0" w:space="0" w:color="auto"/>
            <w:left w:val="none" w:sz="0" w:space="0" w:color="auto"/>
            <w:bottom w:val="none" w:sz="0" w:space="0" w:color="auto"/>
            <w:right w:val="none" w:sz="0" w:space="0" w:color="auto"/>
          </w:divBdr>
        </w:div>
        <w:div w:id="1254900696">
          <w:marLeft w:val="640"/>
          <w:marRight w:val="0"/>
          <w:marTop w:val="0"/>
          <w:marBottom w:val="0"/>
          <w:divBdr>
            <w:top w:val="none" w:sz="0" w:space="0" w:color="auto"/>
            <w:left w:val="none" w:sz="0" w:space="0" w:color="auto"/>
            <w:bottom w:val="none" w:sz="0" w:space="0" w:color="auto"/>
            <w:right w:val="none" w:sz="0" w:space="0" w:color="auto"/>
          </w:divBdr>
        </w:div>
        <w:div w:id="1205560040">
          <w:marLeft w:val="640"/>
          <w:marRight w:val="0"/>
          <w:marTop w:val="0"/>
          <w:marBottom w:val="0"/>
          <w:divBdr>
            <w:top w:val="none" w:sz="0" w:space="0" w:color="auto"/>
            <w:left w:val="none" w:sz="0" w:space="0" w:color="auto"/>
            <w:bottom w:val="none" w:sz="0" w:space="0" w:color="auto"/>
            <w:right w:val="none" w:sz="0" w:space="0" w:color="auto"/>
          </w:divBdr>
        </w:div>
        <w:div w:id="320892932">
          <w:marLeft w:val="640"/>
          <w:marRight w:val="0"/>
          <w:marTop w:val="0"/>
          <w:marBottom w:val="0"/>
          <w:divBdr>
            <w:top w:val="none" w:sz="0" w:space="0" w:color="auto"/>
            <w:left w:val="none" w:sz="0" w:space="0" w:color="auto"/>
            <w:bottom w:val="none" w:sz="0" w:space="0" w:color="auto"/>
            <w:right w:val="none" w:sz="0" w:space="0" w:color="auto"/>
          </w:divBdr>
        </w:div>
        <w:div w:id="66920362">
          <w:marLeft w:val="640"/>
          <w:marRight w:val="0"/>
          <w:marTop w:val="0"/>
          <w:marBottom w:val="0"/>
          <w:divBdr>
            <w:top w:val="none" w:sz="0" w:space="0" w:color="auto"/>
            <w:left w:val="none" w:sz="0" w:space="0" w:color="auto"/>
            <w:bottom w:val="none" w:sz="0" w:space="0" w:color="auto"/>
            <w:right w:val="none" w:sz="0" w:space="0" w:color="auto"/>
          </w:divBdr>
        </w:div>
        <w:div w:id="1585332793">
          <w:marLeft w:val="640"/>
          <w:marRight w:val="0"/>
          <w:marTop w:val="0"/>
          <w:marBottom w:val="0"/>
          <w:divBdr>
            <w:top w:val="none" w:sz="0" w:space="0" w:color="auto"/>
            <w:left w:val="none" w:sz="0" w:space="0" w:color="auto"/>
            <w:bottom w:val="none" w:sz="0" w:space="0" w:color="auto"/>
            <w:right w:val="none" w:sz="0" w:space="0" w:color="auto"/>
          </w:divBdr>
        </w:div>
        <w:div w:id="788398840">
          <w:marLeft w:val="640"/>
          <w:marRight w:val="0"/>
          <w:marTop w:val="0"/>
          <w:marBottom w:val="0"/>
          <w:divBdr>
            <w:top w:val="none" w:sz="0" w:space="0" w:color="auto"/>
            <w:left w:val="none" w:sz="0" w:space="0" w:color="auto"/>
            <w:bottom w:val="none" w:sz="0" w:space="0" w:color="auto"/>
            <w:right w:val="none" w:sz="0" w:space="0" w:color="auto"/>
          </w:divBdr>
        </w:div>
        <w:div w:id="2031712961">
          <w:marLeft w:val="640"/>
          <w:marRight w:val="0"/>
          <w:marTop w:val="0"/>
          <w:marBottom w:val="0"/>
          <w:divBdr>
            <w:top w:val="none" w:sz="0" w:space="0" w:color="auto"/>
            <w:left w:val="none" w:sz="0" w:space="0" w:color="auto"/>
            <w:bottom w:val="none" w:sz="0" w:space="0" w:color="auto"/>
            <w:right w:val="none" w:sz="0" w:space="0" w:color="auto"/>
          </w:divBdr>
        </w:div>
        <w:div w:id="1731490496">
          <w:marLeft w:val="640"/>
          <w:marRight w:val="0"/>
          <w:marTop w:val="0"/>
          <w:marBottom w:val="0"/>
          <w:divBdr>
            <w:top w:val="none" w:sz="0" w:space="0" w:color="auto"/>
            <w:left w:val="none" w:sz="0" w:space="0" w:color="auto"/>
            <w:bottom w:val="none" w:sz="0" w:space="0" w:color="auto"/>
            <w:right w:val="none" w:sz="0" w:space="0" w:color="auto"/>
          </w:divBdr>
        </w:div>
        <w:div w:id="1328896308">
          <w:marLeft w:val="640"/>
          <w:marRight w:val="0"/>
          <w:marTop w:val="0"/>
          <w:marBottom w:val="0"/>
          <w:divBdr>
            <w:top w:val="none" w:sz="0" w:space="0" w:color="auto"/>
            <w:left w:val="none" w:sz="0" w:space="0" w:color="auto"/>
            <w:bottom w:val="none" w:sz="0" w:space="0" w:color="auto"/>
            <w:right w:val="none" w:sz="0" w:space="0" w:color="auto"/>
          </w:divBdr>
        </w:div>
        <w:div w:id="924458861">
          <w:marLeft w:val="640"/>
          <w:marRight w:val="0"/>
          <w:marTop w:val="0"/>
          <w:marBottom w:val="0"/>
          <w:divBdr>
            <w:top w:val="none" w:sz="0" w:space="0" w:color="auto"/>
            <w:left w:val="none" w:sz="0" w:space="0" w:color="auto"/>
            <w:bottom w:val="none" w:sz="0" w:space="0" w:color="auto"/>
            <w:right w:val="none" w:sz="0" w:space="0" w:color="auto"/>
          </w:divBdr>
        </w:div>
        <w:div w:id="721558464">
          <w:marLeft w:val="640"/>
          <w:marRight w:val="0"/>
          <w:marTop w:val="0"/>
          <w:marBottom w:val="0"/>
          <w:divBdr>
            <w:top w:val="none" w:sz="0" w:space="0" w:color="auto"/>
            <w:left w:val="none" w:sz="0" w:space="0" w:color="auto"/>
            <w:bottom w:val="none" w:sz="0" w:space="0" w:color="auto"/>
            <w:right w:val="none" w:sz="0" w:space="0" w:color="auto"/>
          </w:divBdr>
        </w:div>
        <w:div w:id="445391557">
          <w:marLeft w:val="640"/>
          <w:marRight w:val="0"/>
          <w:marTop w:val="0"/>
          <w:marBottom w:val="0"/>
          <w:divBdr>
            <w:top w:val="none" w:sz="0" w:space="0" w:color="auto"/>
            <w:left w:val="none" w:sz="0" w:space="0" w:color="auto"/>
            <w:bottom w:val="none" w:sz="0" w:space="0" w:color="auto"/>
            <w:right w:val="none" w:sz="0" w:space="0" w:color="auto"/>
          </w:divBdr>
        </w:div>
        <w:div w:id="19086231">
          <w:marLeft w:val="640"/>
          <w:marRight w:val="0"/>
          <w:marTop w:val="0"/>
          <w:marBottom w:val="0"/>
          <w:divBdr>
            <w:top w:val="none" w:sz="0" w:space="0" w:color="auto"/>
            <w:left w:val="none" w:sz="0" w:space="0" w:color="auto"/>
            <w:bottom w:val="none" w:sz="0" w:space="0" w:color="auto"/>
            <w:right w:val="none" w:sz="0" w:space="0" w:color="auto"/>
          </w:divBdr>
        </w:div>
        <w:div w:id="774321953">
          <w:marLeft w:val="640"/>
          <w:marRight w:val="0"/>
          <w:marTop w:val="0"/>
          <w:marBottom w:val="0"/>
          <w:divBdr>
            <w:top w:val="none" w:sz="0" w:space="0" w:color="auto"/>
            <w:left w:val="none" w:sz="0" w:space="0" w:color="auto"/>
            <w:bottom w:val="none" w:sz="0" w:space="0" w:color="auto"/>
            <w:right w:val="none" w:sz="0" w:space="0" w:color="auto"/>
          </w:divBdr>
        </w:div>
        <w:div w:id="41371104">
          <w:marLeft w:val="640"/>
          <w:marRight w:val="0"/>
          <w:marTop w:val="0"/>
          <w:marBottom w:val="0"/>
          <w:divBdr>
            <w:top w:val="none" w:sz="0" w:space="0" w:color="auto"/>
            <w:left w:val="none" w:sz="0" w:space="0" w:color="auto"/>
            <w:bottom w:val="none" w:sz="0" w:space="0" w:color="auto"/>
            <w:right w:val="none" w:sz="0" w:space="0" w:color="auto"/>
          </w:divBdr>
        </w:div>
        <w:div w:id="783885777">
          <w:marLeft w:val="640"/>
          <w:marRight w:val="0"/>
          <w:marTop w:val="0"/>
          <w:marBottom w:val="0"/>
          <w:divBdr>
            <w:top w:val="none" w:sz="0" w:space="0" w:color="auto"/>
            <w:left w:val="none" w:sz="0" w:space="0" w:color="auto"/>
            <w:bottom w:val="none" w:sz="0" w:space="0" w:color="auto"/>
            <w:right w:val="none" w:sz="0" w:space="0" w:color="auto"/>
          </w:divBdr>
        </w:div>
        <w:div w:id="1646927394">
          <w:marLeft w:val="640"/>
          <w:marRight w:val="0"/>
          <w:marTop w:val="0"/>
          <w:marBottom w:val="0"/>
          <w:divBdr>
            <w:top w:val="none" w:sz="0" w:space="0" w:color="auto"/>
            <w:left w:val="none" w:sz="0" w:space="0" w:color="auto"/>
            <w:bottom w:val="none" w:sz="0" w:space="0" w:color="auto"/>
            <w:right w:val="none" w:sz="0" w:space="0" w:color="auto"/>
          </w:divBdr>
        </w:div>
        <w:div w:id="348338277">
          <w:marLeft w:val="640"/>
          <w:marRight w:val="0"/>
          <w:marTop w:val="0"/>
          <w:marBottom w:val="0"/>
          <w:divBdr>
            <w:top w:val="none" w:sz="0" w:space="0" w:color="auto"/>
            <w:left w:val="none" w:sz="0" w:space="0" w:color="auto"/>
            <w:bottom w:val="none" w:sz="0" w:space="0" w:color="auto"/>
            <w:right w:val="none" w:sz="0" w:space="0" w:color="auto"/>
          </w:divBdr>
        </w:div>
        <w:div w:id="530728919">
          <w:marLeft w:val="640"/>
          <w:marRight w:val="0"/>
          <w:marTop w:val="0"/>
          <w:marBottom w:val="0"/>
          <w:divBdr>
            <w:top w:val="none" w:sz="0" w:space="0" w:color="auto"/>
            <w:left w:val="none" w:sz="0" w:space="0" w:color="auto"/>
            <w:bottom w:val="none" w:sz="0" w:space="0" w:color="auto"/>
            <w:right w:val="none" w:sz="0" w:space="0" w:color="auto"/>
          </w:divBdr>
        </w:div>
        <w:div w:id="631979599">
          <w:marLeft w:val="640"/>
          <w:marRight w:val="0"/>
          <w:marTop w:val="0"/>
          <w:marBottom w:val="0"/>
          <w:divBdr>
            <w:top w:val="none" w:sz="0" w:space="0" w:color="auto"/>
            <w:left w:val="none" w:sz="0" w:space="0" w:color="auto"/>
            <w:bottom w:val="none" w:sz="0" w:space="0" w:color="auto"/>
            <w:right w:val="none" w:sz="0" w:space="0" w:color="auto"/>
          </w:divBdr>
        </w:div>
        <w:div w:id="1901477702">
          <w:marLeft w:val="640"/>
          <w:marRight w:val="0"/>
          <w:marTop w:val="0"/>
          <w:marBottom w:val="0"/>
          <w:divBdr>
            <w:top w:val="none" w:sz="0" w:space="0" w:color="auto"/>
            <w:left w:val="none" w:sz="0" w:space="0" w:color="auto"/>
            <w:bottom w:val="none" w:sz="0" w:space="0" w:color="auto"/>
            <w:right w:val="none" w:sz="0" w:space="0" w:color="auto"/>
          </w:divBdr>
        </w:div>
        <w:div w:id="74475191">
          <w:marLeft w:val="640"/>
          <w:marRight w:val="0"/>
          <w:marTop w:val="0"/>
          <w:marBottom w:val="0"/>
          <w:divBdr>
            <w:top w:val="none" w:sz="0" w:space="0" w:color="auto"/>
            <w:left w:val="none" w:sz="0" w:space="0" w:color="auto"/>
            <w:bottom w:val="none" w:sz="0" w:space="0" w:color="auto"/>
            <w:right w:val="none" w:sz="0" w:space="0" w:color="auto"/>
          </w:divBdr>
        </w:div>
        <w:div w:id="832142422">
          <w:marLeft w:val="640"/>
          <w:marRight w:val="0"/>
          <w:marTop w:val="0"/>
          <w:marBottom w:val="0"/>
          <w:divBdr>
            <w:top w:val="none" w:sz="0" w:space="0" w:color="auto"/>
            <w:left w:val="none" w:sz="0" w:space="0" w:color="auto"/>
            <w:bottom w:val="none" w:sz="0" w:space="0" w:color="auto"/>
            <w:right w:val="none" w:sz="0" w:space="0" w:color="auto"/>
          </w:divBdr>
        </w:div>
      </w:divsChild>
    </w:div>
    <w:div w:id="731928249">
      <w:bodyDiv w:val="1"/>
      <w:marLeft w:val="0"/>
      <w:marRight w:val="0"/>
      <w:marTop w:val="0"/>
      <w:marBottom w:val="0"/>
      <w:divBdr>
        <w:top w:val="none" w:sz="0" w:space="0" w:color="auto"/>
        <w:left w:val="none" w:sz="0" w:space="0" w:color="auto"/>
        <w:bottom w:val="none" w:sz="0" w:space="0" w:color="auto"/>
        <w:right w:val="none" w:sz="0" w:space="0" w:color="auto"/>
      </w:divBdr>
    </w:div>
    <w:div w:id="750079974">
      <w:bodyDiv w:val="1"/>
      <w:marLeft w:val="0"/>
      <w:marRight w:val="0"/>
      <w:marTop w:val="0"/>
      <w:marBottom w:val="0"/>
      <w:divBdr>
        <w:top w:val="none" w:sz="0" w:space="0" w:color="auto"/>
        <w:left w:val="none" w:sz="0" w:space="0" w:color="auto"/>
        <w:bottom w:val="none" w:sz="0" w:space="0" w:color="auto"/>
        <w:right w:val="none" w:sz="0" w:space="0" w:color="auto"/>
      </w:divBdr>
      <w:divsChild>
        <w:div w:id="434635033">
          <w:marLeft w:val="0"/>
          <w:marRight w:val="0"/>
          <w:marTop w:val="0"/>
          <w:marBottom w:val="0"/>
          <w:divBdr>
            <w:top w:val="none" w:sz="0" w:space="0" w:color="auto"/>
            <w:left w:val="none" w:sz="0" w:space="0" w:color="auto"/>
            <w:bottom w:val="none" w:sz="0" w:space="0" w:color="auto"/>
            <w:right w:val="none" w:sz="0" w:space="0" w:color="auto"/>
          </w:divBdr>
          <w:divsChild>
            <w:div w:id="1540245163">
              <w:marLeft w:val="0"/>
              <w:marRight w:val="0"/>
              <w:marTop w:val="0"/>
              <w:marBottom w:val="0"/>
              <w:divBdr>
                <w:top w:val="none" w:sz="0" w:space="0" w:color="auto"/>
                <w:left w:val="none" w:sz="0" w:space="0" w:color="auto"/>
                <w:bottom w:val="none" w:sz="0" w:space="0" w:color="auto"/>
                <w:right w:val="none" w:sz="0" w:space="0" w:color="auto"/>
              </w:divBdr>
              <w:divsChild>
                <w:div w:id="9881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140177">
      <w:bodyDiv w:val="1"/>
      <w:marLeft w:val="0"/>
      <w:marRight w:val="0"/>
      <w:marTop w:val="0"/>
      <w:marBottom w:val="0"/>
      <w:divBdr>
        <w:top w:val="none" w:sz="0" w:space="0" w:color="auto"/>
        <w:left w:val="none" w:sz="0" w:space="0" w:color="auto"/>
        <w:bottom w:val="none" w:sz="0" w:space="0" w:color="auto"/>
        <w:right w:val="none" w:sz="0" w:space="0" w:color="auto"/>
      </w:divBdr>
    </w:div>
    <w:div w:id="763376753">
      <w:bodyDiv w:val="1"/>
      <w:marLeft w:val="0"/>
      <w:marRight w:val="0"/>
      <w:marTop w:val="0"/>
      <w:marBottom w:val="0"/>
      <w:divBdr>
        <w:top w:val="none" w:sz="0" w:space="0" w:color="auto"/>
        <w:left w:val="none" w:sz="0" w:space="0" w:color="auto"/>
        <w:bottom w:val="none" w:sz="0" w:space="0" w:color="auto"/>
        <w:right w:val="none" w:sz="0" w:space="0" w:color="auto"/>
      </w:divBdr>
      <w:divsChild>
        <w:div w:id="2034720170">
          <w:marLeft w:val="0"/>
          <w:marRight w:val="0"/>
          <w:marTop w:val="0"/>
          <w:marBottom w:val="0"/>
          <w:divBdr>
            <w:top w:val="none" w:sz="0" w:space="0" w:color="auto"/>
            <w:left w:val="none" w:sz="0" w:space="0" w:color="auto"/>
            <w:bottom w:val="none" w:sz="0" w:space="0" w:color="auto"/>
            <w:right w:val="none" w:sz="0" w:space="0" w:color="auto"/>
          </w:divBdr>
          <w:divsChild>
            <w:div w:id="132871226">
              <w:marLeft w:val="0"/>
              <w:marRight w:val="0"/>
              <w:marTop w:val="0"/>
              <w:marBottom w:val="0"/>
              <w:divBdr>
                <w:top w:val="none" w:sz="0" w:space="0" w:color="auto"/>
                <w:left w:val="none" w:sz="0" w:space="0" w:color="auto"/>
                <w:bottom w:val="none" w:sz="0" w:space="0" w:color="auto"/>
                <w:right w:val="none" w:sz="0" w:space="0" w:color="auto"/>
              </w:divBdr>
              <w:divsChild>
                <w:div w:id="90317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1447">
          <w:marLeft w:val="0"/>
          <w:marRight w:val="0"/>
          <w:marTop w:val="0"/>
          <w:marBottom w:val="0"/>
          <w:divBdr>
            <w:top w:val="none" w:sz="0" w:space="0" w:color="auto"/>
            <w:left w:val="none" w:sz="0" w:space="0" w:color="auto"/>
            <w:bottom w:val="none" w:sz="0" w:space="0" w:color="auto"/>
            <w:right w:val="none" w:sz="0" w:space="0" w:color="auto"/>
          </w:divBdr>
          <w:divsChild>
            <w:div w:id="1064991415">
              <w:marLeft w:val="0"/>
              <w:marRight w:val="0"/>
              <w:marTop w:val="0"/>
              <w:marBottom w:val="0"/>
              <w:divBdr>
                <w:top w:val="none" w:sz="0" w:space="0" w:color="auto"/>
                <w:left w:val="none" w:sz="0" w:space="0" w:color="auto"/>
                <w:bottom w:val="none" w:sz="0" w:space="0" w:color="auto"/>
                <w:right w:val="none" w:sz="0" w:space="0" w:color="auto"/>
              </w:divBdr>
              <w:divsChild>
                <w:div w:id="149225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605856">
      <w:bodyDiv w:val="1"/>
      <w:marLeft w:val="0"/>
      <w:marRight w:val="0"/>
      <w:marTop w:val="0"/>
      <w:marBottom w:val="0"/>
      <w:divBdr>
        <w:top w:val="none" w:sz="0" w:space="0" w:color="auto"/>
        <w:left w:val="none" w:sz="0" w:space="0" w:color="auto"/>
        <w:bottom w:val="none" w:sz="0" w:space="0" w:color="auto"/>
        <w:right w:val="none" w:sz="0" w:space="0" w:color="auto"/>
      </w:divBdr>
      <w:divsChild>
        <w:div w:id="1369142964">
          <w:marLeft w:val="640"/>
          <w:marRight w:val="0"/>
          <w:marTop w:val="0"/>
          <w:marBottom w:val="0"/>
          <w:divBdr>
            <w:top w:val="none" w:sz="0" w:space="0" w:color="auto"/>
            <w:left w:val="none" w:sz="0" w:space="0" w:color="auto"/>
            <w:bottom w:val="none" w:sz="0" w:space="0" w:color="auto"/>
            <w:right w:val="none" w:sz="0" w:space="0" w:color="auto"/>
          </w:divBdr>
        </w:div>
        <w:div w:id="363095392">
          <w:marLeft w:val="640"/>
          <w:marRight w:val="0"/>
          <w:marTop w:val="0"/>
          <w:marBottom w:val="0"/>
          <w:divBdr>
            <w:top w:val="none" w:sz="0" w:space="0" w:color="auto"/>
            <w:left w:val="none" w:sz="0" w:space="0" w:color="auto"/>
            <w:bottom w:val="none" w:sz="0" w:space="0" w:color="auto"/>
            <w:right w:val="none" w:sz="0" w:space="0" w:color="auto"/>
          </w:divBdr>
        </w:div>
        <w:div w:id="1231890354">
          <w:marLeft w:val="640"/>
          <w:marRight w:val="0"/>
          <w:marTop w:val="0"/>
          <w:marBottom w:val="0"/>
          <w:divBdr>
            <w:top w:val="none" w:sz="0" w:space="0" w:color="auto"/>
            <w:left w:val="none" w:sz="0" w:space="0" w:color="auto"/>
            <w:bottom w:val="none" w:sz="0" w:space="0" w:color="auto"/>
            <w:right w:val="none" w:sz="0" w:space="0" w:color="auto"/>
          </w:divBdr>
        </w:div>
        <w:div w:id="1495955241">
          <w:marLeft w:val="640"/>
          <w:marRight w:val="0"/>
          <w:marTop w:val="0"/>
          <w:marBottom w:val="0"/>
          <w:divBdr>
            <w:top w:val="none" w:sz="0" w:space="0" w:color="auto"/>
            <w:left w:val="none" w:sz="0" w:space="0" w:color="auto"/>
            <w:bottom w:val="none" w:sz="0" w:space="0" w:color="auto"/>
            <w:right w:val="none" w:sz="0" w:space="0" w:color="auto"/>
          </w:divBdr>
        </w:div>
        <w:div w:id="256527152">
          <w:marLeft w:val="640"/>
          <w:marRight w:val="0"/>
          <w:marTop w:val="0"/>
          <w:marBottom w:val="0"/>
          <w:divBdr>
            <w:top w:val="none" w:sz="0" w:space="0" w:color="auto"/>
            <w:left w:val="none" w:sz="0" w:space="0" w:color="auto"/>
            <w:bottom w:val="none" w:sz="0" w:space="0" w:color="auto"/>
            <w:right w:val="none" w:sz="0" w:space="0" w:color="auto"/>
          </w:divBdr>
        </w:div>
        <w:div w:id="536235866">
          <w:marLeft w:val="640"/>
          <w:marRight w:val="0"/>
          <w:marTop w:val="0"/>
          <w:marBottom w:val="0"/>
          <w:divBdr>
            <w:top w:val="none" w:sz="0" w:space="0" w:color="auto"/>
            <w:left w:val="none" w:sz="0" w:space="0" w:color="auto"/>
            <w:bottom w:val="none" w:sz="0" w:space="0" w:color="auto"/>
            <w:right w:val="none" w:sz="0" w:space="0" w:color="auto"/>
          </w:divBdr>
        </w:div>
        <w:div w:id="1189373200">
          <w:marLeft w:val="640"/>
          <w:marRight w:val="0"/>
          <w:marTop w:val="0"/>
          <w:marBottom w:val="0"/>
          <w:divBdr>
            <w:top w:val="none" w:sz="0" w:space="0" w:color="auto"/>
            <w:left w:val="none" w:sz="0" w:space="0" w:color="auto"/>
            <w:bottom w:val="none" w:sz="0" w:space="0" w:color="auto"/>
            <w:right w:val="none" w:sz="0" w:space="0" w:color="auto"/>
          </w:divBdr>
        </w:div>
        <w:div w:id="728727221">
          <w:marLeft w:val="640"/>
          <w:marRight w:val="0"/>
          <w:marTop w:val="0"/>
          <w:marBottom w:val="0"/>
          <w:divBdr>
            <w:top w:val="none" w:sz="0" w:space="0" w:color="auto"/>
            <w:left w:val="none" w:sz="0" w:space="0" w:color="auto"/>
            <w:bottom w:val="none" w:sz="0" w:space="0" w:color="auto"/>
            <w:right w:val="none" w:sz="0" w:space="0" w:color="auto"/>
          </w:divBdr>
        </w:div>
        <w:div w:id="452092120">
          <w:marLeft w:val="640"/>
          <w:marRight w:val="0"/>
          <w:marTop w:val="0"/>
          <w:marBottom w:val="0"/>
          <w:divBdr>
            <w:top w:val="none" w:sz="0" w:space="0" w:color="auto"/>
            <w:left w:val="none" w:sz="0" w:space="0" w:color="auto"/>
            <w:bottom w:val="none" w:sz="0" w:space="0" w:color="auto"/>
            <w:right w:val="none" w:sz="0" w:space="0" w:color="auto"/>
          </w:divBdr>
        </w:div>
        <w:div w:id="1445731057">
          <w:marLeft w:val="640"/>
          <w:marRight w:val="0"/>
          <w:marTop w:val="0"/>
          <w:marBottom w:val="0"/>
          <w:divBdr>
            <w:top w:val="none" w:sz="0" w:space="0" w:color="auto"/>
            <w:left w:val="none" w:sz="0" w:space="0" w:color="auto"/>
            <w:bottom w:val="none" w:sz="0" w:space="0" w:color="auto"/>
            <w:right w:val="none" w:sz="0" w:space="0" w:color="auto"/>
          </w:divBdr>
        </w:div>
        <w:div w:id="734284896">
          <w:marLeft w:val="640"/>
          <w:marRight w:val="0"/>
          <w:marTop w:val="0"/>
          <w:marBottom w:val="0"/>
          <w:divBdr>
            <w:top w:val="none" w:sz="0" w:space="0" w:color="auto"/>
            <w:left w:val="none" w:sz="0" w:space="0" w:color="auto"/>
            <w:bottom w:val="none" w:sz="0" w:space="0" w:color="auto"/>
            <w:right w:val="none" w:sz="0" w:space="0" w:color="auto"/>
          </w:divBdr>
        </w:div>
        <w:div w:id="332804595">
          <w:marLeft w:val="640"/>
          <w:marRight w:val="0"/>
          <w:marTop w:val="0"/>
          <w:marBottom w:val="0"/>
          <w:divBdr>
            <w:top w:val="none" w:sz="0" w:space="0" w:color="auto"/>
            <w:left w:val="none" w:sz="0" w:space="0" w:color="auto"/>
            <w:bottom w:val="none" w:sz="0" w:space="0" w:color="auto"/>
            <w:right w:val="none" w:sz="0" w:space="0" w:color="auto"/>
          </w:divBdr>
        </w:div>
        <w:div w:id="1193153112">
          <w:marLeft w:val="640"/>
          <w:marRight w:val="0"/>
          <w:marTop w:val="0"/>
          <w:marBottom w:val="0"/>
          <w:divBdr>
            <w:top w:val="none" w:sz="0" w:space="0" w:color="auto"/>
            <w:left w:val="none" w:sz="0" w:space="0" w:color="auto"/>
            <w:bottom w:val="none" w:sz="0" w:space="0" w:color="auto"/>
            <w:right w:val="none" w:sz="0" w:space="0" w:color="auto"/>
          </w:divBdr>
        </w:div>
        <w:div w:id="1138109894">
          <w:marLeft w:val="640"/>
          <w:marRight w:val="0"/>
          <w:marTop w:val="0"/>
          <w:marBottom w:val="0"/>
          <w:divBdr>
            <w:top w:val="none" w:sz="0" w:space="0" w:color="auto"/>
            <w:left w:val="none" w:sz="0" w:space="0" w:color="auto"/>
            <w:bottom w:val="none" w:sz="0" w:space="0" w:color="auto"/>
            <w:right w:val="none" w:sz="0" w:space="0" w:color="auto"/>
          </w:divBdr>
        </w:div>
        <w:div w:id="216432603">
          <w:marLeft w:val="640"/>
          <w:marRight w:val="0"/>
          <w:marTop w:val="0"/>
          <w:marBottom w:val="0"/>
          <w:divBdr>
            <w:top w:val="none" w:sz="0" w:space="0" w:color="auto"/>
            <w:left w:val="none" w:sz="0" w:space="0" w:color="auto"/>
            <w:bottom w:val="none" w:sz="0" w:space="0" w:color="auto"/>
            <w:right w:val="none" w:sz="0" w:space="0" w:color="auto"/>
          </w:divBdr>
        </w:div>
        <w:div w:id="389883068">
          <w:marLeft w:val="640"/>
          <w:marRight w:val="0"/>
          <w:marTop w:val="0"/>
          <w:marBottom w:val="0"/>
          <w:divBdr>
            <w:top w:val="none" w:sz="0" w:space="0" w:color="auto"/>
            <w:left w:val="none" w:sz="0" w:space="0" w:color="auto"/>
            <w:bottom w:val="none" w:sz="0" w:space="0" w:color="auto"/>
            <w:right w:val="none" w:sz="0" w:space="0" w:color="auto"/>
          </w:divBdr>
        </w:div>
        <w:div w:id="1465661315">
          <w:marLeft w:val="640"/>
          <w:marRight w:val="0"/>
          <w:marTop w:val="0"/>
          <w:marBottom w:val="0"/>
          <w:divBdr>
            <w:top w:val="none" w:sz="0" w:space="0" w:color="auto"/>
            <w:left w:val="none" w:sz="0" w:space="0" w:color="auto"/>
            <w:bottom w:val="none" w:sz="0" w:space="0" w:color="auto"/>
            <w:right w:val="none" w:sz="0" w:space="0" w:color="auto"/>
          </w:divBdr>
        </w:div>
        <w:div w:id="584609077">
          <w:marLeft w:val="640"/>
          <w:marRight w:val="0"/>
          <w:marTop w:val="0"/>
          <w:marBottom w:val="0"/>
          <w:divBdr>
            <w:top w:val="none" w:sz="0" w:space="0" w:color="auto"/>
            <w:left w:val="none" w:sz="0" w:space="0" w:color="auto"/>
            <w:bottom w:val="none" w:sz="0" w:space="0" w:color="auto"/>
            <w:right w:val="none" w:sz="0" w:space="0" w:color="auto"/>
          </w:divBdr>
        </w:div>
        <w:div w:id="967735397">
          <w:marLeft w:val="640"/>
          <w:marRight w:val="0"/>
          <w:marTop w:val="0"/>
          <w:marBottom w:val="0"/>
          <w:divBdr>
            <w:top w:val="none" w:sz="0" w:space="0" w:color="auto"/>
            <w:left w:val="none" w:sz="0" w:space="0" w:color="auto"/>
            <w:bottom w:val="none" w:sz="0" w:space="0" w:color="auto"/>
            <w:right w:val="none" w:sz="0" w:space="0" w:color="auto"/>
          </w:divBdr>
        </w:div>
        <w:div w:id="1757675644">
          <w:marLeft w:val="640"/>
          <w:marRight w:val="0"/>
          <w:marTop w:val="0"/>
          <w:marBottom w:val="0"/>
          <w:divBdr>
            <w:top w:val="none" w:sz="0" w:space="0" w:color="auto"/>
            <w:left w:val="none" w:sz="0" w:space="0" w:color="auto"/>
            <w:bottom w:val="none" w:sz="0" w:space="0" w:color="auto"/>
            <w:right w:val="none" w:sz="0" w:space="0" w:color="auto"/>
          </w:divBdr>
        </w:div>
        <w:div w:id="383143426">
          <w:marLeft w:val="640"/>
          <w:marRight w:val="0"/>
          <w:marTop w:val="0"/>
          <w:marBottom w:val="0"/>
          <w:divBdr>
            <w:top w:val="none" w:sz="0" w:space="0" w:color="auto"/>
            <w:left w:val="none" w:sz="0" w:space="0" w:color="auto"/>
            <w:bottom w:val="none" w:sz="0" w:space="0" w:color="auto"/>
            <w:right w:val="none" w:sz="0" w:space="0" w:color="auto"/>
          </w:divBdr>
        </w:div>
        <w:div w:id="820971398">
          <w:marLeft w:val="640"/>
          <w:marRight w:val="0"/>
          <w:marTop w:val="0"/>
          <w:marBottom w:val="0"/>
          <w:divBdr>
            <w:top w:val="none" w:sz="0" w:space="0" w:color="auto"/>
            <w:left w:val="none" w:sz="0" w:space="0" w:color="auto"/>
            <w:bottom w:val="none" w:sz="0" w:space="0" w:color="auto"/>
            <w:right w:val="none" w:sz="0" w:space="0" w:color="auto"/>
          </w:divBdr>
        </w:div>
        <w:div w:id="605038466">
          <w:marLeft w:val="640"/>
          <w:marRight w:val="0"/>
          <w:marTop w:val="0"/>
          <w:marBottom w:val="0"/>
          <w:divBdr>
            <w:top w:val="none" w:sz="0" w:space="0" w:color="auto"/>
            <w:left w:val="none" w:sz="0" w:space="0" w:color="auto"/>
            <w:bottom w:val="none" w:sz="0" w:space="0" w:color="auto"/>
            <w:right w:val="none" w:sz="0" w:space="0" w:color="auto"/>
          </w:divBdr>
        </w:div>
        <w:div w:id="1078945217">
          <w:marLeft w:val="640"/>
          <w:marRight w:val="0"/>
          <w:marTop w:val="0"/>
          <w:marBottom w:val="0"/>
          <w:divBdr>
            <w:top w:val="none" w:sz="0" w:space="0" w:color="auto"/>
            <w:left w:val="none" w:sz="0" w:space="0" w:color="auto"/>
            <w:bottom w:val="none" w:sz="0" w:space="0" w:color="auto"/>
            <w:right w:val="none" w:sz="0" w:space="0" w:color="auto"/>
          </w:divBdr>
        </w:div>
        <w:div w:id="1148136270">
          <w:marLeft w:val="640"/>
          <w:marRight w:val="0"/>
          <w:marTop w:val="0"/>
          <w:marBottom w:val="0"/>
          <w:divBdr>
            <w:top w:val="none" w:sz="0" w:space="0" w:color="auto"/>
            <w:left w:val="none" w:sz="0" w:space="0" w:color="auto"/>
            <w:bottom w:val="none" w:sz="0" w:space="0" w:color="auto"/>
            <w:right w:val="none" w:sz="0" w:space="0" w:color="auto"/>
          </w:divBdr>
        </w:div>
        <w:div w:id="1402100934">
          <w:marLeft w:val="640"/>
          <w:marRight w:val="0"/>
          <w:marTop w:val="0"/>
          <w:marBottom w:val="0"/>
          <w:divBdr>
            <w:top w:val="none" w:sz="0" w:space="0" w:color="auto"/>
            <w:left w:val="none" w:sz="0" w:space="0" w:color="auto"/>
            <w:bottom w:val="none" w:sz="0" w:space="0" w:color="auto"/>
            <w:right w:val="none" w:sz="0" w:space="0" w:color="auto"/>
          </w:divBdr>
        </w:div>
        <w:div w:id="891501584">
          <w:marLeft w:val="640"/>
          <w:marRight w:val="0"/>
          <w:marTop w:val="0"/>
          <w:marBottom w:val="0"/>
          <w:divBdr>
            <w:top w:val="none" w:sz="0" w:space="0" w:color="auto"/>
            <w:left w:val="none" w:sz="0" w:space="0" w:color="auto"/>
            <w:bottom w:val="none" w:sz="0" w:space="0" w:color="auto"/>
            <w:right w:val="none" w:sz="0" w:space="0" w:color="auto"/>
          </w:divBdr>
        </w:div>
        <w:div w:id="1042051242">
          <w:marLeft w:val="640"/>
          <w:marRight w:val="0"/>
          <w:marTop w:val="0"/>
          <w:marBottom w:val="0"/>
          <w:divBdr>
            <w:top w:val="none" w:sz="0" w:space="0" w:color="auto"/>
            <w:left w:val="none" w:sz="0" w:space="0" w:color="auto"/>
            <w:bottom w:val="none" w:sz="0" w:space="0" w:color="auto"/>
            <w:right w:val="none" w:sz="0" w:space="0" w:color="auto"/>
          </w:divBdr>
        </w:div>
        <w:div w:id="1394155163">
          <w:marLeft w:val="640"/>
          <w:marRight w:val="0"/>
          <w:marTop w:val="0"/>
          <w:marBottom w:val="0"/>
          <w:divBdr>
            <w:top w:val="none" w:sz="0" w:space="0" w:color="auto"/>
            <w:left w:val="none" w:sz="0" w:space="0" w:color="auto"/>
            <w:bottom w:val="none" w:sz="0" w:space="0" w:color="auto"/>
            <w:right w:val="none" w:sz="0" w:space="0" w:color="auto"/>
          </w:divBdr>
        </w:div>
        <w:div w:id="575238973">
          <w:marLeft w:val="640"/>
          <w:marRight w:val="0"/>
          <w:marTop w:val="0"/>
          <w:marBottom w:val="0"/>
          <w:divBdr>
            <w:top w:val="none" w:sz="0" w:space="0" w:color="auto"/>
            <w:left w:val="none" w:sz="0" w:space="0" w:color="auto"/>
            <w:bottom w:val="none" w:sz="0" w:space="0" w:color="auto"/>
            <w:right w:val="none" w:sz="0" w:space="0" w:color="auto"/>
          </w:divBdr>
        </w:div>
        <w:div w:id="127937373">
          <w:marLeft w:val="640"/>
          <w:marRight w:val="0"/>
          <w:marTop w:val="0"/>
          <w:marBottom w:val="0"/>
          <w:divBdr>
            <w:top w:val="none" w:sz="0" w:space="0" w:color="auto"/>
            <w:left w:val="none" w:sz="0" w:space="0" w:color="auto"/>
            <w:bottom w:val="none" w:sz="0" w:space="0" w:color="auto"/>
            <w:right w:val="none" w:sz="0" w:space="0" w:color="auto"/>
          </w:divBdr>
        </w:div>
        <w:div w:id="653490530">
          <w:marLeft w:val="640"/>
          <w:marRight w:val="0"/>
          <w:marTop w:val="0"/>
          <w:marBottom w:val="0"/>
          <w:divBdr>
            <w:top w:val="none" w:sz="0" w:space="0" w:color="auto"/>
            <w:left w:val="none" w:sz="0" w:space="0" w:color="auto"/>
            <w:bottom w:val="none" w:sz="0" w:space="0" w:color="auto"/>
            <w:right w:val="none" w:sz="0" w:space="0" w:color="auto"/>
          </w:divBdr>
        </w:div>
        <w:div w:id="1412969708">
          <w:marLeft w:val="640"/>
          <w:marRight w:val="0"/>
          <w:marTop w:val="0"/>
          <w:marBottom w:val="0"/>
          <w:divBdr>
            <w:top w:val="none" w:sz="0" w:space="0" w:color="auto"/>
            <w:left w:val="none" w:sz="0" w:space="0" w:color="auto"/>
            <w:bottom w:val="none" w:sz="0" w:space="0" w:color="auto"/>
            <w:right w:val="none" w:sz="0" w:space="0" w:color="auto"/>
          </w:divBdr>
        </w:div>
        <w:div w:id="1488590125">
          <w:marLeft w:val="640"/>
          <w:marRight w:val="0"/>
          <w:marTop w:val="0"/>
          <w:marBottom w:val="0"/>
          <w:divBdr>
            <w:top w:val="none" w:sz="0" w:space="0" w:color="auto"/>
            <w:left w:val="none" w:sz="0" w:space="0" w:color="auto"/>
            <w:bottom w:val="none" w:sz="0" w:space="0" w:color="auto"/>
            <w:right w:val="none" w:sz="0" w:space="0" w:color="auto"/>
          </w:divBdr>
        </w:div>
        <w:div w:id="2048524636">
          <w:marLeft w:val="640"/>
          <w:marRight w:val="0"/>
          <w:marTop w:val="0"/>
          <w:marBottom w:val="0"/>
          <w:divBdr>
            <w:top w:val="none" w:sz="0" w:space="0" w:color="auto"/>
            <w:left w:val="none" w:sz="0" w:space="0" w:color="auto"/>
            <w:bottom w:val="none" w:sz="0" w:space="0" w:color="auto"/>
            <w:right w:val="none" w:sz="0" w:space="0" w:color="auto"/>
          </w:divBdr>
        </w:div>
        <w:div w:id="490371747">
          <w:marLeft w:val="640"/>
          <w:marRight w:val="0"/>
          <w:marTop w:val="0"/>
          <w:marBottom w:val="0"/>
          <w:divBdr>
            <w:top w:val="none" w:sz="0" w:space="0" w:color="auto"/>
            <w:left w:val="none" w:sz="0" w:space="0" w:color="auto"/>
            <w:bottom w:val="none" w:sz="0" w:space="0" w:color="auto"/>
            <w:right w:val="none" w:sz="0" w:space="0" w:color="auto"/>
          </w:divBdr>
        </w:div>
        <w:div w:id="1794666566">
          <w:marLeft w:val="640"/>
          <w:marRight w:val="0"/>
          <w:marTop w:val="0"/>
          <w:marBottom w:val="0"/>
          <w:divBdr>
            <w:top w:val="none" w:sz="0" w:space="0" w:color="auto"/>
            <w:left w:val="none" w:sz="0" w:space="0" w:color="auto"/>
            <w:bottom w:val="none" w:sz="0" w:space="0" w:color="auto"/>
            <w:right w:val="none" w:sz="0" w:space="0" w:color="auto"/>
          </w:divBdr>
        </w:div>
        <w:div w:id="1518040866">
          <w:marLeft w:val="640"/>
          <w:marRight w:val="0"/>
          <w:marTop w:val="0"/>
          <w:marBottom w:val="0"/>
          <w:divBdr>
            <w:top w:val="none" w:sz="0" w:space="0" w:color="auto"/>
            <w:left w:val="none" w:sz="0" w:space="0" w:color="auto"/>
            <w:bottom w:val="none" w:sz="0" w:space="0" w:color="auto"/>
            <w:right w:val="none" w:sz="0" w:space="0" w:color="auto"/>
          </w:divBdr>
        </w:div>
        <w:div w:id="222372982">
          <w:marLeft w:val="640"/>
          <w:marRight w:val="0"/>
          <w:marTop w:val="0"/>
          <w:marBottom w:val="0"/>
          <w:divBdr>
            <w:top w:val="none" w:sz="0" w:space="0" w:color="auto"/>
            <w:left w:val="none" w:sz="0" w:space="0" w:color="auto"/>
            <w:bottom w:val="none" w:sz="0" w:space="0" w:color="auto"/>
            <w:right w:val="none" w:sz="0" w:space="0" w:color="auto"/>
          </w:divBdr>
        </w:div>
        <w:div w:id="1724403886">
          <w:marLeft w:val="640"/>
          <w:marRight w:val="0"/>
          <w:marTop w:val="0"/>
          <w:marBottom w:val="0"/>
          <w:divBdr>
            <w:top w:val="none" w:sz="0" w:space="0" w:color="auto"/>
            <w:left w:val="none" w:sz="0" w:space="0" w:color="auto"/>
            <w:bottom w:val="none" w:sz="0" w:space="0" w:color="auto"/>
            <w:right w:val="none" w:sz="0" w:space="0" w:color="auto"/>
          </w:divBdr>
        </w:div>
        <w:div w:id="1264072526">
          <w:marLeft w:val="640"/>
          <w:marRight w:val="0"/>
          <w:marTop w:val="0"/>
          <w:marBottom w:val="0"/>
          <w:divBdr>
            <w:top w:val="none" w:sz="0" w:space="0" w:color="auto"/>
            <w:left w:val="none" w:sz="0" w:space="0" w:color="auto"/>
            <w:bottom w:val="none" w:sz="0" w:space="0" w:color="auto"/>
            <w:right w:val="none" w:sz="0" w:space="0" w:color="auto"/>
          </w:divBdr>
        </w:div>
        <w:div w:id="1240169832">
          <w:marLeft w:val="640"/>
          <w:marRight w:val="0"/>
          <w:marTop w:val="0"/>
          <w:marBottom w:val="0"/>
          <w:divBdr>
            <w:top w:val="none" w:sz="0" w:space="0" w:color="auto"/>
            <w:left w:val="none" w:sz="0" w:space="0" w:color="auto"/>
            <w:bottom w:val="none" w:sz="0" w:space="0" w:color="auto"/>
            <w:right w:val="none" w:sz="0" w:space="0" w:color="auto"/>
          </w:divBdr>
        </w:div>
        <w:div w:id="580868028">
          <w:marLeft w:val="640"/>
          <w:marRight w:val="0"/>
          <w:marTop w:val="0"/>
          <w:marBottom w:val="0"/>
          <w:divBdr>
            <w:top w:val="none" w:sz="0" w:space="0" w:color="auto"/>
            <w:left w:val="none" w:sz="0" w:space="0" w:color="auto"/>
            <w:bottom w:val="none" w:sz="0" w:space="0" w:color="auto"/>
            <w:right w:val="none" w:sz="0" w:space="0" w:color="auto"/>
          </w:divBdr>
        </w:div>
        <w:div w:id="1538661049">
          <w:marLeft w:val="640"/>
          <w:marRight w:val="0"/>
          <w:marTop w:val="0"/>
          <w:marBottom w:val="0"/>
          <w:divBdr>
            <w:top w:val="none" w:sz="0" w:space="0" w:color="auto"/>
            <w:left w:val="none" w:sz="0" w:space="0" w:color="auto"/>
            <w:bottom w:val="none" w:sz="0" w:space="0" w:color="auto"/>
            <w:right w:val="none" w:sz="0" w:space="0" w:color="auto"/>
          </w:divBdr>
        </w:div>
        <w:div w:id="721370558">
          <w:marLeft w:val="640"/>
          <w:marRight w:val="0"/>
          <w:marTop w:val="0"/>
          <w:marBottom w:val="0"/>
          <w:divBdr>
            <w:top w:val="none" w:sz="0" w:space="0" w:color="auto"/>
            <w:left w:val="none" w:sz="0" w:space="0" w:color="auto"/>
            <w:bottom w:val="none" w:sz="0" w:space="0" w:color="auto"/>
            <w:right w:val="none" w:sz="0" w:space="0" w:color="auto"/>
          </w:divBdr>
        </w:div>
        <w:div w:id="1228686390">
          <w:marLeft w:val="640"/>
          <w:marRight w:val="0"/>
          <w:marTop w:val="0"/>
          <w:marBottom w:val="0"/>
          <w:divBdr>
            <w:top w:val="none" w:sz="0" w:space="0" w:color="auto"/>
            <w:left w:val="none" w:sz="0" w:space="0" w:color="auto"/>
            <w:bottom w:val="none" w:sz="0" w:space="0" w:color="auto"/>
            <w:right w:val="none" w:sz="0" w:space="0" w:color="auto"/>
          </w:divBdr>
        </w:div>
        <w:div w:id="2036732779">
          <w:marLeft w:val="640"/>
          <w:marRight w:val="0"/>
          <w:marTop w:val="0"/>
          <w:marBottom w:val="0"/>
          <w:divBdr>
            <w:top w:val="none" w:sz="0" w:space="0" w:color="auto"/>
            <w:left w:val="none" w:sz="0" w:space="0" w:color="auto"/>
            <w:bottom w:val="none" w:sz="0" w:space="0" w:color="auto"/>
            <w:right w:val="none" w:sz="0" w:space="0" w:color="auto"/>
          </w:divBdr>
        </w:div>
        <w:div w:id="1826631100">
          <w:marLeft w:val="640"/>
          <w:marRight w:val="0"/>
          <w:marTop w:val="0"/>
          <w:marBottom w:val="0"/>
          <w:divBdr>
            <w:top w:val="none" w:sz="0" w:space="0" w:color="auto"/>
            <w:left w:val="none" w:sz="0" w:space="0" w:color="auto"/>
            <w:bottom w:val="none" w:sz="0" w:space="0" w:color="auto"/>
            <w:right w:val="none" w:sz="0" w:space="0" w:color="auto"/>
          </w:divBdr>
        </w:div>
        <w:div w:id="446513316">
          <w:marLeft w:val="640"/>
          <w:marRight w:val="0"/>
          <w:marTop w:val="0"/>
          <w:marBottom w:val="0"/>
          <w:divBdr>
            <w:top w:val="none" w:sz="0" w:space="0" w:color="auto"/>
            <w:left w:val="none" w:sz="0" w:space="0" w:color="auto"/>
            <w:bottom w:val="none" w:sz="0" w:space="0" w:color="auto"/>
            <w:right w:val="none" w:sz="0" w:space="0" w:color="auto"/>
          </w:divBdr>
        </w:div>
        <w:div w:id="1771969999">
          <w:marLeft w:val="640"/>
          <w:marRight w:val="0"/>
          <w:marTop w:val="0"/>
          <w:marBottom w:val="0"/>
          <w:divBdr>
            <w:top w:val="none" w:sz="0" w:space="0" w:color="auto"/>
            <w:left w:val="none" w:sz="0" w:space="0" w:color="auto"/>
            <w:bottom w:val="none" w:sz="0" w:space="0" w:color="auto"/>
            <w:right w:val="none" w:sz="0" w:space="0" w:color="auto"/>
          </w:divBdr>
        </w:div>
      </w:divsChild>
    </w:div>
    <w:div w:id="793133545">
      <w:bodyDiv w:val="1"/>
      <w:marLeft w:val="0"/>
      <w:marRight w:val="0"/>
      <w:marTop w:val="0"/>
      <w:marBottom w:val="0"/>
      <w:divBdr>
        <w:top w:val="none" w:sz="0" w:space="0" w:color="auto"/>
        <w:left w:val="none" w:sz="0" w:space="0" w:color="auto"/>
        <w:bottom w:val="none" w:sz="0" w:space="0" w:color="auto"/>
        <w:right w:val="none" w:sz="0" w:space="0" w:color="auto"/>
      </w:divBdr>
      <w:divsChild>
        <w:div w:id="351155705">
          <w:marLeft w:val="0"/>
          <w:marRight w:val="0"/>
          <w:marTop w:val="0"/>
          <w:marBottom w:val="0"/>
          <w:divBdr>
            <w:top w:val="none" w:sz="0" w:space="0" w:color="auto"/>
            <w:left w:val="none" w:sz="0" w:space="0" w:color="auto"/>
            <w:bottom w:val="none" w:sz="0" w:space="0" w:color="auto"/>
            <w:right w:val="none" w:sz="0" w:space="0" w:color="auto"/>
          </w:divBdr>
          <w:divsChild>
            <w:div w:id="1030689710">
              <w:marLeft w:val="0"/>
              <w:marRight w:val="0"/>
              <w:marTop w:val="0"/>
              <w:marBottom w:val="0"/>
              <w:divBdr>
                <w:top w:val="none" w:sz="0" w:space="0" w:color="auto"/>
                <w:left w:val="none" w:sz="0" w:space="0" w:color="auto"/>
                <w:bottom w:val="none" w:sz="0" w:space="0" w:color="auto"/>
                <w:right w:val="none" w:sz="0" w:space="0" w:color="auto"/>
              </w:divBdr>
              <w:divsChild>
                <w:div w:id="19921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239966">
      <w:bodyDiv w:val="1"/>
      <w:marLeft w:val="0"/>
      <w:marRight w:val="0"/>
      <w:marTop w:val="0"/>
      <w:marBottom w:val="0"/>
      <w:divBdr>
        <w:top w:val="none" w:sz="0" w:space="0" w:color="auto"/>
        <w:left w:val="none" w:sz="0" w:space="0" w:color="auto"/>
        <w:bottom w:val="none" w:sz="0" w:space="0" w:color="auto"/>
        <w:right w:val="none" w:sz="0" w:space="0" w:color="auto"/>
      </w:divBdr>
      <w:divsChild>
        <w:div w:id="1913391006">
          <w:marLeft w:val="0"/>
          <w:marRight w:val="0"/>
          <w:marTop w:val="0"/>
          <w:marBottom w:val="0"/>
          <w:divBdr>
            <w:top w:val="none" w:sz="0" w:space="0" w:color="auto"/>
            <w:left w:val="none" w:sz="0" w:space="0" w:color="auto"/>
            <w:bottom w:val="none" w:sz="0" w:space="0" w:color="auto"/>
            <w:right w:val="none" w:sz="0" w:space="0" w:color="auto"/>
          </w:divBdr>
          <w:divsChild>
            <w:div w:id="230701510">
              <w:marLeft w:val="0"/>
              <w:marRight w:val="0"/>
              <w:marTop w:val="0"/>
              <w:marBottom w:val="0"/>
              <w:divBdr>
                <w:top w:val="none" w:sz="0" w:space="0" w:color="auto"/>
                <w:left w:val="none" w:sz="0" w:space="0" w:color="auto"/>
                <w:bottom w:val="none" w:sz="0" w:space="0" w:color="auto"/>
                <w:right w:val="none" w:sz="0" w:space="0" w:color="auto"/>
              </w:divBdr>
              <w:divsChild>
                <w:div w:id="210167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238640">
      <w:bodyDiv w:val="1"/>
      <w:marLeft w:val="0"/>
      <w:marRight w:val="0"/>
      <w:marTop w:val="0"/>
      <w:marBottom w:val="0"/>
      <w:divBdr>
        <w:top w:val="none" w:sz="0" w:space="0" w:color="auto"/>
        <w:left w:val="none" w:sz="0" w:space="0" w:color="auto"/>
        <w:bottom w:val="none" w:sz="0" w:space="0" w:color="auto"/>
        <w:right w:val="none" w:sz="0" w:space="0" w:color="auto"/>
      </w:divBdr>
      <w:divsChild>
        <w:div w:id="1007713370">
          <w:marLeft w:val="0"/>
          <w:marRight w:val="0"/>
          <w:marTop w:val="0"/>
          <w:marBottom w:val="0"/>
          <w:divBdr>
            <w:top w:val="none" w:sz="0" w:space="0" w:color="auto"/>
            <w:left w:val="none" w:sz="0" w:space="0" w:color="auto"/>
            <w:bottom w:val="none" w:sz="0" w:space="0" w:color="auto"/>
            <w:right w:val="none" w:sz="0" w:space="0" w:color="auto"/>
          </w:divBdr>
          <w:divsChild>
            <w:div w:id="1576011921">
              <w:marLeft w:val="0"/>
              <w:marRight w:val="0"/>
              <w:marTop w:val="0"/>
              <w:marBottom w:val="0"/>
              <w:divBdr>
                <w:top w:val="none" w:sz="0" w:space="0" w:color="auto"/>
                <w:left w:val="none" w:sz="0" w:space="0" w:color="auto"/>
                <w:bottom w:val="none" w:sz="0" w:space="0" w:color="auto"/>
                <w:right w:val="none" w:sz="0" w:space="0" w:color="auto"/>
              </w:divBdr>
              <w:divsChild>
                <w:div w:id="100508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737113">
      <w:bodyDiv w:val="1"/>
      <w:marLeft w:val="0"/>
      <w:marRight w:val="0"/>
      <w:marTop w:val="0"/>
      <w:marBottom w:val="0"/>
      <w:divBdr>
        <w:top w:val="none" w:sz="0" w:space="0" w:color="auto"/>
        <w:left w:val="none" w:sz="0" w:space="0" w:color="auto"/>
        <w:bottom w:val="none" w:sz="0" w:space="0" w:color="auto"/>
        <w:right w:val="none" w:sz="0" w:space="0" w:color="auto"/>
      </w:divBdr>
    </w:div>
    <w:div w:id="941449030">
      <w:bodyDiv w:val="1"/>
      <w:marLeft w:val="0"/>
      <w:marRight w:val="0"/>
      <w:marTop w:val="0"/>
      <w:marBottom w:val="0"/>
      <w:divBdr>
        <w:top w:val="none" w:sz="0" w:space="0" w:color="auto"/>
        <w:left w:val="none" w:sz="0" w:space="0" w:color="auto"/>
        <w:bottom w:val="none" w:sz="0" w:space="0" w:color="auto"/>
        <w:right w:val="none" w:sz="0" w:space="0" w:color="auto"/>
      </w:divBdr>
    </w:div>
    <w:div w:id="951983134">
      <w:bodyDiv w:val="1"/>
      <w:marLeft w:val="0"/>
      <w:marRight w:val="0"/>
      <w:marTop w:val="0"/>
      <w:marBottom w:val="0"/>
      <w:divBdr>
        <w:top w:val="none" w:sz="0" w:space="0" w:color="auto"/>
        <w:left w:val="none" w:sz="0" w:space="0" w:color="auto"/>
        <w:bottom w:val="none" w:sz="0" w:space="0" w:color="auto"/>
        <w:right w:val="none" w:sz="0" w:space="0" w:color="auto"/>
      </w:divBdr>
    </w:div>
    <w:div w:id="962536592">
      <w:bodyDiv w:val="1"/>
      <w:marLeft w:val="0"/>
      <w:marRight w:val="0"/>
      <w:marTop w:val="0"/>
      <w:marBottom w:val="0"/>
      <w:divBdr>
        <w:top w:val="none" w:sz="0" w:space="0" w:color="auto"/>
        <w:left w:val="none" w:sz="0" w:space="0" w:color="auto"/>
        <w:bottom w:val="none" w:sz="0" w:space="0" w:color="auto"/>
        <w:right w:val="none" w:sz="0" w:space="0" w:color="auto"/>
      </w:divBdr>
      <w:divsChild>
        <w:div w:id="1925455859">
          <w:marLeft w:val="0"/>
          <w:marRight w:val="0"/>
          <w:marTop w:val="0"/>
          <w:marBottom w:val="0"/>
          <w:divBdr>
            <w:top w:val="none" w:sz="0" w:space="0" w:color="auto"/>
            <w:left w:val="none" w:sz="0" w:space="0" w:color="auto"/>
            <w:bottom w:val="none" w:sz="0" w:space="0" w:color="auto"/>
            <w:right w:val="none" w:sz="0" w:space="0" w:color="auto"/>
          </w:divBdr>
          <w:divsChild>
            <w:div w:id="1246263971">
              <w:marLeft w:val="0"/>
              <w:marRight w:val="0"/>
              <w:marTop w:val="0"/>
              <w:marBottom w:val="0"/>
              <w:divBdr>
                <w:top w:val="none" w:sz="0" w:space="0" w:color="auto"/>
                <w:left w:val="none" w:sz="0" w:space="0" w:color="auto"/>
                <w:bottom w:val="none" w:sz="0" w:space="0" w:color="auto"/>
                <w:right w:val="none" w:sz="0" w:space="0" w:color="auto"/>
              </w:divBdr>
              <w:divsChild>
                <w:div w:id="94812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005614">
      <w:bodyDiv w:val="1"/>
      <w:marLeft w:val="0"/>
      <w:marRight w:val="0"/>
      <w:marTop w:val="0"/>
      <w:marBottom w:val="0"/>
      <w:divBdr>
        <w:top w:val="none" w:sz="0" w:space="0" w:color="auto"/>
        <w:left w:val="none" w:sz="0" w:space="0" w:color="auto"/>
        <w:bottom w:val="none" w:sz="0" w:space="0" w:color="auto"/>
        <w:right w:val="none" w:sz="0" w:space="0" w:color="auto"/>
      </w:divBdr>
      <w:divsChild>
        <w:div w:id="2035418527">
          <w:marLeft w:val="0"/>
          <w:marRight w:val="0"/>
          <w:marTop w:val="0"/>
          <w:marBottom w:val="0"/>
          <w:divBdr>
            <w:top w:val="none" w:sz="0" w:space="0" w:color="auto"/>
            <w:left w:val="none" w:sz="0" w:space="0" w:color="auto"/>
            <w:bottom w:val="none" w:sz="0" w:space="0" w:color="auto"/>
            <w:right w:val="none" w:sz="0" w:space="0" w:color="auto"/>
          </w:divBdr>
          <w:divsChild>
            <w:div w:id="703673721">
              <w:marLeft w:val="0"/>
              <w:marRight w:val="0"/>
              <w:marTop w:val="0"/>
              <w:marBottom w:val="0"/>
              <w:divBdr>
                <w:top w:val="none" w:sz="0" w:space="0" w:color="auto"/>
                <w:left w:val="none" w:sz="0" w:space="0" w:color="auto"/>
                <w:bottom w:val="none" w:sz="0" w:space="0" w:color="auto"/>
                <w:right w:val="none" w:sz="0" w:space="0" w:color="auto"/>
              </w:divBdr>
              <w:divsChild>
                <w:div w:id="150104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6684">
      <w:bodyDiv w:val="1"/>
      <w:marLeft w:val="0"/>
      <w:marRight w:val="0"/>
      <w:marTop w:val="0"/>
      <w:marBottom w:val="0"/>
      <w:divBdr>
        <w:top w:val="none" w:sz="0" w:space="0" w:color="auto"/>
        <w:left w:val="none" w:sz="0" w:space="0" w:color="auto"/>
        <w:bottom w:val="none" w:sz="0" w:space="0" w:color="auto"/>
        <w:right w:val="none" w:sz="0" w:space="0" w:color="auto"/>
      </w:divBdr>
    </w:div>
    <w:div w:id="1021128430">
      <w:bodyDiv w:val="1"/>
      <w:marLeft w:val="0"/>
      <w:marRight w:val="0"/>
      <w:marTop w:val="0"/>
      <w:marBottom w:val="0"/>
      <w:divBdr>
        <w:top w:val="none" w:sz="0" w:space="0" w:color="auto"/>
        <w:left w:val="none" w:sz="0" w:space="0" w:color="auto"/>
        <w:bottom w:val="none" w:sz="0" w:space="0" w:color="auto"/>
        <w:right w:val="none" w:sz="0" w:space="0" w:color="auto"/>
      </w:divBdr>
      <w:divsChild>
        <w:div w:id="1920672058">
          <w:marLeft w:val="640"/>
          <w:marRight w:val="0"/>
          <w:marTop w:val="0"/>
          <w:marBottom w:val="0"/>
          <w:divBdr>
            <w:top w:val="none" w:sz="0" w:space="0" w:color="auto"/>
            <w:left w:val="none" w:sz="0" w:space="0" w:color="auto"/>
            <w:bottom w:val="none" w:sz="0" w:space="0" w:color="auto"/>
            <w:right w:val="none" w:sz="0" w:space="0" w:color="auto"/>
          </w:divBdr>
        </w:div>
        <w:div w:id="1223296555">
          <w:marLeft w:val="640"/>
          <w:marRight w:val="0"/>
          <w:marTop w:val="0"/>
          <w:marBottom w:val="0"/>
          <w:divBdr>
            <w:top w:val="none" w:sz="0" w:space="0" w:color="auto"/>
            <w:left w:val="none" w:sz="0" w:space="0" w:color="auto"/>
            <w:bottom w:val="none" w:sz="0" w:space="0" w:color="auto"/>
            <w:right w:val="none" w:sz="0" w:space="0" w:color="auto"/>
          </w:divBdr>
        </w:div>
        <w:div w:id="557131927">
          <w:marLeft w:val="640"/>
          <w:marRight w:val="0"/>
          <w:marTop w:val="0"/>
          <w:marBottom w:val="0"/>
          <w:divBdr>
            <w:top w:val="none" w:sz="0" w:space="0" w:color="auto"/>
            <w:left w:val="none" w:sz="0" w:space="0" w:color="auto"/>
            <w:bottom w:val="none" w:sz="0" w:space="0" w:color="auto"/>
            <w:right w:val="none" w:sz="0" w:space="0" w:color="auto"/>
          </w:divBdr>
        </w:div>
        <w:div w:id="1280062005">
          <w:marLeft w:val="640"/>
          <w:marRight w:val="0"/>
          <w:marTop w:val="0"/>
          <w:marBottom w:val="0"/>
          <w:divBdr>
            <w:top w:val="none" w:sz="0" w:space="0" w:color="auto"/>
            <w:left w:val="none" w:sz="0" w:space="0" w:color="auto"/>
            <w:bottom w:val="none" w:sz="0" w:space="0" w:color="auto"/>
            <w:right w:val="none" w:sz="0" w:space="0" w:color="auto"/>
          </w:divBdr>
        </w:div>
        <w:div w:id="985429423">
          <w:marLeft w:val="640"/>
          <w:marRight w:val="0"/>
          <w:marTop w:val="0"/>
          <w:marBottom w:val="0"/>
          <w:divBdr>
            <w:top w:val="none" w:sz="0" w:space="0" w:color="auto"/>
            <w:left w:val="none" w:sz="0" w:space="0" w:color="auto"/>
            <w:bottom w:val="none" w:sz="0" w:space="0" w:color="auto"/>
            <w:right w:val="none" w:sz="0" w:space="0" w:color="auto"/>
          </w:divBdr>
        </w:div>
        <w:div w:id="1957324712">
          <w:marLeft w:val="640"/>
          <w:marRight w:val="0"/>
          <w:marTop w:val="0"/>
          <w:marBottom w:val="0"/>
          <w:divBdr>
            <w:top w:val="none" w:sz="0" w:space="0" w:color="auto"/>
            <w:left w:val="none" w:sz="0" w:space="0" w:color="auto"/>
            <w:bottom w:val="none" w:sz="0" w:space="0" w:color="auto"/>
            <w:right w:val="none" w:sz="0" w:space="0" w:color="auto"/>
          </w:divBdr>
        </w:div>
        <w:div w:id="1015695370">
          <w:marLeft w:val="640"/>
          <w:marRight w:val="0"/>
          <w:marTop w:val="0"/>
          <w:marBottom w:val="0"/>
          <w:divBdr>
            <w:top w:val="none" w:sz="0" w:space="0" w:color="auto"/>
            <w:left w:val="none" w:sz="0" w:space="0" w:color="auto"/>
            <w:bottom w:val="none" w:sz="0" w:space="0" w:color="auto"/>
            <w:right w:val="none" w:sz="0" w:space="0" w:color="auto"/>
          </w:divBdr>
        </w:div>
        <w:div w:id="1241133268">
          <w:marLeft w:val="640"/>
          <w:marRight w:val="0"/>
          <w:marTop w:val="0"/>
          <w:marBottom w:val="0"/>
          <w:divBdr>
            <w:top w:val="none" w:sz="0" w:space="0" w:color="auto"/>
            <w:left w:val="none" w:sz="0" w:space="0" w:color="auto"/>
            <w:bottom w:val="none" w:sz="0" w:space="0" w:color="auto"/>
            <w:right w:val="none" w:sz="0" w:space="0" w:color="auto"/>
          </w:divBdr>
        </w:div>
        <w:div w:id="1511749489">
          <w:marLeft w:val="640"/>
          <w:marRight w:val="0"/>
          <w:marTop w:val="0"/>
          <w:marBottom w:val="0"/>
          <w:divBdr>
            <w:top w:val="none" w:sz="0" w:space="0" w:color="auto"/>
            <w:left w:val="none" w:sz="0" w:space="0" w:color="auto"/>
            <w:bottom w:val="none" w:sz="0" w:space="0" w:color="auto"/>
            <w:right w:val="none" w:sz="0" w:space="0" w:color="auto"/>
          </w:divBdr>
        </w:div>
        <w:div w:id="1435393467">
          <w:marLeft w:val="640"/>
          <w:marRight w:val="0"/>
          <w:marTop w:val="0"/>
          <w:marBottom w:val="0"/>
          <w:divBdr>
            <w:top w:val="none" w:sz="0" w:space="0" w:color="auto"/>
            <w:left w:val="none" w:sz="0" w:space="0" w:color="auto"/>
            <w:bottom w:val="none" w:sz="0" w:space="0" w:color="auto"/>
            <w:right w:val="none" w:sz="0" w:space="0" w:color="auto"/>
          </w:divBdr>
        </w:div>
        <w:div w:id="1969124220">
          <w:marLeft w:val="640"/>
          <w:marRight w:val="0"/>
          <w:marTop w:val="0"/>
          <w:marBottom w:val="0"/>
          <w:divBdr>
            <w:top w:val="none" w:sz="0" w:space="0" w:color="auto"/>
            <w:left w:val="none" w:sz="0" w:space="0" w:color="auto"/>
            <w:bottom w:val="none" w:sz="0" w:space="0" w:color="auto"/>
            <w:right w:val="none" w:sz="0" w:space="0" w:color="auto"/>
          </w:divBdr>
        </w:div>
        <w:div w:id="1998260801">
          <w:marLeft w:val="640"/>
          <w:marRight w:val="0"/>
          <w:marTop w:val="0"/>
          <w:marBottom w:val="0"/>
          <w:divBdr>
            <w:top w:val="none" w:sz="0" w:space="0" w:color="auto"/>
            <w:left w:val="none" w:sz="0" w:space="0" w:color="auto"/>
            <w:bottom w:val="none" w:sz="0" w:space="0" w:color="auto"/>
            <w:right w:val="none" w:sz="0" w:space="0" w:color="auto"/>
          </w:divBdr>
        </w:div>
        <w:div w:id="1957368716">
          <w:marLeft w:val="640"/>
          <w:marRight w:val="0"/>
          <w:marTop w:val="0"/>
          <w:marBottom w:val="0"/>
          <w:divBdr>
            <w:top w:val="none" w:sz="0" w:space="0" w:color="auto"/>
            <w:left w:val="none" w:sz="0" w:space="0" w:color="auto"/>
            <w:bottom w:val="none" w:sz="0" w:space="0" w:color="auto"/>
            <w:right w:val="none" w:sz="0" w:space="0" w:color="auto"/>
          </w:divBdr>
        </w:div>
        <w:div w:id="1554580096">
          <w:marLeft w:val="640"/>
          <w:marRight w:val="0"/>
          <w:marTop w:val="0"/>
          <w:marBottom w:val="0"/>
          <w:divBdr>
            <w:top w:val="none" w:sz="0" w:space="0" w:color="auto"/>
            <w:left w:val="none" w:sz="0" w:space="0" w:color="auto"/>
            <w:bottom w:val="none" w:sz="0" w:space="0" w:color="auto"/>
            <w:right w:val="none" w:sz="0" w:space="0" w:color="auto"/>
          </w:divBdr>
        </w:div>
        <w:div w:id="1967661225">
          <w:marLeft w:val="640"/>
          <w:marRight w:val="0"/>
          <w:marTop w:val="0"/>
          <w:marBottom w:val="0"/>
          <w:divBdr>
            <w:top w:val="none" w:sz="0" w:space="0" w:color="auto"/>
            <w:left w:val="none" w:sz="0" w:space="0" w:color="auto"/>
            <w:bottom w:val="none" w:sz="0" w:space="0" w:color="auto"/>
            <w:right w:val="none" w:sz="0" w:space="0" w:color="auto"/>
          </w:divBdr>
        </w:div>
        <w:div w:id="109711290">
          <w:marLeft w:val="640"/>
          <w:marRight w:val="0"/>
          <w:marTop w:val="0"/>
          <w:marBottom w:val="0"/>
          <w:divBdr>
            <w:top w:val="none" w:sz="0" w:space="0" w:color="auto"/>
            <w:left w:val="none" w:sz="0" w:space="0" w:color="auto"/>
            <w:bottom w:val="none" w:sz="0" w:space="0" w:color="auto"/>
            <w:right w:val="none" w:sz="0" w:space="0" w:color="auto"/>
          </w:divBdr>
        </w:div>
        <w:div w:id="1789659051">
          <w:marLeft w:val="640"/>
          <w:marRight w:val="0"/>
          <w:marTop w:val="0"/>
          <w:marBottom w:val="0"/>
          <w:divBdr>
            <w:top w:val="none" w:sz="0" w:space="0" w:color="auto"/>
            <w:left w:val="none" w:sz="0" w:space="0" w:color="auto"/>
            <w:bottom w:val="none" w:sz="0" w:space="0" w:color="auto"/>
            <w:right w:val="none" w:sz="0" w:space="0" w:color="auto"/>
          </w:divBdr>
        </w:div>
        <w:div w:id="1089541633">
          <w:marLeft w:val="640"/>
          <w:marRight w:val="0"/>
          <w:marTop w:val="0"/>
          <w:marBottom w:val="0"/>
          <w:divBdr>
            <w:top w:val="none" w:sz="0" w:space="0" w:color="auto"/>
            <w:left w:val="none" w:sz="0" w:space="0" w:color="auto"/>
            <w:bottom w:val="none" w:sz="0" w:space="0" w:color="auto"/>
            <w:right w:val="none" w:sz="0" w:space="0" w:color="auto"/>
          </w:divBdr>
        </w:div>
        <w:div w:id="998078760">
          <w:marLeft w:val="640"/>
          <w:marRight w:val="0"/>
          <w:marTop w:val="0"/>
          <w:marBottom w:val="0"/>
          <w:divBdr>
            <w:top w:val="none" w:sz="0" w:space="0" w:color="auto"/>
            <w:left w:val="none" w:sz="0" w:space="0" w:color="auto"/>
            <w:bottom w:val="none" w:sz="0" w:space="0" w:color="auto"/>
            <w:right w:val="none" w:sz="0" w:space="0" w:color="auto"/>
          </w:divBdr>
        </w:div>
        <w:div w:id="349139723">
          <w:marLeft w:val="640"/>
          <w:marRight w:val="0"/>
          <w:marTop w:val="0"/>
          <w:marBottom w:val="0"/>
          <w:divBdr>
            <w:top w:val="none" w:sz="0" w:space="0" w:color="auto"/>
            <w:left w:val="none" w:sz="0" w:space="0" w:color="auto"/>
            <w:bottom w:val="none" w:sz="0" w:space="0" w:color="auto"/>
            <w:right w:val="none" w:sz="0" w:space="0" w:color="auto"/>
          </w:divBdr>
        </w:div>
        <w:div w:id="592588957">
          <w:marLeft w:val="640"/>
          <w:marRight w:val="0"/>
          <w:marTop w:val="0"/>
          <w:marBottom w:val="0"/>
          <w:divBdr>
            <w:top w:val="none" w:sz="0" w:space="0" w:color="auto"/>
            <w:left w:val="none" w:sz="0" w:space="0" w:color="auto"/>
            <w:bottom w:val="none" w:sz="0" w:space="0" w:color="auto"/>
            <w:right w:val="none" w:sz="0" w:space="0" w:color="auto"/>
          </w:divBdr>
        </w:div>
        <w:div w:id="241959971">
          <w:marLeft w:val="640"/>
          <w:marRight w:val="0"/>
          <w:marTop w:val="0"/>
          <w:marBottom w:val="0"/>
          <w:divBdr>
            <w:top w:val="none" w:sz="0" w:space="0" w:color="auto"/>
            <w:left w:val="none" w:sz="0" w:space="0" w:color="auto"/>
            <w:bottom w:val="none" w:sz="0" w:space="0" w:color="auto"/>
            <w:right w:val="none" w:sz="0" w:space="0" w:color="auto"/>
          </w:divBdr>
        </w:div>
        <w:div w:id="1052729646">
          <w:marLeft w:val="640"/>
          <w:marRight w:val="0"/>
          <w:marTop w:val="0"/>
          <w:marBottom w:val="0"/>
          <w:divBdr>
            <w:top w:val="none" w:sz="0" w:space="0" w:color="auto"/>
            <w:left w:val="none" w:sz="0" w:space="0" w:color="auto"/>
            <w:bottom w:val="none" w:sz="0" w:space="0" w:color="auto"/>
            <w:right w:val="none" w:sz="0" w:space="0" w:color="auto"/>
          </w:divBdr>
        </w:div>
        <w:div w:id="997998787">
          <w:marLeft w:val="640"/>
          <w:marRight w:val="0"/>
          <w:marTop w:val="0"/>
          <w:marBottom w:val="0"/>
          <w:divBdr>
            <w:top w:val="none" w:sz="0" w:space="0" w:color="auto"/>
            <w:left w:val="none" w:sz="0" w:space="0" w:color="auto"/>
            <w:bottom w:val="none" w:sz="0" w:space="0" w:color="auto"/>
            <w:right w:val="none" w:sz="0" w:space="0" w:color="auto"/>
          </w:divBdr>
        </w:div>
        <w:div w:id="91559549">
          <w:marLeft w:val="640"/>
          <w:marRight w:val="0"/>
          <w:marTop w:val="0"/>
          <w:marBottom w:val="0"/>
          <w:divBdr>
            <w:top w:val="none" w:sz="0" w:space="0" w:color="auto"/>
            <w:left w:val="none" w:sz="0" w:space="0" w:color="auto"/>
            <w:bottom w:val="none" w:sz="0" w:space="0" w:color="auto"/>
            <w:right w:val="none" w:sz="0" w:space="0" w:color="auto"/>
          </w:divBdr>
        </w:div>
        <w:div w:id="1104183202">
          <w:marLeft w:val="640"/>
          <w:marRight w:val="0"/>
          <w:marTop w:val="0"/>
          <w:marBottom w:val="0"/>
          <w:divBdr>
            <w:top w:val="none" w:sz="0" w:space="0" w:color="auto"/>
            <w:left w:val="none" w:sz="0" w:space="0" w:color="auto"/>
            <w:bottom w:val="none" w:sz="0" w:space="0" w:color="auto"/>
            <w:right w:val="none" w:sz="0" w:space="0" w:color="auto"/>
          </w:divBdr>
        </w:div>
        <w:div w:id="647789285">
          <w:marLeft w:val="640"/>
          <w:marRight w:val="0"/>
          <w:marTop w:val="0"/>
          <w:marBottom w:val="0"/>
          <w:divBdr>
            <w:top w:val="none" w:sz="0" w:space="0" w:color="auto"/>
            <w:left w:val="none" w:sz="0" w:space="0" w:color="auto"/>
            <w:bottom w:val="none" w:sz="0" w:space="0" w:color="auto"/>
            <w:right w:val="none" w:sz="0" w:space="0" w:color="auto"/>
          </w:divBdr>
        </w:div>
        <w:div w:id="1148475319">
          <w:marLeft w:val="640"/>
          <w:marRight w:val="0"/>
          <w:marTop w:val="0"/>
          <w:marBottom w:val="0"/>
          <w:divBdr>
            <w:top w:val="none" w:sz="0" w:space="0" w:color="auto"/>
            <w:left w:val="none" w:sz="0" w:space="0" w:color="auto"/>
            <w:bottom w:val="none" w:sz="0" w:space="0" w:color="auto"/>
            <w:right w:val="none" w:sz="0" w:space="0" w:color="auto"/>
          </w:divBdr>
        </w:div>
        <w:div w:id="1012219457">
          <w:marLeft w:val="640"/>
          <w:marRight w:val="0"/>
          <w:marTop w:val="0"/>
          <w:marBottom w:val="0"/>
          <w:divBdr>
            <w:top w:val="none" w:sz="0" w:space="0" w:color="auto"/>
            <w:left w:val="none" w:sz="0" w:space="0" w:color="auto"/>
            <w:bottom w:val="none" w:sz="0" w:space="0" w:color="auto"/>
            <w:right w:val="none" w:sz="0" w:space="0" w:color="auto"/>
          </w:divBdr>
        </w:div>
        <w:div w:id="1494489786">
          <w:marLeft w:val="640"/>
          <w:marRight w:val="0"/>
          <w:marTop w:val="0"/>
          <w:marBottom w:val="0"/>
          <w:divBdr>
            <w:top w:val="none" w:sz="0" w:space="0" w:color="auto"/>
            <w:left w:val="none" w:sz="0" w:space="0" w:color="auto"/>
            <w:bottom w:val="none" w:sz="0" w:space="0" w:color="auto"/>
            <w:right w:val="none" w:sz="0" w:space="0" w:color="auto"/>
          </w:divBdr>
        </w:div>
        <w:div w:id="1956212851">
          <w:marLeft w:val="640"/>
          <w:marRight w:val="0"/>
          <w:marTop w:val="0"/>
          <w:marBottom w:val="0"/>
          <w:divBdr>
            <w:top w:val="none" w:sz="0" w:space="0" w:color="auto"/>
            <w:left w:val="none" w:sz="0" w:space="0" w:color="auto"/>
            <w:bottom w:val="none" w:sz="0" w:space="0" w:color="auto"/>
            <w:right w:val="none" w:sz="0" w:space="0" w:color="auto"/>
          </w:divBdr>
        </w:div>
        <w:div w:id="246038071">
          <w:marLeft w:val="640"/>
          <w:marRight w:val="0"/>
          <w:marTop w:val="0"/>
          <w:marBottom w:val="0"/>
          <w:divBdr>
            <w:top w:val="none" w:sz="0" w:space="0" w:color="auto"/>
            <w:left w:val="none" w:sz="0" w:space="0" w:color="auto"/>
            <w:bottom w:val="none" w:sz="0" w:space="0" w:color="auto"/>
            <w:right w:val="none" w:sz="0" w:space="0" w:color="auto"/>
          </w:divBdr>
        </w:div>
        <w:div w:id="1686663642">
          <w:marLeft w:val="640"/>
          <w:marRight w:val="0"/>
          <w:marTop w:val="0"/>
          <w:marBottom w:val="0"/>
          <w:divBdr>
            <w:top w:val="none" w:sz="0" w:space="0" w:color="auto"/>
            <w:left w:val="none" w:sz="0" w:space="0" w:color="auto"/>
            <w:bottom w:val="none" w:sz="0" w:space="0" w:color="auto"/>
            <w:right w:val="none" w:sz="0" w:space="0" w:color="auto"/>
          </w:divBdr>
        </w:div>
        <w:div w:id="1901094739">
          <w:marLeft w:val="640"/>
          <w:marRight w:val="0"/>
          <w:marTop w:val="0"/>
          <w:marBottom w:val="0"/>
          <w:divBdr>
            <w:top w:val="none" w:sz="0" w:space="0" w:color="auto"/>
            <w:left w:val="none" w:sz="0" w:space="0" w:color="auto"/>
            <w:bottom w:val="none" w:sz="0" w:space="0" w:color="auto"/>
            <w:right w:val="none" w:sz="0" w:space="0" w:color="auto"/>
          </w:divBdr>
        </w:div>
        <w:div w:id="11759323">
          <w:marLeft w:val="640"/>
          <w:marRight w:val="0"/>
          <w:marTop w:val="0"/>
          <w:marBottom w:val="0"/>
          <w:divBdr>
            <w:top w:val="none" w:sz="0" w:space="0" w:color="auto"/>
            <w:left w:val="none" w:sz="0" w:space="0" w:color="auto"/>
            <w:bottom w:val="none" w:sz="0" w:space="0" w:color="auto"/>
            <w:right w:val="none" w:sz="0" w:space="0" w:color="auto"/>
          </w:divBdr>
        </w:div>
        <w:div w:id="40056799">
          <w:marLeft w:val="640"/>
          <w:marRight w:val="0"/>
          <w:marTop w:val="0"/>
          <w:marBottom w:val="0"/>
          <w:divBdr>
            <w:top w:val="none" w:sz="0" w:space="0" w:color="auto"/>
            <w:left w:val="none" w:sz="0" w:space="0" w:color="auto"/>
            <w:bottom w:val="none" w:sz="0" w:space="0" w:color="auto"/>
            <w:right w:val="none" w:sz="0" w:space="0" w:color="auto"/>
          </w:divBdr>
        </w:div>
        <w:div w:id="2073847907">
          <w:marLeft w:val="640"/>
          <w:marRight w:val="0"/>
          <w:marTop w:val="0"/>
          <w:marBottom w:val="0"/>
          <w:divBdr>
            <w:top w:val="none" w:sz="0" w:space="0" w:color="auto"/>
            <w:left w:val="none" w:sz="0" w:space="0" w:color="auto"/>
            <w:bottom w:val="none" w:sz="0" w:space="0" w:color="auto"/>
            <w:right w:val="none" w:sz="0" w:space="0" w:color="auto"/>
          </w:divBdr>
        </w:div>
        <w:div w:id="984092145">
          <w:marLeft w:val="640"/>
          <w:marRight w:val="0"/>
          <w:marTop w:val="0"/>
          <w:marBottom w:val="0"/>
          <w:divBdr>
            <w:top w:val="none" w:sz="0" w:space="0" w:color="auto"/>
            <w:left w:val="none" w:sz="0" w:space="0" w:color="auto"/>
            <w:bottom w:val="none" w:sz="0" w:space="0" w:color="auto"/>
            <w:right w:val="none" w:sz="0" w:space="0" w:color="auto"/>
          </w:divBdr>
        </w:div>
        <w:div w:id="1816800697">
          <w:marLeft w:val="640"/>
          <w:marRight w:val="0"/>
          <w:marTop w:val="0"/>
          <w:marBottom w:val="0"/>
          <w:divBdr>
            <w:top w:val="none" w:sz="0" w:space="0" w:color="auto"/>
            <w:left w:val="none" w:sz="0" w:space="0" w:color="auto"/>
            <w:bottom w:val="none" w:sz="0" w:space="0" w:color="auto"/>
            <w:right w:val="none" w:sz="0" w:space="0" w:color="auto"/>
          </w:divBdr>
        </w:div>
        <w:div w:id="982277399">
          <w:marLeft w:val="640"/>
          <w:marRight w:val="0"/>
          <w:marTop w:val="0"/>
          <w:marBottom w:val="0"/>
          <w:divBdr>
            <w:top w:val="none" w:sz="0" w:space="0" w:color="auto"/>
            <w:left w:val="none" w:sz="0" w:space="0" w:color="auto"/>
            <w:bottom w:val="none" w:sz="0" w:space="0" w:color="auto"/>
            <w:right w:val="none" w:sz="0" w:space="0" w:color="auto"/>
          </w:divBdr>
        </w:div>
        <w:div w:id="1696879278">
          <w:marLeft w:val="640"/>
          <w:marRight w:val="0"/>
          <w:marTop w:val="0"/>
          <w:marBottom w:val="0"/>
          <w:divBdr>
            <w:top w:val="none" w:sz="0" w:space="0" w:color="auto"/>
            <w:left w:val="none" w:sz="0" w:space="0" w:color="auto"/>
            <w:bottom w:val="none" w:sz="0" w:space="0" w:color="auto"/>
            <w:right w:val="none" w:sz="0" w:space="0" w:color="auto"/>
          </w:divBdr>
        </w:div>
        <w:div w:id="126975118">
          <w:marLeft w:val="640"/>
          <w:marRight w:val="0"/>
          <w:marTop w:val="0"/>
          <w:marBottom w:val="0"/>
          <w:divBdr>
            <w:top w:val="none" w:sz="0" w:space="0" w:color="auto"/>
            <w:left w:val="none" w:sz="0" w:space="0" w:color="auto"/>
            <w:bottom w:val="none" w:sz="0" w:space="0" w:color="auto"/>
            <w:right w:val="none" w:sz="0" w:space="0" w:color="auto"/>
          </w:divBdr>
        </w:div>
        <w:div w:id="2120752803">
          <w:marLeft w:val="640"/>
          <w:marRight w:val="0"/>
          <w:marTop w:val="0"/>
          <w:marBottom w:val="0"/>
          <w:divBdr>
            <w:top w:val="none" w:sz="0" w:space="0" w:color="auto"/>
            <w:left w:val="none" w:sz="0" w:space="0" w:color="auto"/>
            <w:bottom w:val="none" w:sz="0" w:space="0" w:color="auto"/>
            <w:right w:val="none" w:sz="0" w:space="0" w:color="auto"/>
          </w:divBdr>
        </w:div>
        <w:div w:id="1997412452">
          <w:marLeft w:val="640"/>
          <w:marRight w:val="0"/>
          <w:marTop w:val="0"/>
          <w:marBottom w:val="0"/>
          <w:divBdr>
            <w:top w:val="none" w:sz="0" w:space="0" w:color="auto"/>
            <w:left w:val="none" w:sz="0" w:space="0" w:color="auto"/>
            <w:bottom w:val="none" w:sz="0" w:space="0" w:color="auto"/>
            <w:right w:val="none" w:sz="0" w:space="0" w:color="auto"/>
          </w:divBdr>
        </w:div>
      </w:divsChild>
    </w:div>
    <w:div w:id="1071584548">
      <w:bodyDiv w:val="1"/>
      <w:marLeft w:val="0"/>
      <w:marRight w:val="0"/>
      <w:marTop w:val="0"/>
      <w:marBottom w:val="0"/>
      <w:divBdr>
        <w:top w:val="none" w:sz="0" w:space="0" w:color="auto"/>
        <w:left w:val="none" w:sz="0" w:space="0" w:color="auto"/>
        <w:bottom w:val="none" w:sz="0" w:space="0" w:color="auto"/>
        <w:right w:val="none" w:sz="0" w:space="0" w:color="auto"/>
      </w:divBdr>
      <w:divsChild>
        <w:div w:id="43336735">
          <w:marLeft w:val="640"/>
          <w:marRight w:val="0"/>
          <w:marTop w:val="0"/>
          <w:marBottom w:val="0"/>
          <w:divBdr>
            <w:top w:val="none" w:sz="0" w:space="0" w:color="auto"/>
            <w:left w:val="none" w:sz="0" w:space="0" w:color="auto"/>
            <w:bottom w:val="none" w:sz="0" w:space="0" w:color="auto"/>
            <w:right w:val="none" w:sz="0" w:space="0" w:color="auto"/>
          </w:divBdr>
        </w:div>
        <w:div w:id="1763143162">
          <w:marLeft w:val="640"/>
          <w:marRight w:val="0"/>
          <w:marTop w:val="0"/>
          <w:marBottom w:val="0"/>
          <w:divBdr>
            <w:top w:val="none" w:sz="0" w:space="0" w:color="auto"/>
            <w:left w:val="none" w:sz="0" w:space="0" w:color="auto"/>
            <w:bottom w:val="none" w:sz="0" w:space="0" w:color="auto"/>
            <w:right w:val="none" w:sz="0" w:space="0" w:color="auto"/>
          </w:divBdr>
        </w:div>
        <w:div w:id="1077751327">
          <w:marLeft w:val="640"/>
          <w:marRight w:val="0"/>
          <w:marTop w:val="0"/>
          <w:marBottom w:val="0"/>
          <w:divBdr>
            <w:top w:val="none" w:sz="0" w:space="0" w:color="auto"/>
            <w:left w:val="none" w:sz="0" w:space="0" w:color="auto"/>
            <w:bottom w:val="none" w:sz="0" w:space="0" w:color="auto"/>
            <w:right w:val="none" w:sz="0" w:space="0" w:color="auto"/>
          </w:divBdr>
        </w:div>
        <w:div w:id="1942108072">
          <w:marLeft w:val="640"/>
          <w:marRight w:val="0"/>
          <w:marTop w:val="0"/>
          <w:marBottom w:val="0"/>
          <w:divBdr>
            <w:top w:val="none" w:sz="0" w:space="0" w:color="auto"/>
            <w:left w:val="none" w:sz="0" w:space="0" w:color="auto"/>
            <w:bottom w:val="none" w:sz="0" w:space="0" w:color="auto"/>
            <w:right w:val="none" w:sz="0" w:space="0" w:color="auto"/>
          </w:divBdr>
        </w:div>
        <w:div w:id="815680067">
          <w:marLeft w:val="640"/>
          <w:marRight w:val="0"/>
          <w:marTop w:val="0"/>
          <w:marBottom w:val="0"/>
          <w:divBdr>
            <w:top w:val="none" w:sz="0" w:space="0" w:color="auto"/>
            <w:left w:val="none" w:sz="0" w:space="0" w:color="auto"/>
            <w:bottom w:val="none" w:sz="0" w:space="0" w:color="auto"/>
            <w:right w:val="none" w:sz="0" w:space="0" w:color="auto"/>
          </w:divBdr>
        </w:div>
        <w:div w:id="343633595">
          <w:marLeft w:val="640"/>
          <w:marRight w:val="0"/>
          <w:marTop w:val="0"/>
          <w:marBottom w:val="0"/>
          <w:divBdr>
            <w:top w:val="none" w:sz="0" w:space="0" w:color="auto"/>
            <w:left w:val="none" w:sz="0" w:space="0" w:color="auto"/>
            <w:bottom w:val="none" w:sz="0" w:space="0" w:color="auto"/>
            <w:right w:val="none" w:sz="0" w:space="0" w:color="auto"/>
          </w:divBdr>
        </w:div>
        <w:div w:id="912007895">
          <w:marLeft w:val="640"/>
          <w:marRight w:val="0"/>
          <w:marTop w:val="0"/>
          <w:marBottom w:val="0"/>
          <w:divBdr>
            <w:top w:val="none" w:sz="0" w:space="0" w:color="auto"/>
            <w:left w:val="none" w:sz="0" w:space="0" w:color="auto"/>
            <w:bottom w:val="none" w:sz="0" w:space="0" w:color="auto"/>
            <w:right w:val="none" w:sz="0" w:space="0" w:color="auto"/>
          </w:divBdr>
        </w:div>
        <w:div w:id="894321165">
          <w:marLeft w:val="640"/>
          <w:marRight w:val="0"/>
          <w:marTop w:val="0"/>
          <w:marBottom w:val="0"/>
          <w:divBdr>
            <w:top w:val="none" w:sz="0" w:space="0" w:color="auto"/>
            <w:left w:val="none" w:sz="0" w:space="0" w:color="auto"/>
            <w:bottom w:val="none" w:sz="0" w:space="0" w:color="auto"/>
            <w:right w:val="none" w:sz="0" w:space="0" w:color="auto"/>
          </w:divBdr>
        </w:div>
        <w:div w:id="225183864">
          <w:marLeft w:val="640"/>
          <w:marRight w:val="0"/>
          <w:marTop w:val="0"/>
          <w:marBottom w:val="0"/>
          <w:divBdr>
            <w:top w:val="none" w:sz="0" w:space="0" w:color="auto"/>
            <w:left w:val="none" w:sz="0" w:space="0" w:color="auto"/>
            <w:bottom w:val="none" w:sz="0" w:space="0" w:color="auto"/>
            <w:right w:val="none" w:sz="0" w:space="0" w:color="auto"/>
          </w:divBdr>
        </w:div>
        <w:div w:id="1941595745">
          <w:marLeft w:val="640"/>
          <w:marRight w:val="0"/>
          <w:marTop w:val="0"/>
          <w:marBottom w:val="0"/>
          <w:divBdr>
            <w:top w:val="none" w:sz="0" w:space="0" w:color="auto"/>
            <w:left w:val="none" w:sz="0" w:space="0" w:color="auto"/>
            <w:bottom w:val="none" w:sz="0" w:space="0" w:color="auto"/>
            <w:right w:val="none" w:sz="0" w:space="0" w:color="auto"/>
          </w:divBdr>
        </w:div>
        <w:div w:id="837889140">
          <w:marLeft w:val="640"/>
          <w:marRight w:val="0"/>
          <w:marTop w:val="0"/>
          <w:marBottom w:val="0"/>
          <w:divBdr>
            <w:top w:val="none" w:sz="0" w:space="0" w:color="auto"/>
            <w:left w:val="none" w:sz="0" w:space="0" w:color="auto"/>
            <w:bottom w:val="none" w:sz="0" w:space="0" w:color="auto"/>
            <w:right w:val="none" w:sz="0" w:space="0" w:color="auto"/>
          </w:divBdr>
        </w:div>
        <w:div w:id="2019379758">
          <w:marLeft w:val="640"/>
          <w:marRight w:val="0"/>
          <w:marTop w:val="0"/>
          <w:marBottom w:val="0"/>
          <w:divBdr>
            <w:top w:val="none" w:sz="0" w:space="0" w:color="auto"/>
            <w:left w:val="none" w:sz="0" w:space="0" w:color="auto"/>
            <w:bottom w:val="none" w:sz="0" w:space="0" w:color="auto"/>
            <w:right w:val="none" w:sz="0" w:space="0" w:color="auto"/>
          </w:divBdr>
        </w:div>
        <w:div w:id="1642538541">
          <w:marLeft w:val="640"/>
          <w:marRight w:val="0"/>
          <w:marTop w:val="0"/>
          <w:marBottom w:val="0"/>
          <w:divBdr>
            <w:top w:val="none" w:sz="0" w:space="0" w:color="auto"/>
            <w:left w:val="none" w:sz="0" w:space="0" w:color="auto"/>
            <w:bottom w:val="none" w:sz="0" w:space="0" w:color="auto"/>
            <w:right w:val="none" w:sz="0" w:space="0" w:color="auto"/>
          </w:divBdr>
        </w:div>
        <w:div w:id="215749224">
          <w:marLeft w:val="640"/>
          <w:marRight w:val="0"/>
          <w:marTop w:val="0"/>
          <w:marBottom w:val="0"/>
          <w:divBdr>
            <w:top w:val="none" w:sz="0" w:space="0" w:color="auto"/>
            <w:left w:val="none" w:sz="0" w:space="0" w:color="auto"/>
            <w:bottom w:val="none" w:sz="0" w:space="0" w:color="auto"/>
            <w:right w:val="none" w:sz="0" w:space="0" w:color="auto"/>
          </w:divBdr>
        </w:div>
        <w:div w:id="459884708">
          <w:marLeft w:val="640"/>
          <w:marRight w:val="0"/>
          <w:marTop w:val="0"/>
          <w:marBottom w:val="0"/>
          <w:divBdr>
            <w:top w:val="none" w:sz="0" w:space="0" w:color="auto"/>
            <w:left w:val="none" w:sz="0" w:space="0" w:color="auto"/>
            <w:bottom w:val="none" w:sz="0" w:space="0" w:color="auto"/>
            <w:right w:val="none" w:sz="0" w:space="0" w:color="auto"/>
          </w:divBdr>
        </w:div>
        <w:div w:id="1755468836">
          <w:marLeft w:val="640"/>
          <w:marRight w:val="0"/>
          <w:marTop w:val="0"/>
          <w:marBottom w:val="0"/>
          <w:divBdr>
            <w:top w:val="none" w:sz="0" w:space="0" w:color="auto"/>
            <w:left w:val="none" w:sz="0" w:space="0" w:color="auto"/>
            <w:bottom w:val="none" w:sz="0" w:space="0" w:color="auto"/>
            <w:right w:val="none" w:sz="0" w:space="0" w:color="auto"/>
          </w:divBdr>
        </w:div>
        <w:div w:id="2120253373">
          <w:marLeft w:val="640"/>
          <w:marRight w:val="0"/>
          <w:marTop w:val="0"/>
          <w:marBottom w:val="0"/>
          <w:divBdr>
            <w:top w:val="none" w:sz="0" w:space="0" w:color="auto"/>
            <w:left w:val="none" w:sz="0" w:space="0" w:color="auto"/>
            <w:bottom w:val="none" w:sz="0" w:space="0" w:color="auto"/>
            <w:right w:val="none" w:sz="0" w:space="0" w:color="auto"/>
          </w:divBdr>
        </w:div>
        <w:div w:id="481770863">
          <w:marLeft w:val="640"/>
          <w:marRight w:val="0"/>
          <w:marTop w:val="0"/>
          <w:marBottom w:val="0"/>
          <w:divBdr>
            <w:top w:val="none" w:sz="0" w:space="0" w:color="auto"/>
            <w:left w:val="none" w:sz="0" w:space="0" w:color="auto"/>
            <w:bottom w:val="none" w:sz="0" w:space="0" w:color="auto"/>
            <w:right w:val="none" w:sz="0" w:space="0" w:color="auto"/>
          </w:divBdr>
        </w:div>
        <w:div w:id="1514219474">
          <w:marLeft w:val="640"/>
          <w:marRight w:val="0"/>
          <w:marTop w:val="0"/>
          <w:marBottom w:val="0"/>
          <w:divBdr>
            <w:top w:val="none" w:sz="0" w:space="0" w:color="auto"/>
            <w:left w:val="none" w:sz="0" w:space="0" w:color="auto"/>
            <w:bottom w:val="none" w:sz="0" w:space="0" w:color="auto"/>
            <w:right w:val="none" w:sz="0" w:space="0" w:color="auto"/>
          </w:divBdr>
        </w:div>
        <w:div w:id="846096906">
          <w:marLeft w:val="640"/>
          <w:marRight w:val="0"/>
          <w:marTop w:val="0"/>
          <w:marBottom w:val="0"/>
          <w:divBdr>
            <w:top w:val="none" w:sz="0" w:space="0" w:color="auto"/>
            <w:left w:val="none" w:sz="0" w:space="0" w:color="auto"/>
            <w:bottom w:val="none" w:sz="0" w:space="0" w:color="auto"/>
            <w:right w:val="none" w:sz="0" w:space="0" w:color="auto"/>
          </w:divBdr>
        </w:div>
        <w:div w:id="932782411">
          <w:marLeft w:val="640"/>
          <w:marRight w:val="0"/>
          <w:marTop w:val="0"/>
          <w:marBottom w:val="0"/>
          <w:divBdr>
            <w:top w:val="none" w:sz="0" w:space="0" w:color="auto"/>
            <w:left w:val="none" w:sz="0" w:space="0" w:color="auto"/>
            <w:bottom w:val="none" w:sz="0" w:space="0" w:color="auto"/>
            <w:right w:val="none" w:sz="0" w:space="0" w:color="auto"/>
          </w:divBdr>
        </w:div>
        <w:div w:id="977800721">
          <w:marLeft w:val="640"/>
          <w:marRight w:val="0"/>
          <w:marTop w:val="0"/>
          <w:marBottom w:val="0"/>
          <w:divBdr>
            <w:top w:val="none" w:sz="0" w:space="0" w:color="auto"/>
            <w:left w:val="none" w:sz="0" w:space="0" w:color="auto"/>
            <w:bottom w:val="none" w:sz="0" w:space="0" w:color="auto"/>
            <w:right w:val="none" w:sz="0" w:space="0" w:color="auto"/>
          </w:divBdr>
        </w:div>
        <w:div w:id="668755515">
          <w:marLeft w:val="640"/>
          <w:marRight w:val="0"/>
          <w:marTop w:val="0"/>
          <w:marBottom w:val="0"/>
          <w:divBdr>
            <w:top w:val="none" w:sz="0" w:space="0" w:color="auto"/>
            <w:left w:val="none" w:sz="0" w:space="0" w:color="auto"/>
            <w:bottom w:val="none" w:sz="0" w:space="0" w:color="auto"/>
            <w:right w:val="none" w:sz="0" w:space="0" w:color="auto"/>
          </w:divBdr>
        </w:div>
        <w:div w:id="407702125">
          <w:marLeft w:val="640"/>
          <w:marRight w:val="0"/>
          <w:marTop w:val="0"/>
          <w:marBottom w:val="0"/>
          <w:divBdr>
            <w:top w:val="none" w:sz="0" w:space="0" w:color="auto"/>
            <w:left w:val="none" w:sz="0" w:space="0" w:color="auto"/>
            <w:bottom w:val="none" w:sz="0" w:space="0" w:color="auto"/>
            <w:right w:val="none" w:sz="0" w:space="0" w:color="auto"/>
          </w:divBdr>
        </w:div>
        <w:div w:id="24408794">
          <w:marLeft w:val="640"/>
          <w:marRight w:val="0"/>
          <w:marTop w:val="0"/>
          <w:marBottom w:val="0"/>
          <w:divBdr>
            <w:top w:val="none" w:sz="0" w:space="0" w:color="auto"/>
            <w:left w:val="none" w:sz="0" w:space="0" w:color="auto"/>
            <w:bottom w:val="none" w:sz="0" w:space="0" w:color="auto"/>
            <w:right w:val="none" w:sz="0" w:space="0" w:color="auto"/>
          </w:divBdr>
        </w:div>
        <w:div w:id="1105268946">
          <w:marLeft w:val="640"/>
          <w:marRight w:val="0"/>
          <w:marTop w:val="0"/>
          <w:marBottom w:val="0"/>
          <w:divBdr>
            <w:top w:val="none" w:sz="0" w:space="0" w:color="auto"/>
            <w:left w:val="none" w:sz="0" w:space="0" w:color="auto"/>
            <w:bottom w:val="none" w:sz="0" w:space="0" w:color="auto"/>
            <w:right w:val="none" w:sz="0" w:space="0" w:color="auto"/>
          </w:divBdr>
        </w:div>
        <w:div w:id="1604804282">
          <w:marLeft w:val="640"/>
          <w:marRight w:val="0"/>
          <w:marTop w:val="0"/>
          <w:marBottom w:val="0"/>
          <w:divBdr>
            <w:top w:val="none" w:sz="0" w:space="0" w:color="auto"/>
            <w:left w:val="none" w:sz="0" w:space="0" w:color="auto"/>
            <w:bottom w:val="none" w:sz="0" w:space="0" w:color="auto"/>
            <w:right w:val="none" w:sz="0" w:space="0" w:color="auto"/>
          </w:divBdr>
        </w:div>
        <w:div w:id="1009062623">
          <w:marLeft w:val="640"/>
          <w:marRight w:val="0"/>
          <w:marTop w:val="0"/>
          <w:marBottom w:val="0"/>
          <w:divBdr>
            <w:top w:val="none" w:sz="0" w:space="0" w:color="auto"/>
            <w:left w:val="none" w:sz="0" w:space="0" w:color="auto"/>
            <w:bottom w:val="none" w:sz="0" w:space="0" w:color="auto"/>
            <w:right w:val="none" w:sz="0" w:space="0" w:color="auto"/>
          </w:divBdr>
        </w:div>
        <w:div w:id="216817042">
          <w:marLeft w:val="640"/>
          <w:marRight w:val="0"/>
          <w:marTop w:val="0"/>
          <w:marBottom w:val="0"/>
          <w:divBdr>
            <w:top w:val="none" w:sz="0" w:space="0" w:color="auto"/>
            <w:left w:val="none" w:sz="0" w:space="0" w:color="auto"/>
            <w:bottom w:val="none" w:sz="0" w:space="0" w:color="auto"/>
            <w:right w:val="none" w:sz="0" w:space="0" w:color="auto"/>
          </w:divBdr>
        </w:div>
        <w:div w:id="1025791853">
          <w:marLeft w:val="640"/>
          <w:marRight w:val="0"/>
          <w:marTop w:val="0"/>
          <w:marBottom w:val="0"/>
          <w:divBdr>
            <w:top w:val="none" w:sz="0" w:space="0" w:color="auto"/>
            <w:left w:val="none" w:sz="0" w:space="0" w:color="auto"/>
            <w:bottom w:val="none" w:sz="0" w:space="0" w:color="auto"/>
            <w:right w:val="none" w:sz="0" w:space="0" w:color="auto"/>
          </w:divBdr>
        </w:div>
        <w:div w:id="552814633">
          <w:marLeft w:val="640"/>
          <w:marRight w:val="0"/>
          <w:marTop w:val="0"/>
          <w:marBottom w:val="0"/>
          <w:divBdr>
            <w:top w:val="none" w:sz="0" w:space="0" w:color="auto"/>
            <w:left w:val="none" w:sz="0" w:space="0" w:color="auto"/>
            <w:bottom w:val="none" w:sz="0" w:space="0" w:color="auto"/>
            <w:right w:val="none" w:sz="0" w:space="0" w:color="auto"/>
          </w:divBdr>
        </w:div>
        <w:div w:id="1466044944">
          <w:marLeft w:val="640"/>
          <w:marRight w:val="0"/>
          <w:marTop w:val="0"/>
          <w:marBottom w:val="0"/>
          <w:divBdr>
            <w:top w:val="none" w:sz="0" w:space="0" w:color="auto"/>
            <w:left w:val="none" w:sz="0" w:space="0" w:color="auto"/>
            <w:bottom w:val="none" w:sz="0" w:space="0" w:color="auto"/>
            <w:right w:val="none" w:sz="0" w:space="0" w:color="auto"/>
          </w:divBdr>
        </w:div>
        <w:div w:id="156531216">
          <w:marLeft w:val="640"/>
          <w:marRight w:val="0"/>
          <w:marTop w:val="0"/>
          <w:marBottom w:val="0"/>
          <w:divBdr>
            <w:top w:val="none" w:sz="0" w:space="0" w:color="auto"/>
            <w:left w:val="none" w:sz="0" w:space="0" w:color="auto"/>
            <w:bottom w:val="none" w:sz="0" w:space="0" w:color="auto"/>
            <w:right w:val="none" w:sz="0" w:space="0" w:color="auto"/>
          </w:divBdr>
        </w:div>
        <w:div w:id="1806317111">
          <w:marLeft w:val="640"/>
          <w:marRight w:val="0"/>
          <w:marTop w:val="0"/>
          <w:marBottom w:val="0"/>
          <w:divBdr>
            <w:top w:val="none" w:sz="0" w:space="0" w:color="auto"/>
            <w:left w:val="none" w:sz="0" w:space="0" w:color="auto"/>
            <w:bottom w:val="none" w:sz="0" w:space="0" w:color="auto"/>
            <w:right w:val="none" w:sz="0" w:space="0" w:color="auto"/>
          </w:divBdr>
        </w:div>
        <w:div w:id="1936786701">
          <w:marLeft w:val="640"/>
          <w:marRight w:val="0"/>
          <w:marTop w:val="0"/>
          <w:marBottom w:val="0"/>
          <w:divBdr>
            <w:top w:val="none" w:sz="0" w:space="0" w:color="auto"/>
            <w:left w:val="none" w:sz="0" w:space="0" w:color="auto"/>
            <w:bottom w:val="none" w:sz="0" w:space="0" w:color="auto"/>
            <w:right w:val="none" w:sz="0" w:space="0" w:color="auto"/>
          </w:divBdr>
        </w:div>
        <w:div w:id="1245918076">
          <w:marLeft w:val="640"/>
          <w:marRight w:val="0"/>
          <w:marTop w:val="0"/>
          <w:marBottom w:val="0"/>
          <w:divBdr>
            <w:top w:val="none" w:sz="0" w:space="0" w:color="auto"/>
            <w:left w:val="none" w:sz="0" w:space="0" w:color="auto"/>
            <w:bottom w:val="none" w:sz="0" w:space="0" w:color="auto"/>
            <w:right w:val="none" w:sz="0" w:space="0" w:color="auto"/>
          </w:divBdr>
        </w:div>
        <w:div w:id="1136993040">
          <w:marLeft w:val="640"/>
          <w:marRight w:val="0"/>
          <w:marTop w:val="0"/>
          <w:marBottom w:val="0"/>
          <w:divBdr>
            <w:top w:val="none" w:sz="0" w:space="0" w:color="auto"/>
            <w:left w:val="none" w:sz="0" w:space="0" w:color="auto"/>
            <w:bottom w:val="none" w:sz="0" w:space="0" w:color="auto"/>
            <w:right w:val="none" w:sz="0" w:space="0" w:color="auto"/>
          </w:divBdr>
        </w:div>
        <w:div w:id="795224792">
          <w:marLeft w:val="640"/>
          <w:marRight w:val="0"/>
          <w:marTop w:val="0"/>
          <w:marBottom w:val="0"/>
          <w:divBdr>
            <w:top w:val="none" w:sz="0" w:space="0" w:color="auto"/>
            <w:left w:val="none" w:sz="0" w:space="0" w:color="auto"/>
            <w:bottom w:val="none" w:sz="0" w:space="0" w:color="auto"/>
            <w:right w:val="none" w:sz="0" w:space="0" w:color="auto"/>
          </w:divBdr>
        </w:div>
        <w:div w:id="687684974">
          <w:marLeft w:val="640"/>
          <w:marRight w:val="0"/>
          <w:marTop w:val="0"/>
          <w:marBottom w:val="0"/>
          <w:divBdr>
            <w:top w:val="none" w:sz="0" w:space="0" w:color="auto"/>
            <w:left w:val="none" w:sz="0" w:space="0" w:color="auto"/>
            <w:bottom w:val="none" w:sz="0" w:space="0" w:color="auto"/>
            <w:right w:val="none" w:sz="0" w:space="0" w:color="auto"/>
          </w:divBdr>
        </w:div>
        <w:div w:id="1269509263">
          <w:marLeft w:val="640"/>
          <w:marRight w:val="0"/>
          <w:marTop w:val="0"/>
          <w:marBottom w:val="0"/>
          <w:divBdr>
            <w:top w:val="none" w:sz="0" w:space="0" w:color="auto"/>
            <w:left w:val="none" w:sz="0" w:space="0" w:color="auto"/>
            <w:bottom w:val="none" w:sz="0" w:space="0" w:color="auto"/>
            <w:right w:val="none" w:sz="0" w:space="0" w:color="auto"/>
          </w:divBdr>
        </w:div>
        <w:div w:id="1894073269">
          <w:marLeft w:val="640"/>
          <w:marRight w:val="0"/>
          <w:marTop w:val="0"/>
          <w:marBottom w:val="0"/>
          <w:divBdr>
            <w:top w:val="none" w:sz="0" w:space="0" w:color="auto"/>
            <w:left w:val="none" w:sz="0" w:space="0" w:color="auto"/>
            <w:bottom w:val="none" w:sz="0" w:space="0" w:color="auto"/>
            <w:right w:val="none" w:sz="0" w:space="0" w:color="auto"/>
          </w:divBdr>
        </w:div>
        <w:div w:id="160505762">
          <w:marLeft w:val="640"/>
          <w:marRight w:val="0"/>
          <w:marTop w:val="0"/>
          <w:marBottom w:val="0"/>
          <w:divBdr>
            <w:top w:val="none" w:sz="0" w:space="0" w:color="auto"/>
            <w:left w:val="none" w:sz="0" w:space="0" w:color="auto"/>
            <w:bottom w:val="none" w:sz="0" w:space="0" w:color="auto"/>
            <w:right w:val="none" w:sz="0" w:space="0" w:color="auto"/>
          </w:divBdr>
        </w:div>
        <w:div w:id="307823596">
          <w:marLeft w:val="640"/>
          <w:marRight w:val="0"/>
          <w:marTop w:val="0"/>
          <w:marBottom w:val="0"/>
          <w:divBdr>
            <w:top w:val="none" w:sz="0" w:space="0" w:color="auto"/>
            <w:left w:val="none" w:sz="0" w:space="0" w:color="auto"/>
            <w:bottom w:val="none" w:sz="0" w:space="0" w:color="auto"/>
            <w:right w:val="none" w:sz="0" w:space="0" w:color="auto"/>
          </w:divBdr>
        </w:div>
        <w:div w:id="2062442600">
          <w:marLeft w:val="640"/>
          <w:marRight w:val="0"/>
          <w:marTop w:val="0"/>
          <w:marBottom w:val="0"/>
          <w:divBdr>
            <w:top w:val="none" w:sz="0" w:space="0" w:color="auto"/>
            <w:left w:val="none" w:sz="0" w:space="0" w:color="auto"/>
            <w:bottom w:val="none" w:sz="0" w:space="0" w:color="auto"/>
            <w:right w:val="none" w:sz="0" w:space="0" w:color="auto"/>
          </w:divBdr>
        </w:div>
        <w:div w:id="232325654">
          <w:marLeft w:val="640"/>
          <w:marRight w:val="0"/>
          <w:marTop w:val="0"/>
          <w:marBottom w:val="0"/>
          <w:divBdr>
            <w:top w:val="none" w:sz="0" w:space="0" w:color="auto"/>
            <w:left w:val="none" w:sz="0" w:space="0" w:color="auto"/>
            <w:bottom w:val="none" w:sz="0" w:space="0" w:color="auto"/>
            <w:right w:val="none" w:sz="0" w:space="0" w:color="auto"/>
          </w:divBdr>
        </w:div>
        <w:div w:id="180822083">
          <w:marLeft w:val="640"/>
          <w:marRight w:val="0"/>
          <w:marTop w:val="0"/>
          <w:marBottom w:val="0"/>
          <w:divBdr>
            <w:top w:val="none" w:sz="0" w:space="0" w:color="auto"/>
            <w:left w:val="none" w:sz="0" w:space="0" w:color="auto"/>
            <w:bottom w:val="none" w:sz="0" w:space="0" w:color="auto"/>
            <w:right w:val="none" w:sz="0" w:space="0" w:color="auto"/>
          </w:divBdr>
        </w:div>
        <w:div w:id="1019356878">
          <w:marLeft w:val="640"/>
          <w:marRight w:val="0"/>
          <w:marTop w:val="0"/>
          <w:marBottom w:val="0"/>
          <w:divBdr>
            <w:top w:val="none" w:sz="0" w:space="0" w:color="auto"/>
            <w:left w:val="none" w:sz="0" w:space="0" w:color="auto"/>
            <w:bottom w:val="none" w:sz="0" w:space="0" w:color="auto"/>
            <w:right w:val="none" w:sz="0" w:space="0" w:color="auto"/>
          </w:divBdr>
        </w:div>
      </w:divsChild>
    </w:div>
    <w:div w:id="1094671211">
      <w:bodyDiv w:val="1"/>
      <w:marLeft w:val="0"/>
      <w:marRight w:val="0"/>
      <w:marTop w:val="0"/>
      <w:marBottom w:val="0"/>
      <w:divBdr>
        <w:top w:val="none" w:sz="0" w:space="0" w:color="auto"/>
        <w:left w:val="none" w:sz="0" w:space="0" w:color="auto"/>
        <w:bottom w:val="none" w:sz="0" w:space="0" w:color="auto"/>
        <w:right w:val="none" w:sz="0" w:space="0" w:color="auto"/>
      </w:divBdr>
      <w:divsChild>
        <w:div w:id="1702439220">
          <w:marLeft w:val="0"/>
          <w:marRight w:val="0"/>
          <w:marTop w:val="0"/>
          <w:marBottom w:val="0"/>
          <w:divBdr>
            <w:top w:val="none" w:sz="0" w:space="0" w:color="auto"/>
            <w:left w:val="none" w:sz="0" w:space="0" w:color="auto"/>
            <w:bottom w:val="none" w:sz="0" w:space="0" w:color="auto"/>
            <w:right w:val="none" w:sz="0" w:space="0" w:color="auto"/>
          </w:divBdr>
          <w:divsChild>
            <w:div w:id="859590127">
              <w:marLeft w:val="0"/>
              <w:marRight w:val="0"/>
              <w:marTop w:val="0"/>
              <w:marBottom w:val="0"/>
              <w:divBdr>
                <w:top w:val="none" w:sz="0" w:space="0" w:color="auto"/>
                <w:left w:val="none" w:sz="0" w:space="0" w:color="auto"/>
                <w:bottom w:val="none" w:sz="0" w:space="0" w:color="auto"/>
                <w:right w:val="none" w:sz="0" w:space="0" w:color="auto"/>
              </w:divBdr>
              <w:divsChild>
                <w:div w:id="2495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6020">
      <w:bodyDiv w:val="1"/>
      <w:marLeft w:val="0"/>
      <w:marRight w:val="0"/>
      <w:marTop w:val="0"/>
      <w:marBottom w:val="0"/>
      <w:divBdr>
        <w:top w:val="none" w:sz="0" w:space="0" w:color="auto"/>
        <w:left w:val="none" w:sz="0" w:space="0" w:color="auto"/>
        <w:bottom w:val="none" w:sz="0" w:space="0" w:color="auto"/>
        <w:right w:val="none" w:sz="0" w:space="0" w:color="auto"/>
      </w:divBdr>
      <w:divsChild>
        <w:div w:id="2094816981">
          <w:marLeft w:val="0"/>
          <w:marRight w:val="0"/>
          <w:marTop w:val="0"/>
          <w:marBottom w:val="0"/>
          <w:divBdr>
            <w:top w:val="none" w:sz="0" w:space="0" w:color="auto"/>
            <w:left w:val="none" w:sz="0" w:space="0" w:color="auto"/>
            <w:bottom w:val="none" w:sz="0" w:space="0" w:color="auto"/>
            <w:right w:val="none" w:sz="0" w:space="0" w:color="auto"/>
          </w:divBdr>
          <w:divsChild>
            <w:div w:id="757822972">
              <w:marLeft w:val="0"/>
              <w:marRight w:val="0"/>
              <w:marTop w:val="0"/>
              <w:marBottom w:val="0"/>
              <w:divBdr>
                <w:top w:val="none" w:sz="0" w:space="0" w:color="auto"/>
                <w:left w:val="none" w:sz="0" w:space="0" w:color="auto"/>
                <w:bottom w:val="none" w:sz="0" w:space="0" w:color="auto"/>
                <w:right w:val="none" w:sz="0" w:space="0" w:color="auto"/>
              </w:divBdr>
              <w:divsChild>
                <w:div w:id="203839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566519">
      <w:bodyDiv w:val="1"/>
      <w:marLeft w:val="0"/>
      <w:marRight w:val="0"/>
      <w:marTop w:val="0"/>
      <w:marBottom w:val="0"/>
      <w:divBdr>
        <w:top w:val="none" w:sz="0" w:space="0" w:color="auto"/>
        <w:left w:val="none" w:sz="0" w:space="0" w:color="auto"/>
        <w:bottom w:val="none" w:sz="0" w:space="0" w:color="auto"/>
        <w:right w:val="none" w:sz="0" w:space="0" w:color="auto"/>
      </w:divBdr>
      <w:divsChild>
        <w:div w:id="399064744">
          <w:marLeft w:val="0"/>
          <w:marRight w:val="0"/>
          <w:marTop w:val="0"/>
          <w:marBottom w:val="0"/>
          <w:divBdr>
            <w:top w:val="none" w:sz="0" w:space="0" w:color="auto"/>
            <w:left w:val="none" w:sz="0" w:space="0" w:color="auto"/>
            <w:bottom w:val="none" w:sz="0" w:space="0" w:color="auto"/>
            <w:right w:val="none" w:sz="0" w:space="0" w:color="auto"/>
          </w:divBdr>
          <w:divsChild>
            <w:div w:id="1965189918">
              <w:marLeft w:val="0"/>
              <w:marRight w:val="0"/>
              <w:marTop w:val="0"/>
              <w:marBottom w:val="0"/>
              <w:divBdr>
                <w:top w:val="none" w:sz="0" w:space="0" w:color="auto"/>
                <w:left w:val="none" w:sz="0" w:space="0" w:color="auto"/>
                <w:bottom w:val="none" w:sz="0" w:space="0" w:color="auto"/>
                <w:right w:val="none" w:sz="0" w:space="0" w:color="auto"/>
              </w:divBdr>
              <w:divsChild>
                <w:div w:id="22996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766972">
      <w:bodyDiv w:val="1"/>
      <w:marLeft w:val="0"/>
      <w:marRight w:val="0"/>
      <w:marTop w:val="0"/>
      <w:marBottom w:val="0"/>
      <w:divBdr>
        <w:top w:val="none" w:sz="0" w:space="0" w:color="auto"/>
        <w:left w:val="none" w:sz="0" w:space="0" w:color="auto"/>
        <w:bottom w:val="none" w:sz="0" w:space="0" w:color="auto"/>
        <w:right w:val="none" w:sz="0" w:space="0" w:color="auto"/>
      </w:divBdr>
      <w:divsChild>
        <w:div w:id="1648824455">
          <w:marLeft w:val="640"/>
          <w:marRight w:val="0"/>
          <w:marTop w:val="0"/>
          <w:marBottom w:val="0"/>
          <w:divBdr>
            <w:top w:val="none" w:sz="0" w:space="0" w:color="auto"/>
            <w:left w:val="none" w:sz="0" w:space="0" w:color="auto"/>
            <w:bottom w:val="none" w:sz="0" w:space="0" w:color="auto"/>
            <w:right w:val="none" w:sz="0" w:space="0" w:color="auto"/>
          </w:divBdr>
        </w:div>
        <w:div w:id="186912252">
          <w:marLeft w:val="640"/>
          <w:marRight w:val="0"/>
          <w:marTop w:val="0"/>
          <w:marBottom w:val="0"/>
          <w:divBdr>
            <w:top w:val="none" w:sz="0" w:space="0" w:color="auto"/>
            <w:left w:val="none" w:sz="0" w:space="0" w:color="auto"/>
            <w:bottom w:val="none" w:sz="0" w:space="0" w:color="auto"/>
            <w:right w:val="none" w:sz="0" w:space="0" w:color="auto"/>
          </w:divBdr>
        </w:div>
        <w:div w:id="435908746">
          <w:marLeft w:val="640"/>
          <w:marRight w:val="0"/>
          <w:marTop w:val="0"/>
          <w:marBottom w:val="0"/>
          <w:divBdr>
            <w:top w:val="none" w:sz="0" w:space="0" w:color="auto"/>
            <w:left w:val="none" w:sz="0" w:space="0" w:color="auto"/>
            <w:bottom w:val="none" w:sz="0" w:space="0" w:color="auto"/>
            <w:right w:val="none" w:sz="0" w:space="0" w:color="auto"/>
          </w:divBdr>
        </w:div>
        <w:div w:id="315039556">
          <w:marLeft w:val="640"/>
          <w:marRight w:val="0"/>
          <w:marTop w:val="0"/>
          <w:marBottom w:val="0"/>
          <w:divBdr>
            <w:top w:val="none" w:sz="0" w:space="0" w:color="auto"/>
            <w:left w:val="none" w:sz="0" w:space="0" w:color="auto"/>
            <w:bottom w:val="none" w:sz="0" w:space="0" w:color="auto"/>
            <w:right w:val="none" w:sz="0" w:space="0" w:color="auto"/>
          </w:divBdr>
        </w:div>
        <w:div w:id="1973905544">
          <w:marLeft w:val="640"/>
          <w:marRight w:val="0"/>
          <w:marTop w:val="0"/>
          <w:marBottom w:val="0"/>
          <w:divBdr>
            <w:top w:val="none" w:sz="0" w:space="0" w:color="auto"/>
            <w:left w:val="none" w:sz="0" w:space="0" w:color="auto"/>
            <w:bottom w:val="none" w:sz="0" w:space="0" w:color="auto"/>
            <w:right w:val="none" w:sz="0" w:space="0" w:color="auto"/>
          </w:divBdr>
        </w:div>
        <w:div w:id="1208222083">
          <w:marLeft w:val="640"/>
          <w:marRight w:val="0"/>
          <w:marTop w:val="0"/>
          <w:marBottom w:val="0"/>
          <w:divBdr>
            <w:top w:val="none" w:sz="0" w:space="0" w:color="auto"/>
            <w:left w:val="none" w:sz="0" w:space="0" w:color="auto"/>
            <w:bottom w:val="none" w:sz="0" w:space="0" w:color="auto"/>
            <w:right w:val="none" w:sz="0" w:space="0" w:color="auto"/>
          </w:divBdr>
        </w:div>
        <w:div w:id="150953083">
          <w:marLeft w:val="640"/>
          <w:marRight w:val="0"/>
          <w:marTop w:val="0"/>
          <w:marBottom w:val="0"/>
          <w:divBdr>
            <w:top w:val="none" w:sz="0" w:space="0" w:color="auto"/>
            <w:left w:val="none" w:sz="0" w:space="0" w:color="auto"/>
            <w:bottom w:val="none" w:sz="0" w:space="0" w:color="auto"/>
            <w:right w:val="none" w:sz="0" w:space="0" w:color="auto"/>
          </w:divBdr>
        </w:div>
        <w:div w:id="2144805326">
          <w:marLeft w:val="640"/>
          <w:marRight w:val="0"/>
          <w:marTop w:val="0"/>
          <w:marBottom w:val="0"/>
          <w:divBdr>
            <w:top w:val="none" w:sz="0" w:space="0" w:color="auto"/>
            <w:left w:val="none" w:sz="0" w:space="0" w:color="auto"/>
            <w:bottom w:val="none" w:sz="0" w:space="0" w:color="auto"/>
            <w:right w:val="none" w:sz="0" w:space="0" w:color="auto"/>
          </w:divBdr>
        </w:div>
        <w:div w:id="1551724222">
          <w:marLeft w:val="640"/>
          <w:marRight w:val="0"/>
          <w:marTop w:val="0"/>
          <w:marBottom w:val="0"/>
          <w:divBdr>
            <w:top w:val="none" w:sz="0" w:space="0" w:color="auto"/>
            <w:left w:val="none" w:sz="0" w:space="0" w:color="auto"/>
            <w:bottom w:val="none" w:sz="0" w:space="0" w:color="auto"/>
            <w:right w:val="none" w:sz="0" w:space="0" w:color="auto"/>
          </w:divBdr>
        </w:div>
        <w:div w:id="424427659">
          <w:marLeft w:val="640"/>
          <w:marRight w:val="0"/>
          <w:marTop w:val="0"/>
          <w:marBottom w:val="0"/>
          <w:divBdr>
            <w:top w:val="none" w:sz="0" w:space="0" w:color="auto"/>
            <w:left w:val="none" w:sz="0" w:space="0" w:color="auto"/>
            <w:bottom w:val="none" w:sz="0" w:space="0" w:color="auto"/>
            <w:right w:val="none" w:sz="0" w:space="0" w:color="auto"/>
          </w:divBdr>
        </w:div>
        <w:div w:id="566107263">
          <w:marLeft w:val="640"/>
          <w:marRight w:val="0"/>
          <w:marTop w:val="0"/>
          <w:marBottom w:val="0"/>
          <w:divBdr>
            <w:top w:val="none" w:sz="0" w:space="0" w:color="auto"/>
            <w:left w:val="none" w:sz="0" w:space="0" w:color="auto"/>
            <w:bottom w:val="none" w:sz="0" w:space="0" w:color="auto"/>
            <w:right w:val="none" w:sz="0" w:space="0" w:color="auto"/>
          </w:divBdr>
        </w:div>
        <w:div w:id="1419520084">
          <w:marLeft w:val="640"/>
          <w:marRight w:val="0"/>
          <w:marTop w:val="0"/>
          <w:marBottom w:val="0"/>
          <w:divBdr>
            <w:top w:val="none" w:sz="0" w:space="0" w:color="auto"/>
            <w:left w:val="none" w:sz="0" w:space="0" w:color="auto"/>
            <w:bottom w:val="none" w:sz="0" w:space="0" w:color="auto"/>
            <w:right w:val="none" w:sz="0" w:space="0" w:color="auto"/>
          </w:divBdr>
        </w:div>
        <w:div w:id="1113475020">
          <w:marLeft w:val="640"/>
          <w:marRight w:val="0"/>
          <w:marTop w:val="0"/>
          <w:marBottom w:val="0"/>
          <w:divBdr>
            <w:top w:val="none" w:sz="0" w:space="0" w:color="auto"/>
            <w:left w:val="none" w:sz="0" w:space="0" w:color="auto"/>
            <w:bottom w:val="none" w:sz="0" w:space="0" w:color="auto"/>
            <w:right w:val="none" w:sz="0" w:space="0" w:color="auto"/>
          </w:divBdr>
        </w:div>
        <w:div w:id="211965949">
          <w:marLeft w:val="640"/>
          <w:marRight w:val="0"/>
          <w:marTop w:val="0"/>
          <w:marBottom w:val="0"/>
          <w:divBdr>
            <w:top w:val="none" w:sz="0" w:space="0" w:color="auto"/>
            <w:left w:val="none" w:sz="0" w:space="0" w:color="auto"/>
            <w:bottom w:val="none" w:sz="0" w:space="0" w:color="auto"/>
            <w:right w:val="none" w:sz="0" w:space="0" w:color="auto"/>
          </w:divBdr>
        </w:div>
        <w:div w:id="61521607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1882089743">
          <w:marLeft w:val="640"/>
          <w:marRight w:val="0"/>
          <w:marTop w:val="0"/>
          <w:marBottom w:val="0"/>
          <w:divBdr>
            <w:top w:val="none" w:sz="0" w:space="0" w:color="auto"/>
            <w:left w:val="none" w:sz="0" w:space="0" w:color="auto"/>
            <w:bottom w:val="none" w:sz="0" w:space="0" w:color="auto"/>
            <w:right w:val="none" w:sz="0" w:space="0" w:color="auto"/>
          </w:divBdr>
        </w:div>
        <w:div w:id="2076973748">
          <w:marLeft w:val="640"/>
          <w:marRight w:val="0"/>
          <w:marTop w:val="0"/>
          <w:marBottom w:val="0"/>
          <w:divBdr>
            <w:top w:val="none" w:sz="0" w:space="0" w:color="auto"/>
            <w:left w:val="none" w:sz="0" w:space="0" w:color="auto"/>
            <w:bottom w:val="none" w:sz="0" w:space="0" w:color="auto"/>
            <w:right w:val="none" w:sz="0" w:space="0" w:color="auto"/>
          </w:divBdr>
        </w:div>
        <w:div w:id="1800227069">
          <w:marLeft w:val="640"/>
          <w:marRight w:val="0"/>
          <w:marTop w:val="0"/>
          <w:marBottom w:val="0"/>
          <w:divBdr>
            <w:top w:val="none" w:sz="0" w:space="0" w:color="auto"/>
            <w:left w:val="none" w:sz="0" w:space="0" w:color="auto"/>
            <w:bottom w:val="none" w:sz="0" w:space="0" w:color="auto"/>
            <w:right w:val="none" w:sz="0" w:space="0" w:color="auto"/>
          </w:divBdr>
        </w:div>
        <w:div w:id="577642888">
          <w:marLeft w:val="640"/>
          <w:marRight w:val="0"/>
          <w:marTop w:val="0"/>
          <w:marBottom w:val="0"/>
          <w:divBdr>
            <w:top w:val="none" w:sz="0" w:space="0" w:color="auto"/>
            <w:left w:val="none" w:sz="0" w:space="0" w:color="auto"/>
            <w:bottom w:val="none" w:sz="0" w:space="0" w:color="auto"/>
            <w:right w:val="none" w:sz="0" w:space="0" w:color="auto"/>
          </w:divBdr>
        </w:div>
        <w:div w:id="27460420">
          <w:marLeft w:val="640"/>
          <w:marRight w:val="0"/>
          <w:marTop w:val="0"/>
          <w:marBottom w:val="0"/>
          <w:divBdr>
            <w:top w:val="none" w:sz="0" w:space="0" w:color="auto"/>
            <w:left w:val="none" w:sz="0" w:space="0" w:color="auto"/>
            <w:bottom w:val="none" w:sz="0" w:space="0" w:color="auto"/>
            <w:right w:val="none" w:sz="0" w:space="0" w:color="auto"/>
          </w:divBdr>
        </w:div>
        <w:div w:id="1192765572">
          <w:marLeft w:val="640"/>
          <w:marRight w:val="0"/>
          <w:marTop w:val="0"/>
          <w:marBottom w:val="0"/>
          <w:divBdr>
            <w:top w:val="none" w:sz="0" w:space="0" w:color="auto"/>
            <w:left w:val="none" w:sz="0" w:space="0" w:color="auto"/>
            <w:bottom w:val="none" w:sz="0" w:space="0" w:color="auto"/>
            <w:right w:val="none" w:sz="0" w:space="0" w:color="auto"/>
          </w:divBdr>
        </w:div>
        <w:div w:id="1507136968">
          <w:marLeft w:val="640"/>
          <w:marRight w:val="0"/>
          <w:marTop w:val="0"/>
          <w:marBottom w:val="0"/>
          <w:divBdr>
            <w:top w:val="none" w:sz="0" w:space="0" w:color="auto"/>
            <w:left w:val="none" w:sz="0" w:space="0" w:color="auto"/>
            <w:bottom w:val="none" w:sz="0" w:space="0" w:color="auto"/>
            <w:right w:val="none" w:sz="0" w:space="0" w:color="auto"/>
          </w:divBdr>
        </w:div>
        <w:div w:id="940844011">
          <w:marLeft w:val="640"/>
          <w:marRight w:val="0"/>
          <w:marTop w:val="0"/>
          <w:marBottom w:val="0"/>
          <w:divBdr>
            <w:top w:val="none" w:sz="0" w:space="0" w:color="auto"/>
            <w:left w:val="none" w:sz="0" w:space="0" w:color="auto"/>
            <w:bottom w:val="none" w:sz="0" w:space="0" w:color="auto"/>
            <w:right w:val="none" w:sz="0" w:space="0" w:color="auto"/>
          </w:divBdr>
        </w:div>
        <w:div w:id="301085668">
          <w:marLeft w:val="640"/>
          <w:marRight w:val="0"/>
          <w:marTop w:val="0"/>
          <w:marBottom w:val="0"/>
          <w:divBdr>
            <w:top w:val="none" w:sz="0" w:space="0" w:color="auto"/>
            <w:left w:val="none" w:sz="0" w:space="0" w:color="auto"/>
            <w:bottom w:val="none" w:sz="0" w:space="0" w:color="auto"/>
            <w:right w:val="none" w:sz="0" w:space="0" w:color="auto"/>
          </w:divBdr>
        </w:div>
        <w:div w:id="1173835146">
          <w:marLeft w:val="640"/>
          <w:marRight w:val="0"/>
          <w:marTop w:val="0"/>
          <w:marBottom w:val="0"/>
          <w:divBdr>
            <w:top w:val="none" w:sz="0" w:space="0" w:color="auto"/>
            <w:left w:val="none" w:sz="0" w:space="0" w:color="auto"/>
            <w:bottom w:val="none" w:sz="0" w:space="0" w:color="auto"/>
            <w:right w:val="none" w:sz="0" w:space="0" w:color="auto"/>
          </w:divBdr>
        </w:div>
        <w:div w:id="1213805659">
          <w:marLeft w:val="640"/>
          <w:marRight w:val="0"/>
          <w:marTop w:val="0"/>
          <w:marBottom w:val="0"/>
          <w:divBdr>
            <w:top w:val="none" w:sz="0" w:space="0" w:color="auto"/>
            <w:left w:val="none" w:sz="0" w:space="0" w:color="auto"/>
            <w:bottom w:val="none" w:sz="0" w:space="0" w:color="auto"/>
            <w:right w:val="none" w:sz="0" w:space="0" w:color="auto"/>
          </w:divBdr>
        </w:div>
        <w:div w:id="832063722">
          <w:marLeft w:val="640"/>
          <w:marRight w:val="0"/>
          <w:marTop w:val="0"/>
          <w:marBottom w:val="0"/>
          <w:divBdr>
            <w:top w:val="none" w:sz="0" w:space="0" w:color="auto"/>
            <w:left w:val="none" w:sz="0" w:space="0" w:color="auto"/>
            <w:bottom w:val="none" w:sz="0" w:space="0" w:color="auto"/>
            <w:right w:val="none" w:sz="0" w:space="0" w:color="auto"/>
          </w:divBdr>
        </w:div>
        <w:div w:id="1402944293">
          <w:marLeft w:val="640"/>
          <w:marRight w:val="0"/>
          <w:marTop w:val="0"/>
          <w:marBottom w:val="0"/>
          <w:divBdr>
            <w:top w:val="none" w:sz="0" w:space="0" w:color="auto"/>
            <w:left w:val="none" w:sz="0" w:space="0" w:color="auto"/>
            <w:bottom w:val="none" w:sz="0" w:space="0" w:color="auto"/>
            <w:right w:val="none" w:sz="0" w:space="0" w:color="auto"/>
          </w:divBdr>
        </w:div>
        <w:div w:id="598489750">
          <w:marLeft w:val="640"/>
          <w:marRight w:val="0"/>
          <w:marTop w:val="0"/>
          <w:marBottom w:val="0"/>
          <w:divBdr>
            <w:top w:val="none" w:sz="0" w:space="0" w:color="auto"/>
            <w:left w:val="none" w:sz="0" w:space="0" w:color="auto"/>
            <w:bottom w:val="none" w:sz="0" w:space="0" w:color="auto"/>
            <w:right w:val="none" w:sz="0" w:space="0" w:color="auto"/>
          </w:divBdr>
        </w:div>
        <w:div w:id="401414499">
          <w:marLeft w:val="640"/>
          <w:marRight w:val="0"/>
          <w:marTop w:val="0"/>
          <w:marBottom w:val="0"/>
          <w:divBdr>
            <w:top w:val="none" w:sz="0" w:space="0" w:color="auto"/>
            <w:left w:val="none" w:sz="0" w:space="0" w:color="auto"/>
            <w:bottom w:val="none" w:sz="0" w:space="0" w:color="auto"/>
            <w:right w:val="none" w:sz="0" w:space="0" w:color="auto"/>
          </w:divBdr>
        </w:div>
        <w:div w:id="1837576073">
          <w:marLeft w:val="640"/>
          <w:marRight w:val="0"/>
          <w:marTop w:val="0"/>
          <w:marBottom w:val="0"/>
          <w:divBdr>
            <w:top w:val="none" w:sz="0" w:space="0" w:color="auto"/>
            <w:left w:val="none" w:sz="0" w:space="0" w:color="auto"/>
            <w:bottom w:val="none" w:sz="0" w:space="0" w:color="auto"/>
            <w:right w:val="none" w:sz="0" w:space="0" w:color="auto"/>
          </w:divBdr>
        </w:div>
        <w:div w:id="1130243408">
          <w:marLeft w:val="640"/>
          <w:marRight w:val="0"/>
          <w:marTop w:val="0"/>
          <w:marBottom w:val="0"/>
          <w:divBdr>
            <w:top w:val="none" w:sz="0" w:space="0" w:color="auto"/>
            <w:left w:val="none" w:sz="0" w:space="0" w:color="auto"/>
            <w:bottom w:val="none" w:sz="0" w:space="0" w:color="auto"/>
            <w:right w:val="none" w:sz="0" w:space="0" w:color="auto"/>
          </w:divBdr>
        </w:div>
        <w:div w:id="2011593332">
          <w:marLeft w:val="640"/>
          <w:marRight w:val="0"/>
          <w:marTop w:val="0"/>
          <w:marBottom w:val="0"/>
          <w:divBdr>
            <w:top w:val="none" w:sz="0" w:space="0" w:color="auto"/>
            <w:left w:val="none" w:sz="0" w:space="0" w:color="auto"/>
            <w:bottom w:val="none" w:sz="0" w:space="0" w:color="auto"/>
            <w:right w:val="none" w:sz="0" w:space="0" w:color="auto"/>
          </w:divBdr>
        </w:div>
        <w:div w:id="1847553460">
          <w:marLeft w:val="640"/>
          <w:marRight w:val="0"/>
          <w:marTop w:val="0"/>
          <w:marBottom w:val="0"/>
          <w:divBdr>
            <w:top w:val="none" w:sz="0" w:space="0" w:color="auto"/>
            <w:left w:val="none" w:sz="0" w:space="0" w:color="auto"/>
            <w:bottom w:val="none" w:sz="0" w:space="0" w:color="auto"/>
            <w:right w:val="none" w:sz="0" w:space="0" w:color="auto"/>
          </w:divBdr>
        </w:div>
        <w:div w:id="884753690">
          <w:marLeft w:val="640"/>
          <w:marRight w:val="0"/>
          <w:marTop w:val="0"/>
          <w:marBottom w:val="0"/>
          <w:divBdr>
            <w:top w:val="none" w:sz="0" w:space="0" w:color="auto"/>
            <w:left w:val="none" w:sz="0" w:space="0" w:color="auto"/>
            <w:bottom w:val="none" w:sz="0" w:space="0" w:color="auto"/>
            <w:right w:val="none" w:sz="0" w:space="0" w:color="auto"/>
          </w:divBdr>
        </w:div>
        <w:div w:id="628903972">
          <w:marLeft w:val="640"/>
          <w:marRight w:val="0"/>
          <w:marTop w:val="0"/>
          <w:marBottom w:val="0"/>
          <w:divBdr>
            <w:top w:val="none" w:sz="0" w:space="0" w:color="auto"/>
            <w:left w:val="none" w:sz="0" w:space="0" w:color="auto"/>
            <w:bottom w:val="none" w:sz="0" w:space="0" w:color="auto"/>
            <w:right w:val="none" w:sz="0" w:space="0" w:color="auto"/>
          </w:divBdr>
        </w:div>
        <w:div w:id="401414854">
          <w:marLeft w:val="640"/>
          <w:marRight w:val="0"/>
          <w:marTop w:val="0"/>
          <w:marBottom w:val="0"/>
          <w:divBdr>
            <w:top w:val="none" w:sz="0" w:space="0" w:color="auto"/>
            <w:left w:val="none" w:sz="0" w:space="0" w:color="auto"/>
            <w:bottom w:val="none" w:sz="0" w:space="0" w:color="auto"/>
            <w:right w:val="none" w:sz="0" w:space="0" w:color="auto"/>
          </w:divBdr>
        </w:div>
        <w:div w:id="591354138">
          <w:marLeft w:val="640"/>
          <w:marRight w:val="0"/>
          <w:marTop w:val="0"/>
          <w:marBottom w:val="0"/>
          <w:divBdr>
            <w:top w:val="none" w:sz="0" w:space="0" w:color="auto"/>
            <w:left w:val="none" w:sz="0" w:space="0" w:color="auto"/>
            <w:bottom w:val="none" w:sz="0" w:space="0" w:color="auto"/>
            <w:right w:val="none" w:sz="0" w:space="0" w:color="auto"/>
          </w:divBdr>
        </w:div>
        <w:div w:id="1549297471">
          <w:marLeft w:val="640"/>
          <w:marRight w:val="0"/>
          <w:marTop w:val="0"/>
          <w:marBottom w:val="0"/>
          <w:divBdr>
            <w:top w:val="none" w:sz="0" w:space="0" w:color="auto"/>
            <w:left w:val="none" w:sz="0" w:space="0" w:color="auto"/>
            <w:bottom w:val="none" w:sz="0" w:space="0" w:color="auto"/>
            <w:right w:val="none" w:sz="0" w:space="0" w:color="auto"/>
          </w:divBdr>
        </w:div>
        <w:div w:id="265190025">
          <w:marLeft w:val="640"/>
          <w:marRight w:val="0"/>
          <w:marTop w:val="0"/>
          <w:marBottom w:val="0"/>
          <w:divBdr>
            <w:top w:val="none" w:sz="0" w:space="0" w:color="auto"/>
            <w:left w:val="none" w:sz="0" w:space="0" w:color="auto"/>
            <w:bottom w:val="none" w:sz="0" w:space="0" w:color="auto"/>
            <w:right w:val="none" w:sz="0" w:space="0" w:color="auto"/>
          </w:divBdr>
        </w:div>
        <w:div w:id="415790736">
          <w:marLeft w:val="640"/>
          <w:marRight w:val="0"/>
          <w:marTop w:val="0"/>
          <w:marBottom w:val="0"/>
          <w:divBdr>
            <w:top w:val="none" w:sz="0" w:space="0" w:color="auto"/>
            <w:left w:val="none" w:sz="0" w:space="0" w:color="auto"/>
            <w:bottom w:val="none" w:sz="0" w:space="0" w:color="auto"/>
            <w:right w:val="none" w:sz="0" w:space="0" w:color="auto"/>
          </w:divBdr>
        </w:div>
        <w:div w:id="576129328">
          <w:marLeft w:val="640"/>
          <w:marRight w:val="0"/>
          <w:marTop w:val="0"/>
          <w:marBottom w:val="0"/>
          <w:divBdr>
            <w:top w:val="none" w:sz="0" w:space="0" w:color="auto"/>
            <w:left w:val="none" w:sz="0" w:space="0" w:color="auto"/>
            <w:bottom w:val="none" w:sz="0" w:space="0" w:color="auto"/>
            <w:right w:val="none" w:sz="0" w:space="0" w:color="auto"/>
          </w:divBdr>
        </w:div>
        <w:div w:id="80882135">
          <w:marLeft w:val="640"/>
          <w:marRight w:val="0"/>
          <w:marTop w:val="0"/>
          <w:marBottom w:val="0"/>
          <w:divBdr>
            <w:top w:val="none" w:sz="0" w:space="0" w:color="auto"/>
            <w:left w:val="none" w:sz="0" w:space="0" w:color="auto"/>
            <w:bottom w:val="none" w:sz="0" w:space="0" w:color="auto"/>
            <w:right w:val="none" w:sz="0" w:space="0" w:color="auto"/>
          </w:divBdr>
        </w:div>
        <w:div w:id="999044018">
          <w:marLeft w:val="640"/>
          <w:marRight w:val="0"/>
          <w:marTop w:val="0"/>
          <w:marBottom w:val="0"/>
          <w:divBdr>
            <w:top w:val="none" w:sz="0" w:space="0" w:color="auto"/>
            <w:left w:val="none" w:sz="0" w:space="0" w:color="auto"/>
            <w:bottom w:val="none" w:sz="0" w:space="0" w:color="auto"/>
            <w:right w:val="none" w:sz="0" w:space="0" w:color="auto"/>
          </w:divBdr>
        </w:div>
      </w:divsChild>
    </w:div>
    <w:div w:id="1161308974">
      <w:bodyDiv w:val="1"/>
      <w:marLeft w:val="0"/>
      <w:marRight w:val="0"/>
      <w:marTop w:val="0"/>
      <w:marBottom w:val="0"/>
      <w:divBdr>
        <w:top w:val="none" w:sz="0" w:space="0" w:color="auto"/>
        <w:left w:val="none" w:sz="0" w:space="0" w:color="auto"/>
        <w:bottom w:val="none" w:sz="0" w:space="0" w:color="auto"/>
        <w:right w:val="none" w:sz="0" w:space="0" w:color="auto"/>
      </w:divBdr>
      <w:divsChild>
        <w:div w:id="692154037">
          <w:marLeft w:val="0"/>
          <w:marRight w:val="0"/>
          <w:marTop w:val="0"/>
          <w:marBottom w:val="0"/>
          <w:divBdr>
            <w:top w:val="none" w:sz="0" w:space="0" w:color="auto"/>
            <w:left w:val="none" w:sz="0" w:space="0" w:color="auto"/>
            <w:bottom w:val="none" w:sz="0" w:space="0" w:color="auto"/>
            <w:right w:val="none" w:sz="0" w:space="0" w:color="auto"/>
          </w:divBdr>
          <w:divsChild>
            <w:div w:id="1016614655">
              <w:marLeft w:val="0"/>
              <w:marRight w:val="0"/>
              <w:marTop w:val="0"/>
              <w:marBottom w:val="0"/>
              <w:divBdr>
                <w:top w:val="none" w:sz="0" w:space="0" w:color="auto"/>
                <w:left w:val="none" w:sz="0" w:space="0" w:color="auto"/>
                <w:bottom w:val="none" w:sz="0" w:space="0" w:color="auto"/>
                <w:right w:val="none" w:sz="0" w:space="0" w:color="auto"/>
              </w:divBdr>
              <w:divsChild>
                <w:div w:id="2007393619">
                  <w:marLeft w:val="0"/>
                  <w:marRight w:val="0"/>
                  <w:marTop w:val="0"/>
                  <w:marBottom w:val="0"/>
                  <w:divBdr>
                    <w:top w:val="none" w:sz="0" w:space="0" w:color="auto"/>
                    <w:left w:val="none" w:sz="0" w:space="0" w:color="auto"/>
                    <w:bottom w:val="none" w:sz="0" w:space="0" w:color="auto"/>
                    <w:right w:val="none" w:sz="0" w:space="0" w:color="auto"/>
                  </w:divBdr>
                  <w:divsChild>
                    <w:div w:id="21131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5776655">
      <w:bodyDiv w:val="1"/>
      <w:marLeft w:val="0"/>
      <w:marRight w:val="0"/>
      <w:marTop w:val="0"/>
      <w:marBottom w:val="0"/>
      <w:divBdr>
        <w:top w:val="none" w:sz="0" w:space="0" w:color="auto"/>
        <w:left w:val="none" w:sz="0" w:space="0" w:color="auto"/>
        <w:bottom w:val="none" w:sz="0" w:space="0" w:color="auto"/>
        <w:right w:val="none" w:sz="0" w:space="0" w:color="auto"/>
      </w:divBdr>
      <w:divsChild>
        <w:div w:id="1498617065">
          <w:marLeft w:val="0"/>
          <w:marRight w:val="0"/>
          <w:marTop w:val="0"/>
          <w:marBottom w:val="0"/>
          <w:divBdr>
            <w:top w:val="none" w:sz="0" w:space="0" w:color="auto"/>
            <w:left w:val="none" w:sz="0" w:space="0" w:color="auto"/>
            <w:bottom w:val="none" w:sz="0" w:space="0" w:color="auto"/>
            <w:right w:val="none" w:sz="0" w:space="0" w:color="auto"/>
          </w:divBdr>
          <w:divsChild>
            <w:div w:id="2076663530">
              <w:marLeft w:val="0"/>
              <w:marRight w:val="0"/>
              <w:marTop w:val="0"/>
              <w:marBottom w:val="0"/>
              <w:divBdr>
                <w:top w:val="none" w:sz="0" w:space="0" w:color="auto"/>
                <w:left w:val="none" w:sz="0" w:space="0" w:color="auto"/>
                <w:bottom w:val="none" w:sz="0" w:space="0" w:color="auto"/>
                <w:right w:val="none" w:sz="0" w:space="0" w:color="auto"/>
              </w:divBdr>
              <w:divsChild>
                <w:div w:id="184866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542028">
      <w:bodyDiv w:val="1"/>
      <w:marLeft w:val="0"/>
      <w:marRight w:val="0"/>
      <w:marTop w:val="0"/>
      <w:marBottom w:val="0"/>
      <w:divBdr>
        <w:top w:val="none" w:sz="0" w:space="0" w:color="auto"/>
        <w:left w:val="none" w:sz="0" w:space="0" w:color="auto"/>
        <w:bottom w:val="none" w:sz="0" w:space="0" w:color="auto"/>
        <w:right w:val="none" w:sz="0" w:space="0" w:color="auto"/>
      </w:divBdr>
    </w:div>
    <w:div w:id="1198934560">
      <w:bodyDiv w:val="1"/>
      <w:marLeft w:val="0"/>
      <w:marRight w:val="0"/>
      <w:marTop w:val="0"/>
      <w:marBottom w:val="0"/>
      <w:divBdr>
        <w:top w:val="none" w:sz="0" w:space="0" w:color="auto"/>
        <w:left w:val="none" w:sz="0" w:space="0" w:color="auto"/>
        <w:bottom w:val="none" w:sz="0" w:space="0" w:color="auto"/>
        <w:right w:val="none" w:sz="0" w:space="0" w:color="auto"/>
      </w:divBdr>
      <w:divsChild>
        <w:div w:id="1718044445">
          <w:marLeft w:val="640"/>
          <w:marRight w:val="0"/>
          <w:marTop w:val="0"/>
          <w:marBottom w:val="0"/>
          <w:divBdr>
            <w:top w:val="none" w:sz="0" w:space="0" w:color="auto"/>
            <w:left w:val="none" w:sz="0" w:space="0" w:color="auto"/>
            <w:bottom w:val="none" w:sz="0" w:space="0" w:color="auto"/>
            <w:right w:val="none" w:sz="0" w:space="0" w:color="auto"/>
          </w:divBdr>
        </w:div>
        <w:div w:id="1146045015">
          <w:marLeft w:val="640"/>
          <w:marRight w:val="0"/>
          <w:marTop w:val="0"/>
          <w:marBottom w:val="0"/>
          <w:divBdr>
            <w:top w:val="none" w:sz="0" w:space="0" w:color="auto"/>
            <w:left w:val="none" w:sz="0" w:space="0" w:color="auto"/>
            <w:bottom w:val="none" w:sz="0" w:space="0" w:color="auto"/>
            <w:right w:val="none" w:sz="0" w:space="0" w:color="auto"/>
          </w:divBdr>
        </w:div>
        <w:div w:id="429663504">
          <w:marLeft w:val="640"/>
          <w:marRight w:val="0"/>
          <w:marTop w:val="0"/>
          <w:marBottom w:val="0"/>
          <w:divBdr>
            <w:top w:val="none" w:sz="0" w:space="0" w:color="auto"/>
            <w:left w:val="none" w:sz="0" w:space="0" w:color="auto"/>
            <w:bottom w:val="none" w:sz="0" w:space="0" w:color="auto"/>
            <w:right w:val="none" w:sz="0" w:space="0" w:color="auto"/>
          </w:divBdr>
        </w:div>
        <w:div w:id="1626306231">
          <w:marLeft w:val="640"/>
          <w:marRight w:val="0"/>
          <w:marTop w:val="0"/>
          <w:marBottom w:val="0"/>
          <w:divBdr>
            <w:top w:val="none" w:sz="0" w:space="0" w:color="auto"/>
            <w:left w:val="none" w:sz="0" w:space="0" w:color="auto"/>
            <w:bottom w:val="none" w:sz="0" w:space="0" w:color="auto"/>
            <w:right w:val="none" w:sz="0" w:space="0" w:color="auto"/>
          </w:divBdr>
        </w:div>
        <w:div w:id="54158467">
          <w:marLeft w:val="640"/>
          <w:marRight w:val="0"/>
          <w:marTop w:val="0"/>
          <w:marBottom w:val="0"/>
          <w:divBdr>
            <w:top w:val="none" w:sz="0" w:space="0" w:color="auto"/>
            <w:left w:val="none" w:sz="0" w:space="0" w:color="auto"/>
            <w:bottom w:val="none" w:sz="0" w:space="0" w:color="auto"/>
            <w:right w:val="none" w:sz="0" w:space="0" w:color="auto"/>
          </w:divBdr>
        </w:div>
        <w:div w:id="220561097">
          <w:marLeft w:val="640"/>
          <w:marRight w:val="0"/>
          <w:marTop w:val="0"/>
          <w:marBottom w:val="0"/>
          <w:divBdr>
            <w:top w:val="none" w:sz="0" w:space="0" w:color="auto"/>
            <w:left w:val="none" w:sz="0" w:space="0" w:color="auto"/>
            <w:bottom w:val="none" w:sz="0" w:space="0" w:color="auto"/>
            <w:right w:val="none" w:sz="0" w:space="0" w:color="auto"/>
          </w:divBdr>
        </w:div>
        <w:div w:id="120653377">
          <w:marLeft w:val="640"/>
          <w:marRight w:val="0"/>
          <w:marTop w:val="0"/>
          <w:marBottom w:val="0"/>
          <w:divBdr>
            <w:top w:val="none" w:sz="0" w:space="0" w:color="auto"/>
            <w:left w:val="none" w:sz="0" w:space="0" w:color="auto"/>
            <w:bottom w:val="none" w:sz="0" w:space="0" w:color="auto"/>
            <w:right w:val="none" w:sz="0" w:space="0" w:color="auto"/>
          </w:divBdr>
        </w:div>
        <w:div w:id="2095517500">
          <w:marLeft w:val="640"/>
          <w:marRight w:val="0"/>
          <w:marTop w:val="0"/>
          <w:marBottom w:val="0"/>
          <w:divBdr>
            <w:top w:val="none" w:sz="0" w:space="0" w:color="auto"/>
            <w:left w:val="none" w:sz="0" w:space="0" w:color="auto"/>
            <w:bottom w:val="none" w:sz="0" w:space="0" w:color="auto"/>
            <w:right w:val="none" w:sz="0" w:space="0" w:color="auto"/>
          </w:divBdr>
        </w:div>
        <w:div w:id="2126657968">
          <w:marLeft w:val="640"/>
          <w:marRight w:val="0"/>
          <w:marTop w:val="0"/>
          <w:marBottom w:val="0"/>
          <w:divBdr>
            <w:top w:val="none" w:sz="0" w:space="0" w:color="auto"/>
            <w:left w:val="none" w:sz="0" w:space="0" w:color="auto"/>
            <w:bottom w:val="none" w:sz="0" w:space="0" w:color="auto"/>
            <w:right w:val="none" w:sz="0" w:space="0" w:color="auto"/>
          </w:divBdr>
        </w:div>
        <w:div w:id="815731427">
          <w:marLeft w:val="640"/>
          <w:marRight w:val="0"/>
          <w:marTop w:val="0"/>
          <w:marBottom w:val="0"/>
          <w:divBdr>
            <w:top w:val="none" w:sz="0" w:space="0" w:color="auto"/>
            <w:left w:val="none" w:sz="0" w:space="0" w:color="auto"/>
            <w:bottom w:val="none" w:sz="0" w:space="0" w:color="auto"/>
            <w:right w:val="none" w:sz="0" w:space="0" w:color="auto"/>
          </w:divBdr>
        </w:div>
        <w:div w:id="155153722">
          <w:marLeft w:val="640"/>
          <w:marRight w:val="0"/>
          <w:marTop w:val="0"/>
          <w:marBottom w:val="0"/>
          <w:divBdr>
            <w:top w:val="none" w:sz="0" w:space="0" w:color="auto"/>
            <w:left w:val="none" w:sz="0" w:space="0" w:color="auto"/>
            <w:bottom w:val="none" w:sz="0" w:space="0" w:color="auto"/>
            <w:right w:val="none" w:sz="0" w:space="0" w:color="auto"/>
          </w:divBdr>
        </w:div>
        <w:div w:id="1729835367">
          <w:marLeft w:val="640"/>
          <w:marRight w:val="0"/>
          <w:marTop w:val="0"/>
          <w:marBottom w:val="0"/>
          <w:divBdr>
            <w:top w:val="none" w:sz="0" w:space="0" w:color="auto"/>
            <w:left w:val="none" w:sz="0" w:space="0" w:color="auto"/>
            <w:bottom w:val="none" w:sz="0" w:space="0" w:color="auto"/>
            <w:right w:val="none" w:sz="0" w:space="0" w:color="auto"/>
          </w:divBdr>
        </w:div>
        <w:div w:id="1385831494">
          <w:marLeft w:val="640"/>
          <w:marRight w:val="0"/>
          <w:marTop w:val="0"/>
          <w:marBottom w:val="0"/>
          <w:divBdr>
            <w:top w:val="none" w:sz="0" w:space="0" w:color="auto"/>
            <w:left w:val="none" w:sz="0" w:space="0" w:color="auto"/>
            <w:bottom w:val="none" w:sz="0" w:space="0" w:color="auto"/>
            <w:right w:val="none" w:sz="0" w:space="0" w:color="auto"/>
          </w:divBdr>
        </w:div>
        <w:div w:id="982154150">
          <w:marLeft w:val="640"/>
          <w:marRight w:val="0"/>
          <w:marTop w:val="0"/>
          <w:marBottom w:val="0"/>
          <w:divBdr>
            <w:top w:val="none" w:sz="0" w:space="0" w:color="auto"/>
            <w:left w:val="none" w:sz="0" w:space="0" w:color="auto"/>
            <w:bottom w:val="none" w:sz="0" w:space="0" w:color="auto"/>
            <w:right w:val="none" w:sz="0" w:space="0" w:color="auto"/>
          </w:divBdr>
        </w:div>
        <w:div w:id="1151630549">
          <w:marLeft w:val="640"/>
          <w:marRight w:val="0"/>
          <w:marTop w:val="0"/>
          <w:marBottom w:val="0"/>
          <w:divBdr>
            <w:top w:val="none" w:sz="0" w:space="0" w:color="auto"/>
            <w:left w:val="none" w:sz="0" w:space="0" w:color="auto"/>
            <w:bottom w:val="none" w:sz="0" w:space="0" w:color="auto"/>
            <w:right w:val="none" w:sz="0" w:space="0" w:color="auto"/>
          </w:divBdr>
        </w:div>
        <w:div w:id="847865691">
          <w:marLeft w:val="640"/>
          <w:marRight w:val="0"/>
          <w:marTop w:val="0"/>
          <w:marBottom w:val="0"/>
          <w:divBdr>
            <w:top w:val="none" w:sz="0" w:space="0" w:color="auto"/>
            <w:left w:val="none" w:sz="0" w:space="0" w:color="auto"/>
            <w:bottom w:val="none" w:sz="0" w:space="0" w:color="auto"/>
            <w:right w:val="none" w:sz="0" w:space="0" w:color="auto"/>
          </w:divBdr>
        </w:div>
        <w:div w:id="1068767835">
          <w:marLeft w:val="640"/>
          <w:marRight w:val="0"/>
          <w:marTop w:val="0"/>
          <w:marBottom w:val="0"/>
          <w:divBdr>
            <w:top w:val="none" w:sz="0" w:space="0" w:color="auto"/>
            <w:left w:val="none" w:sz="0" w:space="0" w:color="auto"/>
            <w:bottom w:val="none" w:sz="0" w:space="0" w:color="auto"/>
            <w:right w:val="none" w:sz="0" w:space="0" w:color="auto"/>
          </w:divBdr>
        </w:div>
        <w:div w:id="491943908">
          <w:marLeft w:val="640"/>
          <w:marRight w:val="0"/>
          <w:marTop w:val="0"/>
          <w:marBottom w:val="0"/>
          <w:divBdr>
            <w:top w:val="none" w:sz="0" w:space="0" w:color="auto"/>
            <w:left w:val="none" w:sz="0" w:space="0" w:color="auto"/>
            <w:bottom w:val="none" w:sz="0" w:space="0" w:color="auto"/>
            <w:right w:val="none" w:sz="0" w:space="0" w:color="auto"/>
          </w:divBdr>
        </w:div>
        <w:div w:id="383532192">
          <w:marLeft w:val="640"/>
          <w:marRight w:val="0"/>
          <w:marTop w:val="0"/>
          <w:marBottom w:val="0"/>
          <w:divBdr>
            <w:top w:val="none" w:sz="0" w:space="0" w:color="auto"/>
            <w:left w:val="none" w:sz="0" w:space="0" w:color="auto"/>
            <w:bottom w:val="none" w:sz="0" w:space="0" w:color="auto"/>
            <w:right w:val="none" w:sz="0" w:space="0" w:color="auto"/>
          </w:divBdr>
        </w:div>
        <w:div w:id="1372150074">
          <w:marLeft w:val="640"/>
          <w:marRight w:val="0"/>
          <w:marTop w:val="0"/>
          <w:marBottom w:val="0"/>
          <w:divBdr>
            <w:top w:val="none" w:sz="0" w:space="0" w:color="auto"/>
            <w:left w:val="none" w:sz="0" w:space="0" w:color="auto"/>
            <w:bottom w:val="none" w:sz="0" w:space="0" w:color="auto"/>
            <w:right w:val="none" w:sz="0" w:space="0" w:color="auto"/>
          </w:divBdr>
        </w:div>
        <w:div w:id="814878247">
          <w:marLeft w:val="640"/>
          <w:marRight w:val="0"/>
          <w:marTop w:val="0"/>
          <w:marBottom w:val="0"/>
          <w:divBdr>
            <w:top w:val="none" w:sz="0" w:space="0" w:color="auto"/>
            <w:left w:val="none" w:sz="0" w:space="0" w:color="auto"/>
            <w:bottom w:val="none" w:sz="0" w:space="0" w:color="auto"/>
            <w:right w:val="none" w:sz="0" w:space="0" w:color="auto"/>
          </w:divBdr>
        </w:div>
        <w:div w:id="1751191358">
          <w:marLeft w:val="640"/>
          <w:marRight w:val="0"/>
          <w:marTop w:val="0"/>
          <w:marBottom w:val="0"/>
          <w:divBdr>
            <w:top w:val="none" w:sz="0" w:space="0" w:color="auto"/>
            <w:left w:val="none" w:sz="0" w:space="0" w:color="auto"/>
            <w:bottom w:val="none" w:sz="0" w:space="0" w:color="auto"/>
            <w:right w:val="none" w:sz="0" w:space="0" w:color="auto"/>
          </w:divBdr>
        </w:div>
        <w:div w:id="1233663132">
          <w:marLeft w:val="640"/>
          <w:marRight w:val="0"/>
          <w:marTop w:val="0"/>
          <w:marBottom w:val="0"/>
          <w:divBdr>
            <w:top w:val="none" w:sz="0" w:space="0" w:color="auto"/>
            <w:left w:val="none" w:sz="0" w:space="0" w:color="auto"/>
            <w:bottom w:val="none" w:sz="0" w:space="0" w:color="auto"/>
            <w:right w:val="none" w:sz="0" w:space="0" w:color="auto"/>
          </w:divBdr>
        </w:div>
        <w:div w:id="1602303145">
          <w:marLeft w:val="640"/>
          <w:marRight w:val="0"/>
          <w:marTop w:val="0"/>
          <w:marBottom w:val="0"/>
          <w:divBdr>
            <w:top w:val="none" w:sz="0" w:space="0" w:color="auto"/>
            <w:left w:val="none" w:sz="0" w:space="0" w:color="auto"/>
            <w:bottom w:val="none" w:sz="0" w:space="0" w:color="auto"/>
            <w:right w:val="none" w:sz="0" w:space="0" w:color="auto"/>
          </w:divBdr>
        </w:div>
        <w:div w:id="1341738582">
          <w:marLeft w:val="640"/>
          <w:marRight w:val="0"/>
          <w:marTop w:val="0"/>
          <w:marBottom w:val="0"/>
          <w:divBdr>
            <w:top w:val="none" w:sz="0" w:space="0" w:color="auto"/>
            <w:left w:val="none" w:sz="0" w:space="0" w:color="auto"/>
            <w:bottom w:val="none" w:sz="0" w:space="0" w:color="auto"/>
            <w:right w:val="none" w:sz="0" w:space="0" w:color="auto"/>
          </w:divBdr>
        </w:div>
        <w:div w:id="1665817798">
          <w:marLeft w:val="640"/>
          <w:marRight w:val="0"/>
          <w:marTop w:val="0"/>
          <w:marBottom w:val="0"/>
          <w:divBdr>
            <w:top w:val="none" w:sz="0" w:space="0" w:color="auto"/>
            <w:left w:val="none" w:sz="0" w:space="0" w:color="auto"/>
            <w:bottom w:val="none" w:sz="0" w:space="0" w:color="auto"/>
            <w:right w:val="none" w:sz="0" w:space="0" w:color="auto"/>
          </w:divBdr>
        </w:div>
        <w:div w:id="1054500092">
          <w:marLeft w:val="640"/>
          <w:marRight w:val="0"/>
          <w:marTop w:val="0"/>
          <w:marBottom w:val="0"/>
          <w:divBdr>
            <w:top w:val="none" w:sz="0" w:space="0" w:color="auto"/>
            <w:left w:val="none" w:sz="0" w:space="0" w:color="auto"/>
            <w:bottom w:val="none" w:sz="0" w:space="0" w:color="auto"/>
            <w:right w:val="none" w:sz="0" w:space="0" w:color="auto"/>
          </w:divBdr>
        </w:div>
        <w:div w:id="897204565">
          <w:marLeft w:val="640"/>
          <w:marRight w:val="0"/>
          <w:marTop w:val="0"/>
          <w:marBottom w:val="0"/>
          <w:divBdr>
            <w:top w:val="none" w:sz="0" w:space="0" w:color="auto"/>
            <w:left w:val="none" w:sz="0" w:space="0" w:color="auto"/>
            <w:bottom w:val="none" w:sz="0" w:space="0" w:color="auto"/>
            <w:right w:val="none" w:sz="0" w:space="0" w:color="auto"/>
          </w:divBdr>
        </w:div>
        <w:div w:id="1882160714">
          <w:marLeft w:val="640"/>
          <w:marRight w:val="0"/>
          <w:marTop w:val="0"/>
          <w:marBottom w:val="0"/>
          <w:divBdr>
            <w:top w:val="none" w:sz="0" w:space="0" w:color="auto"/>
            <w:left w:val="none" w:sz="0" w:space="0" w:color="auto"/>
            <w:bottom w:val="none" w:sz="0" w:space="0" w:color="auto"/>
            <w:right w:val="none" w:sz="0" w:space="0" w:color="auto"/>
          </w:divBdr>
        </w:div>
        <w:div w:id="35282886">
          <w:marLeft w:val="640"/>
          <w:marRight w:val="0"/>
          <w:marTop w:val="0"/>
          <w:marBottom w:val="0"/>
          <w:divBdr>
            <w:top w:val="none" w:sz="0" w:space="0" w:color="auto"/>
            <w:left w:val="none" w:sz="0" w:space="0" w:color="auto"/>
            <w:bottom w:val="none" w:sz="0" w:space="0" w:color="auto"/>
            <w:right w:val="none" w:sz="0" w:space="0" w:color="auto"/>
          </w:divBdr>
        </w:div>
        <w:div w:id="1350713102">
          <w:marLeft w:val="640"/>
          <w:marRight w:val="0"/>
          <w:marTop w:val="0"/>
          <w:marBottom w:val="0"/>
          <w:divBdr>
            <w:top w:val="none" w:sz="0" w:space="0" w:color="auto"/>
            <w:left w:val="none" w:sz="0" w:space="0" w:color="auto"/>
            <w:bottom w:val="none" w:sz="0" w:space="0" w:color="auto"/>
            <w:right w:val="none" w:sz="0" w:space="0" w:color="auto"/>
          </w:divBdr>
        </w:div>
        <w:div w:id="114562821">
          <w:marLeft w:val="640"/>
          <w:marRight w:val="0"/>
          <w:marTop w:val="0"/>
          <w:marBottom w:val="0"/>
          <w:divBdr>
            <w:top w:val="none" w:sz="0" w:space="0" w:color="auto"/>
            <w:left w:val="none" w:sz="0" w:space="0" w:color="auto"/>
            <w:bottom w:val="none" w:sz="0" w:space="0" w:color="auto"/>
            <w:right w:val="none" w:sz="0" w:space="0" w:color="auto"/>
          </w:divBdr>
        </w:div>
        <w:div w:id="414979356">
          <w:marLeft w:val="640"/>
          <w:marRight w:val="0"/>
          <w:marTop w:val="0"/>
          <w:marBottom w:val="0"/>
          <w:divBdr>
            <w:top w:val="none" w:sz="0" w:space="0" w:color="auto"/>
            <w:left w:val="none" w:sz="0" w:space="0" w:color="auto"/>
            <w:bottom w:val="none" w:sz="0" w:space="0" w:color="auto"/>
            <w:right w:val="none" w:sz="0" w:space="0" w:color="auto"/>
          </w:divBdr>
        </w:div>
        <w:div w:id="1757021290">
          <w:marLeft w:val="640"/>
          <w:marRight w:val="0"/>
          <w:marTop w:val="0"/>
          <w:marBottom w:val="0"/>
          <w:divBdr>
            <w:top w:val="none" w:sz="0" w:space="0" w:color="auto"/>
            <w:left w:val="none" w:sz="0" w:space="0" w:color="auto"/>
            <w:bottom w:val="none" w:sz="0" w:space="0" w:color="auto"/>
            <w:right w:val="none" w:sz="0" w:space="0" w:color="auto"/>
          </w:divBdr>
        </w:div>
        <w:div w:id="1665861262">
          <w:marLeft w:val="640"/>
          <w:marRight w:val="0"/>
          <w:marTop w:val="0"/>
          <w:marBottom w:val="0"/>
          <w:divBdr>
            <w:top w:val="none" w:sz="0" w:space="0" w:color="auto"/>
            <w:left w:val="none" w:sz="0" w:space="0" w:color="auto"/>
            <w:bottom w:val="none" w:sz="0" w:space="0" w:color="auto"/>
            <w:right w:val="none" w:sz="0" w:space="0" w:color="auto"/>
          </w:divBdr>
        </w:div>
        <w:div w:id="93592564">
          <w:marLeft w:val="640"/>
          <w:marRight w:val="0"/>
          <w:marTop w:val="0"/>
          <w:marBottom w:val="0"/>
          <w:divBdr>
            <w:top w:val="none" w:sz="0" w:space="0" w:color="auto"/>
            <w:left w:val="none" w:sz="0" w:space="0" w:color="auto"/>
            <w:bottom w:val="none" w:sz="0" w:space="0" w:color="auto"/>
            <w:right w:val="none" w:sz="0" w:space="0" w:color="auto"/>
          </w:divBdr>
        </w:div>
        <w:div w:id="1935745743">
          <w:marLeft w:val="640"/>
          <w:marRight w:val="0"/>
          <w:marTop w:val="0"/>
          <w:marBottom w:val="0"/>
          <w:divBdr>
            <w:top w:val="none" w:sz="0" w:space="0" w:color="auto"/>
            <w:left w:val="none" w:sz="0" w:space="0" w:color="auto"/>
            <w:bottom w:val="none" w:sz="0" w:space="0" w:color="auto"/>
            <w:right w:val="none" w:sz="0" w:space="0" w:color="auto"/>
          </w:divBdr>
        </w:div>
        <w:div w:id="2004775658">
          <w:marLeft w:val="640"/>
          <w:marRight w:val="0"/>
          <w:marTop w:val="0"/>
          <w:marBottom w:val="0"/>
          <w:divBdr>
            <w:top w:val="none" w:sz="0" w:space="0" w:color="auto"/>
            <w:left w:val="none" w:sz="0" w:space="0" w:color="auto"/>
            <w:bottom w:val="none" w:sz="0" w:space="0" w:color="auto"/>
            <w:right w:val="none" w:sz="0" w:space="0" w:color="auto"/>
          </w:divBdr>
        </w:div>
        <w:div w:id="374621797">
          <w:marLeft w:val="640"/>
          <w:marRight w:val="0"/>
          <w:marTop w:val="0"/>
          <w:marBottom w:val="0"/>
          <w:divBdr>
            <w:top w:val="none" w:sz="0" w:space="0" w:color="auto"/>
            <w:left w:val="none" w:sz="0" w:space="0" w:color="auto"/>
            <w:bottom w:val="none" w:sz="0" w:space="0" w:color="auto"/>
            <w:right w:val="none" w:sz="0" w:space="0" w:color="auto"/>
          </w:divBdr>
        </w:div>
        <w:div w:id="1050760832">
          <w:marLeft w:val="640"/>
          <w:marRight w:val="0"/>
          <w:marTop w:val="0"/>
          <w:marBottom w:val="0"/>
          <w:divBdr>
            <w:top w:val="none" w:sz="0" w:space="0" w:color="auto"/>
            <w:left w:val="none" w:sz="0" w:space="0" w:color="auto"/>
            <w:bottom w:val="none" w:sz="0" w:space="0" w:color="auto"/>
            <w:right w:val="none" w:sz="0" w:space="0" w:color="auto"/>
          </w:divBdr>
        </w:div>
        <w:div w:id="517550334">
          <w:marLeft w:val="640"/>
          <w:marRight w:val="0"/>
          <w:marTop w:val="0"/>
          <w:marBottom w:val="0"/>
          <w:divBdr>
            <w:top w:val="none" w:sz="0" w:space="0" w:color="auto"/>
            <w:left w:val="none" w:sz="0" w:space="0" w:color="auto"/>
            <w:bottom w:val="none" w:sz="0" w:space="0" w:color="auto"/>
            <w:right w:val="none" w:sz="0" w:space="0" w:color="auto"/>
          </w:divBdr>
        </w:div>
        <w:div w:id="273220326">
          <w:marLeft w:val="640"/>
          <w:marRight w:val="0"/>
          <w:marTop w:val="0"/>
          <w:marBottom w:val="0"/>
          <w:divBdr>
            <w:top w:val="none" w:sz="0" w:space="0" w:color="auto"/>
            <w:left w:val="none" w:sz="0" w:space="0" w:color="auto"/>
            <w:bottom w:val="none" w:sz="0" w:space="0" w:color="auto"/>
            <w:right w:val="none" w:sz="0" w:space="0" w:color="auto"/>
          </w:divBdr>
        </w:div>
        <w:div w:id="726145273">
          <w:marLeft w:val="640"/>
          <w:marRight w:val="0"/>
          <w:marTop w:val="0"/>
          <w:marBottom w:val="0"/>
          <w:divBdr>
            <w:top w:val="none" w:sz="0" w:space="0" w:color="auto"/>
            <w:left w:val="none" w:sz="0" w:space="0" w:color="auto"/>
            <w:bottom w:val="none" w:sz="0" w:space="0" w:color="auto"/>
            <w:right w:val="none" w:sz="0" w:space="0" w:color="auto"/>
          </w:divBdr>
        </w:div>
        <w:div w:id="286590529">
          <w:marLeft w:val="640"/>
          <w:marRight w:val="0"/>
          <w:marTop w:val="0"/>
          <w:marBottom w:val="0"/>
          <w:divBdr>
            <w:top w:val="none" w:sz="0" w:space="0" w:color="auto"/>
            <w:left w:val="none" w:sz="0" w:space="0" w:color="auto"/>
            <w:bottom w:val="none" w:sz="0" w:space="0" w:color="auto"/>
            <w:right w:val="none" w:sz="0" w:space="0" w:color="auto"/>
          </w:divBdr>
        </w:div>
        <w:div w:id="2115855657">
          <w:marLeft w:val="640"/>
          <w:marRight w:val="0"/>
          <w:marTop w:val="0"/>
          <w:marBottom w:val="0"/>
          <w:divBdr>
            <w:top w:val="none" w:sz="0" w:space="0" w:color="auto"/>
            <w:left w:val="none" w:sz="0" w:space="0" w:color="auto"/>
            <w:bottom w:val="none" w:sz="0" w:space="0" w:color="auto"/>
            <w:right w:val="none" w:sz="0" w:space="0" w:color="auto"/>
          </w:divBdr>
        </w:div>
        <w:div w:id="2124035109">
          <w:marLeft w:val="640"/>
          <w:marRight w:val="0"/>
          <w:marTop w:val="0"/>
          <w:marBottom w:val="0"/>
          <w:divBdr>
            <w:top w:val="none" w:sz="0" w:space="0" w:color="auto"/>
            <w:left w:val="none" w:sz="0" w:space="0" w:color="auto"/>
            <w:bottom w:val="none" w:sz="0" w:space="0" w:color="auto"/>
            <w:right w:val="none" w:sz="0" w:space="0" w:color="auto"/>
          </w:divBdr>
        </w:div>
        <w:div w:id="2125342531">
          <w:marLeft w:val="640"/>
          <w:marRight w:val="0"/>
          <w:marTop w:val="0"/>
          <w:marBottom w:val="0"/>
          <w:divBdr>
            <w:top w:val="none" w:sz="0" w:space="0" w:color="auto"/>
            <w:left w:val="none" w:sz="0" w:space="0" w:color="auto"/>
            <w:bottom w:val="none" w:sz="0" w:space="0" w:color="auto"/>
            <w:right w:val="none" w:sz="0" w:space="0" w:color="auto"/>
          </w:divBdr>
        </w:div>
        <w:div w:id="1495560677">
          <w:marLeft w:val="640"/>
          <w:marRight w:val="0"/>
          <w:marTop w:val="0"/>
          <w:marBottom w:val="0"/>
          <w:divBdr>
            <w:top w:val="none" w:sz="0" w:space="0" w:color="auto"/>
            <w:left w:val="none" w:sz="0" w:space="0" w:color="auto"/>
            <w:bottom w:val="none" w:sz="0" w:space="0" w:color="auto"/>
            <w:right w:val="none" w:sz="0" w:space="0" w:color="auto"/>
          </w:divBdr>
        </w:div>
        <w:div w:id="2091391802">
          <w:marLeft w:val="640"/>
          <w:marRight w:val="0"/>
          <w:marTop w:val="0"/>
          <w:marBottom w:val="0"/>
          <w:divBdr>
            <w:top w:val="none" w:sz="0" w:space="0" w:color="auto"/>
            <w:left w:val="none" w:sz="0" w:space="0" w:color="auto"/>
            <w:bottom w:val="none" w:sz="0" w:space="0" w:color="auto"/>
            <w:right w:val="none" w:sz="0" w:space="0" w:color="auto"/>
          </w:divBdr>
        </w:div>
        <w:div w:id="224880397">
          <w:marLeft w:val="640"/>
          <w:marRight w:val="0"/>
          <w:marTop w:val="0"/>
          <w:marBottom w:val="0"/>
          <w:divBdr>
            <w:top w:val="none" w:sz="0" w:space="0" w:color="auto"/>
            <w:left w:val="none" w:sz="0" w:space="0" w:color="auto"/>
            <w:bottom w:val="none" w:sz="0" w:space="0" w:color="auto"/>
            <w:right w:val="none" w:sz="0" w:space="0" w:color="auto"/>
          </w:divBdr>
        </w:div>
        <w:div w:id="173224270">
          <w:marLeft w:val="640"/>
          <w:marRight w:val="0"/>
          <w:marTop w:val="0"/>
          <w:marBottom w:val="0"/>
          <w:divBdr>
            <w:top w:val="none" w:sz="0" w:space="0" w:color="auto"/>
            <w:left w:val="none" w:sz="0" w:space="0" w:color="auto"/>
            <w:bottom w:val="none" w:sz="0" w:space="0" w:color="auto"/>
            <w:right w:val="none" w:sz="0" w:space="0" w:color="auto"/>
          </w:divBdr>
        </w:div>
        <w:div w:id="429350864">
          <w:marLeft w:val="640"/>
          <w:marRight w:val="0"/>
          <w:marTop w:val="0"/>
          <w:marBottom w:val="0"/>
          <w:divBdr>
            <w:top w:val="none" w:sz="0" w:space="0" w:color="auto"/>
            <w:left w:val="none" w:sz="0" w:space="0" w:color="auto"/>
            <w:bottom w:val="none" w:sz="0" w:space="0" w:color="auto"/>
            <w:right w:val="none" w:sz="0" w:space="0" w:color="auto"/>
          </w:divBdr>
        </w:div>
        <w:div w:id="1611890009">
          <w:marLeft w:val="640"/>
          <w:marRight w:val="0"/>
          <w:marTop w:val="0"/>
          <w:marBottom w:val="0"/>
          <w:divBdr>
            <w:top w:val="none" w:sz="0" w:space="0" w:color="auto"/>
            <w:left w:val="none" w:sz="0" w:space="0" w:color="auto"/>
            <w:bottom w:val="none" w:sz="0" w:space="0" w:color="auto"/>
            <w:right w:val="none" w:sz="0" w:space="0" w:color="auto"/>
          </w:divBdr>
        </w:div>
        <w:div w:id="1694843153">
          <w:marLeft w:val="640"/>
          <w:marRight w:val="0"/>
          <w:marTop w:val="0"/>
          <w:marBottom w:val="0"/>
          <w:divBdr>
            <w:top w:val="none" w:sz="0" w:space="0" w:color="auto"/>
            <w:left w:val="none" w:sz="0" w:space="0" w:color="auto"/>
            <w:bottom w:val="none" w:sz="0" w:space="0" w:color="auto"/>
            <w:right w:val="none" w:sz="0" w:space="0" w:color="auto"/>
          </w:divBdr>
        </w:div>
      </w:divsChild>
    </w:div>
    <w:div w:id="1286305573">
      <w:bodyDiv w:val="1"/>
      <w:marLeft w:val="0"/>
      <w:marRight w:val="0"/>
      <w:marTop w:val="0"/>
      <w:marBottom w:val="0"/>
      <w:divBdr>
        <w:top w:val="none" w:sz="0" w:space="0" w:color="auto"/>
        <w:left w:val="none" w:sz="0" w:space="0" w:color="auto"/>
        <w:bottom w:val="none" w:sz="0" w:space="0" w:color="auto"/>
        <w:right w:val="none" w:sz="0" w:space="0" w:color="auto"/>
      </w:divBdr>
      <w:divsChild>
        <w:div w:id="1064989127">
          <w:marLeft w:val="640"/>
          <w:marRight w:val="0"/>
          <w:marTop w:val="0"/>
          <w:marBottom w:val="0"/>
          <w:divBdr>
            <w:top w:val="none" w:sz="0" w:space="0" w:color="auto"/>
            <w:left w:val="none" w:sz="0" w:space="0" w:color="auto"/>
            <w:bottom w:val="none" w:sz="0" w:space="0" w:color="auto"/>
            <w:right w:val="none" w:sz="0" w:space="0" w:color="auto"/>
          </w:divBdr>
        </w:div>
        <w:div w:id="408158641">
          <w:marLeft w:val="640"/>
          <w:marRight w:val="0"/>
          <w:marTop w:val="0"/>
          <w:marBottom w:val="0"/>
          <w:divBdr>
            <w:top w:val="none" w:sz="0" w:space="0" w:color="auto"/>
            <w:left w:val="none" w:sz="0" w:space="0" w:color="auto"/>
            <w:bottom w:val="none" w:sz="0" w:space="0" w:color="auto"/>
            <w:right w:val="none" w:sz="0" w:space="0" w:color="auto"/>
          </w:divBdr>
        </w:div>
        <w:div w:id="1822304127">
          <w:marLeft w:val="640"/>
          <w:marRight w:val="0"/>
          <w:marTop w:val="0"/>
          <w:marBottom w:val="0"/>
          <w:divBdr>
            <w:top w:val="none" w:sz="0" w:space="0" w:color="auto"/>
            <w:left w:val="none" w:sz="0" w:space="0" w:color="auto"/>
            <w:bottom w:val="none" w:sz="0" w:space="0" w:color="auto"/>
            <w:right w:val="none" w:sz="0" w:space="0" w:color="auto"/>
          </w:divBdr>
        </w:div>
        <w:div w:id="1266575775">
          <w:marLeft w:val="640"/>
          <w:marRight w:val="0"/>
          <w:marTop w:val="0"/>
          <w:marBottom w:val="0"/>
          <w:divBdr>
            <w:top w:val="none" w:sz="0" w:space="0" w:color="auto"/>
            <w:left w:val="none" w:sz="0" w:space="0" w:color="auto"/>
            <w:bottom w:val="none" w:sz="0" w:space="0" w:color="auto"/>
            <w:right w:val="none" w:sz="0" w:space="0" w:color="auto"/>
          </w:divBdr>
        </w:div>
        <w:div w:id="808087291">
          <w:marLeft w:val="640"/>
          <w:marRight w:val="0"/>
          <w:marTop w:val="0"/>
          <w:marBottom w:val="0"/>
          <w:divBdr>
            <w:top w:val="none" w:sz="0" w:space="0" w:color="auto"/>
            <w:left w:val="none" w:sz="0" w:space="0" w:color="auto"/>
            <w:bottom w:val="none" w:sz="0" w:space="0" w:color="auto"/>
            <w:right w:val="none" w:sz="0" w:space="0" w:color="auto"/>
          </w:divBdr>
        </w:div>
        <w:div w:id="922950312">
          <w:marLeft w:val="640"/>
          <w:marRight w:val="0"/>
          <w:marTop w:val="0"/>
          <w:marBottom w:val="0"/>
          <w:divBdr>
            <w:top w:val="none" w:sz="0" w:space="0" w:color="auto"/>
            <w:left w:val="none" w:sz="0" w:space="0" w:color="auto"/>
            <w:bottom w:val="none" w:sz="0" w:space="0" w:color="auto"/>
            <w:right w:val="none" w:sz="0" w:space="0" w:color="auto"/>
          </w:divBdr>
        </w:div>
        <w:div w:id="500585307">
          <w:marLeft w:val="640"/>
          <w:marRight w:val="0"/>
          <w:marTop w:val="0"/>
          <w:marBottom w:val="0"/>
          <w:divBdr>
            <w:top w:val="none" w:sz="0" w:space="0" w:color="auto"/>
            <w:left w:val="none" w:sz="0" w:space="0" w:color="auto"/>
            <w:bottom w:val="none" w:sz="0" w:space="0" w:color="auto"/>
            <w:right w:val="none" w:sz="0" w:space="0" w:color="auto"/>
          </w:divBdr>
        </w:div>
        <w:div w:id="1586844046">
          <w:marLeft w:val="640"/>
          <w:marRight w:val="0"/>
          <w:marTop w:val="0"/>
          <w:marBottom w:val="0"/>
          <w:divBdr>
            <w:top w:val="none" w:sz="0" w:space="0" w:color="auto"/>
            <w:left w:val="none" w:sz="0" w:space="0" w:color="auto"/>
            <w:bottom w:val="none" w:sz="0" w:space="0" w:color="auto"/>
            <w:right w:val="none" w:sz="0" w:space="0" w:color="auto"/>
          </w:divBdr>
        </w:div>
        <w:div w:id="1117064770">
          <w:marLeft w:val="640"/>
          <w:marRight w:val="0"/>
          <w:marTop w:val="0"/>
          <w:marBottom w:val="0"/>
          <w:divBdr>
            <w:top w:val="none" w:sz="0" w:space="0" w:color="auto"/>
            <w:left w:val="none" w:sz="0" w:space="0" w:color="auto"/>
            <w:bottom w:val="none" w:sz="0" w:space="0" w:color="auto"/>
            <w:right w:val="none" w:sz="0" w:space="0" w:color="auto"/>
          </w:divBdr>
        </w:div>
        <w:div w:id="92825310">
          <w:marLeft w:val="640"/>
          <w:marRight w:val="0"/>
          <w:marTop w:val="0"/>
          <w:marBottom w:val="0"/>
          <w:divBdr>
            <w:top w:val="none" w:sz="0" w:space="0" w:color="auto"/>
            <w:left w:val="none" w:sz="0" w:space="0" w:color="auto"/>
            <w:bottom w:val="none" w:sz="0" w:space="0" w:color="auto"/>
            <w:right w:val="none" w:sz="0" w:space="0" w:color="auto"/>
          </w:divBdr>
        </w:div>
        <w:div w:id="90704226">
          <w:marLeft w:val="640"/>
          <w:marRight w:val="0"/>
          <w:marTop w:val="0"/>
          <w:marBottom w:val="0"/>
          <w:divBdr>
            <w:top w:val="none" w:sz="0" w:space="0" w:color="auto"/>
            <w:left w:val="none" w:sz="0" w:space="0" w:color="auto"/>
            <w:bottom w:val="none" w:sz="0" w:space="0" w:color="auto"/>
            <w:right w:val="none" w:sz="0" w:space="0" w:color="auto"/>
          </w:divBdr>
        </w:div>
        <w:div w:id="1819616874">
          <w:marLeft w:val="640"/>
          <w:marRight w:val="0"/>
          <w:marTop w:val="0"/>
          <w:marBottom w:val="0"/>
          <w:divBdr>
            <w:top w:val="none" w:sz="0" w:space="0" w:color="auto"/>
            <w:left w:val="none" w:sz="0" w:space="0" w:color="auto"/>
            <w:bottom w:val="none" w:sz="0" w:space="0" w:color="auto"/>
            <w:right w:val="none" w:sz="0" w:space="0" w:color="auto"/>
          </w:divBdr>
        </w:div>
        <w:div w:id="1439836157">
          <w:marLeft w:val="640"/>
          <w:marRight w:val="0"/>
          <w:marTop w:val="0"/>
          <w:marBottom w:val="0"/>
          <w:divBdr>
            <w:top w:val="none" w:sz="0" w:space="0" w:color="auto"/>
            <w:left w:val="none" w:sz="0" w:space="0" w:color="auto"/>
            <w:bottom w:val="none" w:sz="0" w:space="0" w:color="auto"/>
            <w:right w:val="none" w:sz="0" w:space="0" w:color="auto"/>
          </w:divBdr>
        </w:div>
        <w:div w:id="386029049">
          <w:marLeft w:val="640"/>
          <w:marRight w:val="0"/>
          <w:marTop w:val="0"/>
          <w:marBottom w:val="0"/>
          <w:divBdr>
            <w:top w:val="none" w:sz="0" w:space="0" w:color="auto"/>
            <w:left w:val="none" w:sz="0" w:space="0" w:color="auto"/>
            <w:bottom w:val="none" w:sz="0" w:space="0" w:color="auto"/>
            <w:right w:val="none" w:sz="0" w:space="0" w:color="auto"/>
          </w:divBdr>
        </w:div>
        <w:div w:id="1545674540">
          <w:marLeft w:val="640"/>
          <w:marRight w:val="0"/>
          <w:marTop w:val="0"/>
          <w:marBottom w:val="0"/>
          <w:divBdr>
            <w:top w:val="none" w:sz="0" w:space="0" w:color="auto"/>
            <w:left w:val="none" w:sz="0" w:space="0" w:color="auto"/>
            <w:bottom w:val="none" w:sz="0" w:space="0" w:color="auto"/>
            <w:right w:val="none" w:sz="0" w:space="0" w:color="auto"/>
          </w:divBdr>
        </w:div>
        <w:div w:id="1588996244">
          <w:marLeft w:val="640"/>
          <w:marRight w:val="0"/>
          <w:marTop w:val="0"/>
          <w:marBottom w:val="0"/>
          <w:divBdr>
            <w:top w:val="none" w:sz="0" w:space="0" w:color="auto"/>
            <w:left w:val="none" w:sz="0" w:space="0" w:color="auto"/>
            <w:bottom w:val="none" w:sz="0" w:space="0" w:color="auto"/>
            <w:right w:val="none" w:sz="0" w:space="0" w:color="auto"/>
          </w:divBdr>
        </w:div>
        <w:div w:id="1051926233">
          <w:marLeft w:val="640"/>
          <w:marRight w:val="0"/>
          <w:marTop w:val="0"/>
          <w:marBottom w:val="0"/>
          <w:divBdr>
            <w:top w:val="none" w:sz="0" w:space="0" w:color="auto"/>
            <w:left w:val="none" w:sz="0" w:space="0" w:color="auto"/>
            <w:bottom w:val="none" w:sz="0" w:space="0" w:color="auto"/>
            <w:right w:val="none" w:sz="0" w:space="0" w:color="auto"/>
          </w:divBdr>
        </w:div>
        <w:div w:id="166212369">
          <w:marLeft w:val="640"/>
          <w:marRight w:val="0"/>
          <w:marTop w:val="0"/>
          <w:marBottom w:val="0"/>
          <w:divBdr>
            <w:top w:val="none" w:sz="0" w:space="0" w:color="auto"/>
            <w:left w:val="none" w:sz="0" w:space="0" w:color="auto"/>
            <w:bottom w:val="none" w:sz="0" w:space="0" w:color="auto"/>
            <w:right w:val="none" w:sz="0" w:space="0" w:color="auto"/>
          </w:divBdr>
        </w:div>
        <w:div w:id="888028160">
          <w:marLeft w:val="640"/>
          <w:marRight w:val="0"/>
          <w:marTop w:val="0"/>
          <w:marBottom w:val="0"/>
          <w:divBdr>
            <w:top w:val="none" w:sz="0" w:space="0" w:color="auto"/>
            <w:left w:val="none" w:sz="0" w:space="0" w:color="auto"/>
            <w:bottom w:val="none" w:sz="0" w:space="0" w:color="auto"/>
            <w:right w:val="none" w:sz="0" w:space="0" w:color="auto"/>
          </w:divBdr>
        </w:div>
        <w:div w:id="1550651307">
          <w:marLeft w:val="640"/>
          <w:marRight w:val="0"/>
          <w:marTop w:val="0"/>
          <w:marBottom w:val="0"/>
          <w:divBdr>
            <w:top w:val="none" w:sz="0" w:space="0" w:color="auto"/>
            <w:left w:val="none" w:sz="0" w:space="0" w:color="auto"/>
            <w:bottom w:val="none" w:sz="0" w:space="0" w:color="auto"/>
            <w:right w:val="none" w:sz="0" w:space="0" w:color="auto"/>
          </w:divBdr>
        </w:div>
        <w:div w:id="468784227">
          <w:marLeft w:val="640"/>
          <w:marRight w:val="0"/>
          <w:marTop w:val="0"/>
          <w:marBottom w:val="0"/>
          <w:divBdr>
            <w:top w:val="none" w:sz="0" w:space="0" w:color="auto"/>
            <w:left w:val="none" w:sz="0" w:space="0" w:color="auto"/>
            <w:bottom w:val="none" w:sz="0" w:space="0" w:color="auto"/>
            <w:right w:val="none" w:sz="0" w:space="0" w:color="auto"/>
          </w:divBdr>
        </w:div>
        <w:div w:id="572668338">
          <w:marLeft w:val="640"/>
          <w:marRight w:val="0"/>
          <w:marTop w:val="0"/>
          <w:marBottom w:val="0"/>
          <w:divBdr>
            <w:top w:val="none" w:sz="0" w:space="0" w:color="auto"/>
            <w:left w:val="none" w:sz="0" w:space="0" w:color="auto"/>
            <w:bottom w:val="none" w:sz="0" w:space="0" w:color="auto"/>
            <w:right w:val="none" w:sz="0" w:space="0" w:color="auto"/>
          </w:divBdr>
        </w:div>
        <w:div w:id="2144761741">
          <w:marLeft w:val="640"/>
          <w:marRight w:val="0"/>
          <w:marTop w:val="0"/>
          <w:marBottom w:val="0"/>
          <w:divBdr>
            <w:top w:val="none" w:sz="0" w:space="0" w:color="auto"/>
            <w:left w:val="none" w:sz="0" w:space="0" w:color="auto"/>
            <w:bottom w:val="none" w:sz="0" w:space="0" w:color="auto"/>
            <w:right w:val="none" w:sz="0" w:space="0" w:color="auto"/>
          </w:divBdr>
        </w:div>
        <w:div w:id="177819294">
          <w:marLeft w:val="640"/>
          <w:marRight w:val="0"/>
          <w:marTop w:val="0"/>
          <w:marBottom w:val="0"/>
          <w:divBdr>
            <w:top w:val="none" w:sz="0" w:space="0" w:color="auto"/>
            <w:left w:val="none" w:sz="0" w:space="0" w:color="auto"/>
            <w:bottom w:val="none" w:sz="0" w:space="0" w:color="auto"/>
            <w:right w:val="none" w:sz="0" w:space="0" w:color="auto"/>
          </w:divBdr>
        </w:div>
        <w:div w:id="507868407">
          <w:marLeft w:val="640"/>
          <w:marRight w:val="0"/>
          <w:marTop w:val="0"/>
          <w:marBottom w:val="0"/>
          <w:divBdr>
            <w:top w:val="none" w:sz="0" w:space="0" w:color="auto"/>
            <w:left w:val="none" w:sz="0" w:space="0" w:color="auto"/>
            <w:bottom w:val="none" w:sz="0" w:space="0" w:color="auto"/>
            <w:right w:val="none" w:sz="0" w:space="0" w:color="auto"/>
          </w:divBdr>
        </w:div>
        <w:div w:id="1336421699">
          <w:marLeft w:val="640"/>
          <w:marRight w:val="0"/>
          <w:marTop w:val="0"/>
          <w:marBottom w:val="0"/>
          <w:divBdr>
            <w:top w:val="none" w:sz="0" w:space="0" w:color="auto"/>
            <w:left w:val="none" w:sz="0" w:space="0" w:color="auto"/>
            <w:bottom w:val="none" w:sz="0" w:space="0" w:color="auto"/>
            <w:right w:val="none" w:sz="0" w:space="0" w:color="auto"/>
          </w:divBdr>
        </w:div>
        <w:div w:id="2023700031">
          <w:marLeft w:val="640"/>
          <w:marRight w:val="0"/>
          <w:marTop w:val="0"/>
          <w:marBottom w:val="0"/>
          <w:divBdr>
            <w:top w:val="none" w:sz="0" w:space="0" w:color="auto"/>
            <w:left w:val="none" w:sz="0" w:space="0" w:color="auto"/>
            <w:bottom w:val="none" w:sz="0" w:space="0" w:color="auto"/>
            <w:right w:val="none" w:sz="0" w:space="0" w:color="auto"/>
          </w:divBdr>
        </w:div>
        <w:div w:id="638464796">
          <w:marLeft w:val="640"/>
          <w:marRight w:val="0"/>
          <w:marTop w:val="0"/>
          <w:marBottom w:val="0"/>
          <w:divBdr>
            <w:top w:val="none" w:sz="0" w:space="0" w:color="auto"/>
            <w:left w:val="none" w:sz="0" w:space="0" w:color="auto"/>
            <w:bottom w:val="none" w:sz="0" w:space="0" w:color="auto"/>
            <w:right w:val="none" w:sz="0" w:space="0" w:color="auto"/>
          </w:divBdr>
        </w:div>
        <w:div w:id="1283540652">
          <w:marLeft w:val="640"/>
          <w:marRight w:val="0"/>
          <w:marTop w:val="0"/>
          <w:marBottom w:val="0"/>
          <w:divBdr>
            <w:top w:val="none" w:sz="0" w:space="0" w:color="auto"/>
            <w:left w:val="none" w:sz="0" w:space="0" w:color="auto"/>
            <w:bottom w:val="none" w:sz="0" w:space="0" w:color="auto"/>
            <w:right w:val="none" w:sz="0" w:space="0" w:color="auto"/>
          </w:divBdr>
        </w:div>
        <w:div w:id="1357540395">
          <w:marLeft w:val="640"/>
          <w:marRight w:val="0"/>
          <w:marTop w:val="0"/>
          <w:marBottom w:val="0"/>
          <w:divBdr>
            <w:top w:val="none" w:sz="0" w:space="0" w:color="auto"/>
            <w:left w:val="none" w:sz="0" w:space="0" w:color="auto"/>
            <w:bottom w:val="none" w:sz="0" w:space="0" w:color="auto"/>
            <w:right w:val="none" w:sz="0" w:space="0" w:color="auto"/>
          </w:divBdr>
        </w:div>
        <w:div w:id="1490754142">
          <w:marLeft w:val="640"/>
          <w:marRight w:val="0"/>
          <w:marTop w:val="0"/>
          <w:marBottom w:val="0"/>
          <w:divBdr>
            <w:top w:val="none" w:sz="0" w:space="0" w:color="auto"/>
            <w:left w:val="none" w:sz="0" w:space="0" w:color="auto"/>
            <w:bottom w:val="none" w:sz="0" w:space="0" w:color="auto"/>
            <w:right w:val="none" w:sz="0" w:space="0" w:color="auto"/>
          </w:divBdr>
        </w:div>
        <w:div w:id="201796161">
          <w:marLeft w:val="640"/>
          <w:marRight w:val="0"/>
          <w:marTop w:val="0"/>
          <w:marBottom w:val="0"/>
          <w:divBdr>
            <w:top w:val="none" w:sz="0" w:space="0" w:color="auto"/>
            <w:left w:val="none" w:sz="0" w:space="0" w:color="auto"/>
            <w:bottom w:val="none" w:sz="0" w:space="0" w:color="auto"/>
            <w:right w:val="none" w:sz="0" w:space="0" w:color="auto"/>
          </w:divBdr>
        </w:div>
        <w:div w:id="191725042">
          <w:marLeft w:val="640"/>
          <w:marRight w:val="0"/>
          <w:marTop w:val="0"/>
          <w:marBottom w:val="0"/>
          <w:divBdr>
            <w:top w:val="none" w:sz="0" w:space="0" w:color="auto"/>
            <w:left w:val="none" w:sz="0" w:space="0" w:color="auto"/>
            <w:bottom w:val="none" w:sz="0" w:space="0" w:color="auto"/>
            <w:right w:val="none" w:sz="0" w:space="0" w:color="auto"/>
          </w:divBdr>
        </w:div>
        <w:div w:id="1820153992">
          <w:marLeft w:val="640"/>
          <w:marRight w:val="0"/>
          <w:marTop w:val="0"/>
          <w:marBottom w:val="0"/>
          <w:divBdr>
            <w:top w:val="none" w:sz="0" w:space="0" w:color="auto"/>
            <w:left w:val="none" w:sz="0" w:space="0" w:color="auto"/>
            <w:bottom w:val="none" w:sz="0" w:space="0" w:color="auto"/>
            <w:right w:val="none" w:sz="0" w:space="0" w:color="auto"/>
          </w:divBdr>
        </w:div>
        <w:div w:id="1972899761">
          <w:marLeft w:val="640"/>
          <w:marRight w:val="0"/>
          <w:marTop w:val="0"/>
          <w:marBottom w:val="0"/>
          <w:divBdr>
            <w:top w:val="none" w:sz="0" w:space="0" w:color="auto"/>
            <w:left w:val="none" w:sz="0" w:space="0" w:color="auto"/>
            <w:bottom w:val="none" w:sz="0" w:space="0" w:color="auto"/>
            <w:right w:val="none" w:sz="0" w:space="0" w:color="auto"/>
          </w:divBdr>
        </w:div>
        <w:div w:id="2070375667">
          <w:marLeft w:val="640"/>
          <w:marRight w:val="0"/>
          <w:marTop w:val="0"/>
          <w:marBottom w:val="0"/>
          <w:divBdr>
            <w:top w:val="none" w:sz="0" w:space="0" w:color="auto"/>
            <w:left w:val="none" w:sz="0" w:space="0" w:color="auto"/>
            <w:bottom w:val="none" w:sz="0" w:space="0" w:color="auto"/>
            <w:right w:val="none" w:sz="0" w:space="0" w:color="auto"/>
          </w:divBdr>
        </w:div>
        <w:div w:id="1564951752">
          <w:marLeft w:val="640"/>
          <w:marRight w:val="0"/>
          <w:marTop w:val="0"/>
          <w:marBottom w:val="0"/>
          <w:divBdr>
            <w:top w:val="none" w:sz="0" w:space="0" w:color="auto"/>
            <w:left w:val="none" w:sz="0" w:space="0" w:color="auto"/>
            <w:bottom w:val="none" w:sz="0" w:space="0" w:color="auto"/>
            <w:right w:val="none" w:sz="0" w:space="0" w:color="auto"/>
          </w:divBdr>
        </w:div>
        <w:div w:id="1444376427">
          <w:marLeft w:val="640"/>
          <w:marRight w:val="0"/>
          <w:marTop w:val="0"/>
          <w:marBottom w:val="0"/>
          <w:divBdr>
            <w:top w:val="none" w:sz="0" w:space="0" w:color="auto"/>
            <w:left w:val="none" w:sz="0" w:space="0" w:color="auto"/>
            <w:bottom w:val="none" w:sz="0" w:space="0" w:color="auto"/>
            <w:right w:val="none" w:sz="0" w:space="0" w:color="auto"/>
          </w:divBdr>
        </w:div>
        <w:div w:id="1996958657">
          <w:marLeft w:val="640"/>
          <w:marRight w:val="0"/>
          <w:marTop w:val="0"/>
          <w:marBottom w:val="0"/>
          <w:divBdr>
            <w:top w:val="none" w:sz="0" w:space="0" w:color="auto"/>
            <w:left w:val="none" w:sz="0" w:space="0" w:color="auto"/>
            <w:bottom w:val="none" w:sz="0" w:space="0" w:color="auto"/>
            <w:right w:val="none" w:sz="0" w:space="0" w:color="auto"/>
          </w:divBdr>
        </w:div>
        <w:div w:id="379289433">
          <w:marLeft w:val="640"/>
          <w:marRight w:val="0"/>
          <w:marTop w:val="0"/>
          <w:marBottom w:val="0"/>
          <w:divBdr>
            <w:top w:val="none" w:sz="0" w:space="0" w:color="auto"/>
            <w:left w:val="none" w:sz="0" w:space="0" w:color="auto"/>
            <w:bottom w:val="none" w:sz="0" w:space="0" w:color="auto"/>
            <w:right w:val="none" w:sz="0" w:space="0" w:color="auto"/>
          </w:divBdr>
        </w:div>
        <w:div w:id="839467916">
          <w:marLeft w:val="640"/>
          <w:marRight w:val="0"/>
          <w:marTop w:val="0"/>
          <w:marBottom w:val="0"/>
          <w:divBdr>
            <w:top w:val="none" w:sz="0" w:space="0" w:color="auto"/>
            <w:left w:val="none" w:sz="0" w:space="0" w:color="auto"/>
            <w:bottom w:val="none" w:sz="0" w:space="0" w:color="auto"/>
            <w:right w:val="none" w:sz="0" w:space="0" w:color="auto"/>
          </w:divBdr>
        </w:div>
        <w:div w:id="1928730215">
          <w:marLeft w:val="640"/>
          <w:marRight w:val="0"/>
          <w:marTop w:val="0"/>
          <w:marBottom w:val="0"/>
          <w:divBdr>
            <w:top w:val="none" w:sz="0" w:space="0" w:color="auto"/>
            <w:left w:val="none" w:sz="0" w:space="0" w:color="auto"/>
            <w:bottom w:val="none" w:sz="0" w:space="0" w:color="auto"/>
            <w:right w:val="none" w:sz="0" w:space="0" w:color="auto"/>
          </w:divBdr>
        </w:div>
        <w:div w:id="195044479">
          <w:marLeft w:val="640"/>
          <w:marRight w:val="0"/>
          <w:marTop w:val="0"/>
          <w:marBottom w:val="0"/>
          <w:divBdr>
            <w:top w:val="none" w:sz="0" w:space="0" w:color="auto"/>
            <w:left w:val="none" w:sz="0" w:space="0" w:color="auto"/>
            <w:bottom w:val="none" w:sz="0" w:space="0" w:color="auto"/>
            <w:right w:val="none" w:sz="0" w:space="0" w:color="auto"/>
          </w:divBdr>
        </w:div>
        <w:div w:id="1102451583">
          <w:marLeft w:val="640"/>
          <w:marRight w:val="0"/>
          <w:marTop w:val="0"/>
          <w:marBottom w:val="0"/>
          <w:divBdr>
            <w:top w:val="none" w:sz="0" w:space="0" w:color="auto"/>
            <w:left w:val="none" w:sz="0" w:space="0" w:color="auto"/>
            <w:bottom w:val="none" w:sz="0" w:space="0" w:color="auto"/>
            <w:right w:val="none" w:sz="0" w:space="0" w:color="auto"/>
          </w:divBdr>
        </w:div>
        <w:div w:id="2042826149">
          <w:marLeft w:val="640"/>
          <w:marRight w:val="0"/>
          <w:marTop w:val="0"/>
          <w:marBottom w:val="0"/>
          <w:divBdr>
            <w:top w:val="none" w:sz="0" w:space="0" w:color="auto"/>
            <w:left w:val="none" w:sz="0" w:space="0" w:color="auto"/>
            <w:bottom w:val="none" w:sz="0" w:space="0" w:color="auto"/>
            <w:right w:val="none" w:sz="0" w:space="0" w:color="auto"/>
          </w:divBdr>
        </w:div>
        <w:div w:id="125245832">
          <w:marLeft w:val="640"/>
          <w:marRight w:val="0"/>
          <w:marTop w:val="0"/>
          <w:marBottom w:val="0"/>
          <w:divBdr>
            <w:top w:val="none" w:sz="0" w:space="0" w:color="auto"/>
            <w:left w:val="none" w:sz="0" w:space="0" w:color="auto"/>
            <w:bottom w:val="none" w:sz="0" w:space="0" w:color="auto"/>
            <w:right w:val="none" w:sz="0" w:space="0" w:color="auto"/>
          </w:divBdr>
        </w:div>
        <w:div w:id="2047826399">
          <w:marLeft w:val="640"/>
          <w:marRight w:val="0"/>
          <w:marTop w:val="0"/>
          <w:marBottom w:val="0"/>
          <w:divBdr>
            <w:top w:val="none" w:sz="0" w:space="0" w:color="auto"/>
            <w:left w:val="none" w:sz="0" w:space="0" w:color="auto"/>
            <w:bottom w:val="none" w:sz="0" w:space="0" w:color="auto"/>
            <w:right w:val="none" w:sz="0" w:space="0" w:color="auto"/>
          </w:divBdr>
        </w:div>
        <w:div w:id="1549299801">
          <w:marLeft w:val="640"/>
          <w:marRight w:val="0"/>
          <w:marTop w:val="0"/>
          <w:marBottom w:val="0"/>
          <w:divBdr>
            <w:top w:val="none" w:sz="0" w:space="0" w:color="auto"/>
            <w:left w:val="none" w:sz="0" w:space="0" w:color="auto"/>
            <w:bottom w:val="none" w:sz="0" w:space="0" w:color="auto"/>
            <w:right w:val="none" w:sz="0" w:space="0" w:color="auto"/>
          </w:divBdr>
        </w:div>
        <w:div w:id="822047905">
          <w:marLeft w:val="640"/>
          <w:marRight w:val="0"/>
          <w:marTop w:val="0"/>
          <w:marBottom w:val="0"/>
          <w:divBdr>
            <w:top w:val="none" w:sz="0" w:space="0" w:color="auto"/>
            <w:left w:val="none" w:sz="0" w:space="0" w:color="auto"/>
            <w:bottom w:val="none" w:sz="0" w:space="0" w:color="auto"/>
            <w:right w:val="none" w:sz="0" w:space="0" w:color="auto"/>
          </w:divBdr>
        </w:div>
        <w:div w:id="2097048178">
          <w:marLeft w:val="640"/>
          <w:marRight w:val="0"/>
          <w:marTop w:val="0"/>
          <w:marBottom w:val="0"/>
          <w:divBdr>
            <w:top w:val="none" w:sz="0" w:space="0" w:color="auto"/>
            <w:left w:val="none" w:sz="0" w:space="0" w:color="auto"/>
            <w:bottom w:val="none" w:sz="0" w:space="0" w:color="auto"/>
            <w:right w:val="none" w:sz="0" w:space="0" w:color="auto"/>
          </w:divBdr>
        </w:div>
      </w:divsChild>
    </w:div>
    <w:div w:id="1315331634">
      <w:bodyDiv w:val="1"/>
      <w:marLeft w:val="0"/>
      <w:marRight w:val="0"/>
      <w:marTop w:val="0"/>
      <w:marBottom w:val="0"/>
      <w:divBdr>
        <w:top w:val="none" w:sz="0" w:space="0" w:color="auto"/>
        <w:left w:val="none" w:sz="0" w:space="0" w:color="auto"/>
        <w:bottom w:val="none" w:sz="0" w:space="0" w:color="auto"/>
        <w:right w:val="none" w:sz="0" w:space="0" w:color="auto"/>
      </w:divBdr>
      <w:divsChild>
        <w:div w:id="548615234">
          <w:marLeft w:val="640"/>
          <w:marRight w:val="0"/>
          <w:marTop w:val="0"/>
          <w:marBottom w:val="0"/>
          <w:divBdr>
            <w:top w:val="none" w:sz="0" w:space="0" w:color="auto"/>
            <w:left w:val="none" w:sz="0" w:space="0" w:color="auto"/>
            <w:bottom w:val="none" w:sz="0" w:space="0" w:color="auto"/>
            <w:right w:val="none" w:sz="0" w:space="0" w:color="auto"/>
          </w:divBdr>
        </w:div>
        <w:div w:id="1895464835">
          <w:marLeft w:val="640"/>
          <w:marRight w:val="0"/>
          <w:marTop w:val="0"/>
          <w:marBottom w:val="0"/>
          <w:divBdr>
            <w:top w:val="none" w:sz="0" w:space="0" w:color="auto"/>
            <w:left w:val="none" w:sz="0" w:space="0" w:color="auto"/>
            <w:bottom w:val="none" w:sz="0" w:space="0" w:color="auto"/>
            <w:right w:val="none" w:sz="0" w:space="0" w:color="auto"/>
          </w:divBdr>
        </w:div>
        <w:div w:id="1884705035">
          <w:marLeft w:val="640"/>
          <w:marRight w:val="0"/>
          <w:marTop w:val="0"/>
          <w:marBottom w:val="0"/>
          <w:divBdr>
            <w:top w:val="none" w:sz="0" w:space="0" w:color="auto"/>
            <w:left w:val="none" w:sz="0" w:space="0" w:color="auto"/>
            <w:bottom w:val="none" w:sz="0" w:space="0" w:color="auto"/>
            <w:right w:val="none" w:sz="0" w:space="0" w:color="auto"/>
          </w:divBdr>
        </w:div>
        <w:div w:id="705445887">
          <w:marLeft w:val="640"/>
          <w:marRight w:val="0"/>
          <w:marTop w:val="0"/>
          <w:marBottom w:val="0"/>
          <w:divBdr>
            <w:top w:val="none" w:sz="0" w:space="0" w:color="auto"/>
            <w:left w:val="none" w:sz="0" w:space="0" w:color="auto"/>
            <w:bottom w:val="none" w:sz="0" w:space="0" w:color="auto"/>
            <w:right w:val="none" w:sz="0" w:space="0" w:color="auto"/>
          </w:divBdr>
        </w:div>
        <w:div w:id="733312040">
          <w:marLeft w:val="640"/>
          <w:marRight w:val="0"/>
          <w:marTop w:val="0"/>
          <w:marBottom w:val="0"/>
          <w:divBdr>
            <w:top w:val="none" w:sz="0" w:space="0" w:color="auto"/>
            <w:left w:val="none" w:sz="0" w:space="0" w:color="auto"/>
            <w:bottom w:val="none" w:sz="0" w:space="0" w:color="auto"/>
            <w:right w:val="none" w:sz="0" w:space="0" w:color="auto"/>
          </w:divBdr>
        </w:div>
        <w:div w:id="1027026861">
          <w:marLeft w:val="640"/>
          <w:marRight w:val="0"/>
          <w:marTop w:val="0"/>
          <w:marBottom w:val="0"/>
          <w:divBdr>
            <w:top w:val="none" w:sz="0" w:space="0" w:color="auto"/>
            <w:left w:val="none" w:sz="0" w:space="0" w:color="auto"/>
            <w:bottom w:val="none" w:sz="0" w:space="0" w:color="auto"/>
            <w:right w:val="none" w:sz="0" w:space="0" w:color="auto"/>
          </w:divBdr>
        </w:div>
        <w:div w:id="485441241">
          <w:marLeft w:val="640"/>
          <w:marRight w:val="0"/>
          <w:marTop w:val="0"/>
          <w:marBottom w:val="0"/>
          <w:divBdr>
            <w:top w:val="none" w:sz="0" w:space="0" w:color="auto"/>
            <w:left w:val="none" w:sz="0" w:space="0" w:color="auto"/>
            <w:bottom w:val="none" w:sz="0" w:space="0" w:color="auto"/>
            <w:right w:val="none" w:sz="0" w:space="0" w:color="auto"/>
          </w:divBdr>
        </w:div>
        <w:div w:id="629673718">
          <w:marLeft w:val="640"/>
          <w:marRight w:val="0"/>
          <w:marTop w:val="0"/>
          <w:marBottom w:val="0"/>
          <w:divBdr>
            <w:top w:val="none" w:sz="0" w:space="0" w:color="auto"/>
            <w:left w:val="none" w:sz="0" w:space="0" w:color="auto"/>
            <w:bottom w:val="none" w:sz="0" w:space="0" w:color="auto"/>
            <w:right w:val="none" w:sz="0" w:space="0" w:color="auto"/>
          </w:divBdr>
        </w:div>
        <w:div w:id="2112627879">
          <w:marLeft w:val="640"/>
          <w:marRight w:val="0"/>
          <w:marTop w:val="0"/>
          <w:marBottom w:val="0"/>
          <w:divBdr>
            <w:top w:val="none" w:sz="0" w:space="0" w:color="auto"/>
            <w:left w:val="none" w:sz="0" w:space="0" w:color="auto"/>
            <w:bottom w:val="none" w:sz="0" w:space="0" w:color="auto"/>
            <w:right w:val="none" w:sz="0" w:space="0" w:color="auto"/>
          </w:divBdr>
        </w:div>
        <w:div w:id="487870160">
          <w:marLeft w:val="640"/>
          <w:marRight w:val="0"/>
          <w:marTop w:val="0"/>
          <w:marBottom w:val="0"/>
          <w:divBdr>
            <w:top w:val="none" w:sz="0" w:space="0" w:color="auto"/>
            <w:left w:val="none" w:sz="0" w:space="0" w:color="auto"/>
            <w:bottom w:val="none" w:sz="0" w:space="0" w:color="auto"/>
            <w:right w:val="none" w:sz="0" w:space="0" w:color="auto"/>
          </w:divBdr>
        </w:div>
        <w:div w:id="309134283">
          <w:marLeft w:val="640"/>
          <w:marRight w:val="0"/>
          <w:marTop w:val="0"/>
          <w:marBottom w:val="0"/>
          <w:divBdr>
            <w:top w:val="none" w:sz="0" w:space="0" w:color="auto"/>
            <w:left w:val="none" w:sz="0" w:space="0" w:color="auto"/>
            <w:bottom w:val="none" w:sz="0" w:space="0" w:color="auto"/>
            <w:right w:val="none" w:sz="0" w:space="0" w:color="auto"/>
          </w:divBdr>
        </w:div>
        <w:div w:id="401634502">
          <w:marLeft w:val="640"/>
          <w:marRight w:val="0"/>
          <w:marTop w:val="0"/>
          <w:marBottom w:val="0"/>
          <w:divBdr>
            <w:top w:val="none" w:sz="0" w:space="0" w:color="auto"/>
            <w:left w:val="none" w:sz="0" w:space="0" w:color="auto"/>
            <w:bottom w:val="none" w:sz="0" w:space="0" w:color="auto"/>
            <w:right w:val="none" w:sz="0" w:space="0" w:color="auto"/>
          </w:divBdr>
        </w:div>
        <w:div w:id="1966499528">
          <w:marLeft w:val="640"/>
          <w:marRight w:val="0"/>
          <w:marTop w:val="0"/>
          <w:marBottom w:val="0"/>
          <w:divBdr>
            <w:top w:val="none" w:sz="0" w:space="0" w:color="auto"/>
            <w:left w:val="none" w:sz="0" w:space="0" w:color="auto"/>
            <w:bottom w:val="none" w:sz="0" w:space="0" w:color="auto"/>
            <w:right w:val="none" w:sz="0" w:space="0" w:color="auto"/>
          </w:divBdr>
        </w:div>
        <w:div w:id="1004209005">
          <w:marLeft w:val="640"/>
          <w:marRight w:val="0"/>
          <w:marTop w:val="0"/>
          <w:marBottom w:val="0"/>
          <w:divBdr>
            <w:top w:val="none" w:sz="0" w:space="0" w:color="auto"/>
            <w:left w:val="none" w:sz="0" w:space="0" w:color="auto"/>
            <w:bottom w:val="none" w:sz="0" w:space="0" w:color="auto"/>
            <w:right w:val="none" w:sz="0" w:space="0" w:color="auto"/>
          </w:divBdr>
        </w:div>
        <w:div w:id="2120562409">
          <w:marLeft w:val="640"/>
          <w:marRight w:val="0"/>
          <w:marTop w:val="0"/>
          <w:marBottom w:val="0"/>
          <w:divBdr>
            <w:top w:val="none" w:sz="0" w:space="0" w:color="auto"/>
            <w:left w:val="none" w:sz="0" w:space="0" w:color="auto"/>
            <w:bottom w:val="none" w:sz="0" w:space="0" w:color="auto"/>
            <w:right w:val="none" w:sz="0" w:space="0" w:color="auto"/>
          </w:divBdr>
        </w:div>
        <w:div w:id="401754982">
          <w:marLeft w:val="640"/>
          <w:marRight w:val="0"/>
          <w:marTop w:val="0"/>
          <w:marBottom w:val="0"/>
          <w:divBdr>
            <w:top w:val="none" w:sz="0" w:space="0" w:color="auto"/>
            <w:left w:val="none" w:sz="0" w:space="0" w:color="auto"/>
            <w:bottom w:val="none" w:sz="0" w:space="0" w:color="auto"/>
            <w:right w:val="none" w:sz="0" w:space="0" w:color="auto"/>
          </w:divBdr>
        </w:div>
        <w:div w:id="345985137">
          <w:marLeft w:val="640"/>
          <w:marRight w:val="0"/>
          <w:marTop w:val="0"/>
          <w:marBottom w:val="0"/>
          <w:divBdr>
            <w:top w:val="none" w:sz="0" w:space="0" w:color="auto"/>
            <w:left w:val="none" w:sz="0" w:space="0" w:color="auto"/>
            <w:bottom w:val="none" w:sz="0" w:space="0" w:color="auto"/>
            <w:right w:val="none" w:sz="0" w:space="0" w:color="auto"/>
          </w:divBdr>
        </w:div>
        <w:div w:id="451091503">
          <w:marLeft w:val="640"/>
          <w:marRight w:val="0"/>
          <w:marTop w:val="0"/>
          <w:marBottom w:val="0"/>
          <w:divBdr>
            <w:top w:val="none" w:sz="0" w:space="0" w:color="auto"/>
            <w:left w:val="none" w:sz="0" w:space="0" w:color="auto"/>
            <w:bottom w:val="none" w:sz="0" w:space="0" w:color="auto"/>
            <w:right w:val="none" w:sz="0" w:space="0" w:color="auto"/>
          </w:divBdr>
        </w:div>
        <w:div w:id="1189762426">
          <w:marLeft w:val="640"/>
          <w:marRight w:val="0"/>
          <w:marTop w:val="0"/>
          <w:marBottom w:val="0"/>
          <w:divBdr>
            <w:top w:val="none" w:sz="0" w:space="0" w:color="auto"/>
            <w:left w:val="none" w:sz="0" w:space="0" w:color="auto"/>
            <w:bottom w:val="none" w:sz="0" w:space="0" w:color="auto"/>
            <w:right w:val="none" w:sz="0" w:space="0" w:color="auto"/>
          </w:divBdr>
        </w:div>
        <w:div w:id="1015882773">
          <w:marLeft w:val="640"/>
          <w:marRight w:val="0"/>
          <w:marTop w:val="0"/>
          <w:marBottom w:val="0"/>
          <w:divBdr>
            <w:top w:val="none" w:sz="0" w:space="0" w:color="auto"/>
            <w:left w:val="none" w:sz="0" w:space="0" w:color="auto"/>
            <w:bottom w:val="none" w:sz="0" w:space="0" w:color="auto"/>
            <w:right w:val="none" w:sz="0" w:space="0" w:color="auto"/>
          </w:divBdr>
        </w:div>
        <w:div w:id="1294752419">
          <w:marLeft w:val="640"/>
          <w:marRight w:val="0"/>
          <w:marTop w:val="0"/>
          <w:marBottom w:val="0"/>
          <w:divBdr>
            <w:top w:val="none" w:sz="0" w:space="0" w:color="auto"/>
            <w:left w:val="none" w:sz="0" w:space="0" w:color="auto"/>
            <w:bottom w:val="none" w:sz="0" w:space="0" w:color="auto"/>
            <w:right w:val="none" w:sz="0" w:space="0" w:color="auto"/>
          </w:divBdr>
        </w:div>
        <w:div w:id="1382435826">
          <w:marLeft w:val="640"/>
          <w:marRight w:val="0"/>
          <w:marTop w:val="0"/>
          <w:marBottom w:val="0"/>
          <w:divBdr>
            <w:top w:val="none" w:sz="0" w:space="0" w:color="auto"/>
            <w:left w:val="none" w:sz="0" w:space="0" w:color="auto"/>
            <w:bottom w:val="none" w:sz="0" w:space="0" w:color="auto"/>
            <w:right w:val="none" w:sz="0" w:space="0" w:color="auto"/>
          </w:divBdr>
        </w:div>
        <w:div w:id="870339826">
          <w:marLeft w:val="640"/>
          <w:marRight w:val="0"/>
          <w:marTop w:val="0"/>
          <w:marBottom w:val="0"/>
          <w:divBdr>
            <w:top w:val="none" w:sz="0" w:space="0" w:color="auto"/>
            <w:left w:val="none" w:sz="0" w:space="0" w:color="auto"/>
            <w:bottom w:val="none" w:sz="0" w:space="0" w:color="auto"/>
            <w:right w:val="none" w:sz="0" w:space="0" w:color="auto"/>
          </w:divBdr>
        </w:div>
        <w:div w:id="1819300210">
          <w:marLeft w:val="640"/>
          <w:marRight w:val="0"/>
          <w:marTop w:val="0"/>
          <w:marBottom w:val="0"/>
          <w:divBdr>
            <w:top w:val="none" w:sz="0" w:space="0" w:color="auto"/>
            <w:left w:val="none" w:sz="0" w:space="0" w:color="auto"/>
            <w:bottom w:val="none" w:sz="0" w:space="0" w:color="auto"/>
            <w:right w:val="none" w:sz="0" w:space="0" w:color="auto"/>
          </w:divBdr>
        </w:div>
        <w:div w:id="390033325">
          <w:marLeft w:val="640"/>
          <w:marRight w:val="0"/>
          <w:marTop w:val="0"/>
          <w:marBottom w:val="0"/>
          <w:divBdr>
            <w:top w:val="none" w:sz="0" w:space="0" w:color="auto"/>
            <w:left w:val="none" w:sz="0" w:space="0" w:color="auto"/>
            <w:bottom w:val="none" w:sz="0" w:space="0" w:color="auto"/>
            <w:right w:val="none" w:sz="0" w:space="0" w:color="auto"/>
          </w:divBdr>
        </w:div>
        <w:div w:id="1849447557">
          <w:marLeft w:val="640"/>
          <w:marRight w:val="0"/>
          <w:marTop w:val="0"/>
          <w:marBottom w:val="0"/>
          <w:divBdr>
            <w:top w:val="none" w:sz="0" w:space="0" w:color="auto"/>
            <w:left w:val="none" w:sz="0" w:space="0" w:color="auto"/>
            <w:bottom w:val="none" w:sz="0" w:space="0" w:color="auto"/>
            <w:right w:val="none" w:sz="0" w:space="0" w:color="auto"/>
          </w:divBdr>
        </w:div>
        <w:div w:id="257563370">
          <w:marLeft w:val="640"/>
          <w:marRight w:val="0"/>
          <w:marTop w:val="0"/>
          <w:marBottom w:val="0"/>
          <w:divBdr>
            <w:top w:val="none" w:sz="0" w:space="0" w:color="auto"/>
            <w:left w:val="none" w:sz="0" w:space="0" w:color="auto"/>
            <w:bottom w:val="none" w:sz="0" w:space="0" w:color="auto"/>
            <w:right w:val="none" w:sz="0" w:space="0" w:color="auto"/>
          </w:divBdr>
        </w:div>
        <w:div w:id="73017474">
          <w:marLeft w:val="640"/>
          <w:marRight w:val="0"/>
          <w:marTop w:val="0"/>
          <w:marBottom w:val="0"/>
          <w:divBdr>
            <w:top w:val="none" w:sz="0" w:space="0" w:color="auto"/>
            <w:left w:val="none" w:sz="0" w:space="0" w:color="auto"/>
            <w:bottom w:val="none" w:sz="0" w:space="0" w:color="auto"/>
            <w:right w:val="none" w:sz="0" w:space="0" w:color="auto"/>
          </w:divBdr>
        </w:div>
        <w:div w:id="568462362">
          <w:marLeft w:val="640"/>
          <w:marRight w:val="0"/>
          <w:marTop w:val="0"/>
          <w:marBottom w:val="0"/>
          <w:divBdr>
            <w:top w:val="none" w:sz="0" w:space="0" w:color="auto"/>
            <w:left w:val="none" w:sz="0" w:space="0" w:color="auto"/>
            <w:bottom w:val="none" w:sz="0" w:space="0" w:color="auto"/>
            <w:right w:val="none" w:sz="0" w:space="0" w:color="auto"/>
          </w:divBdr>
        </w:div>
        <w:div w:id="1089542550">
          <w:marLeft w:val="640"/>
          <w:marRight w:val="0"/>
          <w:marTop w:val="0"/>
          <w:marBottom w:val="0"/>
          <w:divBdr>
            <w:top w:val="none" w:sz="0" w:space="0" w:color="auto"/>
            <w:left w:val="none" w:sz="0" w:space="0" w:color="auto"/>
            <w:bottom w:val="none" w:sz="0" w:space="0" w:color="auto"/>
            <w:right w:val="none" w:sz="0" w:space="0" w:color="auto"/>
          </w:divBdr>
        </w:div>
        <w:div w:id="584921399">
          <w:marLeft w:val="640"/>
          <w:marRight w:val="0"/>
          <w:marTop w:val="0"/>
          <w:marBottom w:val="0"/>
          <w:divBdr>
            <w:top w:val="none" w:sz="0" w:space="0" w:color="auto"/>
            <w:left w:val="none" w:sz="0" w:space="0" w:color="auto"/>
            <w:bottom w:val="none" w:sz="0" w:space="0" w:color="auto"/>
            <w:right w:val="none" w:sz="0" w:space="0" w:color="auto"/>
          </w:divBdr>
        </w:div>
        <w:div w:id="525677544">
          <w:marLeft w:val="640"/>
          <w:marRight w:val="0"/>
          <w:marTop w:val="0"/>
          <w:marBottom w:val="0"/>
          <w:divBdr>
            <w:top w:val="none" w:sz="0" w:space="0" w:color="auto"/>
            <w:left w:val="none" w:sz="0" w:space="0" w:color="auto"/>
            <w:bottom w:val="none" w:sz="0" w:space="0" w:color="auto"/>
            <w:right w:val="none" w:sz="0" w:space="0" w:color="auto"/>
          </w:divBdr>
        </w:div>
        <w:div w:id="1440831684">
          <w:marLeft w:val="640"/>
          <w:marRight w:val="0"/>
          <w:marTop w:val="0"/>
          <w:marBottom w:val="0"/>
          <w:divBdr>
            <w:top w:val="none" w:sz="0" w:space="0" w:color="auto"/>
            <w:left w:val="none" w:sz="0" w:space="0" w:color="auto"/>
            <w:bottom w:val="none" w:sz="0" w:space="0" w:color="auto"/>
            <w:right w:val="none" w:sz="0" w:space="0" w:color="auto"/>
          </w:divBdr>
        </w:div>
        <w:div w:id="150027079">
          <w:marLeft w:val="640"/>
          <w:marRight w:val="0"/>
          <w:marTop w:val="0"/>
          <w:marBottom w:val="0"/>
          <w:divBdr>
            <w:top w:val="none" w:sz="0" w:space="0" w:color="auto"/>
            <w:left w:val="none" w:sz="0" w:space="0" w:color="auto"/>
            <w:bottom w:val="none" w:sz="0" w:space="0" w:color="auto"/>
            <w:right w:val="none" w:sz="0" w:space="0" w:color="auto"/>
          </w:divBdr>
        </w:div>
        <w:div w:id="982663581">
          <w:marLeft w:val="640"/>
          <w:marRight w:val="0"/>
          <w:marTop w:val="0"/>
          <w:marBottom w:val="0"/>
          <w:divBdr>
            <w:top w:val="none" w:sz="0" w:space="0" w:color="auto"/>
            <w:left w:val="none" w:sz="0" w:space="0" w:color="auto"/>
            <w:bottom w:val="none" w:sz="0" w:space="0" w:color="auto"/>
            <w:right w:val="none" w:sz="0" w:space="0" w:color="auto"/>
          </w:divBdr>
        </w:div>
        <w:div w:id="1220556254">
          <w:marLeft w:val="640"/>
          <w:marRight w:val="0"/>
          <w:marTop w:val="0"/>
          <w:marBottom w:val="0"/>
          <w:divBdr>
            <w:top w:val="none" w:sz="0" w:space="0" w:color="auto"/>
            <w:left w:val="none" w:sz="0" w:space="0" w:color="auto"/>
            <w:bottom w:val="none" w:sz="0" w:space="0" w:color="auto"/>
            <w:right w:val="none" w:sz="0" w:space="0" w:color="auto"/>
          </w:divBdr>
        </w:div>
        <w:div w:id="209416898">
          <w:marLeft w:val="640"/>
          <w:marRight w:val="0"/>
          <w:marTop w:val="0"/>
          <w:marBottom w:val="0"/>
          <w:divBdr>
            <w:top w:val="none" w:sz="0" w:space="0" w:color="auto"/>
            <w:left w:val="none" w:sz="0" w:space="0" w:color="auto"/>
            <w:bottom w:val="none" w:sz="0" w:space="0" w:color="auto"/>
            <w:right w:val="none" w:sz="0" w:space="0" w:color="auto"/>
          </w:divBdr>
        </w:div>
        <w:div w:id="734933038">
          <w:marLeft w:val="640"/>
          <w:marRight w:val="0"/>
          <w:marTop w:val="0"/>
          <w:marBottom w:val="0"/>
          <w:divBdr>
            <w:top w:val="none" w:sz="0" w:space="0" w:color="auto"/>
            <w:left w:val="none" w:sz="0" w:space="0" w:color="auto"/>
            <w:bottom w:val="none" w:sz="0" w:space="0" w:color="auto"/>
            <w:right w:val="none" w:sz="0" w:space="0" w:color="auto"/>
          </w:divBdr>
        </w:div>
        <w:div w:id="1504011122">
          <w:marLeft w:val="640"/>
          <w:marRight w:val="0"/>
          <w:marTop w:val="0"/>
          <w:marBottom w:val="0"/>
          <w:divBdr>
            <w:top w:val="none" w:sz="0" w:space="0" w:color="auto"/>
            <w:left w:val="none" w:sz="0" w:space="0" w:color="auto"/>
            <w:bottom w:val="none" w:sz="0" w:space="0" w:color="auto"/>
            <w:right w:val="none" w:sz="0" w:space="0" w:color="auto"/>
          </w:divBdr>
        </w:div>
        <w:div w:id="815534734">
          <w:marLeft w:val="640"/>
          <w:marRight w:val="0"/>
          <w:marTop w:val="0"/>
          <w:marBottom w:val="0"/>
          <w:divBdr>
            <w:top w:val="none" w:sz="0" w:space="0" w:color="auto"/>
            <w:left w:val="none" w:sz="0" w:space="0" w:color="auto"/>
            <w:bottom w:val="none" w:sz="0" w:space="0" w:color="auto"/>
            <w:right w:val="none" w:sz="0" w:space="0" w:color="auto"/>
          </w:divBdr>
        </w:div>
        <w:div w:id="1620337595">
          <w:marLeft w:val="640"/>
          <w:marRight w:val="0"/>
          <w:marTop w:val="0"/>
          <w:marBottom w:val="0"/>
          <w:divBdr>
            <w:top w:val="none" w:sz="0" w:space="0" w:color="auto"/>
            <w:left w:val="none" w:sz="0" w:space="0" w:color="auto"/>
            <w:bottom w:val="none" w:sz="0" w:space="0" w:color="auto"/>
            <w:right w:val="none" w:sz="0" w:space="0" w:color="auto"/>
          </w:divBdr>
        </w:div>
        <w:div w:id="553470766">
          <w:marLeft w:val="640"/>
          <w:marRight w:val="0"/>
          <w:marTop w:val="0"/>
          <w:marBottom w:val="0"/>
          <w:divBdr>
            <w:top w:val="none" w:sz="0" w:space="0" w:color="auto"/>
            <w:left w:val="none" w:sz="0" w:space="0" w:color="auto"/>
            <w:bottom w:val="none" w:sz="0" w:space="0" w:color="auto"/>
            <w:right w:val="none" w:sz="0" w:space="0" w:color="auto"/>
          </w:divBdr>
        </w:div>
        <w:div w:id="1277636781">
          <w:marLeft w:val="640"/>
          <w:marRight w:val="0"/>
          <w:marTop w:val="0"/>
          <w:marBottom w:val="0"/>
          <w:divBdr>
            <w:top w:val="none" w:sz="0" w:space="0" w:color="auto"/>
            <w:left w:val="none" w:sz="0" w:space="0" w:color="auto"/>
            <w:bottom w:val="none" w:sz="0" w:space="0" w:color="auto"/>
            <w:right w:val="none" w:sz="0" w:space="0" w:color="auto"/>
          </w:divBdr>
        </w:div>
        <w:div w:id="2024816679">
          <w:marLeft w:val="640"/>
          <w:marRight w:val="0"/>
          <w:marTop w:val="0"/>
          <w:marBottom w:val="0"/>
          <w:divBdr>
            <w:top w:val="none" w:sz="0" w:space="0" w:color="auto"/>
            <w:left w:val="none" w:sz="0" w:space="0" w:color="auto"/>
            <w:bottom w:val="none" w:sz="0" w:space="0" w:color="auto"/>
            <w:right w:val="none" w:sz="0" w:space="0" w:color="auto"/>
          </w:divBdr>
        </w:div>
        <w:div w:id="1055466454">
          <w:marLeft w:val="640"/>
          <w:marRight w:val="0"/>
          <w:marTop w:val="0"/>
          <w:marBottom w:val="0"/>
          <w:divBdr>
            <w:top w:val="none" w:sz="0" w:space="0" w:color="auto"/>
            <w:left w:val="none" w:sz="0" w:space="0" w:color="auto"/>
            <w:bottom w:val="none" w:sz="0" w:space="0" w:color="auto"/>
            <w:right w:val="none" w:sz="0" w:space="0" w:color="auto"/>
          </w:divBdr>
        </w:div>
        <w:div w:id="1431467347">
          <w:marLeft w:val="640"/>
          <w:marRight w:val="0"/>
          <w:marTop w:val="0"/>
          <w:marBottom w:val="0"/>
          <w:divBdr>
            <w:top w:val="none" w:sz="0" w:space="0" w:color="auto"/>
            <w:left w:val="none" w:sz="0" w:space="0" w:color="auto"/>
            <w:bottom w:val="none" w:sz="0" w:space="0" w:color="auto"/>
            <w:right w:val="none" w:sz="0" w:space="0" w:color="auto"/>
          </w:divBdr>
        </w:div>
        <w:div w:id="229927196">
          <w:marLeft w:val="640"/>
          <w:marRight w:val="0"/>
          <w:marTop w:val="0"/>
          <w:marBottom w:val="0"/>
          <w:divBdr>
            <w:top w:val="none" w:sz="0" w:space="0" w:color="auto"/>
            <w:left w:val="none" w:sz="0" w:space="0" w:color="auto"/>
            <w:bottom w:val="none" w:sz="0" w:space="0" w:color="auto"/>
            <w:right w:val="none" w:sz="0" w:space="0" w:color="auto"/>
          </w:divBdr>
        </w:div>
        <w:div w:id="1971740742">
          <w:marLeft w:val="640"/>
          <w:marRight w:val="0"/>
          <w:marTop w:val="0"/>
          <w:marBottom w:val="0"/>
          <w:divBdr>
            <w:top w:val="none" w:sz="0" w:space="0" w:color="auto"/>
            <w:left w:val="none" w:sz="0" w:space="0" w:color="auto"/>
            <w:bottom w:val="none" w:sz="0" w:space="0" w:color="auto"/>
            <w:right w:val="none" w:sz="0" w:space="0" w:color="auto"/>
          </w:divBdr>
        </w:div>
        <w:div w:id="281108006">
          <w:marLeft w:val="640"/>
          <w:marRight w:val="0"/>
          <w:marTop w:val="0"/>
          <w:marBottom w:val="0"/>
          <w:divBdr>
            <w:top w:val="none" w:sz="0" w:space="0" w:color="auto"/>
            <w:left w:val="none" w:sz="0" w:space="0" w:color="auto"/>
            <w:bottom w:val="none" w:sz="0" w:space="0" w:color="auto"/>
            <w:right w:val="none" w:sz="0" w:space="0" w:color="auto"/>
          </w:divBdr>
        </w:div>
        <w:div w:id="2064475301">
          <w:marLeft w:val="640"/>
          <w:marRight w:val="0"/>
          <w:marTop w:val="0"/>
          <w:marBottom w:val="0"/>
          <w:divBdr>
            <w:top w:val="none" w:sz="0" w:space="0" w:color="auto"/>
            <w:left w:val="none" w:sz="0" w:space="0" w:color="auto"/>
            <w:bottom w:val="none" w:sz="0" w:space="0" w:color="auto"/>
            <w:right w:val="none" w:sz="0" w:space="0" w:color="auto"/>
          </w:divBdr>
        </w:div>
        <w:div w:id="1125850541">
          <w:marLeft w:val="640"/>
          <w:marRight w:val="0"/>
          <w:marTop w:val="0"/>
          <w:marBottom w:val="0"/>
          <w:divBdr>
            <w:top w:val="none" w:sz="0" w:space="0" w:color="auto"/>
            <w:left w:val="none" w:sz="0" w:space="0" w:color="auto"/>
            <w:bottom w:val="none" w:sz="0" w:space="0" w:color="auto"/>
            <w:right w:val="none" w:sz="0" w:space="0" w:color="auto"/>
          </w:divBdr>
        </w:div>
        <w:div w:id="2046561933">
          <w:marLeft w:val="640"/>
          <w:marRight w:val="0"/>
          <w:marTop w:val="0"/>
          <w:marBottom w:val="0"/>
          <w:divBdr>
            <w:top w:val="none" w:sz="0" w:space="0" w:color="auto"/>
            <w:left w:val="none" w:sz="0" w:space="0" w:color="auto"/>
            <w:bottom w:val="none" w:sz="0" w:space="0" w:color="auto"/>
            <w:right w:val="none" w:sz="0" w:space="0" w:color="auto"/>
          </w:divBdr>
        </w:div>
      </w:divsChild>
    </w:div>
    <w:div w:id="1326782735">
      <w:bodyDiv w:val="1"/>
      <w:marLeft w:val="0"/>
      <w:marRight w:val="0"/>
      <w:marTop w:val="0"/>
      <w:marBottom w:val="0"/>
      <w:divBdr>
        <w:top w:val="none" w:sz="0" w:space="0" w:color="auto"/>
        <w:left w:val="none" w:sz="0" w:space="0" w:color="auto"/>
        <w:bottom w:val="none" w:sz="0" w:space="0" w:color="auto"/>
        <w:right w:val="none" w:sz="0" w:space="0" w:color="auto"/>
      </w:divBdr>
      <w:divsChild>
        <w:div w:id="662511487">
          <w:marLeft w:val="0"/>
          <w:marRight w:val="0"/>
          <w:marTop w:val="0"/>
          <w:marBottom w:val="0"/>
          <w:divBdr>
            <w:top w:val="none" w:sz="0" w:space="0" w:color="auto"/>
            <w:left w:val="none" w:sz="0" w:space="0" w:color="auto"/>
            <w:bottom w:val="none" w:sz="0" w:space="0" w:color="auto"/>
            <w:right w:val="none" w:sz="0" w:space="0" w:color="auto"/>
          </w:divBdr>
          <w:divsChild>
            <w:div w:id="435254878">
              <w:marLeft w:val="0"/>
              <w:marRight w:val="0"/>
              <w:marTop w:val="0"/>
              <w:marBottom w:val="0"/>
              <w:divBdr>
                <w:top w:val="none" w:sz="0" w:space="0" w:color="auto"/>
                <w:left w:val="none" w:sz="0" w:space="0" w:color="auto"/>
                <w:bottom w:val="none" w:sz="0" w:space="0" w:color="auto"/>
                <w:right w:val="none" w:sz="0" w:space="0" w:color="auto"/>
              </w:divBdr>
              <w:divsChild>
                <w:div w:id="9221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767109">
      <w:bodyDiv w:val="1"/>
      <w:marLeft w:val="0"/>
      <w:marRight w:val="0"/>
      <w:marTop w:val="0"/>
      <w:marBottom w:val="0"/>
      <w:divBdr>
        <w:top w:val="none" w:sz="0" w:space="0" w:color="auto"/>
        <w:left w:val="none" w:sz="0" w:space="0" w:color="auto"/>
        <w:bottom w:val="none" w:sz="0" w:space="0" w:color="auto"/>
        <w:right w:val="none" w:sz="0" w:space="0" w:color="auto"/>
      </w:divBdr>
      <w:divsChild>
        <w:div w:id="1834182829">
          <w:marLeft w:val="640"/>
          <w:marRight w:val="0"/>
          <w:marTop w:val="0"/>
          <w:marBottom w:val="0"/>
          <w:divBdr>
            <w:top w:val="none" w:sz="0" w:space="0" w:color="auto"/>
            <w:left w:val="none" w:sz="0" w:space="0" w:color="auto"/>
            <w:bottom w:val="none" w:sz="0" w:space="0" w:color="auto"/>
            <w:right w:val="none" w:sz="0" w:space="0" w:color="auto"/>
          </w:divBdr>
        </w:div>
        <w:div w:id="1446117815">
          <w:marLeft w:val="640"/>
          <w:marRight w:val="0"/>
          <w:marTop w:val="0"/>
          <w:marBottom w:val="0"/>
          <w:divBdr>
            <w:top w:val="none" w:sz="0" w:space="0" w:color="auto"/>
            <w:left w:val="none" w:sz="0" w:space="0" w:color="auto"/>
            <w:bottom w:val="none" w:sz="0" w:space="0" w:color="auto"/>
            <w:right w:val="none" w:sz="0" w:space="0" w:color="auto"/>
          </w:divBdr>
        </w:div>
        <w:div w:id="1458988827">
          <w:marLeft w:val="640"/>
          <w:marRight w:val="0"/>
          <w:marTop w:val="0"/>
          <w:marBottom w:val="0"/>
          <w:divBdr>
            <w:top w:val="none" w:sz="0" w:space="0" w:color="auto"/>
            <w:left w:val="none" w:sz="0" w:space="0" w:color="auto"/>
            <w:bottom w:val="none" w:sz="0" w:space="0" w:color="auto"/>
            <w:right w:val="none" w:sz="0" w:space="0" w:color="auto"/>
          </w:divBdr>
        </w:div>
        <w:div w:id="640768038">
          <w:marLeft w:val="640"/>
          <w:marRight w:val="0"/>
          <w:marTop w:val="0"/>
          <w:marBottom w:val="0"/>
          <w:divBdr>
            <w:top w:val="none" w:sz="0" w:space="0" w:color="auto"/>
            <w:left w:val="none" w:sz="0" w:space="0" w:color="auto"/>
            <w:bottom w:val="none" w:sz="0" w:space="0" w:color="auto"/>
            <w:right w:val="none" w:sz="0" w:space="0" w:color="auto"/>
          </w:divBdr>
        </w:div>
        <w:div w:id="1241480906">
          <w:marLeft w:val="640"/>
          <w:marRight w:val="0"/>
          <w:marTop w:val="0"/>
          <w:marBottom w:val="0"/>
          <w:divBdr>
            <w:top w:val="none" w:sz="0" w:space="0" w:color="auto"/>
            <w:left w:val="none" w:sz="0" w:space="0" w:color="auto"/>
            <w:bottom w:val="none" w:sz="0" w:space="0" w:color="auto"/>
            <w:right w:val="none" w:sz="0" w:space="0" w:color="auto"/>
          </w:divBdr>
        </w:div>
        <w:div w:id="981885929">
          <w:marLeft w:val="640"/>
          <w:marRight w:val="0"/>
          <w:marTop w:val="0"/>
          <w:marBottom w:val="0"/>
          <w:divBdr>
            <w:top w:val="none" w:sz="0" w:space="0" w:color="auto"/>
            <w:left w:val="none" w:sz="0" w:space="0" w:color="auto"/>
            <w:bottom w:val="none" w:sz="0" w:space="0" w:color="auto"/>
            <w:right w:val="none" w:sz="0" w:space="0" w:color="auto"/>
          </w:divBdr>
        </w:div>
        <w:div w:id="45035661">
          <w:marLeft w:val="640"/>
          <w:marRight w:val="0"/>
          <w:marTop w:val="0"/>
          <w:marBottom w:val="0"/>
          <w:divBdr>
            <w:top w:val="none" w:sz="0" w:space="0" w:color="auto"/>
            <w:left w:val="none" w:sz="0" w:space="0" w:color="auto"/>
            <w:bottom w:val="none" w:sz="0" w:space="0" w:color="auto"/>
            <w:right w:val="none" w:sz="0" w:space="0" w:color="auto"/>
          </w:divBdr>
        </w:div>
        <w:div w:id="588807731">
          <w:marLeft w:val="640"/>
          <w:marRight w:val="0"/>
          <w:marTop w:val="0"/>
          <w:marBottom w:val="0"/>
          <w:divBdr>
            <w:top w:val="none" w:sz="0" w:space="0" w:color="auto"/>
            <w:left w:val="none" w:sz="0" w:space="0" w:color="auto"/>
            <w:bottom w:val="none" w:sz="0" w:space="0" w:color="auto"/>
            <w:right w:val="none" w:sz="0" w:space="0" w:color="auto"/>
          </w:divBdr>
        </w:div>
        <w:div w:id="281880729">
          <w:marLeft w:val="640"/>
          <w:marRight w:val="0"/>
          <w:marTop w:val="0"/>
          <w:marBottom w:val="0"/>
          <w:divBdr>
            <w:top w:val="none" w:sz="0" w:space="0" w:color="auto"/>
            <w:left w:val="none" w:sz="0" w:space="0" w:color="auto"/>
            <w:bottom w:val="none" w:sz="0" w:space="0" w:color="auto"/>
            <w:right w:val="none" w:sz="0" w:space="0" w:color="auto"/>
          </w:divBdr>
        </w:div>
        <w:div w:id="182746394">
          <w:marLeft w:val="640"/>
          <w:marRight w:val="0"/>
          <w:marTop w:val="0"/>
          <w:marBottom w:val="0"/>
          <w:divBdr>
            <w:top w:val="none" w:sz="0" w:space="0" w:color="auto"/>
            <w:left w:val="none" w:sz="0" w:space="0" w:color="auto"/>
            <w:bottom w:val="none" w:sz="0" w:space="0" w:color="auto"/>
            <w:right w:val="none" w:sz="0" w:space="0" w:color="auto"/>
          </w:divBdr>
        </w:div>
        <w:div w:id="1928268257">
          <w:marLeft w:val="640"/>
          <w:marRight w:val="0"/>
          <w:marTop w:val="0"/>
          <w:marBottom w:val="0"/>
          <w:divBdr>
            <w:top w:val="none" w:sz="0" w:space="0" w:color="auto"/>
            <w:left w:val="none" w:sz="0" w:space="0" w:color="auto"/>
            <w:bottom w:val="none" w:sz="0" w:space="0" w:color="auto"/>
            <w:right w:val="none" w:sz="0" w:space="0" w:color="auto"/>
          </w:divBdr>
        </w:div>
        <w:div w:id="9185394">
          <w:marLeft w:val="640"/>
          <w:marRight w:val="0"/>
          <w:marTop w:val="0"/>
          <w:marBottom w:val="0"/>
          <w:divBdr>
            <w:top w:val="none" w:sz="0" w:space="0" w:color="auto"/>
            <w:left w:val="none" w:sz="0" w:space="0" w:color="auto"/>
            <w:bottom w:val="none" w:sz="0" w:space="0" w:color="auto"/>
            <w:right w:val="none" w:sz="0" w:space="0" w:color="auto"/>
          </w:divBdr>
        </w:div>
        <w:div w:id="915822829">
          <w:marLeft w:val="640"/>
          <w:marRight w:val="0"/>
          <w:marTop w:val="0"/>
          <w:marBottom w:val="0"/>
          <w:divBdr>
            <w:top w:val="none" w:sz="0" w:space="0" w:color="auto"/>
            <w:left w:val="none" w:sz="0" w:space="0" w:color="auto"/>
            <w:bottom w:val="none" w:sz="0" w:space="0" w:color="auto"/>
            <w:right w:val="none" w:sz="0" w:space="0" w:color="auto"/>
          </w:divBdr>
        </w:div>
        <w:div w:id="664826218">
          <w:marLeft w:val="640"/>
          <w:marRight w:val="0"/>
          <w:marTop w:val="0"/>
          <w:marBottom w:val="0"/>
          <w:divBdr>
            <w:top w:val="none" w:sz="0" w:space="0" w:color="auto"/>
            <w:left w:val="none" w:sz="0" w:space="0" w:color="auto"/>
            <w:bottom w:val="none" w:sz="0" w:space="0" w:color="auto"/>
            <w:right w:val="none" w:sz="0" w:space="0" w:color="auto"/>
          </w:divBdr>
        </w:div>
        <w:div w:id="675424218">
          <w:marLeft w:val="640"/>
          <w:marRight w:val="0"/>
          <w:marTop w:val="0"/>
          <w:marBottom w:val="0"/>
          <w:divBdr>
            <w:top w:val="none" w:sz="0" w:space="0" w:color="auto"/>
            <w:left w:val="none" w:sz="0" w:space="0" w:color="auto"/>
            <w:bottom w:val="none" w:sz="0" w:space="0" w:color="auto"/>
            <w:right w:val="none" w:sz="0" w:space="0" w:color="auto"/>
          </w:divBdr>
        </w:div>
        <w:div w:id="1751074023">
          <w:marLeft w:val="640"/>
          <w:marRight w:val="0"/>
          <w:marTop w:val="0"/>
          <w:marBottom w:val="0"/>
          <w:divBdr>
            <w:top w:val="none" w:sz="0" w:space="0" w:color="auto"/>
            <w:left w:val="none" w:sz="0" w:space="0" w:color="auto"/>
            <w:bottom w:val="none" w:sz="0" w:space="0" w:color="auto"/>
            <w:right w:val="none" w:sz="0" w:space="0" w:color="auto"/>
          </w:divBdr>
        </w:div>
        <w:div w:id="14886484">
          <w:marLeft w:val="640"/>
          <w:marRight w:val="0"/>
          <w:marTop w:val="0"/>
          <w:marBottom w:val="0"/>
          <w:divBdr>
            <w:top w:val="none" w:sz="0" w:space="0" w:color="auto"/>
            <w:left w:val="none" w:sz="0" w:space="0" w:color="auto"/>
            <w:bottom w:val="none" w:sz="0" w:space="0" w:color="auto"/>
            <w:right w:val="none" w:sz="0" w:space="0" w:color="auto"/>
          </w:divBdr>
        </w:div>
        <w:div w:id="1709798724">
          <w:marLeft w:val="640"/>
          <w:marRight w:val="0"/>
          <w:marTop w:val="0"/>
          <w:marBottom w:val="0"/>
          <w:divBdr>
            <w:top w:val="none" w:sz="0" w:space="0" w:color="auto"/>
            <w:left w:val="none" w:sz="0" w:space="0" w:color="auto"/>
            <w:bottom w:val="none" w:sz="0" w:space="0" w:color="auto"/>
            <w:right w:val="none" w:sz="0" w:space="0" w:color="auto"/>
          </w:divBdr>
        </w:div>
        <w:div w:id="1805657548">
          <w:marLeft w:val="640"/>
          <w:marRight w:val="0"/>
          <w:marTop w:val="0"/>
          <w:marBottom w:val="0"/>
          <w:divBdr>
            <w:top w:val="none" w:sz="0" w:space="0" w:color="auto"/>
            <w:left w:val="none" w:sz="0" w:space="0" w:color="auto"/>
            <w:bottom w:val="none" w:sz="0" w:space="0" w:color="auto"/>
            <w:right w:val="none" w:sz="0" w:space="0" w:color="auto"/>
          </w:divBdr>
        </w:div>
        <w:div w:id="322202407">
          <w:marLeft w:val="640"/>
          <w:marRight w:val="0"/>
          <w:marTop w:val="0"/>
          <w:marBottom w:val="0"/>
          <w:divBdr>
            <w:top w:val="none" w:sz="0" w:space="0" w:color="auto"/>
            <w:left w:val="none" w:sz="0" w:space="0" w:color="auto"/>
            <w:bottom w:val="none" w:sz="0" w:space="0" w:color="auto"/>
            <w:right w:val="none" w:sz="0" w:space="0" w:color="auto"/>
          </w:divBdr>
        </w:div>
        <w:div w:id="1489058915">
          <w:marLeft w:val="640"/>
          <w:marRight w:val="0"/>
          <w:marTop w:val="0"/>
          <w:marBottom w:val="0"/>
          <w:divBdr>
            <w:top w:val="none" w:sz="0" w:space="0" w:color="auto"/>
            <w:left w:val="none" w:sz="0" w:space="0" w:color="auto"/>
            <w:bottom w:val="none" w:sz="0" w:space="0" w:color="auto"/>
            <w:right w:val="none" w:sz="0" w:space="0" w:color="auto"/>
          </w:divBdr>
        </w:div>
        <w:div w:id="713847188">
          <w:marLeft w:val="640"/>
          <w:marRight w:val="0"/>
          <w:marTop w:val="0"/>
          <w:marBottom w:val="0"/>
          <w:divBdr>
            <w:top w:val="none" w:sz="0" w:space="0" w:color="auto"/>
            <w:left w:val="none" w:sz="0" w:space="0" w:color="auto"/>
            <w:bottom w:val="none" w:sz="0" w:space="0" w:color="auto"/>
            <w:right w:val="none" w:sz="0" w:space="0" w:color="auto"/>
          </w:divBdr>
        </w:div>
        <w:div w:id="1657800568">
          <w:marLeft w:val="640"/>
          <w:marRight w:val="0"/>
          <w:marTop w:val="0"/>
          <w:marBottom w:val="0"/>
          <w:divBdr>
            <w:top w:val="none" w:sz="0" w:space="0" w:color="auto"/>
            <w:left w:val="none" w:sz="0" w:space="0" w:color="auto"/>
            <w:bottom w:val="none" w:sz="0" w:space="0" w:color="auto"/>
            <w:right w:val="none" w:sz="0" w:space="0" w:color="auto"/>
          </w:divBdr>
        </w:div>
        <w:div w:id="309526611">
          <w:marLeft w:val="640"/>
          <w:marRight w:val="0"/>
          <w:marTop w:val="0"/>
          <w:marBottom w:val="0"/>
          <w:divBdr>
            <w:top w:val="none" w:sz="0" w:space="0" w:color="auto"/>
            <w:left w:val="none" w:sz="0" w:space="0" w:color="auto"/>
            <w:bottom w:val="none" w:sz="0" w:space="0" w:color="auto"/>
            <w:right w:val="none" w:sz="0" w:space="0" w:color="auto"/>
          </w:divBdr>
        </w:div>
        <w:div w:id="151027013">
          <w:marLeft w:val="640"/>
          <w:marRight w:val="0"/>
          <w:marTop w:val="0"/>
          <w:marBottom w:val="0"/>
          <w:divBdr>
            <w:top w:val="none" w:sz="0" w:space="0" w:color="auto"/>
            <w:left w:val="none" w:sz="0" w:space="0" w:color="auto"/>
            <w:bottom w:val="none" w:sz="0" w:space="0" w:color="auto"/>
            <w:right w:val="none" w:sz="0" w:space="0" w:color="auto"/>
          </w:divBdr>
        </w:div>
        <w:div w:id="1615288338">
          <w:marLeft w:val="640"/>
          <w:marRight w:val="0"/>
          <w:marTop w:val="0"/>
          <w:marBottom w:val="0"/>
          <w:divBdr>
            <w:top w:val="none" w:sz="0" w:space="0" w:color="auto"/>
            <w:left w:val="none" w:sz="0" w:space="0" w:color="auto"/>
            <w:bottom w:val="none" w:sz="0" w:space="0" w:color="auto"/>
            <w:right w:val="none" w:sz="0" w:space="0" w:color="auto"/>
          </w:divBdr>
        </w:div>
        <w:div w:id="1015957767">
          <w:marLeft w:val="640"/>
          <w:marRight w:val="0"/>
          <w:marTop w:val="0"/>
          <w:marBottom w:val="0"/>
          <w:divBdr>
            <w:top w:val="none" w:sz="0" w:space="0" w:color="auto"/>
            <w:left w:val="none" w:sz="0" w:space="0" w:color="auto"/>
            <w:bottom w:val="none" w:sz="0" w:space="0" w:color="auto"/>
            <w:right w:val="none" w:sz="0" w:space="0" w:color="auto"/>
          </w:divBdr>
        </w:div>
        <w:div w:id="605113196">
          <w:marLeft w:val="640"/>
          <w:marRight w:val="0"/>
          <w:marTop w:val="0"/>
          <w:marBottom w:val="0"/>
          <w:divBdr>
            <w:top w:val="none" w:sz="0" w:space="0" w:color="auto"/>
            <w:left w:val="none" w:sz="0" w:space="0" w:color="auto"/>
            <w:bottom w:val="none" w:sz="0" w:space="0" w:color="auto"/>
            <w:right w:val="none" w:sz="0" w:space="0" w:color="auto"/>
          </w:divBdr>
        </w:div>
        <w:div w:id="2050298044">
          <w:marLeft w:val="640"/>
          <w:marRight w:val="0"/>
          <w:marTop w:val="0"/>
          <w:marBottom w:val="0"/>
          <w:divBdr>
            <w:top w:val="none" w:sz="0" w:space="0" w:color="auto"/>
            <w:left w:val="none" w:sz="0" w:space="0" w:color="auto"/>
            <w:bottom w:val="none" w:sz="0" w:space="0" w:color="auto"/>
            <w:right w:val="none" w:sz="0" w:space="0" w:color="auto"/>
          </w:divBdr>
        </w:div>
        <w:div w:id="2095668380">
          <w:marLeft w:val="640"/>
          <w:marRight w:val="0"/>
          <w:marTop w:val="0"/>
          <w:marBottom w:val="0"/>
          <w:divBdr>
            <w:top w:val="none" w:sz="0" w:space="0" w:color="auto"/>
            <w:left w:val="none" w:sz="0" w:space="0" w:color="auto"/>
            <w:bottom w:val="none" w:sz="0" w:space="0" w:color="auto"/>
            <w:right w:val="none" w:sz="0" w:space="0" w:color="auto"/>
          </w:divBdr>
        </w:div>
        <w:div w:id="1758596408">
          <w:marLeft w:val="640"/>
          <w:marRight w:val="0"/>
          <w:marTop w:val="0"/>
          <w:marBottom w:val="0"/>
          <w:divBdr>
            <w:top w:val="none" w:sz="0" w:space="0" w:color="auto"/>
            <w:left w:val="none" w:sz="0" w:space="0" w:color="auto"/>
            <w:bottom w:val="none" w:sz="0" w:space="0" w:color="auto"/>
            <w:right w:val="none" w:sz="0" w:space="0" w:color="auto"/>
          </w:divBdr>
        </w:div>
        <w:div w:id="536896842">
          <w:marLeft w:val="640"/>
          <w:marRight w:val="0"/>
          <w:marTop w:val="0"/>
          <w:marBottom w:val="0"/>
          <w:divBdr>
            <w:top w:val="none" w:sz="0" w:space="0" w:color="auto"/>
            <w:left w:val="none" w:sz="0" w:space="0" w:color="auto"/>
            <w:bottom w:val="none" w:sz="0" w:space="0" w:color="auto"/>
            <w:right w:val="none" w:sz="0" w:space="0" w:color="auto"/>
          </w:divBdr>
        </w:div>
        <w:div w:id="1854953051">
          <w:marLeft w:val="640"/>
          <w:marRight w:val="0"/>
          <w:marTop w:val="0"/>
          <w:marBottom w:val="0"/>
          <w:divBdr>
            <w:top w:val="none" w:sz="0" w:space="0" w:color="auto"/>
            <w:left w:val="none" w:sz="0" w:space="0" w:color="auto"/>
            <w:bottom w:val="none" w:sz="0" w:space="0" w:color="auto"/>
            <w:right w:val="none" w:sz="0" w:space="0" w:color="auto"/>
          </w:divBdr>
        </w:div>
        <w:div w:id="334109707">
          <w:marLeft w:val="640"/>
          <w:marRight w:val="0"/>
          <w:marTop w:val="0"/>
          <w:marBottom w:val="0"/>
          <w:divBdr>
            <w:top w:val="none" w:sz="0" w:space="0" w:color="auto"/>
            <w:left w:val="none" w:sz="0" w:space="0" w:color="auto"/>
            <w:bottom w:val="none" w:sz="0" w:space="0" w:color="auto"/>
            <w:right w:val="none" w:sz="0" w:space="0" w:color="auto"/>
          </w:divBdr>
        </w:div>
        <w:div w:id="1825048508">
          <w:marLeft w:val="640"/>
          <w:marRight w:val="0"/>
          <w:marTop w:val="0"/>
          <w:marBottom w:val="0"/>
          <w:divBdr>
            <w:top w:val="none" w:sz="0" w:space="0" w:color="auto"/>
            <w:left w:val="none" w:sz="0" w:space="0" w:color="auto"/>
            <w:bottom w:val="none" w:sz="0" w:space="0" w:color="auto"/>
            <w:right w:val="none" w:sz="0" w:space="0" w:color="auto"/>
          </w:divBdr>
        </w:div>
        <w:div w:id="873008654">
          <w:marLeft w:val="640"/>
          <w:marRight w:val="0"/>
          <w:marTop w:val="0"/>
          <w:marBottom w:val="0"/>
          <w:divBdr>
            <w:top w:val="none" w:sz="0" w:space="0" w:color="auto"/>
            <w:left w:val="none" w:sz="0" w:space="0" w:color="auto"/>
            <w:bottom w:val="none" w:sz="0" w:space="0" w:color="auto"/>
            <w:right w:val="none" w:sz="0" w:space="0" w:color="auto"/>
          </w:divBdr>
        </w:div>
        <w:div w:id="869878602">
          <w:marLeft w:val="640"/>
          <w:marRight w:val="0"/>
          <w:marTop w:val="0"/>
          <w:marBottom w:val="0"/>
          <w:divBdr>
            <w:top w:val="none" w:sz="0" w:space="0" w:color="auto"/>
            <w:left w:val="none" w:sz="0" w:space="0" w:color="auto"/>
            <w:bottom w:val="none" w:sz="0" w:space="0" w:color="auto"/>
            <w:right w:val="none" w:sz="0" w:space="0" w:color="auto"/>
          </w:divBdr>
        </w:div>
        <w:div w:id="1736471373">
          <w:marLeft w:val="640"/>
          <w:marRight w:val="0"/>
          <w:marTop w:val="0"/>
          <w:marBottom w:val="0"/>
          <w:divBdr>
            <w:top w:val="none" w:sz="0" w:space="0" w:color="auto"/>
            <w:left w:val="none" w:sz="0" w:space="0" w:color="auto"/>
            <w:bottom w:val="none" w:sz="0" w:space="0" w:color="auto"/>
            <w:right w:val="none" w:sz="0" w:space="0" w:color="auto"/>
          </w:divBdr>
        </w:div>
        <w:div w:id="1856268042">
          <w:marLeft w:val="640"/>
          <w:marRight w:val="0"/>
          <w:marTop w:val="0"/>
          <w:marBottom w:val="0"/>
          <w:divBdr>
            <w:top w:val="none" w:sz="0" w:space="0" w:color="auto"/>
            <w:left w:val="none" w:sz="0" w:space="0" w:color="auto"/>
            <w:bottom w:val="none" w:sz="0" w:space="0" w:color="auto"/>
            <w:right w:val="none" w:sz="0" w:space="0" w:color="auto"/>
          </w:divBdr>
        </w:div>
        <w:div w:id="68619385">
          <w:marLeft w:val="640"/>
          <w:marRight w:val="0"/>
          <w:marTop w:val="0"/>
          <w:marBottom w:val="0"/>
          <w:divBdr>
            <w:top w:val="none" w:sz="0" w:space="0" w:color="auto"/>
            <w:left w:val="none" w:sz="0" w:space="0" w:color="auto"/>
            <w:bottom w:val="none" w:sz="0" w:space="0" w:color="auto"/>
            <w:right w:val="none" w:sz="0" w:space="0" w:color="auto"/>
          </w:divBdr>
        </w:div>
        <w:div w:id="465246968">
          <w:marLeft w:val="640"/>
          <w:marRight w:val="0"/>
          <w:marTop w:val="0"/>
          <w:marBottom w:val="0"/>
          <w:divBdr>
            <w:top w:val="none" w:sz="0" w:space="0" w:color="auto"/>
            <w:left w:val="none" w:sz="0" w:space="0" w:color="auto"/>
            <w:bottom w:val="none" w:sz="0" w:space="0" w:color="auto"/>
            <w:right w:val="none" w:sz="0" w:space="0" w:color="auto"/>
          </w:divBdr>
        </w:div>
        <w:div w:id="1028289098">
          <w:marLeft w:val="640"/>
          <w:marRight w:val="0"/>
          <w:marTop w:val="0"/>
          <w:marBottom w:val="0"/>
          <w:divBdr>
            <w:top w:val="none" w:sz="0" w:space="0" w:color="auto"/>
            <w:left w:val="none" w:sz="0" w:space="0" w:color="auto"/>
            <w:bottom w:val="none" w:sz="0" w:space="0" w:color="auto"/>
            <w:right w:val="none" w:sz="0" w:space="0" w:color="auto"/>
          </w:divBdr>
        </w:div>
        <w:div w:id="997197392">
          <w:marLeft w:val="640"/>
          <w:marRight w:val="0"/>
          <w:marTop w:val="0"/>
          <w:marBottom w:val="0"/>
          <w:divBdr>
            <w:top w:val="none" w:sz="0" w:space="0" w:color="auto"/>
            <w:left w:val="none" w:sz="0" w:space="0" w:color="auto"/>
            <w:bottom w:val="none" w:sz="0" w:space="0" w:color="auto"/>
            <w:right w:val="none" w:sz="0" w:space="0" w:color="auto"/>
          </w:divBdr>
        </w:div>
        <w:div w:id="623200407">
          <w:marLeft w:val="640"/>
          <w:marRight w:val="0"/>
          <w:marTop w:val="0"/>
          <w:marBottom w:val="0"/>
          <w:divBdr>
            <w:top w:val="none" w:sz="0" w:space="0" w:color="auto"/>
            <w:left w:val="none" w:sz="0" w:space="0" w:color="auto"/>
            <w:bottom w:val="none" w:sz="0" w:space="0" w:color="auto"/>
            <w:right w:val="none" w:sz="0" w:space="0" w:color="auto"/>
          </w:divBdr>
        </w:div>
        <w:div w:id="1630698148">
          <w:marLeft w:val="640"/>
          <w:marRight w:val="0"/>
          <w:marTop w:val="0"/>
          <w:marBottom w:val="0"/>
          <w:divBdr>
            <w:top w:val="none" w:sz="0" w:space="0" w:color="auto"/>
            <w:left w:val="none" w:sz="0" w:space="0" w:color="auto"/>
            <w:bottom w:val="none" w:sz="0" w:space="0" w:color="auto"/>
            <w:right w:val="none" w:sz="0" w:space="0" w:color="auto"/>
          </w:divBdr>
        </w:div>
        <w:div w:id="454445528">
          <w:marLeft w:val="640"/>
          <w:marRight w:val="0"/>
          <w:marTop w:val="0"/>
          <w:marBottom w:val="0"/>
          <w:divBdr>
            <w:top w:val="none" w:sz="0" w:space="0" w:color="auto"/>
            <w:left w:val="none" w:sz="0" w:space="0" w:color="auto"/>
            <w:bottom w:val="none" w:sz="0" w:space="0" w:color="auto"/>
            <w:right w:val="none" w:sz="0" w:space="0" w:color="auto"/>
          </w:divBdr>
        </w:div>
        <w:div w:id="91826688">
          <w:marLeft w:val="640"/>
          <w:marRight w:val="0"/>
          <w:marTop w:val="0"/>
          <w:marBottom w:val="0"/>
          <w:divBdr>
            <w:top w:val="none" w:sz="0" w:space="0" w:color="auto"/>
            <w:left w:val="none" w:sz="0" w:space="0" w:color="auto"/>
            <w:bottom w:val="none" w:sz="0" w:space="0" w:color="auto"/>
            <w:right w:val="none" w:sz="0" w:space="0" w:color="auto"/>
          </w:divBdr>
        </w:div>
        <w:div w:id="1694184320">
          <w:marLeft w:val="640"/>
          <w:marRight w:val="0"/>
          <w:marTop w:val="0"/>
          <w:marBottom w:val="0"/>
          <w:divBdr>
            <w:top w:val="none" w:sz="0" w:space="0" w:color="auto"/>
            <w:left w:val="none" w:sz="0" w:space="0" w:color="auto"/>
            <w:bottom w:val="none" w:sz="0" w:space="0" w:color="auto"/>
            <w:right w:val="none" w:sz="0" w:space="0" w:color="auto"/>
          </w:divBdr>
        </w:div>
        <w:div w:id="1319725705">
          <w:marLeft w:val="640"/>
          <w:marRight w:val="0"/>
          <w:marTop w:val="0"/>
          <w:marBottom w:val="0"/>
          <w:divBdr>
            <w:top w:val="none" w:sz="0" w:space="0" w:color="auto"/>
            <w:left w:val="none" w:sz="0" w:space="0" w:color="auto"/>
            <w:bottom w:val="none" w:sz="0" w:space="0" w:color="auto"/>
            <w:right w:val="none" w:sz="0" w:space="0" w:color="auto"/>
          </w:divBdr>
        </w:div>
        <w:div w:id="557202662">
          <w:marLeft w:val="640"/>
          <w:marRight w:val="0"/>
          <w:marTop w:val="0"/>
          <w:marBottom w:val="0"/>
          <w:divBdr>
            <w:top w:val="none" w:sz="0" w:space="0" w:color="auto"/>
            <w:left w:val="none" w:sz="0" w:space="0" w:color="auto"/>
            <w:bottom w:val="none" w:sz="0" w:space="0" w:color="auto"/>
            <w:right w:val="none" w:sz="0" w:space="0" w:color="auto"/>
          </w:divBdr>
        </w:div>
        <w:div w:id="1723754276">
          <w:marLeft w:val="640"/>
          <w:marRight w:val="0"/>
          <w:marTop w:val="0"/>
          <w:marBottom w:val="0"/>
          <w:divBdr>
            <w:top w:val="none" w:sz="0" w:space="0" w:color="auto"/>
            <w:left w:val="none" w:sz="0" w:space="0" w:color="auto"/>
            <w:bottom w:val="none" w:sz="0" w:space="0" w:color="auto"/>
            <w:right w:val="none" w:sz="0" w:space="0" w:color="auto"/>
          </w:divBdr>
        </w:div>
        <w:div w:id="2043246385">
          <w:marLeft w:val="640"/>
          <w:marRight w:val="0"/>
          <w:marTop w:val="0"/>
          <w:marBottom w:val="0"/>
          <w:divBdr>
            <w:top w:val="none" w:sz="0" w:space="0" w:color="auto"/>
            <w:left w:val="none" w:sz="0" w:space="0" w:color="auto"/>
            <w:bottom w:val="none" w:sz="0" w:space="0" w:color="auto"/>
            <w:right w:val="none" w:sz="0" w:space="0" w:color="auto"/>
          </w:divBdr>
        </w:div>
        <w:div w:id="967858038">
          <w:marLeft w:val="640"/>
          <w:marRight w:val="0"/>
          <w:marTop w:val="0"/>
          <w:marBottom w:val="0"/>
          <w:divBdr>
            <w:top w:val="none" w:sz="0" w:space="0" w:color="auto"/>
            <w:left w:val="none" w:sz="0" w:space="0" w:color="auto"/>
            <w:bottom w:val="none" w:sz="0" w:space="0" w:color="auto"/>
            <w:right w:val="none" w:sz="0" w:space="0" w:color="auto"/>
          </w:divBdr>
        </w:div>
        <w:div w:id="2060783572">
          <w:marLeft w:val="640"/>
          <w:marRight w:val="0"/>
          <w:marTop w:val="0"/>
          <w:marBottom w:val="0"/>
          <w:divBdr>
            <w:top w:val="none" w:sz="0" w:space="0" w:color="auto"/>
            <w:left w:val="none" w:sz="0" w:space="0" w:color="auto"/>
            <w:bottom w:val="none" w:sz="0" w:space="0" w:color="auto"/>
            <w:right w:val="none" w:sz="0" w:space="0" w:color="auto"/>
          </w:divBdr>
        </w:div>
      </w:divsChild>
    </w:div>
    <w:div w:id="1345788316">
      <w:bodyDiv w:val="1"/>
      <w:marLeft w:val="0"/>
      <w:marRight w:val="0"/>
      <w:marTop w:val="0"/>
      <w:marBottom w:val="0"/>
      <w:divBdr>
        <w:top w:val="none" w:sz="0" w:space="0" w:color="auto"/>
        <w:left w:val="none" w:sz="0" w:space="0" w:color="auto"/>
        <w:bottom w:val="none" w:sz="0" w:space="0" w:color="auto"/>
        <w:right w:val="none" w:sz="0" w:space="0" w:color="auto"/>
      </w:divBdr>
      <w:divsChild>
        <w:div w:id="1891458790">
          <w:marLeft w:val="0"/>
          <w:marRight w:val="0"/>
          <w:marTop w:val="0"/>
          <w:marBottom w:val="0"/>
          <w:divBdr>
            <w:top w:val="none" w:sz="0" w:space="0" w:color="auto"/>
            <w:left w:val="none" w:sz="0" w:space="0" w:color="auto"/>
            <w:bottom w:val="none" w:sz="0" w:space="0" w:color="auto"/>
            <w:right w:val="none" w:sz="0" w:space="0" w:color="auto"/>
          </w:divBdr>
          <w:divsChild>
            <w:div w:id="1874996804">
              <w:marLeft w:val="0"/>
              <w:marRight w:val="0"/>
              <w:marTop w:val="0"/>
              <w:marBottom w:val="0"/>
              <w:divBdr>
                <w:top w:val="none" w:sz="0" w:space="0" w:color="auto"/>
                <w:left w:val="none" w:sz="0" w:space="0" w:color="auto"/>
                <w:bottom w:val="none" w:sz="0" w:space="0" w:color="auto"/>
                <w:right w:val="none" w:sz="0" w:space="0" w:color="auto"/>
              </w:divBdr>
              <w:divsChild>
                <w:div w:id="39289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416321">
      <w:bodyDiv w:val="1"/>
      <w:marLeft w:val="0"/>
      <w:marRight w:val="0"/>
      <w:marTop w:val="0"/>
      <w:marBottom w:val="0"/>
      <w:divBdr>
        <w:top w:val="none" w:sz="0" w:space="0" w:color="auto"/>
        <w:left w:val="none" w:sz="0" w:space="0" w:color="auto"/>
        <w:bottom w:val="none" w:sz="0" w:space="0" w:color="auto"/>
        <w:right w:val="none" w:sz="0" w:space="0" w:color="auto"/>
      </w:divBdr>
      <w:divsChild>
        <w:div w:id="1873033118">
          <w:marLeft w:val="0"/>
          <w:marRight w:val="0"/>
          <w:marTop w:val="0"/>
          <w:marBottom w:val="0"/>
          <w:divBdr>
            <w:top w:val="none" w:sz="0" w:space="0" w:color="auto"/>
            <w:left w:val="none" w:sz="0" w:space="0" w:color="auto"/>
            <w:bottom w:val="none" w:sz="0" w:space="0" w:color="auto"/>
            <w:right w:val="none" w:sz="0" w:space="0" w:color="auto"/>
          </w:divBdr>
          <w:divsChild>
            <w:div w:id="561865374">
              <w:marLeft w:val="0"/>
              <w:marRight w:val="0"/>
              <w:marTop w:val="0"/>
              <w:marBottom w:val="0"/>
              <w:divBdr>
                <w:top w:val="none" w:sz="0" w:space="0" w:color="auto"/>
                <w:left w:val="none" w:sz="0" w:space="0" w:color="auto"/>
                <w:bottom w:val="none" w:sz="0" w:space="0" w:color="auto"/>
                <w:right w:val="none" w:sz="0" w:space="0" w:color="auto"/>
              </w:divBdr>
              <w:divsChild>
                <w:div w:id="14345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174971">
      <w:bodyDiv w:val="1"/>
      <w:marLeft w:val="0"/>
      <w:marRight w:val="0"/>
      <w:marTop w:val="0"/>
      <w:marBottom w:val="0"/>
      <w:divBdr>
        <w:top w:val="none" w:sz="0" w:space="0" w:color="auto"/>
        <w:left w:val="none" w:sz="0" w:space="0" w:color="auto"/>
        <w:bottom w:val="none" w:sz="0" w:space="0" w:color="auto"/>
        <w:right w:val="none" w:sz="0" w:space="0" w:color="auto"/>
      </w:divBdr>
    </w:div>
    <w:div w:id="1403481980">
      <w:bodyDiv w:val="1"/>
      <w:marLeft w:val="0"/>
      <w:marRight w:val="0"/>
      <w:marTop w:val="0"/>
      <w:marBottom w:val="0"/>
      <w:divBdr>
        <w:top w:val="none" w:sz="0" w:space="0" w:color="auto"/>
        <w:left w:val="none" w:sz="0" w:space="0" w:color="auto"/>
        <w:bottom w:val="none" w:sz="0" w:space="0" w:color="auto"/>
        <w:right w:val="none" w:sz="0" w:space="0" w:color="auto"/>
      </w:divBdr>
      <w:divsChild>
        <w:div w:id="1411804483">
          <w:marLeft w:val="640"/>
          <w:marRight w:val="0"/>
          <w:marTop w:val="0"/>
          <w:marBottom w:val="0"/>
          <w:divBdr>
            <w:top w:val="none" w:sz="0" w:space="0" w:color="auto"/>
            <w:left w:val="none" w:sz="0" w:space="0" w:color="auto"/>
            <w:bottom w:val="none" w:sz="0" w:space="0" w:color="auto"/>
            <w:right w:val="none" w:sz="0" w:space="0" w:color="auto"/>
          </w:divBdr>
        </w:div>
        <w:div w:id="1199468230">
          <w:marLeft w:val="640"/>
          <w:marRight w:val="0"/>
          <w:marTop w:val="0"/>
          <w:marBottom w:val="0"/>
          <w:divBdr>
            <w:top w:val="none" w:sz="0" w:space="0" w:color="auto"/>
            <w:left w:val="none" w:sz="0" w:space="0" w:color="auto"/>
            <w:bottom w:val="none" w:sz="0" w:space="0" w:color="auto"/>
            <w:right w:val="none" w:sz="0" w:space="0" w:color="auto"/>
          </w:divBdr>
        </w:div>
        <w:div w:id="1130132017">
          <w:marLeft w:val="640"/>
          <w:marRight w:val="0"/>
          <w:marTop w:val="0"/>
          <w:marBottom w:val="0"/>
          <w:divBdr>
            <w:top w:val="none" w:sz="0" w:space="0" w:color="auto"/>
            <w:left w:val="none" w:sz="0" w:space="0" w:color="auto"/>
            <w:bottom w:val="none" w:sz="0" w:space="0" w:color="auto"/>
            <w:right w:val="none" w:sz="0" w:space="0" w:color="auto"/>
          </w:divBdr>
        </w:div>
        <w:div w:id="1703357617">
          <w:marLeft w:val="640"/>
          <w:marRight w:val="0"/>
          <w:marTop w:val="0"/>
          <w:marBottom w:val="0"/>
          <w:divBdr>
            <w:top w:val="none" w:sz="0" w:space="0" w:color="auto"/>
            <w:left w:val="none" w:sz="0" w:space="0" w:color="auto"/>
            <w:bottom w:val="none" w:sz="0" w:space="0" w:color="auto"/>
            <w:right w:val="none" w:sz="0" w:space="0" w:color="auto"/>
          </w:divBdr>
        </w:div>
        <w:div w:id="242300493">
          <w:marLeft w:val="640"/>
          <w:marRight w:val="0"/>
          <w:marTop w:val="0"/>
          <w:marBottom w:val="0"/>
          <w:divBdr>
            <w:top w:val="none" w:sz="0" w:space="0" w:color="auto"/>
            <w:left w:val="none" w:sz="0" w:space="0" w:color="auto"/>
            <w:bottom w:val="none" w:sz="0" w:space="0" w:color="auto"/>
            <w:right w:val="none" w:sz="0" w:space="0" w:color="auto"/>
          </w:divBdr>
        </w:div>
        <w:div w:id="1358192229">
          <w:marLeft w:val="640"/>
          <w:marRight w:val="0"/>
          <w:marTop w:val="0"/>
          <w:marBottom w:val="0"/>
          <w:divBdr>
            <w:top w:val="none" w:sz="0" w:space="0" w:color="auto"/>
            <w:left w:val="none" w:sz="0" w:space="0" w:color="auto"/>
            <w:bottom w:val="none" w:sz="0" w:space="0" w:color="auto"/>
            <w:right w:val="none" w:sz="0" w:space="0" w:color="auto"/>
          </w:divBdr>
        </w:div>
        <w:div w:id="2012638067">
          <w:marLeft w:val="640"/>
          <w:marRight w:val="0"/>
          <w:marTop w:val="0"/>
          <w:marBottom w:val="0"/>
          <w:divBdr>
            <w:top w:val="none" w:sz="0" w:space="0" w:color="auto"/>
            <w:left w:val="none" w:sz="0" w:space="0" w:color="auto"/>
            <w:bottom w:val="none" w:sz="0" w:space="0" w:color="auto"/>
            <w:right w:val="none" w:sz="0" w:space="0" w:color="auto"/>
          </w:divBdr>
        </w:div>
        <w:div w:id="1202404159">
          <w:marLeft w:val="640"/>
          <w:marRight w:val="0"/>
          <w:marTop w:val="0"/>
          <w:marBottom w:val="0"/>
          <w:divBdr>
            <w:top w:val="none" w:sz="0" w:space="0" w:color="auto"/>
            <w:left w:val="none" w:sz="0" w:space="0" w:color="auto"/>
            <w:bottom w:val="none" w:sz="0" w:space="0" w:color="auto"/>
            <w:right w:val="none" w:sz="0" w:space="0" w:color="auto"/>
          </w:divBdr>
        </w:div>
        <w:div w:id="143351140">
          <w:marLeft w:val="640"/>
          <w:marRight w:val="0"/>
          <w:marTop w:val="0"/>
          <w:marBottom w:val="0"/>
          <w:divBdr>
            <w:top w:val="none" w:sz="0" w:space="0" w:color="auto"/>
            <w:left w:val="none" w:sz="0" w:space="0" w:color="auto"/>
            <w:bottom w:val="none" w:sz="0" w:space="0" w:color="auto"/>
            <w:right w:val="none" w:sz="0" w:space="0" w:color="auto"/>
          </w:divBdr>
        </w:div>
        <w:div w:id="1992250021">
          <w:marLeft w:val="640"/>
          <w:marRight w:val="0"/>
          <w:marTop w:val="0"/>
          <w:marBottom w:val="0"/>
          <w:divBdr>
            <w:top w:val="none" w:sz="0" w:space="0" w:color="auto"/>
            <w:left w:val="none" w:sz="0" w:space="0" w:color="auto"/>
            <w:bottom w:val="none" w:sz="0" w:space="0" w:color="auto"/>
            <w:right w:val="none" w:sz="0" w:space="0" w:color="auto"/>
          </w:divBdr>
        </w:div>
        <w:div w:id="886650536">
          <w:marLeft w:val="640"/>
          <w:marRight w:val="0"/>
          <w:marTop w:val="0"/>
          <w:marBottom w:val="0"/>
          <w:divBdr>
            <w:top w:val="none" w:sz="0" w:space="0" w:color="auto"/>
            <w:left w:val="none" w:sz="0" w:space="0" w:color="auto"/>
            <w:bottom w:val="none" w:sz="0" w:space="0" w:color="auto"/>
            <w:right w:val="none" w:sz="0" w:space="0" w:color="auto"/>
          </w:divBdr>
        </w:div>
        <w:div w:id="1477533132">
          <w:marLeft w:val="640"/>
          <w:marRight w:val="0"/>
          <w:marTop w:val="0"/>
          <w:marBottom w:val="0"/>
          <w:divBdr>
            <w:top w:val="none" w:sz="0" w:space="0" w:color="auto"/>
            <w:left w:val="none" w:sz="0" w:space="0" w:color="auto"/>
            <w:bottom w:val="none" w:sz="0" w:space="0" w:color="auto"/>
            <w:right w:val="none" w:sz="0" w:space="0" w:color="auto"/>
          </w:divBdr>
        </w:div>
        <w:div w:id="265357776">
          <w:marLeft w:val="640"/>
          <w:marRight w:val="0"/>
          <w:marTop w:val="0"/>
          <w:marBottom w:val="0"/>
          <w:divBdr>
            <w:top w:val="none" w:sz="0" w:space="0" w:color="auto"/>
            <w:left w:val="none" w:sz="0" w:space="0" w:color="auto"/>
            <w:bottom w:val="none" w:sz="0" w:space="0" w:color="auto"/>
            <w:right w:val="none" w:sz="0" w:space="0" w:color="auto"/>
          </w:divBdr>
        </w:div>
        <w:div w:id="1791046063">
          <w:marLeft w:val="640"/>
          <w:marRight w:val="0"/>
          <w:marTop w:val="0"/>
          <w:marBottom w:val="0"/>
          <w:divBdr>
            <w:top w:val="none" w:sz="0" w:space="0" w:color="auto"/>
            <w:left w:val="none" w:sz="0" w:space="0" w:color="auto"/>
            <w:bottom w:val="none" w:sz="0" w:space="0" w:color="auto"/>
            <w:right w:val="none" w:sz="0" w:space="0" w:color="auto"/>
          </w:divBdr>
        </w:div>
        <w:div w:id="797341444">
          <w:marLeft w:val="640"/>
          <w:marRight w:val="0"/>
          <w:marTop w:val="0"/>
          <w:marBottom w:val="0"/>
          <w:divBdr>
            <w:top w:val="none" w:sz="0" w:space="0" w:color="auto"/>
            <w:left w:val="none" w:sz="0" w:space="0" w:color="auto"/>
            <w:bottom w:val="none" w:sz="0" w:space="0" w:color="auto"/>
            <w:right w:val="none" w:sz="0" w:space="0" w:color="auto"/>
          </w:divBdr>
        </w:div>
        <w:div w:id="2140413529">
          <w:marLeft w:val="640"/>
          <w:marRight w:val="0"/>
          <w:marTop w:val="0"/>
          <w:marBottom w:val="0"/>
          <w:divBdr>
            <w:top w:val="none" w:sz="0" w:space="0" w:color="auto"/>
            <w:left w:val="none" w:sz="0" w:space="0" w:color="auto"/>
            <w:bottom w:val="none" w:sz="0" w:space="0" w:color="auto"/>
            <w:right w:val="none" w:sz="0" w:space="0" w:color="auto"/>
          </w:divBdr>
        </w:div>
        <w:div w:id="1381706048">
          <w:marLeft w:val="640"/>
          <w:marRight w:val="0"/>
          <w:marTop w:val="0"/>
          <w:marBottom w:val="0"/>
          <w:divBdr>
            <w:top w:val="none" w:sz="0" w:space="0" w:color="auto"/>
            <w:left w:val="none" w:sz="0" w:space="0" w:color="auto"/>
            <w:bottom w:val="none" w:sz="0" w:space="0" w:color="auto"/>
            <w:right w:val="none" w:sz="0" w:space="0" w:color="auto"/>
          </w:divBdr>
        </w:div>
        <w:div w:id="54863771">
          <w:marLeft w:val="640"/>
          <w:marRight w:val="0"/>
          <w:marTop w:val="0"/>
          <w:marBottom w:val="0"/>
          <w:divBdr>
            <w:top w:val="none" w:sz="0" w:space="0" w:color="auto"/>
            <w:left w:val="none" w:sz="0" w:space="0" w:color="auto"/>
            <w:bottom w:val="none" w:sz="0" w:space="0" w:color="auto"/>
            <w:right w:val="none" w:sz="0" w:space="0" w:color="auto"/>
          </w:divBdr>
        </w:div>
        <w:div w:id="2085955594">
          <w:marLeft w:val="640"/>
          <w:marRight w:val="0"/>
          <w:marTop w:val="0"/>
          <w:marBottom w:val="0"/>
          <w:divBdr>
            <w:top w:val="none" w:sz="0" w:space="0" w:color="auto"/>
            <w:left w:val="none" w:sz="0" w:space="0" w:color="auto"/>
            <w:bottom w:val="none" w:sz="0" w:space="0" w:color="auto"/>
            <w:right w:val="none" w:sz="0" w:space="0" w:color="auto"/>
          </w:divBdr>
        </w:div>
        <w:div w:id="349989717">
          <w:marLeft w:val="640"/>
          <w:marRight w:val="0"/>
          <w:marTop w:val="0"/>
          <w:marBottom w:val="0"/>
          <w:divBdr>
            <w:top w:val="none" w:sz="0" w:space="0" w:color="auto"/>
            <w:left w:val="none" w:sz="0" w:space="0" w:color="auto"/>
            <w:bottom w:val="none" w:sz="0" w:space="0" w:color="auto"/>
            <w:right w:val="none" w:sz="0" w:space="0" w:color="auto"/>
          </w:divBdr>
        </w:div>
        <w:div w:id="1078750176">
          <w:marLeft w:val="640"/>
          <w:marRight w:val="0"/>
          <w:marTop w:val="0"/>
          <w:marBottom w:val="0"/>
          <w:divBdr>
            <w:top w:val="none" w:sz="0" w:space="0" w:color="auto"/>
            <w:left w:val="none" w:sz="0" w:space="0" w:color="auto"/>
            <w:bottom w:val="none" w:sz="0" w:space="0" w:color="auto"/>
            <w:right w:val="none" w:sz="0" w:space="0" w:color="auto"/>
          </w:divBdr>
        </w:div>
        <w:div w:id="604921727">
          <w:marLeft w:val="640"/>
          <w:marRight w:val="0"/>
          <w:marTop w:val="0"/>
          <w:marBottom w:val="0"/>
          <w:divBdr>
            <w:top w:val="none" w:sz="0" w:space="0" w:color="auto"/>
            <w:left w:val="none" w:sz="0" w:space="0" w:color="auto"/>
            <w:bottom w:val="none" w:sz="0" w:space="0" w:color="auto"/>
            <w:right w:val="none" w:sz="0" w:space="0" w:color="auto"/>
          </w:divBdr>
        </w:div>
        <w:div w:id="825393087">
          <w:marLeft w:val="640"/>
          <w:marRight w:val="0"/>
          <w:marTop w:val="0"/>
          <w:marBottom w:val="0"/>
          <w:divBdr>
            <w:top w:val="none" w:sz="0" w:space="0" w:color="auto"/>
            <w:left w:val="none" w:sz="0" w:space="0" w:color="auto"/>
            <w:bottom w:val="none" w:sz="0" w:space="0" w:color="auto"/>
            <w:right w:val="none" w:sz="0" w:space="0" w:color="auto"/>
          </w:divBdr>
        </w:div>
        <w:div w:id="1718427487">
          <w:marLeft w:val="640"/>
          <w:marRight w:val="0"/>
          <w:marTop w:val="0"/>
          <w:marBottom w:val="0"/>
          <w:divBdr>
            <w:top w:val="none" w:sz="0" w:space="0" w:color="auto"/>
            <w:left w:val="none" w:sz="0" w:space="0" w:color="auto"/>
            <w:bottom w:val="none" w:sz="0" w:space="0" w:color="auto"/>
            <w:right w:val="none" w:sz="0" w:space="0" w:color="auto"/>
          </w:divBdr>
        </w:div>
        <w:div w:id="445926414">
          <w:marLeft w:val="640"/>
          <w:marRight w:val="0"/>
          <w:marTop w:val="0"/>
          <w:marBottom w:val="0"/>
          <w:divBdr>
            <w:top w:val="none" w:sz="0" w:space="0" w:color="auto"/>
            <w:left w:val="none" w:sz="0" w:space="0" w:color="auto"/>
            <w:bottom w:val="none" w:sz="0" w:space="0" w:color="auto"/>
            <w:right w:val="none" w:sz="0" w:space="0" w:color="auto"/>
          </w:divBdr>
        </w:div>
        <w:div w:id="1381975504">
          <w:marLeft w:val="640"/>
          <w:marRight w:val="0"/>
          <w:marTop w:val="0"/>
          <w:marBottom w:val="0"/>
          <w:divBdr>
            <w:top w:val="none" w:sz="0" w:space="0" w:color="auto"/>
            <w:left w:val="none" w:sz="0" w:space="0" w:color="auto"/>
            <w:bottom w:val="none" w:sz="0" w:space="0" w:color="auto"/>
            <w:right w:val="none" w:sz="0" w:space="0" w:color="auto"/>
          </w:divBdr>
        </w:div>
        <w:div w:id="1204517768">
          <w:marLeft w:val="640"/>
          <w:marRight w:val="0"/>
          <w:marTop w:val="0"/>
          <w:marBottom w:val="0"/>
          <w:divBdr>
            <w:top w:val="none" w:sz="0" w:space="0" w:color="auto"/>
            <w:left w:val="none" w:sz="0" w:space="0" w:color="auto"/>
            <w:bottom w:val="none" w:sz="0" w:space="0" w:color="auto"/>
            <w:right w:val="none" w:sz="0" w:space="0" w:color="auto"/>
          </w:divBdr>
        </w:div>
        <w:div w:id="1141726588">
          <w:marLeft w:val="640"/>
          <w:marRight w:val="0"/>
          <w:marTop w:val="0"/>
          <w:marBottom w:val="0"/>
          <w:divBdr>
            <w:top w:val="none" w:sz="0" w:space="0" w:color="auto"/>
            <w:left w:val="none" w:sz="0" w:space="0" w:color="auto"/>
            <w:bottom w:val="none" w:sz="0" w:space="0" w:color="auto"/>
            <w:right w:val="none" w:sz="0" w:space="0" w:color="auto"/>
          </w:divBdr>
        </w:div>
        <w:div w:id="1950964346">
          <w:marLeft w:val="640"/>
          <w:marRight w:val="0"/>
          <w:marTop w:val="0"/>
          <w:marBottom w:val="0"/>
          <w:divBdr>
            <w:top w:val="none" w:sz="0" w:space="0" w:color="auto"/>
            <w:left w:val="none" w:sz="0" w:space="0" w:color="auto"/>
            <w:bottom w:val="none" w:sz="0" w:space="0" w:color="auto"/>
            <w:right w:val="none" w:sz="0" w:space="0" w:color="auto"/>
          </w:divBdr>
        </w:div>
        <w:div w:id="508913965">
          <w:marLeft w:val="640"/>
          <w:marRight w:val="0"/>
          <w:marTop w:val="0"/>
          <w:marBottom w:val="0"/>
          <w:divBdr>
            <w:top w:val="none" w:sz="0" w:space="0" w:color="auto"/>
            <w:left w:val="none" w:sz="0" w:space="0" w:color="auto"/>
            <w:bottom w:val="none" w:sz="0" w:space="0" w:color="auto"/>
            <w:right w:val="none" w:sz="0" w:space="0" w:color="auto"/>
          </w:divBdr>
        </w:div>
        <w:div w:id="2110197942">
          <w:marLeft w:val="640"/>
          <w:marRight w:val="0"/>
          <w:marTop w:val="0"/>
          <w:marBottom w:val="0"/>
          <w:divBdr>
            <w:top w:val="none" w:sz="0" w:space="0" w:color="auto"/>
            <w:left w:val="none" w:sz="0" w:space="0" w:color="auto"/>
            <w:bottom w:val="none" w:sz="0" w:space="0" w:color="auto"/>
            <w:right w:val="none" w:sz="0" w:space="0" w:color="auto"/>
          </w:divBdr>
        </w:div>
        <w:div w:id="773480176">
          <w:marLeft w:val="640"/>
          <w:marRight w:val="0"/>
          <w:marTop w:val="0"/>
          <w:marBottom w:val="0"/>
          <w:divBdr>
            <w:top w:val="none" w:sz="0" w:space="0" w:color="auto"/>
            <w:left w:val="none" w:sz="0" w:space="0" w:color="auto"/>
            <w:bottom w:val="none" w:sz="0" w:space="0" w:color="auto"/>
            <w:right w:val="none" w:sz="0" w:space="0" w:color="auto"/>
          </w:divBdr>
        </w:div>
        <w:div w:id="1393768877">
          <w:marLeft w:val="640"/>
          <w:marRight w:val="0"/>
          <w:marTop w:val="0"/>
          <w:marBottom w:val="0"/>
          <w:divBdr>
            <w:top w:val="none" w:sz="0" w:space="0" w:color="auto"/>
            <w:left w:val="none" w:sz="0" w:space="0" w:color="auto"/>
            <w:bottom w:val="none" w:sz="0" w:space="0" w:color="auto"/>
            <w:right w:val="none" w:sz="0" w:space="0" w:color="auto"/>
          </w:divBdr>
        </w:div>
        <w:div w:id="1274440568">
          <w:marLeft w:val="640"/>
          <w:marRight w:val="0"/>
          <w:marTop w:val="0"/>
          <w:marBottom w:val="0"/>
          <w:divBdr>
            <w:top w:val="none" w:sz="0" w:space="0" w:color="auto"/>
            <w:left w:val="none" w:sz="0" w:space="0" w:color="auto"/>
            <w:bottom w:val="none" w:sz="0" w:space="0" w:color="auto"/>
            <w:right w:val="none" w:sz="0" w:space="0" w:color="auto"/>
          </w:divBdr>
        </w:div>
        <w:div w:id="40636122">
          <w:marLeft w:val="640"/>
          <w:marRight w:val="0"/>
          <w:marTop w:val="0"/>
          <w:marBottom w:val="0"/>
          <w:divBdr>
            <w:top w:val="none" w:sz="0" w:space="0" w:color="auto"/>
            <w:left w:val="none" w:sz="0" w:space="0" w:color="auto"/>
            <w:bottom w:val="none" w:sz="0" w:space="0" w:color="auto"/>
            <w:right w:val="none" w:sz="0" w:space="0" w:color="auto"/>
          </w:divBdr>
        </w:div>
        <w:div w:id="1326935049">
          <w:marLeft w:val="640"/>
          <w:marRight w:val="0"/>
          <w:marTop w:val="0"/>
          <w:marBottom w:val="0"/>
          <w:divBdr>
            <w:top w:val="none" w:sz="0" w:space="0" w:color="auto"/>
            <w:left w:val="none" w:sz="0" w:space="0" w:color="auto"/>
            <w:bottom w:val="none" w:sz="0" w:space="0" w:color="auto"/>
            <w:right w:val="none" w:sz="0" w:space="0" w:color="auto"/>
          </w:divBdr>
        </w:div>
        <w:div w:id="982538684">
          <w:marLeft w:val="640"/>
          <w:marRight w:val="0"/>
          <w:marTop w:val="0"/>
          <w:marBottom w:val="0"/>
          <w:divBdr>
            <w:top w:val="none" w:sz="0" w:space="0" w:color="auto"/>
            <w:left w:val="none" w:sz="0" w:space="0" w:color="auto"/>
            <w:bottom w:val="none" w:sz="0" w:space="0" w:color="auto"/>
            <w:right w:val="none" w:sz="0" w:space="0" w:color="auto"/>
          </w:divBdr>
        </w:div>
        <w:div w:id="608777102">
          <w:marLeft w:val="640"/>
          <w:marRight w:val="0"/>
          <w:marTop w:val="0"/>
          <w:marBottom w:val="0"/>
          <w:divBdr>
            <w:top w:val="none" w:sz="0" w:space="0" w:color="auto"/>
            <w:left w:val="none" w:sz="0" w:space="0" w:color="auto"/>
            <w:bottom w:val="none" w:sz="0" w:space="0" w:color="auto"/>
            <w:right w:val="none" w:sz="0" w:space="0" w:color="auto"/>
          </w:divBdr>
        </w:div>
        <w:div w:id="1686204439">
          <w:marLeft w:val="640"/>
          <w:marRight w:val="0"/>
          <w:marTop w:val="0"/>
          <w:marBottom w:val="0"/>
          <w:divBdr>
            <w:top w:val="none" w:sz="0" w:space="0" w:color="auto"/>
            <w:left w:val="none" w:sz="0" w:space="0" w:color="auto"/>
            <w:bottom w:val="none" w:sz="0" w:space="0" w:color="auto"/>
            <w:right w:val="none" w:sz="0" w:space="0" w:color="auto"/>
          </w:divBdr>
        </w:div>
        <w:div w:id="1485898212">
          <w:marLeft w:val="640"/>
          <w:marRight w:val="0"/>
          <w:marTop w:val="0"/>
          <w:marBottom w:val="0"/>
          <w:divBdr>
            <w:top w:val="none" w:sz="0" w:space="0" w:color="auto"/>
            <w:left w:val="none" w:sz="0" w:space="0" w:color="auto"/>
            <w:bottom w:val="none" w:sz="0" w:space="0" w:color="auto"/>
            <w:right w:val="none" w:sz="0" w:space="0" w:color="auto"/>
          </w:divBdr>
        </w:div>
        <w:div w:id="131799460">
          <w:marLeft w:val="640"/>
          <w:marRight w:val="0"/>
          <w:marTop w:val="0"/>
          <w:marBottom w:val="0"/>
          <w:divBdr>
            <w:top w:val="none" w:sz="0" w:space="0" w:color="auto"/>
            <w:left w:val="none" w:sz="0" w:space="0" w:color="auto"/>
            <w:bottom w:val="none" w:sz="0" w:space="0" w:color="auto"/>
            <w:right w:val="none" w:sz="0" w:space="0" w:color="auto"/>
          </w:divBdr>
        </w:div>
        <w:div w:id="1226186570">
          <w:marLeft w:val="640"/>
          <w:marRight w:val="0"/>
          <w:marTop w:val="0"/>
          <w:marBottom w:val="0"/>
          <w:divBdr>
            <w:top w:val="none" w:sz="0" w:space="0" w:color="auto"/>
            <w:left w:val="none" w:sz="0" w:space="0" w:color="auto"/>
            <w:bottom w:val="none" w:sz="0" w:space="0" w:color="auto"/>
            <w:right w:val="none" w:sz="0" w:space="0" w:color="auto"/>
          </w:divBdr>
        </w:div>
        <w:div w:id="1789620024">
          <w:marLeft w:val="640"/>
          <w:marRight w:val="0"/>
          <w:marTop w:val="0"/>
          <w:marBottom w:val="0"/>
          <w:divBdr>
            <w:top w:val="none" w:sz="0" w:space="0" w:color="auto"/>
            <w:left w:val="none" w:sz="0" w:space="0" w:color="auto"/>
            <w:bottom w:val="none" w:sz="0" w:space="0" w:color="auto"/>
            <w:right w:val="none" w:sz="0" w:space="0" w:color="auto"/>
          </w:divBdr>
        </w:div>
        <w:div w:id="1801803690">
          <w:marLeft w:val="640"/>
          <w:marRight w:val="0"/>
          <w:marTop w:val="0"/>
          <w:marBottom w:val="0"/>
          <w:divBdr>
            <w:top w:val="none" w:sz="0" w:space="0" w:color="auto"/>
            <w:left w:val="none" w:sz="0" w:space="0" w:color="auto"/>
            <w:bottom w:val="none" w:sz="0" w:space="0" w:color="auto"/>
            <w:right w:val="none" w:sz="0" w:space="0" w:color="auto"/>
          </w:divBdr>
        </w:div>
        <w:div w:id="620234418">
          <w:marLeft w:val="640"/>
          <w:marRight w:val="0"/>
          <w:marTop w:val="0"/>
          <w:marBottom w:val="0"/>
          <w:divBdr>
            <w:top w:val="none" w:sz="0" w:space="0" w:color="auto"/>
            <w:left w:val="none" w:sz="0" w:space="0" w:color="auto"/>
            <w:bottom w:val="none" w:sz="0" w:space="0" w:color="auto"/>
            <w:right w:val="none" w:sz="0" w:space="0" w:color="auto"/>
          </w:divBdr>
        </w:div>
        <w:div w:id="1782144604">
          <w:marLeft w:val="640"/>
          <w:marRight w:val="0"/>
          <w:marTop w:val="0"/>
          <w:marBottom w:val="0"/>
          <w:divBdr>
            <w:top w:val="none" w:sz="0" w:space="0" w:color="auto"/>
            <w:left w:val="none" w:sz="0" w:space="0" w:color="auto"/>
            <w:bottom w:val="none" w:sz="0" w:space="0" w:color="auto"/>
            <w:right w:val="none" w:sz="0" w:space="0" w:color="auto"/>
          </w:divBdr>
        </w:div>
        <w:div w:id="358749013">
          <w:marLeft w:val="640"/>
          <w:marRight w:val="0"/>
          <w:marTop w:val="0"/>
          <w:marBottom w:val="0"/>
          <w:divBdr>
            <w:top w:val="none" w:sz="0" w:space="0" w:color="auto"/>
            <w:left w:val="none" w:sz="0" w:space="0" w:color="auto"/>
            <w:bottom w:val="none" w:sz="0" w:space="0" w:color="auto"/>
            <w:right w:val="none" w:sz="0" w:space="0" w:color="auto"/>
          </w:divBdr>
        </w:div>
        <w:div w:id="1134718283">
          <w:marLeft w:val="640"/>
          <w:marRight w:val="0"/>
          <w:marTop w:val="0"/>
          <w:marBottom w:val="0"/>
          <w:divBdr>
            <w:top w:val="none" w:sz="0" w:space="0" w:color="auto"/>
            <w:left w:val="none" w:sz="0" w:space="0" w:color="auto"/>
            <w:bottom w:val="none" w:sz="0" w:space="0" w:color="auto"/>
            <w:right w:val="none" w:sz="0" w:space="0" w:color="auto"/>
          </w:divBdr>
        </w:div>
        <w:div w:id="1841190711">
          <w:marLeft w:val="640"/>
          <w:marRight w:val="0"/>
          <w:marTop w:val="0"/>
          <w:marBottom w:val="0"/>
          <w:divBdr>
            <w:top w:val="none" w:sz="0" w:space="0" w:color="auto"/>
            <w:left w:val="none" w:sz="0" w:space="0" w:color="auto"/>
            <w:bottom w:val="none" w:sz="0" w:space="0" w:color="auto"/>
            <w:right w:val="none" w:sz="0" w:space="0" w:color="auto"/>
          </w:divBdr>
        </w:div>
        <w:div w:id="1864829716">
          <w:marLeft w:val="640"/>
          <w:marRight w:val="0"/>
          <w:marTop w:val="0"/>
          <w:marBottom w:val="0"/>
          <w:divBdr>
            <w:top w:val="none" w:sz="0" w:space="0" w:color="auto"/>
            <w:left w:val="none" w:sz="0" w:space="0" w:color="auto"/>
            <w:bottom w:val="none" w:sz="0" w:space="0" w:color="auto"/>
            <w:right w:val="none" w:sz="0" w:space="0" w:color="auto"/>
          </w:divBdr>
        </w:div>
        <w:div w:id="285083031">
          <w:marLeft w:val="640"/>
          <w:marRight w:val="0"/>
          <w:marTop w:val="0"/>
          <w:marBottom w:val="0"/>
          <w:divBdr>
            <w:top w:val="none" w:sz="0" w:space="0" w:color="auto"/>
            <w:left w:val="none" w:sz="0" w:space="0" w:color="auto"/>
            <w:bottom w:val="none" w:sz="0" w:space="0" w:color="auto"/>
            <w:right w:val="none" w:sz="0" w:space="0" w:color="auto"/>
          </w:divBdr>
        </w:div>
        <w:div w:id="1879394579">
          <w:marLeft w:val="640"/>
          <w:marRight w:val="0"/>
          <w:marTop w:val="0"/>
          <w:marBottom w:val="0"/>
          <w:divBdr>
            <w:top w:val="none" w:sz="0" w:space="0" w:color="auto"/>
            <w:left w:val="none" w:sz="0" w:space="0" w:color="auto"/>
            <w:bottom w:val="none" w:sz="0" w:space="0" w:color="auto"/>
            <w:right w:val="none" w:sz="0" w:space="0" w:color="auto"/>
          </w:divBdr>
        </w:div>
        <w:div w:id="74481134">
          <w:marLeft w:val="640"/>
          <w:marRight w:val="0"/>
          <w:marTop w:val="0"/>
          <w:marBottom w:val="0"/>
          <w:divBdr>
            <w:top w:val="none" w:sz="0" w:space="0" w:color="auto"/>
            <w:left w:val="none" w:sz="0" w:space="0" w:color="auto"/>
            <w:bottom w:val="none" w:sz="0" w:space="0" w:color="auto"/>
            <w:right w:val="none" w:sz="0" w:space="0" w:color="auto"/>
          </w:divBdr>
        </w:div>
      </w:divsChild>
    </w:div>
    <w:div w:id="1426077189">
      <w:bodyDiv w:val="1"/>
      <w:marLeft w:val="0"/>
      <w:marRight w:val="0"/>
      <w:marTop w:val="0"/>
      <w:marBottom w:val="0"/>
      <w:divBdr>
        <w:top w:val="none" w:sz="0" w:space="0" w:color="auto"/>
        <w:left w:val="none" w:sz="0" w:space="0" w:color="auto"/>
        <w:bottom w:val="none" w:sz="0" w:space="0" w:color="auto"/>
        <w:right w:val="none" w:sz="0" w:space="0" w:color="auto"/>
      </w:divBdr>
      <w:divsChild>
        <w:div w:id="875854482">
          <w:marLeft w:val="0"/>
          <w:marRight w:val="0"/>
          <w:marTop w:val="0"/>
          <w:marBottom w:val="0"/>
          <w:divBdr>
            <w:top w:val="none" w:sz="0" w:space="0" w:color="auto"/>
            <w:left w:val="none" w:sz="0" w:space="0" w:color="auto"/>
            <w:bottom w:val="none" w:sz="0" w:space="0" w:color="auto"/>
            <w:right w:val="none" w:sz="0" w:space="0" w:color="auto"/>
          </w:divBdr>
          <w:divsChild>
            <w:div w:id="1178083331">
              <w:marLeft w:val="0"/>
              <w:marRight w:val="0"/>
              <w:marTop w:val="0"/>
              <w:marBottom w:val="0"/>
              <w:divBdr>
                <w:top w:val="none" w:sz="0" w:space="0" w:color="auto"/>
                <w:left w:val="none" w:sz="0" w:space="0" w:color="auto"/>
                <w:bottom w:val="none" w:sz="0" w:space="0" w:color="auto"/>
                <w:right w:val="none" w:sz="0" w:space="0" w:color="auto"/>
              </w:divBdr>
              <w:divsChild>
                <w:div w:id="163748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501744">
      <w:bodyDiv w:val="1"/>
      <w:marLeft w:val="0"/>
      <w:marRight w:val="0"/>
      <w:marTop w:val="0"/>
      <w:marBottom w:val="0"/>
      <w:divBdr>
        <w:top w:val="none" w:sz="0" w:space="0" w:color="auto"/>
        <w:left w:val="none" w:sz="0" w:space="0" w:color="auto"/>
        <w:bottom w:val="none" w:sz="0" w:space="0" w:color="auto"/>
        <w:right w:val="none" w:sz="0" w:space="0" w:color="auto"/>
      </w:divBdr>
      <w:divsChild>
        <w:div w:id="170460426">
          <w:marLeft w:val="0"/>
          <w:marRight w:val="0"/>
          <w:marTop w:val="0"/>
          <w:marBottom w:val="0"/>
          <w:divBdr>
            <w:top w:val="none" w:sz="0" w:space="0" w:color="auto"/>
            <w:left w:val="none" w:sz="0" w:space="0" w:color="auto"/>
            <w:bottom w:val="none" w:sz="0" w:space="0" w:color="auto"/>
            <w:right w:val="none" w:sz="0" w:space="0" w:color="auto"/>
          </w:divBdr>
          <w:divsChild>
            <w:div w:id="1689137552">
              <w:marLeft w:val="0"/>
              <w:marRight w:val="0"/>
              <w:marTop w:val="0"/>
              <w:marBottom w:val="0"/>
              <w:divBdr>
                <w:top w:val="none" w:sz="0" w:space="0" w:color="auto"/>
                <w:left w:val="none" w:sz="0" w:space="0" w:color="auto"/>
                <w:bottom w:val="none" w:sz="0" w:space="0" w:color="auto"/>
                <w:right w:val="none" w:sz="0" w:space="0" w:color="auto"/>
              </w:divBdr>
              <w:divsChild>
                <w:div w:id="1989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119566">
      <w:bodyDiv w:val="1"/>
      <w:marLeft w:val="0"/>
      <w:marRight w:val="0"/>
      <w:marTop w:val="0"/>
      <w:marBottom w:val="0"/>
      <w:divBdr>
        <w:top w:val="none" w:sz="0" w:space="0" w:color="auto"/>
        <w:left w:val="none" w:sz="0" w:space="0" w:color="auto"/>
        <w:bottom w:val="none" w:sz="0" w:space="0" w:color="auto"/>
        <w:right w:val="none" w:sz="0" w:space="0" w:color="auto"/>
      </w:divBdr>
    </w:div>
    <w:div w:id="1519806941">
      <w:bodyDiv w:val="1"/>
      <w:marLeft w:val="0"/>
      <w:marRight w:val="0"/>
      <w:marTop w:val="0"/>
      <w:marBottom w:val="0"/>
      <w:divBdr>
        <w:top w:val="none" w:sz="0" w:space="0" w:color="auto"/>
        <w:left w:val="none" w:sz="0" w:space="0" w:color="auto"/>
        <w:bottom w:val="none" w:sz="0" w:space="0" w:color="auto"/>
        <w:right w:val="none" w:sz="0" w:space="0" w:color="auto"/>
      </w:divBdr>
      <w:divsChild>
        <w:div w:id="1040974389">
          <w:marLeft w:val="640"/>
          <w:marRight w:val="0"/>
          <w:marTop w:val="0"/>
          <w:marBottom w:val="0"/>
          <w:divBdr>
            <w:top w:val="none" w:sz="0" w:space="0" w:color="auto"/>
            <w:left w:val="none" w:sz="0" w:space="0" w:color="auto"/>
            <w:bottom w:val="none" w:sz="0" w:space="0" w:color="auto"/>
            <w:right w:val="none" w:sz="0" w:space="0" w:color="auto"/>
          </w:divBdr>
        </w:div>
        <w:div w:id="588585264">
          <w:marLeft w:val="640"/>
          <w:marRight w:val="0"/>
          <w:marTop w:val="0"/>
          <w:marBottom w:val="0"/>
          <w:divBdr>
            <w:top w:val="none" w:sz="0" w:space="0" w:color="auto"/>
            <w:left w:val="none" w:sz="0" w:space="0" w:color="auto"/>
            <w:bottom w:val="none" w:sz="0" w:space="0" w:color="auto"/>
            <w:right w:val="none" w:sz="0" w:space="0" w:color="auto"/>
          </w:divBdr>
        </w:div>
        <w:div w:id="1252735636">
          <w:marLeft w:val="640"/>
          <w:marRight w:val="0"/>
          <w:marTop w:val="0"/>
          <w:marBottom w:val="0"/>
          <w:divBdr>
            <w:top w:val="none" w:sz="0" w:space="0" w:color="auto"/>
            <w:left w:val="none" w:sz="0" w:space="0" w:color="auto"/>
            <w:bottom w:val="none" w:sz="0" w:space="0" w:color="auto"/>
            <w:right w:val="none" w:sz="0" w:space="0" w:color="auto"/>
          </w:divBdr>
        </w:div>
        <w:div w:id="1478256986">
          <w:marLeft w:val="640"/>
          <w:marRight w:val="0"/>
          <w:marTop w:val="0"/>
          <w:marBottom w:val="0"/>
          <w:divBdr>
            <w:top w:val="none" w:sz="0" w:space="0" w:color="auto"/>
            <w:left w:val="none" w:sz="0" w:space="0" w:color="auto"/>
            <w:bottom w:val="none" w:sz="0" w:space="0" w:color="auto"/>
            <w:right w:val="none" w:sz="0" w:space="0" w:color="auto"/>
          </w:divBdr>
        </w:div>
        <w:div w:id="1165316339">
          <w:marLeft w:val="640"/>
          <w:marRight w:val="0"/>
          <w:marTop w:val="0"/>
          <w:marBottom w:val="0"/>
          <w:divBdr>
            <w:top w:val="none" w:sz="0" w:space="0" w:color="auto"/>
            <w:left w:val="none" w:sz="0" w:space="0" w:color="auto"/>
            <w:bottom w:val="none" w:sz="0" w:space="0" w:color="auto"/>
            <w:right w:val="none" w:sz="0" w:space="0" w:color="auto"/>
          </w:divBdr>
        </w:div>
        <w:div w:id="512768338">
          <w:marLeft w:val="640"/>
          <w:marRight w:val="0"/>
          <w:marTop w:val="0"/>
          <w:marBottom w:val="0"/>
          <w:divBdr>
            <w:top w:val="none" w:sz="0" w:space="0" w:color="auto"/>
            <w:left w:val="none" w:sz="0" w:space="0" w:color="auto"/>
            <w:bottom w:val="none" w:sz="0" w:space="0" w:color="auto"/>
            <w:right w:val="none" w:sz="0" w:space="0" w:color="auto"/>
          </w:divBdr>
        </w:div>
        <w:div w:id="669796335">
          <w:marLeft w:val="640"/>
          <w:marRight w:val="0"/>
          <w:marTop w:val="0"/>
          <w:marBottom w:val="0"/>
          <w:divBdr>
            <w:top w:val="none" w:sz="0" w:space="0" w:color="auto"/>
            <w:left w:val="none" w:sz="0" w:space="0" w:color="auto"/>
            <w:bottom w:val="none" w:sz="0" w:space="0" w:color="auto"/>
            <w:right w:val="none" w:sz="0" w:space="0" w:color="auto"/>
          </w:divBdr>
        </w:div>
        <w:div w:id="1016149186">
          <w:marLeft w:val="640"/>
          <w:marRight w:val="0"/>
          <w:marTop w:val="0"/>
          <w:marBottom w:val="0"/>
          <w:divBdr>
            <w:top w:val="none" w:sz="0" w:space="0" w:color="auto"/>
            <w:left w:val="none" w:sz="0" w:space="0" w:color="auto"/>
            <w:bottom w:val="none" w:sz="0" w:space="0" w:color="auto"/>
            <w:right w:val="none" w:sz="0" w:space="0" w:color="auto"/>
          </w:divBdr>
        </w:div>
        <w:div w:id="362558692">
          <w:marLeft w:val="640"/>
          <w:marRight w:val="0"/>
          <w:marTop w:val="0"/>
          <w:marBottom w:val="0"/>
          <w:divBdr>
            <w:top w:val="none" w:sz="0" w:space="0" w:color="auto"/>
            <w:left w:val="none" w:sz="0" w:space="0" w:color="auto"/>
            <w:bottom w:val="none" w:sz="0" w:space="0" w:color="auto"/>
            <w:right w:val="none" w:sz="0" w:space="0" w:color="auto"/>
          </w:divBdr>
        </w:div>
        <w:div w:id="532377827">
          <w:marLeft w:val="640"/>
          <w:marRight w:val="0"/>
          <w:marTop w:val="0"/>
          <w:marBottom w:val="0"/>
          <w:divBdr>
            <w:top w:val="none" w:sz="0" w:space="0" w:color="auto"/>
            <w:left w:val="none" w:sz="0" w:space="0" w:color="auto"/>
            <w:bottom w:val="none" w:sz="0" w:space="0" w:color="auto"/>
            <w:right w:val="none" w:sz="0" w:space="0" w:color="auto"/>
          </w:divBdr>
        </w:div>
        <w:div w:id="1844466383">
          <w:marLeft w:val="640"/>
          <w:marRight w:val="0"/>
          <w:marTop w:val="0"/>
          <w:marBottom w:val="0"/>
          <w:divBdr>
            <w:top w:val="none" w:sz="0" w:space="0" w:color="auto"/>
            <w:left w:val="none" w:sz="0" w:space="0" w:color="auto"/>
            <w:bottom w:val="none" w:sz="0" w:space="0" w:color="auto"/>
            <w:right w:val="none" w:sz="0" w:space="0" w:color="auto"/>
          </w:divBdr>
        </w:div>
        <w:div w:id="1882938486">
          <w:marLeft w:val="640"/>
          <w:marRight w:val="0"/>
          <w:marTop w:val="0"/>
          <w:marBottom w:val="0"/>
          <w:divBdr>
            <w:top w:val="none" w:sz="0" w:space="0" w:color="auto"/>
            <w:left w:val="none" w:sz="0" w:space="0" w:color="auto"/>
            <w:bottom w:val="none" w:sz="0" w:space="0" w:color="auto"/>
            <w:right w:val="none" w:sz="0" w:space="0" w:color="auto"/>
          </w:divBdr>
        </w:div>
        <w:div w:id="1229922974">
          <w:marLeft w:val="640"/>
          <w:marRight w:val="0"/>
          <w:marTop w:val="0"/>
          <w:marBottom w:val="0"/>
          <w:divBdr>
            <w:top w:val="none" w:sz="0" w:space="0" w:color="auto"/>
            <w:left w:val="none" w:sz="0" w:space="0" w:color="auto"/>
            <w:bottom w:val="none" w:sz="0" w:space="0" w:color="auto"/>
            <w:right w:val="none" w:sz="0" w:space="0" w:color="auto"/>
          </w:divBdr>
        </w:div>
        <w:div w:id="126516058">
          <w:marLeft w:val="640"/>
          <w:marRight w:val="0"/>
          <w:marTop w:val="0"/>
          <w:marBottom w:val="0"/>
          <w:divBdr>
            <w:top w:val="none" w:sz="0" w:space="0" w:color="auto"/>
            <w:left w:val="none" w:sz="0" w:space="0" w:color="auto"/>
            <w:bottom w:val="none" w:sz="0" w:space="0" w:color="auto"/>
            <w:right w:val="none" w:sz="0" w:space="0" w:color="auto"/>
          </w:divBdr>
        </w:div>
        <w:div w:id="1497303847">
          <w:marLeft w:val="640"/>
          <w:marRight w:val="0"/>
          <w:marTop w:val="0"/>
          <w:marBottom w:val="0"/>
          <w:divBdr>
            <w:top w:val="none" w:sz="0" w:space="0" w:color="auto"/>
            <w:left w:val="none" w:sz="0" w:space="0" w:color="auto"/>
            <w:bottom w:val="none" w:sz="0" w:space="0" w:color="auto"/>
            <w:right w:val="none" w:sz="0" w:space="0" w:color="auto"/>
          </w:divBdr>
        </w:div>
        <w:div w:id="1530144629">
          <w:marLeft w:val="640"/>
          <w:marRight w:val="0"/>
          <w:marTop w:val="0"/>
          <w:marBottom w:val="0"/>
          <w:divBdr>
            <w:top w:val="none" w:sz="0" w:space="0" w:color="auto"/>
            <w:left w:val="none" w:sz="0" w:space="0" w:color="auto"/>
            <w:bottom w:val="none" w:sz="0" w:space="0" w:color="auto"/>
            <w:right w:val="none" w:sz="0" w:space="0" w:color="auto"/>
          </w:divBdr>
        </w:div>
        <w:div w:id="1336882999">
          <w:marLeft w:val="640"/>
          <w:marRight w:val="0"/>
          <w:marTop w:val="0"/>
          <w:marBottom w:val="0"/>
          <w:divBdr>
            <w:top w:val="none" w:sz="0" w:space="0" w:color="auto"/>
            <w:left w:val="none" w:sz="0" w:space="0" w:color="auto"/>
            <w:bottom w:val="none" w:sz="0" w:space="0" w:color="auto"/>
            <w:right w:val="none" w:sz="0" w:space="0" w:color="auto"/>
          </w:divBdr>
        </w:div>
        <w:div w:id="1110004114">
          <w:marLeft w:val="640"/>
          <w:marRight w:val="0"/>
          <w:marTop w:val="0"/>
          <w:marBottom w:val="0"/>
          <w:divBdr>
            <w:top w:val="none" w:sz="0" w:space="0" w:color="auto"/>
            <w:left w:val="none" w:sz="0" w:space="0" w:color="auto"/>
            <w:bottom w:val="none" w:sz="0" w:space="0" w:color="auto"/>
            <w:right w:val="none" w:sz="0" w:space="0" w:color="auto"/>
          </w:divBdr>
        </w:div>
        <w:div w:id="4018805">
          <w:marLeft w:val="640"/>
          <w:marRight w:val="0"/>
          <w:marTop w:val="0"/>
          <w:marBottom w:val="0"/>
          <w:divBdr>
            <w:top w:val="none" w:sz="0" w:space="0" w:color="auto"/>
            <w:left w:val="none" w:sz="0" w:space="0" w:color="auto"/>
            <w:bottom w:val="none" w:sz="0" w:space="0" w:color="auto"/>
            <w:right w:val="none" w:sz="0" w:space="0" w:color="auto"/>
          </w:divBdr>
        </w:div>
        <w:div w:id="1756706474">
          <w:marLeft w:val="640"/>
          <w:marRight w:val="0"/>
          <w:marTop w:val="0"/>
          <w:marBottom w:val="0"/>
          <w:divBdr>
            <w:top w:val="none" w:sz="0" w:space="0" w:color="auto"/>
            <w:left w:val="none" w:sz="0" w:space="0" w:color="auto"/>
            <w:bottom w:val="none" w:sz="0" w:space="0" w:color="auto"/>
            <w:right w:val="none" w:sz="0" w:space="0" w:color="auto"/>
          </w:divBdr>
        </w:div>
        <w:div w:id="1123380122">
          <w:marLeft w:val="640"/>
          <w:marRight w:val="0"/>
          <w:marTop w:val="0"/>
          <w:marBottom w:val="0"/>
          <w:divBdr>
            <w:top w:val="none" w:sz="0" w:space="0" w:color="auto"/>
            <w:left w:val="none" w:sz="0" w:space="0" w:color="auto"/>
            <w:bottom w:val="none" w:sz="0" w:space="0" w:color="auto"/>
            <w:right w:val="none" w:sz="0" w:space="0" w:color="auto"/>
          </w:divBdr>
        </w:div>
        <w:div w:id="752092617">
          <w:marLeft w:val="640"/>
          <w:marRight w:val="0"/>
          <w:marTop w:val="0"/>
          <w:marBottom w:val="0"/>
          <w:divBdr>
            <w:top w:val="none" w:sz="0" w:space="0" w:color="auto"/>
            <w:left w:val="none" w:sz="0" w:space="0" w:color="auto"/>
            <w:bottom w:val="none" w:sz="0" w:space="0" w:color="auto"/>
            <w:right w:val="none" w:sz="0" w:space="0" w:color="auto"/>
          </w:divBdr>
        </w:div>
        <w:div w:id="1741439283">
          <w:marLeft w:val="640"/>
          <w:marRight w:val="0"/>
          <w:marTop w:val="0"/>
          <w:marBottom w:val="0"/>
          <w:divBdr>
            <w:top w:val="none" w:sz="0" w:space="0" w:color="auto"/>
            <w:left w:val="none" w:sz="0" w:space="0" w:color="auto"/>
            <w:bottom w:val="none" w:sz="0" w:space="0" w:color="auto"/>
            <w:right w:val="none" w:sz="0" w:space="0" w:color="auto"/>
          </w:divBdr>
        </w:div>
        <w:div w:id="1314528161">
          <w:marLeft w:val="640"/>
          <w:marRight w:val="0"/>
          <w:marTop w:val="0"/>
          <w:marBottom w:val="0"/>
          <w:divBdr>
            <w:top w:val="none" w:sz="0" w:space="0" w:color="auto"/>
            <w:left w:val="none" w:sz="0" w:space="0" w:color="auto"/>
            <w:bottom w:val="none" w:sz="0" w:space="0" w:color="auto"/>
            <w:right w:val="none" w:sz="0" w:space="0" w:color="auto"/>
          </w:divBdr>
        </w:div>
        <w:div w:id="2001535996">
          <w:marLeft w:val="640"/>
          <w:marRight w:val="0"/>
          <w:marTop w:val="0"/>
          <w:marBottom w:val="0"/>
          <w:divBdr>
            <w:top w:val="none" w:sz="0" w:space="0" w:color="auto"/>
            <w:left w:val="none" w:sz="0" w:space="0" w:color="auto"/>
            <w:bottom w:val="none" w:sz="0" w:space="0" w:color="auto"/>
            <w:right w:val="none" w:sz="0" w:space="0" w:color="auto"/>
          </w:divBdr>
        </w:div>
        <w:div w:id="1423916236">
          <w:marLeft w:val="640"/>
          <w:marRight w:val="0"/>
          <w:marTop w:val="0"/>
          <w:marBottom w:val="0"/>
          <w:divBdr>
            <w:top w:val="none" w:sz="0" w:space="0" w:color="auto"/>
            <w:left w:val="none" w:sz="0" w:space="0" w:color="auto"/>
            <w:bottom w:val="none" w:sz="0" w:space="0" w:color="auto"/>
            <w:right w:val="none" w:sz="0" w:space="0" w:color="auto"/>
          </w:divBdr>
        </w:div>
        <w:div w:id="2012754575">
          <w:marLeft w:val="640"/>
          <w:marRight w:val="0"/>
          <w:marTop w:val="0"/>
          <w:marBottom w:val="0"/>
          <w:divBdr>
            <w:top w:val="none" w:sz="0" w:space="0" w:color="auto"/>
            <w:left w:val="none" w:sz="0" w:space="0" w:color="auto"/>
            <w:bottom w:val="none" w:sz="0" w:space="0" w:color="auto"/>
            <w:right w:val="none" w:sz="0" w:space="0" w:color="auto"/>
          </w:divBdr>
        </w:div>
        <w:div w:id="709692125">
          <w:marLeft w:val="640"/>
          <w:marRight w:val="0"/>
          <w:marTop w:val="0"/>
          <w:marBottom w:val="0"/>
          <w:divBdr>
            <w:top w:val="none" w:sz="0" w:space="0" w:color="auto"/>
            <w:left w:val="none" w:sz="0" w:space="0" w:color="auto"/>
            <w:bottom w:val="none" w:sz="0" w:space="0" w:color="auto"/>
            <w:right w:val="none" w:sz="0" w:space="0" w:color="auto"/>
          </w:divBdr>
        </w:div>
        <w:div w:id="1076706802">
          <w:marLeft w:val="640"/>
          <w:marRight w:val="0"/>
          <w:marTop w:val="0"/>
          <w:marBottom w:val="0"/>
          <w:divBdr>
            <w:top w:val="none" w:sz="0" w:space="0" w:color="auto"/>
            <w:left w:val="none" w:sz="0" w:space="0" w:color="auto"/>
            <w:bottom w:val="none" w:sz="0" w:space="0" w:color="auto"/>
            <w:right w:val="none" w:sz="0" w:space="0" w:color="auto"/>
          </w:divBdr>
        </w:div>
        <w:div w:id="174811891">
          <w:marLeft w:val="640"/>
          <w:marRight w:val="0"/>
          <w:marTop w:val="0"/>
          <w:marBottom w:val="0"/>
          <w:divBdr>
            <w:top w:val="none" w:sz="0" w:space="0" w:color="auto"/>
            <w:left w:val="none" w:sz="0" w:space="0" w:color="auto"/>
            <w:bottom w:val="none" w:sz="0" w:space="0" w:color="auto"/>
            <w:right w:val="none" w:sz="0" w:space="0" w:color="auto"/>
          </w:divBdr>
        </w:div>
        <w:div w:id="137037693">
          <w:marLeft w:val="640"/>
          <w:marRight w:val="0"/>
          <w:marTop w:val="0"/>
          <w:marBottom w:val="0"/>
          <w:divBdr>
            <w:top w:val="none" w:sz="0" w:space="0" w:color="auto"/>
            <w:left w:val="none" w:sz="0" w:space="0" w:color="auto"/>
            <w:bottom w:val="none" w:sz="0" w:space="0" w:color="auto"/>
            <w:right w:val="none" w:sz="0" w:space="0" w:color="auto"/>
          </w:divBdr>
        </w:div>
        <w:div w:id="1266764535">
          <w:marLeft w:val="640"/>
          <w:marRight w:val="0"/>
          <w:marTop w:val="0"/>
          <w:marBottom w:val="0"/>
          <w:divBdr>
            <w:top w:val="none" w:sz="0" w:space="0" w:color="auto"/>
            <w:left w:val="none" w:sz="0" w:space="0" w:color="auto"/>
            <w:bottom w:val="none" w:sz="0" w:space="0" w:color="auto"/>
            <w:right w:val="none" w:sz="0" w:space="0" w:color="auto"/>
          </w:divBdr>
        </w:div>
        <w:div w:id="42407503">
          <w:marLeft w:val="640"/>
          <w:marRight w:val="0"/>
          <w:marTop w:val="0"/>
          <w:marBottom w:val="0"/>
          <w:divBdr>
            <w:top w:val="none" w:sz="0" w:space="0" w:color="auto"/>
            <w:left w:val="none" w:sz="0" w:space="0" w:color="auto"/>
            <w:bottom w:val="none" w:sz="0" w:space="0" w:color="auto"/>
            <w:right w:val="none" w:sz="0" w:space="0" w:color="auto"/>
          </w:divBdr>
        </w:div>
        <w:div w:id="1513375948">
          <w:marLeft w:val="640"/>
          <w:marRight w:val="0"/>
          <w:marTop w:val="0"/>
          <w:marBottom w:val="0"/>
          <w:divBdr>
            <w:top w:val="none" w:sz="0" w:space="0" w:color="auto"/>
            <w:left w:val="none" w:sz="0" w:space="0" w:color="auto"/>
            <w:bottom w:val="none" w:sz="0" w:space="0" w:color="auto"/>
            <w:right w:val="none" w:sz="0" w:space="0" w:color="auto"/>
          </w:divBdr>
        </w:div>
        <w:div w:id="1731071342">
          <w:marLeft w:val="640"/>
          <w:marRight w:val="0"/>
          <w:marTop w:val="0"/>
          <w:marBottom w:val="0"/>
          <w:divBdr>
            <w:top w:val="none" w:sz="0" w:space="0" w:color="auto"/>
            <w:left w:val="none" w:sz="0" w:space="0" w:color="auto"/>
            <w:bottom w:val="none" w:sz="0" w:space="0" w:color="auto"/>
            <w:right w:val="none" w:sz="0" w:space="0" w:color="auto"/>
          </w:divBdr>
        </w:div>
        <w:div w:id="883366220">
          <w:marLeft w:val="640"/>
          <w:marRight w:val="0"/>
          <w:marTop w:val="0"/>
          <w:marBottom w:val="0"/>
          <w:divBdr>
            <w:top w:val="none" w:sz="0" w:space="0" w:color="auto"/>
            <w:left w:val="none" w:sz="0" w:space="0" w:color="auto"/>
            <w:bottom w:val="none" w:sz="0" w:space="0" w:color="auto"/>
            <w:right w:val="none" w:sz="0" w:space="0" w:color="auto"/>
          </w:divBdr>
        </w:div>
        <w:div w:id="74516245">
          <w:marLeft w:val="640"/>
          <w:marRight w:val="0"/>
          <w:marTop w:val="0"/>
          <w:marBottom w:val="0"/>
          <w:divBdr>
            <w:top w:val="none" w:sz="0" w:space="0" w:color="auto"/>
            <w:left w:val="none" w:sz="0" w:space="0" w:color="auto"/>
            <w:bottom w:val="none" w:sz="0" w:space="0" w:color="auto"/>
            <w:right w:val="none" w:sz="0" w:space="0" w:color="auto"/>
          </w:divBdr>
        </w:div>
        <w:div w:id="907110306">
          <w:marLeft w:val="640"/>
          <w:marRight w:val="0"/>
          <w:marTop w:val="0"/>
          <w:marBottom w:val="0"/>
          <w:divBdr>
            <w:top w:val="none" w:sz="0" w:space="0" w:color="auto"/>
            <w:left w:val="none" w:sz="0" w:space="0" w:color="auto"/>
            <w:bottom w:val="none" w:sz="0" w:space="0" w:color="auto"/>
            <w:right w:val="none" w:sz="0" w:space="0" w:color="auto"/>
          </w:divBdr>
        </w:div>
        <w:div w:id="1609969103">
          <w:marLeft w:val="640"/>
          <w:marRight w:val="0"/>
          <w:marTop w:val="0"/>
          <w:marBottom w:val="0"/>
          <w:divBdr>
            <w:top w:val="none" w:sz="0" w:space="0" w:color="auto"/>
            <w:left w:val="none" w:sz="0" w:space="0" w:color="auto"/>
            <w:bottom w:val="none" w:sz="0" w:space="0" w:color="auto"/>
            <w:right w:val="none" w:sz="0" w:space="0" w:color="auto"/>
          </w:divBdr>
        </w:div>
        <w:div w:id="1689673293">
          <w:marLeft w:val="640"/>
          <w:marRight w:val="0"/>
          <w:marTop w:val="0"/>
          <w:marBottom w:val="0"/>
          <w:divBdr>
            <w:top w:val="none" w:sz="0" w:space="0" w:color="auto"/>
            <w:left w:val="none" w:sz="0" w:space="0" w:color="auto"/>
            <w:bottom w:val="none" w:sz="0" w:space="0" w:color="auto"/>
            <w:right w:val="none" w:sz="0" w:space="0" w:color="auto"/>
          </w:divBdr>
        </w:div>
        <w:div w:id="1288008554">
          <w:marLeft w:val="640"/>
          <w:marRight w:val="0"/>
          <w:marTop w:val="0"/>
          <w:marBottom w:val="0"/>
          <w:divBdr>
            <w:top w:val="none" w:sz="0" w:space="0" w:color="auto"/>
            <w:left w:val="none" w:sz="0" w:space="0" w:color="auto"/>
            <w:bottom w:val="none" w:sz="0" w:space="0" w:color="auto"/>
            <w:right w:val="none" w:sz="0" w:space="0" w:color="auto"/>
          </w:divBdr>
        </w:div>
        <w:div w:id="1393191650">
          <w:marLeft w:val="640"/>
          <w:marRight w:val="0"/>
          <w:marTop w:val="0"/>
          <w:marBottom w:val="0"/>
          <w:divBdr>
            <w:top w:val="none" w:sz="0" w:space="0" w:color="auto"/>
            <w:left w:val="none" w:sz="0" w:space="0" w:color="auto"/>
            <w:bottom w:val="none" w:sz="0" w:space="0" w:color="auto"/>
            <w:right w:val="none" w:sz="0" w:space="0" w:color="auto"/>
          </w:divBdr>
        </w:div>
        <w:div w:id="2062825758">
          <w:marLeft w:val="640"/>
          <w:marRight w:val="0"/>
          <w:marTop w:val="0"/>
          <w:marBottom w:val="0"/>
          <w:divBdr>
            <w:top w:val="none" w:sz="0" w:space="0" w:color="auto"/>
            <w:left w:val="none" w:sz="0" w:space="0" w:color="auto"/>
            <w:bottom w:val="none" w:sz="0" w:space="0" w:color="auto"/>
            <w:right w:val="none" w:sz="0" w:space="0" w:color="auto"/>
          </w:divBdr>
        </w:div>
        <w:div w:id="1061058723">
          <w:marLeft w:val="640"/>
          <w:marRight w:val="0"/>
          <w:marTop w:val="0"/>
          <w:marBottom w:val="0"/>
          <w:divBdr>
            <w:top w:val="none" w:sz="0" w:space="0" w:color="auto"/>
            <w:left w:val="none" w:sz="0" w:space="0" w:color="auto"/>
            <w:bottom w:val="none" w:sz="0" w:space="0" w:color="auto"/>
            <w:right w:val="none" w:sz="0" w:space="0" w:color="auto"/>
          </w:divBdr>
        </w:div>
        <w:div w:id="977346872">
          <w:marLeft w:val="640"/>
          <w:marRight w:val="0"/>
          <w:marTop w:val="0"/>
          <w:marBottom w:val="0"/>
          <w:divBdr>
            <w:top w:val="none" w:sz="0" w:space="0" w:color="auto"/>
            <w:left w:val="none" w:sz="0" w:space="0" w:color="auto"/>
            <w:bottom w:val="none" w:sz="0" w:space="0" w:color="auto"/>
            <w:right w:val="none" w:sz="0" w:space="0" w:color="auto"/>
          </w:divBdr>
        </w:div>
        <w:div w:id="1997999976">
          <w:marLeft w:val="640"/>
          <w:marRight w:val="0"/>
          <w:marTop w:val="0"/>
          <w:marBottom w:val="0"/>
          <w:divBdr>
            <w:top w:val="none" w:sz="0" w:space="0" w:color="auto"/>
            <w:left w:val="none" w:sz="0" w:space="0" w:color="auto"/>
            <w:bottom w:val="none" w:sz="0" w:space="0" w:color="auto"/>
            <w:right w:val="none" w:sz="0" w:space="0" w:color="auto"/>
          </w:divBdr>
        </w:div>
        <w:div w:id="83261531">
          <w:marLeft w:val="640"/>
          <w:marRight w:val="0"/>
          <w:marTop w:val="0"/>
          <w:marBottom w:val="0"/>
          <w:divBdr>
            <w:top w:val="none" w:sz="0" w:space="0" w:color="auto"/>
            <w:left w:val="none" w:sz="0" w:space="0" w:color="auto"/>
            <w:bottom w:val="none" w:sz="0" w:space="0" w:color="auto"/>
            <w:right w:val="none" w:sz="0" w:space="0" w:color="auto"/>
          </w:divBdr>
        </w:div>
      </w:divsChild>
    </w:div>
    <w:div w:id="1528981725">
      <w:bodyDiv w:val="1"/>
      <w:marLeft w:val="0"/>
      <w:marRight w:val="0"/>
      <w:marTop w:val="0"/>
      <w:marBottom w:val="0"/>
      <w:divBdr>
        <w:top w:val="none" w:sz="0" w:space="0" w:color="auto"/>
        <w:left w:val="none" w:sz="0" w:space="0" w:color="auto"/>
        <w:bottom w:val="none" w:sz="0" w:space="0" w:color="auto"/>
        <w:right w:val="none" w:sz="0" w:space="0" w:color="auto"/>
      </w:divBdr>
      <w:divsChild>
        <w:div w:id="1426341234">
          <w:marLeft w:val="640"/>
          <w:marRight w:val="0"/>
          <w:marTop w:val="0"/>
          <w:marBottom w:val="0"/>
          <w:divBdr>
            <w:top w:val="none" w:sz="0" w:space="0" w:color="auto"/>
            <w:left w:val="none" w:sz="0" w:space="0" w:color="auto"/>
            <w:bottom w:val="none" w:sz="0" w:space="0" w:color="auto"/>
            <w:right w:val="none" w:sz="0" w:space="0" w:color="auto"/>
          </w:divBdr>
        </w:div>
        <w:div w:id="1286961341">
          <w:marLeft w:val="640"/>
          <w:marRight w:val="0"/>
          <w:marTop w:val="0"/>
          <w:marBottom w:val="0"/>
          <w:divBdr>
            <w:top w:val="none" w:sz="0" w:space="0" w:color="auto"/>
            <w:left w:val="none" w:sz="0" w:space="0" w:color="auto"/>
            <w:bottom w:val="none" w:sz="0" w:space="0" w:color="auto"/>
            <w:right w:val="none" w:sz="0" w:space="0" w:color="auto"/>
          </w:divBdr>
        </w:div>
        <w:div w:id="618226553">
          <w:marLeft w:val="640"/>
          <w:marRight w:val="0"/>
          <w:marTop w:val="0"/>
          <w:marBottom w:val="0"/>
          <w:divBdr>
            <w:top w:val="none" w:sz="0" w:space="0" w:color="auto"/>
            <w:left w:val="none" w:sz="0" w:space="0" w:color="auto"/>
            <w:bottom w:val="none" w:sz="0" w:space="0" w:color="auto"/>
            <w:right w:val="none" w:sz="0" w:space="0" w:color="auto"/>
          </w:divBdr>
        </w:div>
        <w:div w:id="832716535">
          <w:marLeft w:val="640"/>
          <w:marRight w:val="0"/>
          <w:marTop w:val="0"/>
          <w:marBottom w:val="0"/>
          <w:divBdr>
            <w:top w:val="none" w:sz="0" w:space="0" w:color="auto"/>
            <w:left w:val="none" w:sz="0" w:space="0" w:color="auto"/>
            <w:bottom w:val="none" w:sz="0" w:space="0" w:color="auto"/>
            <w:right w:val="none" w:sz="0" w:space="0" w:color="auto"/>
          </w:divBdr>
        </w:div>
        <w:div w:id="887569760">
          <w:marLeft w:val="640"/>
          <w:marRight w:val="0"/>
          <w:marTop w:val="0"/>
          <w:marBottom w:val="0"/>
          <w:divBdr>
            <w:top w:val="none" w:sz="0" w:space="0" w:color="auto"/>
            <w:left w:val="none" w:sz="0" w:space="0" w:color="auto"/>
            <w:bottom w:val="none" w:sz="0" w:space="0" w:color="auto"/>
            <w:right w:val="none" w:sz="0" w:space="0" w:color="auto"/>
          </w:divBdr>
        </w:div>
        <w:div w:id="554706168">
          <w:marLeft w:val="640"/>
          <w:marRight w:val="0"/>
          <w:marTop w:val="0"/>
          <w:marBottom w:val="0"/>
          <w:divBdr>
            <w:top w:val="none" w:sz="0" w:space="0" w:color="auto"/>
            <w:left w:val="none" w:sz="0" w:space="0" w:color="auto"/>
            <w:bottom w:val="none" w:sz="0" w:space="0" w:color="auto"/>
            <w:right w:val="none" w:sz="0" w:space="0" w:color="auto"/>
          </w:divBdr>
        </w:div>
        <w:div w:id="1622610197">
          <w:marLeft w:val="640"/>
          <w:marRight w:val="0"/>
          <w:marTop w:val="0"/>
          <w:marBottom w:val="0"/>
          <w:divBdr>
            <w:top w:val="none" w:sz="0" w:space="0" w:color="auto"/>
            <w:left w:val="none" w:sz="0" w:space="0" w:color="auto"/>
            <w:bottom w:val="none" w:sz="0" w:space="0" w:color="auto"/>
            <w:right w:val="none" w:sz="0" w:space="0" w:color="auto"/>
          </w:divBdr>
        </w:div>
        <w:div w:id="1286351621">
          <w:marLeft w:val="640"/>
          <w:marRight w:val="0"/>
          <w:marTop w:val="0"/>
          <w:marBottom w:val="0"/>
          <w:divBdr>
            <w:top w:val="none" w:sz="0" w:space="0" w:color="auto"/>
            <w:left w:val="none" w:sz="0" w:space="0" w:color="auto"/>
            <w:bottom w:val="none" w:sz="0" w:space="0" w:color="auto"/>
            <w:right w:val="none" w:sz="0" w:space="0" w:color="auto"/>
          </w:divBdr>
        </w:div>
        <w:div w:id="1627469733">
          <w:marLeft w:val="640"/>
          <w:marRight w:val="0"/>
          <w:marTop w:val="0"/>
          <w:marBottom w:val="0"/>
          <w:divBdr>
            <w:top w:val="none" w:sz="0" w:space="0" w:color="auto"/>
            <w:left w:val="none" w:sz="0" w:space="0" w:color="auto"/>
            <w:bottom w:val="none" w:sz="0" w:space="0" w:color="auto"/>
            <w:right w:val="none" w:sz="0" w:space="0" w:color="auto"/>
          </w:divBdr>
        </w:div>
        <w:div w:id="1260410511">
          <w:marLeft w:val="640"/>
          <w:marRight w:val="0"/>
          <w:marTop w:val="0"/>
          <w:marBottom w:val="0"/>
          <w:divBdr>
            <w:top w:val="none" w:sz="0" w:space="0" w:color="auto"/>
            <w:left w:val="none" w:sz="0" w:space="0" w:color="auto"/>
            <w:bottom w:val="none" w:sz="0" w:space="0" w:color="auto"/>
            <w:right w:val="none" w:sz="0" w:space="0" w:color="auto"/>
          </w:divBdr>
        </w:div>
        <w:div w:id="1595745169">
          <w:marLeft w:val="640"/>
          <w:marRight w:val="0"/>
          <w:marTop w:val="0"/>
          <w:marBottom w:val="0"/>
          <w:divBdr>
            <w:top w:val="none" w:sz="0" w:space="0" w:color="auto"/>
            <w:left w:val="none" w:sz="0" w:space="0" w:color="auto"/>
            <w:bottom w:val="none" w:sz="0" w:space="0" w:color="auto"/>
            <w:right w:val="none" w:sz="0" w:space="0" w:color="auto"/>
          </w:divBdr>
        </w:div>
        <w:div w:id="1971666185">
          <w:marLeft w:val="640"/>
          <w:marRight w:val="0"/>
          <w:marTop w:val="0"/>
          <w:marBottom w:val="0"/>
          <w:divBdr>
            <w:top w:val="none" w:sz="0" w:space="0" w:color="auto"/>
            <w:left w:val="none" w:sz="0" w:space="0" w:color="auto"/>
            <w:bottom w:val="none" w:sz="0" w:space="0" w:color="auto"/>
            <w:right w:val="none" w:sz="0" w:space="0" w:color="auto"/>
          </w:divBdr>
        </w:div>
        <w:div w:id="232203783">
          <w:marLeft w:val="640"/>
          <w:marRight w:val="0"/>
          <w:marTop w:val="0"/>
          <w:marBottom w:val="0"/>
          <w:divBdr>
            <w:top w:val="none" w:sz="0" w:space="0" w:color="auto"/>
            <w:left w:val="none" w:sz="0" w:space="0" w:color="auto"/>
            <w:bottom w:val="none" w:sz="0" w:space="0" w:color="auto"/>
            <w:right w:val="none" w:sz="0" w:space="0" w:color="auto"/>
          </w:divBdr>
        </w:div>
        <w:div w:id="1534222818">
          <w:marLeft w:val="640"/>
          <w:marRight w:val="0"/>
          <w:marTop w:val="0"/>
          <w:marBottom w:val="0"/>
          <w:divBdr>
            <w:top w:val="none" w:sz="0" w:space="0" w:color="auto"/>
            <w:left w:val="none" w:sz="0" w:space="0" w:color="auto"/>
            <w:bottom w:val="none" w:sz="0" w:space="0" w:color="auto"/>
            <w:right w:val="none" w:sz="0" w:space="0" w:color="auto"/>
          </w:divBdr>
        </w:div>
        <w:div w:id="1151099705">
          <w:marLeft w:val="640"/>
          <w:marRight w:val="0"/>
          <w:marTop w:val="0"/>
          <w:marBottom w:val="0"/>
          <w:divBdr>
            <w:top w:val="none" w:sz="0" w:space="0" w:color="auto"/>
            <w:left w:val="none" w:sz="0" w:space="0" w:color="auto"/>
            <w:bottom w:val="none" w:sz="0" w:space="0" w:color="auto"/>
            <w:right w:val="none" w:sz="0" w:space="0" w:color="auto"/>
          </w:divBdr>
        </w:div>
        <w:div w:id="892500848">
          <w:marLeft w:val="640"/>
          <w:marRight w:val="0"/>
          <w:marTop w:val="0"/>
          <w:marBottom w:val="0"/>
          <w:divBdr>
            <w:top w:val="none" w:sz="0" w:space="0" w:color="auto"/>
            <w:left w:val="none" w:sz="0" w:space="0" w:color="auto"/>
            <w:bottom w:val="none" w:sz="0" w:space="0" w:color="auto"/>
            <w:right w:val="none" w:sz="0" w:space="0" w:color="auto"/>
          </w:divBdr>
        </w:div>
        <w:div w:id="501899513">
          <w:marLeft w:val="640"/>
          <w:marRight w:val="0"/>
          <w:marTop w:val="0"/>
          <w:marBottom w:val="0"/>
          <w:divBdr>
            <w:top w:val="none" w:sz="0" w:space="0" w:color="auto"/>
            <w:left w:val="none" w:sz="0" w:space="0" w:color="auto"/>
            <w:bottom w:val="none" w:sz="0" w:space="0" w:color="auto"/>
            <w:right w:val="none" w:sz="0" w:space="0" w:color="auto"/>
          </w:divBdr>
        </w:div>
        <w:div w:id="1469326406">
          <w:marLeft w:val="640"/>
          <w:marRight w:val="0"/>
          <w:marTop w:val="0"/>
          <w:marBottom w:val="0"/>
          <w:divBdr>
            <w:top w:val="none" w:sz="0" w:space="0" w:color="auto"/>
            <w:left w:val="none" w:sz="0" w:space="0" w:color="auto"/>
            <w:bottom w:val="none" w:sz="0" w:space="0" w:color="auto"/>
            <w:right w:val="none" w:sz="0" w:space="0" w:color="auto"/>
          </w:divBdr>
        </w:div>
        <w:div w:id="915087658">
          <w:marLeft w:val="640"/>
          <w:marRight w:val="0"/>
          <w:marTop w:val="0"/>
          <w:marBottom w:val="0"/>
          <w:divBdr>
            <w:top w:val="none" w:sz="0" w:space="0" w:color="auto"/>
            <w:left w:val="none" w:sz="0" w:space="0" w:color="auto"/>
            <w:bottom w:val="none" w:sz="0" w:space="0" w:color="auto"/>
            <w:right w:val="none" w:sz="0" w:space="0" w:color="auto"/>
          </w:divBdr>
        </w:div>
        <w:div w:id="1789198486">
          <w:marLeft w:val="640"/>
          <w:marRight w:val="0"/>
          <w:marTop w:val="0"/>
          <w:marBottom w:val="0"/>
          <w:divBdr>
            <w:top w:val="none" w:sz="0" w:space="0" w:color="auto"/>
            <w:left w:val="none" w:sz="0" w:space="0" w:color="auto"/>
            <w:bottom w:val="none" w:sz="0" w:space="0" w:color="auto"/>
            <w:right w:val="none" w:sz="0" w:space="0" w:color="auto"/>
          </w:divBdr>
        </w:div>
        <w:div w:id="166672888">
          <w:marLeft w:val="640"/>
          <w:marRight w:val="0"/>
          <w:marTop w:val="0"/>
          <w:marBottom w:val="0"/>
          <w:divBdr>
            <w:top w:val="none" w:sz="0" w:space="0" w:color="auto"/>
            <w:left w:val="none" w:sz="0" w:space="0" w:color="auto"/>
            <w:bottom w:val="none" w:sz="0" w:space="0" w:color="auto"/>
            <w:right w:val="none" w:sz="0" w:space="0" w:color="auto"/>
          </w:divBdr>
        </w:div>
        <w:div w:id="2040667257">
          <w:marLeft w:val="640"/>
          <w:marRight w:val="0"/>
          <w:marTop w:val="0"/>
          <w:marBottom w:val="0"/>
          <w:divBdr>
            <w:top w:val="none" w:sz="0" w:space="0" w:color="auto"/>
            <w:left w:val="none" w:sz="0" w:space="0" w:color="auto"/>
            <w:bottom w:val="none" w:sz="0" w:space="0" w:color="auto"/>
            <w:right w:val="none" w:sz="0" w:space="0" w:color="auto"/>
          </w:divBdr>
        </w:div>
        <w:div w:id="1617255682">
          <w:marLeft w:val="640"/>
          <w:marRight w:val="0"/>
          <w:marTop w:val="0"/>
          <w:marBottom w:val="0"/>
          <w:divBdr>
            <w:top w:val="none" w:sz="0" w:space="0" w:color="auto"/>
            <w:left w:val="none" w:sz="0" w:space="0" w:color="auto"/>
            <w:bottom w:val="none" w:sz="0" w:space="0" w:color="auto"/>
            <w:right w:val="none" w:sz="0" w:space="0" w:color="auto"/>
          </w:divBdr>
        </w:div>
        <w:div w:id="873738966">
          <w:marLeft w:val="640"/>
          <w:marRight w:val="0"/>
          <w:marTop w:val="0"/>
          <w:marBottom w:val="0"/>
          <w:divBdr>
            <w:top w:val="none" w:sz="0" w:space="0" w:color="auto"/>
            <w:left w:val="none" w:sz="0" w:space="0" w:color="auto"/>
            <w:bottom w:val="none" w:sz="0" w:space="0" w:color="auto"/>
            <w:right w:val="none" w:sz="0" w:space="0" w:color="auto"/>
          </w:divBdr>
        </w:div>
        <w:div w:id="1477917688">
          <w:marLeft w:val="640"/>
          <w:marRight w:val="0"/>
          <w:marTop w:val="0"/>
          <w:marBottom w:val="0"/>
          <w:divBdr>
            <w:top w:val="none" w:sz="0" w:space="0" w:color="auto"/>
            <w:left w:val="none" w:sz="0" w:space="0" w:color="auto"/>
            <w:bottom w:val="none" w:sz="0" w:space="0" w:color="auto"/>
            <w:right w:val="none" w:sz="0" w:space="0" w:color="auto"/>
          </w:divBdr>
        </w:div>
        <w:div w:id="956914629">
          <w:marLeft w:val="640"/>
          <w:marRight w:val="0"/>
          <w:marTop w:val="0"/>
          <w:marBottom w:val="0"/>
          <w:divBdr>
            <w:top w:val="none" w:sz="0" w:space="0" w:color="auto"/>
            <w:left w:val="none" w:sz="0" w:space="0" w:color="auto"/>
            <w:bottom w:val="none" w:sz="0" w:space="0" w:color="auto"/>
            <w:right w:val="none" w:sz="0" w:space="0" w:color="auto"/>
          </w:divBdr>
        </w:div>
        <w:div w:id="893463815">
          <w:marLeft w:val="640"/>
          <w:marRight w:val="0"/>
          <w:marTop w:val="0"/>
          <w:marBottom w:val="0"/>
          <w:divBdr>
            <w:top w:val="none" w:sz="0" w:space="0" w:color="auto"/>
            <w:left w:val="none" w:sz="0" w:space="0" w:color="auto"/>
            <w:bottom w:val="none" w:sz="0" w:space="0" w:color="auto"/>
            <w:right w:val="none" w:sz="0" w:space="0" w:color="auto"/>
          </w:divBdr>
        </w:div>
        <w:div w:id="1919559062">
          <w:marLeft w:val="640"/>
          <w:marRight w:val="0"/>
          <w:marTop w:val="0"/>
          <w:marBottom w:val="0"/>
          <w:divBdr>
            <w:top w:val="none" w:sz="0" w:space="0" w:color="auto"/>
            <w:left w:val="none" w:sz="0" w:space="0" w:color="auto"/>
            <w:bottom w:val="none" w:sz="0" w:space="0" w:color="auto"/>
            <w:right w:val="none" w:sz="0" w:space="0" w:color="auto"/>
          </w:divBdr>
        </w:div>
        <w:div w:id="1893732731">
          <w:marLeft w:val="640"/>
          <w:marRight w:val="0"/>
          <w:marTop w:val="0"/>
          <w:marBottom w:val="0"/>
          <w:divBdr>
            <w:top w:val="none" w:sz="0" w:space="0" w:color="auto"/>
            <w:left w:val="none" w:sz="0" w:space="0" w:color="auto"/>
            <w:bottom w:val="none" w:sz="0" w:space="0" w:color="auto"/>
            <w:right w:val="none" w:sz="0" w:space="0" w:color="auto"/>
          </w:divBdr>
        </w:div>
        <w:div w:id="481895508">
          <w:marLeft w:val="640"/>
          <w:marRight w:val="0"/>
          <w:marTop w:val="0"/>
          <w:marBottom w:val="0"/>
          <w:divBdr>
            <w:top w:val="none" w:sz="0" w:space="0" w:color="auto"/>
            <w:left w:val="none" w:sz="0" w:space="0" w:color="auto"/>
            <w:bottom w:val="none" w:sz="0" w:space="0" w:color="auto"/>
            <w:right w:val="none" w:sz="0" w:space="0" w:color="auto"/>
          </w:divBdr>
        </w:div>
        <w:div w:id="1098138547">
          <w:marLeft w:val="640"/>
          <w:marRight w:val="0"/>
          <w:marTop w:val="0"/>
          <w:marBottom w:val="0"/>
          <w:divBdr>
            <w:top w:val="none" w:sz="0" w:space="0" w:color="auto"/>
            <w:left w:val="none" w:sz="0" w:space="0" w:color="auto"/>
            <w:bottom w:val="none" w:sz="0" w:space="0" w:color="auto"/>
            <w:right w:val="none" w:sz="0" w:space="0" w:color="auto"/>
          </w:divBdr>
        </w:div>
        <w:div w:id="1460341792">
          <w:marLeft w:val="640"/>
          <w:marRight w:val="0"/>
          <w:marTop w:val="0"/>
          <w:marBottom w:val="0"/>
          <w:divBdr>
            <w:top w:val="none" w:sz="0" w:space="0" w:color="auto"/>
            <w:left w:val="none" w:sz="0" w:space="0" w:color="auto"/>
            <w:bottom w:val="none" w:sz="0" w:space="0" w:color="auto"/>
            <w:right w:val="none" w:sz="0" w:space="0" w:color="auto"/>
          </w:divBdr>
        </w:div>
        <w:div w:id="859441192">
          <w:marLeft w:val="640"/>
          <w:marRight w:val="0"/>
          <w:marTop w:val="0"/>
          <w:marBottom w:val="0"/>
          <w:divBdr>
            <w:top w:val="none" w:sz="0" w:space="0" w:color="auto"/>
            <w:left w:val="none" w:sz="0" w:space="0" w:color="auto"/>
            <w:bottom w:val="none" w:sz="0" w:space="0" w:color="auto"/>
            <w:right w:val="none" w:sz="0" w:space="0" w:color="auto"/>
          </w:divBdr>
        </w:div>
        <w:div w:id="1715929523">
          <w:marLeft w:val="640"/>
          <w:marRight w:val="0"/>
          <w:marTop w:val="0"/>
          <w:marBottom w:val="0"/>
          <w:divBdr>
            <w:top w:val="none" w:sz="0" w:space="0" w:color="auto"/>
            <w:left w:val="none" w:sz="0" w:space="0" w:color="auto"/>
            <w:bottom w:val="none" w:sz="0" w:space="0" w:color="auto"/>
            <w:right w:val="none" w:sz="0" w:space="0" w:color="auto"/>
          </w:divBdr>
        </w:div>
        <w:div w:id="900561192">
          <w:marLeft w:val="640"/>
          <w:marRight w:val="0"/>
          <w:marTop w:val="0"/>
          <w:marBottom w:val="0"/>
          <w:divBdr>
            <w:top w:val="none" w:sz="0" w:space="0" w:color="auto"/>
            <w:left w:val="none" w:sz="0" w:space="0" w:color="auto"/>
            <w:bottom w:val="none" w:sz="0" w:space="0" w:color="auto"/>
            <w:right w:val="none" w:sz="0" w:space="0" w:color="auto"/>
          </w:divBdr>
        </w:div>
        <w:div w:id="514927139">
          <w:marLeft w:val="640"/>
          <w:marRight w:val="0"/>
          <w:marTop w:val="0"/>
          <w:marBottom w:val="0"/>
          <w:divBdr>
            <w:top w:val="none" w:sz="0" w:space="0" w:color="auto"/>
            <w:left w:val="none" w:sz="0" w:space="0" w:color="auto"/>
            <w:bottom w:val="none" w:sz="0" w:space="0" w:color="auto"/>
            <w:right w:val="none" w:sz="0" w:space="0" w:color="auto"/>
          </w:divBdr>
        </w:div>
        <w:div w:id="252667957">
          <w:marLeft w:val="640"/>
          <w:marRight w:val="0"/>
          <w:marTop w:val="0"/>
          <w:marBottom w:val="0"/>
          <w:divBdr>
            <w:top w:val="none" w:sz="0" w:space="0" w:color="auto"/>
            <w:left w:val="none" w:sz="0" w:space="0" w:color="auto"/>
            <w:bottom w:val="none" w:sz="0" w:space="0" w:color="auto"/>
            <w:right w:val="none" w:sz="0" w:space="0" w:color="auto"/>
          </w:divBdr>
        </w:div>
        <w:div w:id="1542472539">
          <w:marLeft w:val="640"/>
          <w:marRight w:val="0"/>
          <w:marTop w:val="0"/>
          <w:marBottom w:val="0"/>
          <w:divBdr>
            <w:top w:val="none" w:sz="0" w:space="0" w:color="auto"/>
            <w:left w:val="none" w:sz="0" w:space="0" w:color="auto"/>
            <w:bottom w:val="none" w:sz="0" w:space="0" w:color="auto"/>
            <w:right w:val="none" w:sz="0" w:space="0" w:color="auto"/>
          </w:divBdr>
        </w:div>
        <w:div w:id="584538456">
          <w:marLeft w:val="640"/>
          <w:marRight w:val="0"/>
          <w:marTop w:val="0"/>
          <w:marBottom w:val="0"/>
          <w:divBdr>
            <w:top w:val="none" w:sz="0" w:space="0" w:color="auto"/>
            <w:left w:val="none" w:sz="0" w:space="0" w:color="auto"/>
            <w:bottom w:val="none" w:sz="0" w:space="0" w:color="auto"/>
            <w:right w:val="none" w:sz="0" w:space="0" w:color="auto"/>
          </w:divBdr>
        </w:div>
        <w:div w:id="779304180">
          <w:marLeft w:val="640"/>
          <w:marRight w:val="0"/>
          <w:marTop w:val="0"/>
          <w:marBottom w:val="0"/>
          <w:divBdr>
            <w:top w:val="none" w:sz="0" w:space="0" w:color="auto"/>
            <w:left w:val="none" w:sz="0" w:space="0" w:color="auto"/>
            <w:bottom w:val="none" w:sz="0" w:space="0" w:color="auto"/>
            <w:right w:val="none" w:sz="0" w:space="0" w:color="auto"/>
          </w:divBdr>
        </w:div>
        <w:div w:id="2005434039">
          <w:marLeft w:val="640"/>
          <w:marRight w:val="0"/>
          <w:marTop w:val="0"/>
          <w:marBottom w:val="0"/>
          <w:divBdr>
            <w:top w:val="none" w:sz="0" w:space="0" w:color="auto"/>
            <w:left w:val="none" w:sz="0" w:space="0" w:color="auto"/>
            <w:bottom w:val="none" w:sz="0" w:space="0" w:color="auto"/>
            <w:right w:val="none" w:sz="0" w:space="0" w:color="auto"/>
          </w:divBdr>
        </w:div>
        <w:div w:id="1492326867">
          <w:marLeft w:val="640"/>
          <w:marRight w:val="0"/>
          <w:marTop w:val="0"/>
          <w:marBottom w:val="0"/>
          <w:divBdr>
            <w:top w:val="none" w:sz="0" w:space="0" w:color="auto"/>
            <w:left w:val="none" w:sz="0" w:space="0" w:color="auto"/>
            <w:bottom w:val="none" w:sz="0" w:space="0" w:color="auto"/>
            <w:right w:val="none" w:sz="0" w:space="0" w:color="auto"/>
          </w:divBdr>
        </w:div>
        <w:div w:id="1318337259">
          <w:marLeft w:val="640"/>
          <w:marRight w:val="0"/>
          <w:marTop w:val="0"/>
          <w:marBottom w:val="0"/>
          <w:divBdr>
            <w:top w:val="none" w:sz="0" w:space="0" w:color="auto"/>
            <w:left w:val="none" w:sz="0" w:space="0" w:color="auto"/>
            <w:bottom w:val="none" w:sz="0" w:space="0" w:color="auto"/>
            <w:right w:val="none" w:sz="0" w:space="0" w:color="auto"/>
          </w:divBdr>
        </w:div>
        <w:div w:id="1977829252">
          <w:marLeft w:val="640"/>
          <w:marRight w:val="0"/>
          <w:marTop w:val="0"/>
          <w:marBottom w:val="0"/>
          <w:divBdr>
            <w:top w:val="none" w:sz="0" w:space="0" w:color="auto"/>
            <w:left w:val="none" w:sz="0" w:space="0" w:color="auto"/>
            <w:bottom w:val="none" w:sz="0" w:space="0" w:color="auto"/>
            <w:right w:val="none" w:sz="0" w:space="0" w:color="auto"/>
          </w:divBdr>
        </w:div>
        <w:div w:id="1130977014">
          <w:marLeft w:val="640"/>
          <w:marRight w:val="0"/>
          <w:marTop w:val="0"/>
          <w:marBottom w:val="0"/>
          <w:divBdr>
            <w:top w:val="none" w:sz="0" w:space="0" w:color="auto"/>
            <w:left w:val="none" w:sz="0" w:space="0" w:color="auto"/>
            <w:bottom w:val="none" w:sz="0" w:space="0" w:color="auto"/>
            <w:right w:val="none" w:sz="0" w:space="0" w:color="auto"/>
          </w:divBdr>
        </w:div>
        <w:div w:id="1282611598">
          <w:marLeft w:val="640"/>
          <w:marRight w:val="0"/>
          <w:marTop w:val="0"/>
          <w:marBottom w:val="0"/>
          <w:divBdr>
            <w:top w:val="none" w:sz="0" w:space="0" w:color="auto"/>
            <w:left w:val="none" w:sz="0" w:space="0" w:color="auto"/>
            <w:bottom w:val="none" w:sz="0" w:space="0" w:color="auto"/>
            <w:right w:val="none" w:sz="0" w:space="0" w:color="auto"/>
          </w:divBdr>
        </w:div>
      </w:divsChild>
    </w:div>
    <w:div w:id="1552498258">
      <w:bodyDiv w:val="1"/>
      <w:marLeft w:val="0"/>
      <w:marRight w:val="0"/>
      <w:marTop w:val="0"/>
      <w:marBottom w:val="0"/>
      <w:divBdr>
        <w:top w:val="none" w:sz="0" w:space="0" w:color="auto"/>
        <w:left w:val="none" w:sz="0" w:space="0" w:color="auto"/>
        <w:bottom w:val="none" w:sz="0" w:space="0" w:color="auto"/>
        <w:right w:val="none" w:sz="0" w:space="0" w:color="auto"/>
      </w:divBdr>
      <w:divsChild>
        <w:div w:id="63843941">
          <w:marLeft w:val="0"/>
          <w:marRight w:val="0"/>
          <w:marTop w:val="0"/>
          <w:marBottom w:val="0"/>
          <w:divBdr>
            <w:top w:val="none" w:sz="0" w:space="0" w:color="auto"/>
            <w:left w:val="none" w:sz="0" w:space="0" w:color="auto"/>
            <w:bottom w:val="none" w:sz="0" w:space="0" w:color="auto"/>
            <w:right w:val="none" w:sz="0" w:space="0" w:color="auto"/>
          </w:divBdr>
          <w:divsChild>
            <w:div w:id="244582170">
              <w:marLeft w:val="0"/>
              <w:marRight w:val="0"/>
              <w:marTop w:val="0"/>
              <w:marBottom w:val="0"/>
              <w:divBdr>
                <w:top w:val="none" w:sz="0" w:space="0" w:color="auto"/>
                <w:left w:val="none" w:sz="0" w:space="0" w:color="auto"/>
                <w:bottom w:val="none" w:sz="0" w:space="0" w:color="auto"/>
                <w:right w:val="none" w:sz="0" w:space="0" w:color="auto"/>
              </w:divBdr>
              <w:divsChild>
                <w:div w:id="1417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195619">
      <w:bodyDiv w:val="1"/>
      <w:marLeft w:val="0"/>
      <w:marRight w:val="0"/>
      <w:marTop w:val="0"/>
      <w:marBottom w:val="0"/>
      <w:divBdr>
        <w:top w:val="none" w:sz="0" w:space="0" w:color="auto"/>
        <w:left w:val="none" w:sz="0" w:space="0" w:color="auto"/>
        <w:bottom w:val="none" w:sz="0" w:space="0" w:color="auto"/>
        <w:right w:val="none" w:sz="0" w:space="0" w:color="auto"/>
      </w:divBdr>
      <w:divsChild>
        <w:div w:id="2072803825">
          <w:marLeft w:val="640"/>
          <w:marRight w:val="0"/>
          <w:marTop w:val="0"/>
          <w:marBottom w:val="0"/>
          <w:divBdr>
            <w:top w:val="none" w:sz="0" w:space="0" w:color="auto"/>
            <w:left w:val="none" w:sz="0" w:space="0" w:color="auto"/>
            <w:bottom w:val="none" w:sz="0" w:space="0" w:color="auto"/>
            <w:right w:val="none" w:sz="0" w:space="0" w:color="auto"/>
          </w:divBdr>
        </w:div>
        <w:div w:id="826898585">
          <w:marLeft w:val="640"/>
          <w:marRight w:val="0"/>
          <w:marTop w:val="0"/>
          <w:marBottom w:val="0"/>
          <w:divBdr>
            <w:top w:val="none" w:sz="0" w:space="0" w:color="auto"/>
            <w:left w:val="none" w:sz="0" w:space="0" w:color="auto"/>
            <w:bottom w:val="none" w:sz="0" w:space="0" w:color="auto"/>
            <w:right w:val="none" w:sz="0" w:space="0" w:color="auto"/>
          </w:divBdr>
        </w:div>
        <w:div w:id="906957789">
          <w:marLeft w:val="640"/>
          <w:marRight w:val="0"/>
          <w:marTop w:val="0"/>
          <w:marBottom w:val="0"/>
          <w:divBdr>
            <w:top w:val="none" w:sz="0" w:space="0" w:color="auto"/>
            <w:left w:val="none" w:sz="0" w:space="0" w:color="auto"/>
            <w:bottom w:val="none" w:sz="0" w:space="0" w:color="auto"/>
            <w:right w:val="none" w:sz="0" w:space="0" w:color="auto"/>
          </w:divBdr>
        </w:div>
        <w:div w:id="171191997">
          <w:marLeft w:val="640"/>
          <w:marRight w:val="0"/>
          <w:marTop w:val="0"/>
          <w:marBottom w:val="0"/>
          <w:divBdr>
            <w:top w:val="none" w:sz="0" w:space="0" w:color="auto"/>
            <w:left w:val="none" w:sz="0" w:space="0" w:color="auto"/>
            <w:bottom w:val="none" w:sz="0" w:space="0" w:color="auto"/>
            <w:right w:val="none" w:sz="0" w:space="0" w:color="auto"/>
          </w:divBdr>
        </w:div>
        <w:div w:id="587424810">
          <w:marLeft w:val="640"/>
          <w:marRight w:val="0"/>
          <w:marTop w:val="0"/>
          <w:marBottom w:val="0"/>
          <w:divBdr>
            <w:top w:val="none" w:sz="0" w:space="0" w:color="auto"/>
            <w:left w:val="none" w:sz="0" w:space="0" w:color="auto"/>
            <w:bottom w:val="none" w:sz="0" w:space="0" w:color="auto"/>
            <w:right w:val="none" w:sz="0" w:space="0" w:color="auto"/>
          </w:divBdr>
        </w:div>
        <w:div w:id="1329095916">
          <w:marLeft w:val="640"/>
          <w:marRight w:val="0"/>
          <w:marTop w:val="0"/>
          <w:marBottom w:val="0"/>
          <w:divBdr>
            <w:top w:val="none" w:sz="0" w:space="0" w:color="auto"/>
            <w:left w:val="none" w:sz="0" w:space="0" w:color="auto"/>
            <w:bottom w:val="none" w:sz="0" w:space="0" w:color="auto"/>
            <w:right w:val="none" w:sz="0" w:space="0" w:color="auto"/>
          </w:divBdr>
        </w:div>
        <w:div w:id="1424447915">
          <w:marLeft w:val="640"/>
          <w:marRight w:val="0"/>
          <w:marTop w:val="0"/>
          <w:marBottom w:val="0"/>
          <w:divBdr>
            <w:top w:val="none" w:sz="0" w:space="0" w:color="auto"/>
            <w:left w:val="none" w:sz="0" w:space="0" w:color="auto"/>
            <w:bottom w:val="none" w:sz="0" w:space="0" w:color="auto"/>
            <w:right w:val="none" w:sz="0" w:space="0" w:color="auto"/>
          </w:divBdr>
        </w:div>
        <w:div w:id="643508225">
          <w:marLeft w:val="640"/>
          <w:marRight w:val="0"/>
          <w:marTop w:val="0"/>
          <w:marBottom w:val="0"/>
          <w:divBdr>
            <w:top w:val="none" w:sz="0" w:space="0" w:color="auto"/>
            <w:left w:val="none" w:sz="0" w:space="0" w:color="auto"/>
            <w:bottom w:val="none" w:sz="0" w:space="0" w:color="auto"/>
            <w:right w:val="none" w:sz="0" w:space="0" w:color="auto"/>
          </w:divBdr>
        </w:div>
        <w:div w:id="1267346442">
          <w:marLeft w:val="640"/>
          <w:marRight w:val="0"/>
          <w:marTop w:val="0"/>
          <w:marBottom w:val="0"/>
          <w:divBdr>
            <w:top w:val="none" w:sz="0" w:space="0" w:color="auto"/>
            <w:left w:val="none" w:sz="0" w:space="0" w:color="auto"/>
            <w:bottom w:val="none" w:sz="0" w:space="0" w:color="auto"/>
            <w:right w:val="none" w:sz="0" w:space="0" w:color="auto"/>
          </w:divBdr>
        </w:div>
        <w:div w:id="15885789">
          <w:marLeft w:val="640"/>
          <w:marRight w:val="0"/>
          <w:marTop w:val="0"/>
          <w:marBottom w:val="0"/>
          <w:divBdr>
            <w:top w:val="none" w:sz="0" w:space="0" w:color="auto"/>
            <w:left w:val="none" w:sz="0" w:space="0" w:color="auto"/>
            <w:bottom w:val="none" w:sz="0" w:space="0" w:color="auto"/>
            <w:right w:val="none" w:sz="0" w:space="0" w:color="auto"/>
          </w:divBdr>
        </w:div>
        <w:div w:id="17126411">
          <w:marLeft w:val="640"/>
          <w:marRight w:val="0"/>
          <w:marTop w:val="0"/>
          <w:marBottom w:val="0"/>
          <w:divBdr>
            <w:top w:val="none" w:sz="0" w:space="0" w:color="auto"/>
            <w:left w:val="none" w:sz="0" w:space="0" w:color="auto"/>
            <w:bottom w:val="none" w:sz="0" w:space="0" w:color="auto"/>
            <w:right w:val="none" w:sz="0" w:space="0" w:color="auto"/>
          </w:divBdr>
        </w:div>
        <w:div w:id="1422335603">
          <w:marLeft w:val="640"/>
          <w:marRight w:val="0"/>
          <w:marTop w:val="0"/>
          <w:marBottom w:val="0"/>
          <w:divBdr>
            <w:top w:val="none" w:sz="0" w:space="0" w:color="auto"/>
            <w:left w:val="none" w:sz="0" w:space="0" w:color="auto"/>
            <w:bottom w:val="none" w:sz="0" w:space="0" w:color="auto"/>
            <w:right w:val="none" w:sz="0" w:space="0" w:color="auto"/>
          </w:divBdr>
        </w:div>
        <w:div w:id="1049572377">
          <w:marLeft w:val="640"/>
          <w:marRight w:val="0"/>
          <w:marTop w:val="0"/>
          <w:marBottom w:val="0"/>
          <w:divBdr>
            <w:top w:val="none" w:sz="0" w:space="0" w:color="auto"/>
            <w:left w:val="none" w:sz="0" w:space="0" w:color="auto"/>
            <w:bottom w:val="none" w:sz="0" w:space="0" w:color="auto"/>
            <w:right w:val="none" w:sz="0" w:space="0" w:color="auto"/>
          </w:divBdr>
        </w:div>
        <w:div w:id="690303741">
          <w:marLeft w:val="640"/>
          <w:marRight w:val="0"/>
          <w:marTop w:val="0"/>
          <w:marBottom w:val="0"/>
          <w:divBdr>
            <w:top w:val="none" w:sz="0" w:space="0" w:color="auto"/>
            <w:left w:val="none" w:sz="0" w:space="0" w:color="auto"/>
            <w:bottom w:val="none" w:sz="0" w:space="0" w:color="auto"/>
            <w:right w:val="none" w:sz="0" w:space="0" w:color="auto"/>
          </w:divBdr>
        </w:div>
        <w:div w:id="455609756">
          <w:marLeft w:val="640"/>
          <w:marRight w:val="0"/>
          <w:marTop w:val="0"/>
          <w:marBottom w:val="0"/>
          <w:divBdr>
            <w:top w:val="none" w:sz="0" w:space="0" w:color="auto"/>
            <w:left w:val="none" w:sz="0" w:space="0" w:color="auto"/>
            <w:bottom w:val="none" w:sz="0" w:space="0" w:color="auto"/>
            <w:right w:val="none" w:sz="0" w:space="0" w:color="auto"/>
          </w:divBdr>
        </w:div>
        <w:div w:id="477961980">
          <w:marLeft w:val="640"/>
          <w:marRight w:val="0"/>
          <w:marTop w:val="0"/>
          <w:marBottom w:val="0"/>
          <w:divBdr>
            <w:top w:val="none" w:sz="0" w:space="0" w:color="auto"/>
            <w:left w:val="none" w:sz="0" w:space="0" w:color="auto"/>
            <w:bottom w:val="none" w:sz="0" w:space="0" w:color="auto"/>
            <w:right w:val="none" w:sz="0" w:space="0" w:color="auto"/>
          </w:divBdr>
        </w:div>
        <w:div w:id="1008948915">
          <w:marLeft w:val="640"/>
          <w:marRight w:val="0"/>
          <w:marTop w:val="0"/>
          <w:marBottom w:val="0"/>
          <w:divBdr>
            <w:top w:val="none" w:sz="0" w:space="0" w:color="auto"/>
            <w:left w:val="none" w:sz="0" w:space="0" w:color="auto"/>
            <w:bottom w:val="none" w:sz="0" w:space="0" w:color="auto"/>
            <w:right w:val="none" w:sz="0" w:space="0" w:color="auto"/>
          </w:divBdr>
        </w:div>
        <w:div w:id="766585391">
          <w:marLeft w:val="640"/>
          <w:marRight w:val="0"/>
          <w:marTop w:val="0"/>
          <w:marBottom w:val="0"/>
          <w:divBdr>
            <w:top w:val="none" w:sz="0" w:space="0" w:color="auto"/>
            <w:left w:val="none" w:sz="0" w:space="0" w:color="auto"/>
            <w:bottom w:val="none" w:sz="0" w:space="0" w:color="auto"/>
            <w:right w:val="none" w:sz="0" w:space="0" w:color="auto"/>
          </w:divBdr>
        </w:div>
        <w:div w:id="1424961456">
          <w:marLeft w:val="640"/>
          <w:marRight w:val="0"/>
          <w:marTop w:val="0"/>
          <w:marBottom w:val="0"/>
          <w:divBdr>
            <w:top w:val="none" w:sz="0" w:space="0" w:color="auto"/>
            <w:left w:val="none" w:sz="0" w:space="0" w:color="auto"/>
            <w:bottom w:val="none" w:sz="0" w:space="0" w:color="auto"/>
            <w:right w:val="none" w:sz="0" w:space="0" w:color="auto"/>
          </w:divBdr>
        </w:div>
        <w:div w:id="351758861">
          <w:marLeft w:val="640"/>
          <w:marRight w:val="0"/>
          <w:marTop w:val="0"/>
          <w:marBottom w:val="0"/>
          <w:divBdr>
            <w:top w:val="none" w:sz="0" w:space="0" w:color="auto"/>
            <w:left w:val="none" w:sz="0" w:space="0" w:color="auto"/>
            <w:bottom w:val="none" w:sz="0" w:space="0" w:color="auto"/>
            <w:right w:val="none" w:sz="0" w:space="0" w:color="auto"/>
          </w:divBdr>
        </w:div>
        <w:div w:id="285938580">
          <w:marLeft w:val="640"/>
          <w:marRight w:val="0"/>
          <w:marTop w:val="0"/>
          <w:marBottom w:val="0"/>
          <w:divBdr>
            <w:top w:val="none" w:sz="0" w:space="0" w:color="auto"/>
            <w:left w:val="none" w:sz="0" w:space="0" w:color="auto"/>
            <w:bottom w:val="none" w:sz="0" w:space="0" w:color="auto"/>
            <w:right w:val="none" w:sz="0" w:space="0" w:color="auto"/>
          </w:divBdr>
        </w:div>
        <w:div w:id="867067936">
          <w:marLeft w:val="640"/>
          <w:marRight w:val="0"/>
          <w:marTop w:val="0"/>
          <w:marBottom w:val="0"/>
          <w:divBdr>
            <w:top w:val="none" w:sz="0" w:space="0" w:color="auto"/>
            <w:left w:val="none" w:sz="0" w:space="0" w:color="auto"/>
            <w:bottom w:val="none" w:sz="0" w:space="0" w:color="auto"/>
            <w:right w:val="none" w:sz="0" w:space="0" w:color="auto"/>
          </w:divBdr>
        </w:div>
        <w:div w:id="905382393">
          <w:marLeft w:val="640"/>
          <w:marRight w:val="0"/>
          <w:marTop w:val="0"/>
          <w:marBottom w:val="0"/>
          <w:divBdr>
            <w:top w:val="none" w:sz="0" w:space="0" w:color="auto"/>
            <w:left w:val="none" w:sz="0" w:space="0" w:color="auto"/>
            <w:bottom w:val="none" w:sz="0" w:space="0" w:color="auto"/>
            <w:right w:val="none" w:sz="0" w:space="0" w:color="auto"/>
          </w:divBdr>
        </w:div>
        <w:div w:id="577248986">
          <w:marLeft w:val="640"/>
          <w:marRight w:val="0"/>
          <w:marTop w:val="0"/>
          <w:marBottom w:val="0"/>
          <w:divBdr>
            <w:top w:val="none" w:sz="0" w:space="0" w:color="auto"/>
            <w:left w:val="none" w:sz="0" w:space="0" w:color="auto"/>
            <w:bottom w:val="none" w:sz="0" w:space="0" w:color="auto"/>
            <w:right w:val="none" w:sz="0" w:space="0" w:color="auto"/>
          </w:divBdr>
        </w:div>
        <w:div w:id="697463948">
          <w:marLeft w:val="640"/>
          <w:marRight w:val="0"/>
          <w:marTop w:val="0"/>
          <w:marBottom w:val="0"/>
          <w:divBdr>
            <w:top w:val="none" w:sz="0" w:space="0" w:color="auto"/>
            <w:left w:val="none" w:sz="0" w:space="0" w:color="auto"/>
            <w:bottom w:val="none" w:sz="0" w:space="0" w:color="auto"/>
            <w:right w:val="none" w:sz="0" w:space="0" w:color="auto"/>
          </w:divBdr>
        </w:div>
        <w:div w:id="1080449371">
          <w:marLeft w:val="640"/>
          <w:marRight w:val="0"/>
          <w:marTop w:val="0"/>
          <w:marBottom w:val="0"/>
          <w:divBdr>
            <w:top w:val="none" w:sz="0" w:space="0" w:color="auto"/>
            <w:left w:val="none" w:sz="0" w:space="0" w:color="auto"/>
            <w:bottom w:val="none" w:sz="0" w:space="0" w:color="auto"/>
            <w:right w:val="none" w:sz="0" w:space="0" w:color="auto"/>
          </w:divBdr>
        </w:div>
        <w:div w:id="458258779">
          <w:marLeft w:val="640"/>
          <w:marRight w:val="0"/>
          <w:marTop w:val="0"/>
          <w:marBottom w:val="0"/>
          <w:divBdr>
            <w:top w:val="none" w:sz="0" w:space="0" w:color="auto"/>
            <w:left w:val="none" w:sz="0" w:space="0" w:color="auto"/>
            <w:bottom w:val="none" w:sz="0" w:space="0" w:color="auto"/>
            <w:right w:val="none" w:sz="0" w:space="0" w:color="auto"/>
          </w:divBdr>
        </w:div>
        <w:div w:id="1389575857">
          <w:marLeft w:val="640"/>
          <w:marRight w:val="0"/>
          <w:marTop w:val="0"/>
          <w:marBottom w:val="0"/>
          <w:divBdr>
            <w:top w:val="none" w:sz="0" w:space="0" w:color="auto"/>
            <w:left w:val="none" w:sz="0" w:space="0" w:color="auto"/>
            <w:bottom w:val="none" w:sz="0" w:space="0" w:color="auto"/>
            <w:right w:val="none" w:sz="0" w:space="0" w:color="auto"/>
          </w:divBdr>
        </w:div>
        <w:div w:id="646012997">
          <w:marLeft w:val="640"/>
          <w:marRight w:val="0"/>
          <w:marTop w:val="0"/>
          <w:marBottom w:val="0"/>
          <w:divBdr>
            <w:top w:val="none" w:sz="0" w:space="0" w:color="auto"/>
            <w:left w:val="none" w:sz="0" w:space="0" w:color="auto"/>
            <w:bottom w:val="none" w:sz="0" w:space="0" w:color="auto"/>
            <w:right w:val="none" w:sz="0" w:space="0" w:color="auto"/>
          </w:divBdr>
        </w:div>
        <w:div w:id="1849444146">
          <w:marLeft w:val="640"/>
          <w:marRight w:val="0"/>
          <w:marTop w:val="0"/>
          <w:marBottom w:val="0"/>
          <w:divBdr>
            <w:top w:val="none" w:sz="0" w:space="0" w:color="auto"/>
            <w:left w:val="none" w:sz="0" w:space="0" w:color="auto"/>
            <w:bottom w:val="none" w:sz="0" w:space="0" w:color="auto"/>
            <w:right w:val="none" w:sz="0" w:space="0" w:color="auto"/>
          </w:divBdr>
        </w:div>
        <w:div w:id="1834686737">
          <w:marLeft w:val="640"/>
          <w:marRight w:val="0"/>
          <w:marTop w:val="0"/>
          <w:marBottom w:val="0"/>
          <w:divBdr>
            <w:top w:val="none" w:sz="0" w:space="0" w:color="auto"/>
            <w:left w:val="none" w:sz="0" w:space="0" w:color="auto"/>
            <w:bottom w:val="none" w:sz="0" w:space="0" w:color="auto"/>
            <w:right w:val="none" w:sz="0" w:space="0" w:color="auto"/>
          </w:divBdr>
        </w:div>
        <w:div w:id="570502684">
          <w:marLeft w:val="640"/>
          <w:marRight w:val="0"/>
          <w:marTop w:val="0"/>
          <w:marBottom w:val="0"/>
          <w:divBdr>
            <w:top w:val="none" w:sz="0" w:space="0" w:color="auto"/>
            <w:left w:val="none" w:sz="0" w:space="0" w:color="auto"/>
            <w:bottom w:val="none" w:sz="0" w:space="0" w:color="auto"/>
            <w:right w:val="none" w:sz="0" w:space="0" w:color="auto"/>
          </w:divBdr>
        </w:div>
        <w:div w:id="1801418667">
          <w:marLeft w:val="640"/>
          <w:marRight w:val="0"/>
          <w:marTop w:val="0"/>
          <w:marBottom w:val="0"/>
          <w:divBdr>
            <w:top w:val="none" w:sz="0" w:space="0" w:color="auto"/>
            <w:left w:val="none" w:sz="0" w:space="0" w:color="auto"/>
            <w:bottom w:val="none" w:sz="0" w:space="0" w:color="auto"/>
            <w:right w:val="none" w:sz="0" w:space="0" w:color="auto"/>
          </w:divBdr>
        </w:div>
        <w:div w:id="67534062">
          <w:marLeft w:val="640"/>
          <w:marRight w:val="0"/>
          <w:marTop w:val="0"/>
          <w:marBottom w:val="0"/>
          <w:divBdr>
            <w:top w:val="none" w:sz="0" w:space="0" w:color="auto"/>
            <w:left w:val="none" w:sz="0" w:space="0" w:color="auto"/>
            <w:bottom w:val="none" w:sz="0" w:space="0" w:color="auto"/>
            <w:right w:val="none" w:sz="0" w:space="0" w:color="auto"/>
          </w:divBdr>
        </w:div>
        <w:div w:id="1616787419">
          <w:marLeft w:val="640"/>
          <w:marRight w:val="0"/>
          <w:marTop w:val="0"/>
          <w:marBottom w:val="0"/>
          <w:divBdr>
            <w:top w:val="none" w:sz="0" w:space="0" w:color="auto"/>
            <w:left w:val="none" w:sz="0" w:space="0" w:color="auto"/>
            <w:bottom w:val="none" w:sz="0" w:space="0" w:color="auto"/>
            <w:right w:val="none" w:sz="0" w:space="0" w:color="auto"/>
          </w:divBdr>
        </w:div>
        <w:div w:id="1441609755">
          <w:marLeft w:val="640"/>
          <w:marRight w:val="0"/>
          <w:marTop w:val="0"/>
          <w:marBottom w:val="0"/>
          <w:divBdr>
            <w:top w:val="none" w:sz="0" w:space="0" w:color="auto"/>
            <w:left w:val="none" w:sz="0" w:space="0" w:color="auto"/>
            <w:bottom w:val="none" w:sz="0" w:space="0" w:color="auto"/>
            <w:right w:val="none" w:sz="0" w:space="0" w:color="auto"/>
          </w:divBdr>
        </w:div>
        <w:div w:id="2000304610">
          <w:marLeft w:val="640"/>
          <w:marRight w:val="0"/>
          <w:marTop w:val="0"/>
          <w:marBottom w:val="0"/>
          <w:divBdr>
            <w:top w:val="none" w:sz="0" w:space="0" w:color="auto"/>
            <w:left w:val="none" w:sz="0" w:space="0" w:color="auto"/>
            <w:bottom w:val="none" w:sz="0" w:space="0" w:color="auto"/>
            <w:right w:val="none" w:sz="0" w:space="0" w:color="auto"/>
          </w:divBdr>
        </w:div>
        <w:div w:id="644893367">
          <w:marLeft w:val="640"/>
          <w:marRight w:val="0"/>
          <w:marTop w:val="0"/>
          <w:marBottom w:val="0"/>
          <w:divBdr>
            <w:top w:val="none" w:sz="0" w:space="0" w:color="auto"/>
            <w:left w:val="none" w:sz="0" w:space="0" w:color="auto"/>
            <w:bottom w:val="none" w:sz="0" w:space="0" w:color="auto"/>
            <w:right w:val="none" w:sz="0" w:space="0" w:color="auto"/>
          </w:divBdr>
        </w:div>
        <w:div w:id="1661034353">
          <w:marLeft w:val="640"/>
          <w:marRight w:val="0"/>
          <w:marTop w:val="0"/>
          <w:marBottom w:val="0"/>
          <w:divBdr>
            <w:top w:val="none" w:sz="0" w:space="0" w:color="auto"/>
            <w:left w:val="none" w:sz="0" w:space="0" w:color="auto"/>
            <w:bottom w:val="none" w:sz="0" w:space="0" w:color="auto"/>
            <w:right w:val="none" w:sz="0" w:space="0" w:color="auto"/>
          </w:divBdr>
        </w:div>
        <w:div w:id="377554606">
          <w:marLeft w:val="640"/>
          <w:marRight w:val="0"/>
          <w:marTop w:val="0"/>
          <w:marBottom w:val="0"/>
          <w:divBdr>
            <w:top w:val="none" w:sz="0" w:space="0" w:color="auto"/>
            <w:left w:val="none" w:sz="0" w:space="0" w:color="auto"/>
            <w:bottom w:val="none" w:sz="0" w:space="0" w:color="auto"/>
            <w:right w:val="none" w:sz="0" w:space="0" w:color="auto"/>
          </w:divBdr>
        </w:div>
        <w:div w:id="1565798268">
          <w:marLeft w:val="640"/>
          <w:marRight w:val="0"/>
          <w:marTop w:val="0"/>
          <w:marBottom w:val="0"/>
          <w:divBdr>
            <w:top w:val="none" w:sz="0" w:space="0" w:color="auto"/>
            <w:left w:val="none" w:sz="0" w:space="0" w:color="auto"/>
            <w:bottom w:val="none" w:sz="0" w:space="0" w:color="auto"/>
            <w:right w:val="none" w:sz="0" w:space="0" w:color="auto"/>
          </w:divBdr>
        </w:div>
        <w:div w:id="987518678">
          <w:marLeft w:val="640"/>
          <w:marRight w:val="0"/>
          <w:marTop w:val="0"/>
          <w:marBottom w:val="0"/>
          <w:divBdr>
            <w:top w:val="none" w:sz="0" w:space="0" w:color="auto"/>
            <w:left w:val="none" w:sz="0" w:space="0" w:color="auto"/>
            <w:bottom w:val="none" w:sz="0" w:space="0" w:color="auto"/>
            <w:right w:val="none" w:sz="0" w:space="0" w:color="auto"/>
          </w:divBdr>
        </w:div>
        <w:div w:id="1787504633">
          <w:marLeft w:val="640"/>
          <w:marRight w:val="0"/>
          <w:marTop w:val="0"/>
          <w:marBottom w:val="0"/>
          <w:divBdr>
            <w:top w:val="none" w:sz="0" w:space="0" w:color="auto"/>
            <w:left w:val="none" w:sz="0" w:space="0" w:color="auto"/>
            <w:bottom w:val="none" w:sz="0" w:space="0" w:color="auto"/>
            <w:right w:val="none" w:sz="0" w:space="0" w:color="auto"/>
          </w:divBdr>
        </w:div>
        <w:div w:id="299071045">
          <w:marLeft w:val="640"/>
          <w:marRight w:val="0"/>
          <w:marTop w:val="0"/>
          <w:marBottom w:val="0"/>
          <w:divBdr>
            <w:top w:val="none" w:sz="0" w:space="0" w:color="auto"/>
            <w:left w:val="none" w:sz="0" w:space="0" w:color="auto"/>
            <w:bottom w:val="none" w:sz="0" w:space="0" w:color="auto"/>
            <w:right w:val="none" w:sz="0" w:space="0" w:color="auto"/>
          </w:divBdr>
        </w:div>
      </w:divsChild>
    </w:div>
    <w:div w:id="1602101206">
      <w:bodyDiv w:val="1"/>
      <w:marLeft w:val="0"/>
      <w:marRight w:val="0"/>
      <w:marTop w:val="0"/>
      <w:marBottom w:val="0"/>
      <w:divBdr>
        <w:top w:val="none" w:sz="0" w:space="0" w:color="auto"/>
        <w:left w:val="none" w:sz="0" w:space="0" w:color="auto"/>
        <w:bottom w:val="none" w:sz="0" w:space="0" w:color="auto"/>
        <w:right w:val="none" w:sz="0" w:space="0" w:color="auto"/>
      </w:divBdr>
      <w:divsChild>
        <w:div w:id="2068801572">
          <w:marLeft w:val="640"/>
          <w:marRight w:val="0"/>
          <w:marTop w:val="0"/>
          <w:marBottom w:val="0"/>
          <w:divBdr>
            <w:top w:val="none" w:sz="0" w:space="0" w:color="auto"/>
            <w:left w:val="none" w:sz="0" w:space="0" w:color="auto"/>
            <w:bottom w:val="none" w:sz="0" w:space="0" w:color="auto"/>
            <w:right w:val="none" w:sz="0" w:space="0" w:color="auto"/>
          </w:divBdr>
        </w:div>
        <w:div w:id="1661542291">
          <w:marLeft w:val="640"/>
          <w:marRight w:val="0"/>
          <w:marTop w:val="0"/>
          <w:marBottom w:val="0"/>
          <w:divBdr>
            <w:top w:val="none" w:sz="0" w:space="0" w:color="auto"/>
            <w:left w:val="none" w:sz="0" w:space="0" w:color="auto"/>
            <w:bottom w:val="none" w:sz="0" w:space="0" w:color="auto"/>
            <w:right w:val="none" w:sz="0" w:space="0" w:color="auto"/>
          </w:divBdr>
        </w:div>
        <w:div w:id="1287740200">
          <w:marLeft w:val="640"/>
          <w:marRight w:val="0"/>
          <w:marTop w:val="0"/>
          <w:marBottom w:val="0"/>
          <w:divBdr>
            <w:top w:val="none" w:sz="0" w:space="0" w:color="auto"/>
            <w:left w:val="none" w:sz="0" w:space="0" w:color="auto"/>
            <w:bottom w:val="none" w:sz="0" w:space="0" w:color="auto"/>
            <w:right w:val="none" w:sz="0" w:space="0" w:color="auto"/>
          </w:divBdr>
        </w:div>
        <w:div w:id="720791803">
          <w:marLeft w:val="640"/>
          <w:marRight w:val="0"/>
          <w:marTop w:val="0"/>
          <w:marBottom w:val="0"/>
          <w:divBdr>
            <w:top w:val="none" w:sz="0" w:space="0" w:color="auto"/>
            <w:left w:val="none" w:sz="0" w:space="0" w:color="auto"/>
            <w:bottom w:val="none" w:sz="0" w:space="0" w:color="auto"/>
            <w:right w:val="none" w:sz="0" w:space="0" w:color="auto"/>
          </w:divBdr>
        </w:div>
        <w:div w:id="413743763">
          <w:marLeft w:val="640"/>
          <w:marRight w:val="0"/>
          <w:marTop w:val="0"/>
          <w:marBottom w:val="0"/>
          <w:divBdr>
            <w:top w:val="none" w:sz="0" w:space="0" w:color="auto"/>
            <w:left w:val="none" w:sz="0" w:space="0" w:color="auto"/>
            <w:bottom w:val="none" w:sz="0" w:space="0" w:color="auto"/>
            <w:right w:val="none" w:sz="0" w:space="0" w:color="auto"/>
          </w:divBdr>
        </w:div>
        <w:div w:id="917638979">
          <w:marLeft w:val="640"/>
          <w:marRight w:val="0"/>
          <w:marTop w:val="0"/>
          <w:marBottom w:val="0"/>
          <w:divBdr>
            <w:top w:val="none" w:sz="0" w:space="0" w:color="auto"/>
            <w:left w:val="none" w:sz="0" w:space="0" w:color="auto"/>
            <w:bottom w:val="none" w:sz="0" w:space="0" w:color="auto"/>
            <w:right w:val="none" w:sz="0" w:space="0" w:color="auto"/>
          </w:divBdr>
        </w:div>
        <w:div w:id="262690234">
          <w:marLeft w:val="640"/>
          <w:marRight w:val="0"/>
          <w:marTop w:val="0"/>
          <w:marBottom w:val="0"/>
          <w:divBdr>
            <w:top w:val="none" w:sz="0" w:space="0" w:color="auto"/>
            <w:left w:val="none" w:sz="0" w:space="0" w:color="auto"/>
            <w:bottom w:val="none" w:sz="0" w:space="0" w:color="auto"/>
            <w:right w:val="none" w:sz="0" w:space="0" w:color="auto"/>
          </w:divBdr>
        </w:div>
        <w:div w:id="1691297412">
          <w:marLeft w:val="640"/>
          <w:marRight w:val="0"/>
          <w:marTop w:val="0"/>
          <w:marBottom w:val="0"/>
          <w:divBdr>
            <w:top w:val="none" w:sz="0" w:space="0" w:color="auto"/>
            <w:left w:val="none" w:sz="0" w:space="0" w:color="auto"/>
            <w:bottom w:val="none" w:sz="0" w:space="0" w:color="auto"/>
            <w:right w:val="none" w:sz="0" w:space="0" w:color="auto"/>
          </w:divBdr>
        </w:div>
        <w:div w:id="860976748">
          <w:marLeft w:val="640"/>
          <w:marRight w:val="0"/>
          <w:marTop w:val="0"/>
          <w:marBottom w:val="0"/>
          <w:divBdr>
            <w:top w:val="none" w:sz="0" w:space="0" w:color="auto"/>
            <w:left w:val="none" w:sz="0" w:space="0" w:color="auto"/>
            <w:bottom w:val="none" w:sz="0" w:space="0" w:color="auto"/>
            <w:right w:val="none" w:sz="0" w:space="0" w:color="auto"/>
          </w:divBdr>
        </w:div>
        <w:div w:id="1075787701">
          <w:marLeft w:val="640"/>
          <w:marRight w:val="0"/>
          <w:marTop w:val="0"/>
          <w:marBottom w:val="0"/>
          <w:divBdr>
            <w:top w:val="none" w:sz="0" w:space="0" w:color="auto"/>
            <w:left w:val="none" w:sz="0" w:space="0" w:color="auto"/>
            <w:bottom w:val="none" w:sz="0" w:space="0" w:color="auto"/>
            <w:right w:val="none" w:sz="0" w:space="0" w:color="auto"/>
          </w:divBdr>
        </w:div>
        <w:div w:id="804543708">
          <w:marLeft w:val="640"/>
          <w:marRight w:val="0"/>
          <w:marTop w:val="0"/>
          <w:marBottom w:val="0"/>
          <w:divBdr>
            <w:top w:val="none" w:sz="0" w:space="0" w:color="auto"/>
            <w:left w:val="none" w:sz="0" w:space="0" w:color="auto"/>
            <w:bottom w:val="none" w:sz="0" w:space="0" w:color="auto"/>
            <w:right w:val="none" w:sz="0" w:space="0" w:color="auto"/>
          </w:divBdr>
        </w:div>
        <w:div w:id="414937011">
          <w:marLeft w:val="640"/>
          <w:marRight w:val="0"/>
          <w:marTop w:val="0"/>
          <w:marBottom w:val="0"/>
          <w:divBdr>
            <w:top w:val="none" w:sz="0" w:space="0" w:color="auto"/>
            <w:left w:val="none" w:sz="0" w:space="0" w:color="auto"/>
            <w:bottom w:val="none" w:sz="0" w:space="0" w:color="auto"/>
            <w:right w:val="none" w:sz="0" w:space="0" w:color="auto"/>
          </w:divBdr>
        </w:div>
        <w:div w:id="1093623244">
          <w:marLeft w:val="640"/>
          <w:marRight w:val="0"/>
          <w:marTop w:val="0"/>
          <w:marBottom w:val="0"/>
          <w:divBdr>
            <w:top w:val="none" w:sz="0" w:space="0" w:color="auto"/>
            <w:left w:val="none" w:sz="0" w:space="0" w:color="auto"/>
            <w:bottom w:val="none" w:sz="0" w:space="0" w:color="auto"/>
            <w:right w:val="none" w:sz="0" w:space="0" w:color="auto"/>
          </w:divBdr>
        </w:div>
        <w:div w:id="2102025214">
          <w:marLeft w:val="640"/>
          <w:marRight w:val="0"/>
          <w:marTop w:val="0"/>
          <w:marBottom w:val="0"/>
          <w:divBdr>
            <w:top w:val="none" w:sz="0" w:space="0" w:color="auto"/>
            <w:left w:val="none" w:sz="0" w:space="0" w:color="auto"/>
            <w:bottom w:val="none" w:sz="0" w:space="0" w:color="auto"/>
            <w:right w:val="none" w:sz="0" w:space="0" w:color="auto"/>
          </w:divBdr>
        </w:div>
        <w:div w:id="894464392">
          <w:marLeft w:val="640"/>
          <w:marRight w:val="0"/>
          <w:marTop w:val="0"/>
          <w:marBottom w:val="0"/>
          <w:divBdr>
            <w:top w:val="none" w:sz="0" w:space="0" w:color="auto"/>
            <w:left w:val="none" w:sz="0" w:space="0" w:color="auto"/>
            <w:bottom w:val="none" w:sz="0" w:space="0" w:color="auto"/>
            <w:right w:val="none" w:sz="0" w:space="0" w:color="auto"/>
          </w:divBdr>
        </w:div>
        <w:div w:id="619605710">
          <w:marLeft w:val="640"/>
          <w:marRight w:val="0"/>
          <w:marTop w:val="0"/>
          <w:marBottom w:val="0"/>
          <w:divBdr>
            <w:top w:val="none" w:sz="0" w:space="0" w:color="auto"/>
            <w:left w:val="none" w:sz="0" w:space="0" w:color="auto"/>
            <w:bottom w:val="none" w:sz="0" w:space="0" w:color="auto"/>
            <w:right w:val="none" w:sz="0" w:space="0" w:color="auto"/>
          </w:divBdr>
        </w:div>
        <w:div w:id="2025134194">
          <w:marLeft w:val="640"/>
          <w:marRight w:val="0"/>
          <w:marTop w:val="0"/>
          <w:marBottom w:val="0"/>
          <w:divBdr>
            <w:top w:val="none" w:sz="0" w:space="0" w:color="auto"/>
            <w:left w:val="none" w:sz="0" w:space="0" w:color="auto"/>
            <w:bottom w:val="none" w:sz="0" w:space="0" w:color="auto"/>
            <w:right w:val="none" w:sz="0" w:space="0" w:color="auto"/>
          </w:divBdr>
        </w:div>
        <w:div w:id="1628897312">
          <w:marLeft w:val="640"/>
          <w:marRight w:val="0"/>
          <w:marTop w:val="0"/>
          <w:marBottom w:val="0"/>
          <w:divBdr>
            <w:top w:val="none" w:sz="0" w:space="0" w:color="auto"/>
            <w:left w:val="none" w:sz="0" w:space="0" w:color="auto"/>
            <w:bottom w:val="none" w:sz="0" w:space="0" w:color="auto"/>
            <w:right w:val="none" w:sz="0" w:space="0" w:color="auto"/>
          </w:divBdr>
        </w:div>
        <w:div w:id="1642230327">
          <w:marLeft w:val="640"/>
          <w:marRight w:val="0"/>
          <w:marTop w:val="0"/>
          <w:marBottom w:val="0"/>
          <w:divBdr>
            <w:top w:val="none" w:sz="0" w:space="0" w:color="auto"/>
            <w:left w:val="none" w:sz="0" w:space="0" w:color="auto"/>
            <w:bottom w:val="none" w:sz="0" w:space="0" w:color="auto"/>
            <w:right w:val="none" w:sz="0" w:space="0" w:color="auto"/>
          </w:divBdr>
        </w:div>
        <w:div w:id="1418556448">
          <w:marLeft w:val="640"/>
          <w:marRight w:val="0"/>
          <w:marTop w:val="0"/>
          <w:marBottom w:val="0"/>
          <w:divBdr>
            <w:top w:val="none" w:sz="0" w:space="0" w:color="auto"/>
            <w:left w:val="none" w:sz="0" w:space="0" w:color="auto"/>
            <w:bottom w:val="none" w:sz="0" w:space="0" w:color="auto"/>
            <w:right w:val="none" w:sz="0" w:space="0" w:color="auto"/>
          </w:divBdr>
        </w:div>
        <w:div w:id="623999298">
          <w:marLeft w:val="640"/>
          <w:marRight w:val="0"/>
          <w:marTop w:val="0"/>
          <w:marBottom w:val="0"/>
          <w:divBdr>
            <w:top w:val="none" w:sz="0" w:space="0" w:color="auto"/>
            <w:left w:val="none" w:sz="0" w:space="0" w:color="auto"/>
            <w:bottom w:val="none" w:sz="0" w:space="0" w:color="auto"/>
            <w:right w:val="none" w:sz="0" w:space="0" w:color="auto"/>
          </w:divBdr>
        </w:div>
        <w:div w:id="2087605281">
          <w:marLeft w:val="640"/>
          <w:marRight w:val="0"/>
          <w:marTop w:val="0"/>
          <w:marBottom w:val="0"/>
          <w:divBdr>
            <w:top w:val="none" w:sz="0" w:space="0" w:color="auto"/>
            <w:left w:val="none" w:sz="0" w:space="0" w:color="auto"/>
            <w:bottom w:val="none" w:sz="0" w:space="0" w:color="auto"/>
            <w:right w:val="none" w:sz="0" w:space="0" w:color="auto"/>
          </w:divBdr>
        </w:div>
        <w:div w:id="229662243">
          <w:marLeft w:val="640"/>
          <w:marRight w:val="0"/>
          <w:marTop w:val="0"/>
          <w:marBottom w:val="0"/>
          <w:divBdr>
            <w:top w:val="none" w:sz="0" w:space="0" w:color="auto"/>
            <w:left w:val="none" w:sz="0" w:space="0" w:color="auto"/>
            <w:bottom w:val="none" w:sz="0" w:space="0" w:color="auto"/>
            <w:right w:val="none" w:sz="0" w:space="0" w:color="auto"/>
          </w:divBdr>
        </w:div>
        <w:div w:id="73665774">
          <w:marLeft w:val="640"/>
          <w:marRight w:val="0"/>
          <w:marTop w:val="0"/>
          <w:marBottom w:val="0"/>
          <w:divBdr>
            <w:top w:val="none" w:sz="0" w:space="0" w:color="auto"/>
            <w:left w:val="none" w:sz="0" w:space="0" w:color="auto"/>
            <w:bottom w:val="none" w:sz="0" w:space="0" w:color="auto"/>
            <w:right w:val="none" w:sz="0" w:space="0" w:color="auto"/>
          </w:divBdr>
        </w:div>
        <w:div w:id="56827883">
          <w:marLeft w:val="640"/>
          <w:marRight w:val="0"/>
          <w:marTop w:val="0"/>
          <w:marBottom w:val="0"/>
          <w:divBdr>
            <w:top w:val="none" w:sz="0" w:space="0" w:color="auto"/>
            <w:left w:val="none" w:sz="0" w:space="0" w:color="auto"/>
            <w:bottom w:val="none" w:sz="0" w:space="0" w:color="auto"/>
            <w:right w:val="none" w:sz="0" w:space="0" w:color="auto"/>
          </w:divBdr>
        </w:div>
        <w:div w:id="2129279582">
          <w:marLeft w:val="640"/>
          <w:marRight w:val="0"/>
          <w:marTop w:val="0"/>
          <w:marBottom w:val="0"/>
          <w:divBdr>
            <w:top w:val="none" w:sz="0" w:space="0" w:color="auto"/>
            <w:left w:val="none" w:sz="0" w:space="0" w:color="auto"/>
            <w:bottom w:val="none" w:sz="0" w:space="0" w:color="auto"/>
            <w:right w:val="none" w:sz="0" w:space="0" w:color="auto"/>
          </w:divBdr>
        </w:div>
        <w:div w:id="1316959694">
          <w:marLeft w:val="640"/>
          <w:marRight w:val="0"/>
          <w:marTop w:val="0"/>
          <w:marBottom w:val="0"/>
          <w:divBdr>
            <w:top w:val="none" w:sz="0" w:space="0" w:color="auto"/>
            <w:left w:val="none" w:sz="0" w:space="0" w:color="auto"/>
            <w:bottom w:val="none" w:sz="0" w:space="0" w:color="auto"/>
            <w:right w:val="none" w:sz="0" w:space="0" w:color="auto"/>
          </w:divBdr>
        </w:div>
        <w:div w:id="863831734">
          <w:marLeft w:val="640"/>
          <w:marRight w:val="0"/>
          <w:marTop w:val="0"/>
          <w:marBottom w:val="0"/>
          <w:divBdr>
            <w:top w:val="none" w:sz="0" w:space="0" w:color="auto"/>
            <w:left w:val="none" w:sz="0" w:space="0" w:color="auto"/>
            <w:bottom w:val="none" w:sz="0" w:space="0" w:color="auto"/>
            <w:right w:val="none" w:sz="0" w:space="0" w:color="auto"/>
          </w:divBdr>
        </w:div>
        <w:div w:id="281544298">
          <w:marLeft w:val="640"/>
          <w:marRight w:val="0"/>
          <w:marTop w:val="0"/>
          <w:marBottom w:val="0"/>
          <w:divBdr>
            <w:top w:val="none" w:sz="0" w:space="0" w:color="auto"/>
            <w:left w:val="none" w:sz="0" w:space="0" w:color="auto"/>
            <w:bottom w:val="none" w:sz="0" w:space="0" w:color="auto"/>
            <w:right w:val="none" w:sz="0" w:space="0" w:color="auto"/>
          </w:divBdr>
        </w:div>
        <w:div w:id="225839017">
          <w:marLeft w:val="640"/>
          <w:marRight w:val="0"/>
          <w:marTop w:val="0"/>
          <w:marBottom w:val="0"/>
          <w:divBdr>
            <w:top w:val="none" w:sz="0" w:space="0" w:color="auto"/>
            <w:left w:val="none" w:sz="0" w:space="0" w:color="auto"/>
            <w:bottom w:val="none" w:sz="0" w:space="0" w:color="auto"/>
            <w:right w:val="none" w:sz="0" w:space="0" w:color="auto"/>
          </w:divBdr>
        </w:div>
        <w:div w:id="2001039200">
          <w:marLeft w:val="640"/>
          <w:marRight w:val="0"/>
          <w:marTop w:val="0"/>
          <w:marBottom w:val="0"/>
          <w:divBdr>
            <w:top w:val="none" w:sz="0" w:space="0" w:color="auto"/>
            <w:left w:val="none" w:sz="0" w:space="0" w:color="auto"/>
            <w:bottom w:val="none" w:sz="0" w:space="0" w:color="auto"/>
            <w:right w:val="none" w:sz="0" w:space="0" w:color="auto"/>
          </w:divBdr>
        </w:div>
        <w:div w:id="1686637289">
          <w:marLeft w:val="640"/>
          <w:marRight w:val="0"/>
          <w:marTop w:val="0"/>
          <w:marBottom w:val="0"/>
          <w:divBdr>
            <w:top w:val="none" w:sz="0" w:space="0" w:color="auto"/>
            <w:left w:val="none" w:sz="0" w:space="0" w:color="auto"/>
            <w:bottom w:val="none" w:sz="0" w:space="0" w:color="auto"/>
            <w:right w:val="none" w:sz="0" w:space="0" w:color="auto"/>
          </w:divBdr>
        </w:div>
        <w:div w:id="159393930">
          <w:marLeft w:val="640"/>
          <w:marRight w:val="0"/>
          <w:marTop w:val="0"/>
          <w:marBottom w:val="0"/>
          <w:divBdr>
            <w:top w:val="none" w:sz="0" w:space="0" w:color="auto"/>
            <w:left w:val="none" w:sz="0" w:space="0" w:color="auto"/>
            <w:bottom w:val="none" w:sz="0" w:space="0" w:color="auto"/>
            <w:right w:val="none" w:sz="0" w:space="0" w:color="auto"/>
          </w:divBdr>
        </w:div>
        <w:div w:id="1048258805">
          <w:marLeft w:val="640"/>
          <w:marRight w:val="0"/>
          <w:marTop w:val="0"/>
          <w:marBottom w:val="0"/>
          <w:divBdr>
            <w:top w:val="none" w:sz="0" w:space="0" w:color="auto"/>
            <w:left w:val="none" w:sz="0" w:space="0" w:color="auto"/>
            <w:bottom w:val="none" w:sz="0" w:space="0" w:color="auto"/>
            <w:right w:val="none" w:sz="0" w:space="0" w:color="auto"/>
          </w:divBdr>
        </w:div>
        <w:div w:id="1136754514">
          <w:marLeft w:val="640"/>
          <w:marRight w:val="0"/>
          <w:marTop w:val="0"/>
          <w:marBottom w:val="0"/>
          <w:divBdr>
            <w:top w:val="none" w:sz="0" w:space="0" w:color="auto"/>
            <w:left w:val="none" w:sz="0" w:space="0" w:color="auto"/>
            <w:bottom w:val="none" w:sz="0" w:space="0" w:color="auto"/>
            <w:right w:val="none" w:sz="0" w:space="0" w:color="auto"/>
          </w:divBdr>
        </w:div>
        <w:div w:id="423302203">
          <w:marLeft w:val="640"/>
          <w:marRight w:val="0"/>
          <w:marTop w:val="0"/>
          <w:marBottom w:val="0"/>
          <w:divBdr>
            <w:top w:val="none" w:sz="0" w:space="0" w:color="auto"/>
            <w:left w:val="none" w:sz="0" w:space="0" w:color="auto"/>
            <w:bottom w:val="none" w:sz="0" w:space="0" w:color="auto"/>
            <w:right w:val="none" w:sz="0" w:space="0" w:color="auto"/>
          </w:divBdr>
        </w:div>
        <w:div w:id="452865461">
          <w:marLeft w:val="640"/>
          <w:marRight w:val="0"/>
          <w:marTop w:val="0"/>
          <w:marBottom w:val="0"/>
          <w:divBdr>
            <w:top w:val="none" w:sz="0" w:space="0" w:color="auto"/>
            <w:left w:val="none" w:sz="0" w:space="0" w:color="auto"/>
            <w:bottom w:val="none" w:sz="0" w:space="0" w:color="auto"/>
            <w:right w:val="none" w:sz="0" w:space="0" w:color="auto"/>
          </w:divBdr>
        </w:div>
        <w:div w:id="46420771">
          <w:marLeft w:val="640"/>
          <w:marRight w:val="0"/>
          <w:marTop w:val="0"/>
          <w:marBottom w:val="0"/>
          <w:divBdr>
            <w:top w:val="none" w:sz="0" w:space="0" w:color="auto"/>
            <w:left w:val="none" w:sz="0" w:space="0" w:color="auto"/>
            <w:bottom w:val="none" w:sz="0" w:space="0" w:color="auto"/>
            <w:right w:val="none" w:sz="0" w:space="0" w:color="auto"/>
          </w:divBdr>
        </w:div>
        <w:div w:id="2089493791">
          <w:marLeft w:val="640"/>
          <w:marRight w:val="0"/>
          <w:marTop w:val="0"/>
          <w:marBottom w:val="0"/>
          <w:divBdr>
            <w:top w:val="none" w:sz="0" w:space="0" w:color="auto"/>
            <w:left w:val="none" w:sz="0" w:space="0" w:color="auto"/>
            <w:bottom w:val="none" w:sz="0" w:space="0" w:color="auto"/>
            <w:right w:val="none" w:sz="0" w:space="0" w:color="auto"/>
          </w:divBdr>
        </w:div>
        <w:div w:id="993486266">
          <w:marLeft w:val="640"/>
          <w:marRight w:val="0"/>
          <w:marTop w:val="0"/>
          <w:marBottom w:val="0"/>
          <w:divBdr>
            <w:top w:val="none" w:sz="0" w:space="0" w:color="auto"/>
            <w:left w:val="none" w:sz="0" w:space="0" w:color="auto"/>
            <w:bottom w:val="none" w:sz="0" w:space="0" w:color="auto"/>
            <w:right w:val="none" w:sz="0" w:space="0" w:color="auto"/>
          </w:divBdr>
        </w:div>
        <w:div w:id="975528310">
          <w:marLeft w:val="640"/>
          <w:marRight w:val="0"/>
          <w:marTop w:val="0"/>
          <w:marBottom w:val="0"/>
          <w:divBdr>
            <w:top w:val="none" w:sz="0" w:space="0" w:color="auto"/>
            <w:left w:val="none" w:sz="0" w:space="0" w:color="auto"/>
            <w:bottom w:val="none" w:sz="0" w:space="0" w:color="auto"/>
            <w:right w:val="none" w:sz="0" w:space="0" w:color="auto"/>
          </w:divBdr>
        </w:div>
        <w:div w:id="2114861399">
          <w:marLeft w:val="640"/>
          <w:marRight w:val="0"/>
          <w:marTop w:val="0"/>
          <w:marBottom w:val="0"/>
          <w:divBdr>
            <w:top w:val="none" w:sz="0" w:space="0" w:color="auto"/>
            <w:left w:val="none" w:sz="0" w:space="0" w:color="auto"/>
            <w:bottom w:val="none" w:sz="0" w:space="0" w:color="auto"/>
            <w:right w:val="none" w:sz="0" w:space="0" w:color="auto"/>
          </w:divBdr>
        </w:div>
        <w:div w:id="1538010046">
          <w:marLeft w:val="640"/>
          <w:marRight w:val="0"/>
          <w:marTop w:val="0"/>
          <w:marBottom w:val="0"/>
          <w:divBdr>
            <w:top w:val="none" w:sz="0" w:space="0" w:color="auto"/>
            <w:left w:val="none" w:sz="0" w:space="0" w:color="auto"/>
            <w:bottom w:val="none" w:sz="0" w:space="0" w:color="auto"/>
            <w:right w:val="none" w:sz="0" w:space="0" w:color="auto"/>
          </w:divBdr>
        </w:div>
        <w:div w:id="751008384">
          <w:marLeft w:val="640"/>
          <w:marRight w:val="0"/>
          <w:marTop w:val="0"/>
          <w:marBottom w:val="0"/>
          <w:divBdr>
            <w:top w:val="none" w:sz="0" w:space="0" w:color="auto"/>
            <w:left w:val="none" w:sz="0" w:space="0" w:color="auto"/>
            <w:bottom w:val="none" w:sz="0" w:space="0" w:color="auto"/>
            <w:right w:val="none" w:sz="0" w:space="0" w:color="auto"/>
          </w:divBdr>
        </w:div>
        <w:div w:id="561452577">
          <w:marLeft w:val="640"/>
          <w:marRight w:val="0"/>
          <w:marTop w:val="0"/>
          <w:marBottom w:val="0"/>
          <w:divBdr>
            <w:top w:val="none" w:sz="0" w:space="0" w:color="auto"/>
            <w:left w:val="none" w:sz="0" w:space="0" w:color="auto"/>
            <w:bottom w:val="none" w:sz="0" w:space="0" w:color="auto"/>
            <w:right w:val="none" w:sz="0" w:space="0" w:color="auto"/>
          </w:divBdr>
        </w:div>
        <w:div w:id="2087140940">
          <w:marLeft w:val="640"/>
          <w:marRight w:val="0"/>
          <w:marTop w:val="0"/>
          <w:marBottom w:val="0"/>
          <w:divBdr>
            <w:top w:val="none" w:sz="0" w:space="0" w:color="auto"/>
            <w:left w:val="none" w:sz="0" w:space="0" w:color="auto"/>
            <w:bottom w:val="none" w:sz="0" w:space="0" w:color="auto"/>
            <w:right w:val="none" w:sz="0" w:space="0" w:color="auto"/>
          </w:divBdr>
        </w:div>
        <w:div w:id="239364292">
          <w:marLeft w:val="640"/>
          <w:marRight w:val="0"/>
          <w:marTop w:val="0"/>
          <w:marBottom w:val="0"/>
          <w:divBdr>
            <w:top w:val="none" w:sz="0" w:space="0" w:color="auto"/>
            <w:left w:val="none" w:sz="0" w:space="0" w:color="auto"/>
            <w:bottom w:val="none" w:sz="0" w:space="0" w:color="auto"/>
            <w:right w:val="none" w:sz="0" w:space="0" w:color="auto"/>
          </w:divBdr>
        </w:div>
        <w:div w:id="998849820">
          <w:marLeft w:val="640"/>
          <w:marRight w:val="0"/>
          <w:marTop w:val="0"/>
          <w:marBottom w:val="0"/>
          <w:divBdr>
            <w:top w:val="none" w:sz="0" w:space="0" w:color="auto"/>
            <w:left w:val="none" w:sz="0" w:space="0" w:color="auto"/>
            <w:bottom w:val="none" w:sz="0" w:space="0" w:color="auto"/>
            <w:right w:val="none" w:sz="0" w:space="0" w:color="auto"/>
          </w:divBdr>
        </w:div>
        <w:div w:id="1904368552">
          <w:marLeft w:val="640"/>
          <w:marRight w:val="0"/>
          <w:marTop w:val="0"/>
          <w:marBottom w:val="0"/>
          <w:divBdr>
            <w:top w:val="none" w:sz="0" w:space="0" w:color="auto"/>
            <w:left w:val="none" w:sz="0" w:space="0" w:color="auto"/>
            <w:bottom w:val="none" w:sz="0" w:space="0" w:color="auto"/>
            <w:right w:val="none" w:sz="0" w:space="0" w:color="auto"/>
          </w:divBdr>
        </w:div>
        <w:div w:id="1848785822">
          <w:marLeft w:val="640"/>
          <w:marRight w:val="0"/>
          <w:marTop w:val="0"/>
          <w:marBottom w:val="0"/>
          <w:divBdr>
            <w:top w:val="none" w:sz="0" w:space="0" w:color="auto"/>
            <w:left w:val="none" w:sz="0" w:space="0" w:color="auto"/>
            <w:bottom w:val="none" w:sz="0" w:space="0" w:color="auto"/>
            <w:right w:val="none" w:sz="0" w:space="0" w:color="auto"/>
          </w:divBdr>
        </w:div>
        <w:div w:id="866452263">
          <w:marLeft w:val="640"/>
          <w:marRight w:val="0"/>
          <w:marTop w:val="0"/>
          <w:marBottom w:val="0"/>
          <w:divBdr>
            <w:top w:val="none" w:sz="0" w:space="0" w:color="auto"/>
            <w:left w:val="none" w:sz="0" w:space="0" w:color="auto"/>
            <w:bottom w:val="none" w:sz="0" w:space="0" w:color="auto"/>
            <w:right w:val="none" w:sz="0" w:space="0" w:color="auto"/>
          </w:divBdr>
        </w:div>
        <w:div w:id="1978103137">
          <w:marLeft w:val="640"/>
          <w:marRight w:val="0"/>
          <w:marTop w:val="0"/>
          <w:marBottom w:val="0"/>
          <w:divBdr>
            <w:top w:val="none" w:sz="0" w:space="0" w:color="auto"/>
            <w:left w:val="none" w:sz="0" w:space="0" w:color="auto"/>
            <w:bottom w:val="none" w:sz="0" w:space="0" w:color="auto"/>
            <w:right w:val="none" w:sz="0" w:space="0" w:color="auto"/>
          </w:divBdr>
        </w:div>
        <w:div w:id="684554386">
          <w:marLeft w:val="640"/>
          <w:marRight w:val="0"/>
          <w:marTop w:val="0"/>
          <w:marBottom w:val="0"/>
          <w:divBdr>
            <w:top w:val="none" w:sz="0" w:space="0" w:color="auto"/>
            <w:left w:val="none" w:sz="0" w:space="0" w:color="auto"/>
            <w:bottom w:val="none" w:sz="0" w:space="0" w:color="auto"/>
            <w:right w:val="none" w:sz="0" w:space="0" w:color="auto"/>
          </w:divBdr>
        </w:div>
        <w:div w:id="424886736">
          <w:marLeft w:val="640"/>
          <w:marRight w:val="0"/>
          <w:marTop w:val="0"/>
          <w:marBottom w:val="0"/>
          <w:divBdr>
            <w:top w:val="none" w:sz="0" w:space="0" w:color="auto"/>
            <w:left w:val="none" w:sz="0" w:space="0" w:color="auto"/>
            <w:bottom w:val="none" w:sz="0" w:space="0" w:color="auto"/>
            <w:right w:val="none" w:sz="0" w:space="0" w:color="auto"/>
          </w:divBdr>
        </w:div>
      </w:divsChild>
    </w:div>
    <w:div w:id="1633124307">
      <w:bodyDiv w:val="1"/>
      <w:marLeft w:val="0"/>
      <w:marRight w:val="0"/>
      <w:marTop w:val="0"/>
      <w:marBottom w:val="0"/>
      <w:divBdr>
        <w:top w:val="none" w:sz="0" w:space="0" w:color="auto"/>
        <w:left w:val="none" w:sz="0" w:space="0" w:color="auto"/>
        <w:bottom w:val="none" w:sz="0" w:space="0" w:color="auto"/>
        <w:right w:val="none" w:sz="0" w:space="0" w:color="auto"/>
      </w:divBdr>
      <w:divsChild>
        <w:div w:id="573441891">
          <w:marLeft w:val="640"/>
          <w:marRight w:val="0"/>
          <w:marTop w:val="0"/>
          <w:marBottom w:val="0"/>
          <w:divBdr>
            <w:top w:val="none" w:sz="0" w:space="0" w:color="auto"/>
            <w:left w:val="none" w:sz="0" w:space="0" w:color="auto"/>
            <w:bottom w:val="none" w:sz="0" w:space="0" w:color="auto"/>
            <w:right w:val="none" w:sz="0" w:space="0" w:color="auto"/>
          </w:divBdr>
        </w:div>
        <w:div w:id="1591113290">
          <w:marLeft w:val="640"/>
          <w:marRight w:val="0"/>
          <w:marTop w:val="0"/>
          <w:marBottom w:val="0"/>
          <w:divBdr>
            <w:top w:val="none" w:sz="0" w:space="0" w:color="auto"/>
            <w:left w:val="none" w:sz="0" w:space="0" w:color="auto"/>
            <w:bottom w:val="none" w:sz="0" w:space="0" w:color="auto"/>
            <w:right w:val="none" w:sz="0" w:space="0" w:color="auto"/>
          </w:divBdr>
        </w:div>
        <w:div w:id="235676154">
          <w:marLeft w:val="640"/>
          <w:marRight w:val="0"/>
          <w:marTop w:val="0"/>
          <w:marBottom w:val="0"/>
          <w:divBdr>
            <w:top w:val="none" w:sz="0" w:space="0" w:color="auto"/>
            <w:left w:val="none" w:sz="0" w:space="0" w:color="auto"/>
            <w:bottom w:val="none" w:sz="0" w:space="0" w:color="auto"/>
            <w:right w:val="none" w:sz="0" w:space="0" w:color="auto"/>
          </w:divBdr>
        </w:div>
        <w:div w:id="329137447">
          <w:marLeft w:val="640"/>
          <w:marRight w:val="0"/>
          <w:marTop w:val="0"/>
          <w:marBottom w:val="0"/>
          <w:divBdr>
            <w:top w:val="none" w:sz="0" w:space="0" w:color="auto"/>
            <w:left w:val="none" w:sz="0" w:space="0" w:color="auto"/>
            <w:bottom w:val="none" w:sz="0" w:space="0" w:color="auto"/>
            <w:right w:val="none" w:sz="0" w:space="0" w:color="auto"/>
          </w:divBdr>
        </w:div>
        <w:div w:id="175536670">
          <w:marLeft w:val="640"/>
          <w:marRight w:val="0"/>
          <w:marTop w:val="0"/>
          <w:marBottom w:val="0"/>
          <w:divBdr>
            <w:top w:val="none" w:sz="0" w:space="0" w:color="auto"/>
            <w:left w:val="none" w:sz="0" w:space="0" w:color="auto"/>
            <w:bottom w:val="none" w:sz="0" w:space="0" w:color="auto"/>
            <w:right w:val="none" w:sz="0" w:space="0" w:color="auto"/>
          </w:divBdr>
        </w:div>
        <w:div w:id="129328951">
          <w:marLeft w:val="640"/>
          <w:marRight w:val="0"/>
          <w:marTop w:val="0"/>
          <w:marBottom w:val="0"/>
          <w:divBdr>
            <w:top w:val="none" w:sz="0" w:space="0" w:color="auto"/>
            <w:left w:val="none" w:sz="0" w:space="0" w:color="auto"/>
            <w:bottom w:val="none" w:sz="0" w:space="0" w:color="auto"/>
            <w:right w:val="none" w:sz="0" w:space="0" w:color="auto"/>
          </w:divBdr>
        </w:div>
        <w:div w:id="1342505792">
          <w:marLeft w:val="640"/>
          <w:marRight w:val="0"/>
          <w:marTop w:val="0"/>
          <w:marBottom w:val="0"/>
          <w:divBdr>
            <w:top w:val="none" w:sz="0" w:space="0" w:color="auto"/>
            <w:left w:val="none" w:sz="0" w:space="0" w:color="auto"/>
            <w:bottom w:val="none" w:sz="0" w:space="0" w:color="auto"/>
            <w:right w:val="none" w:sz="0" w:space="0" w:color="auto"/>
          </w:divBdr>
        </w:div>
        <w:div w:id="625694099">
          <w:marLeft w:val="640"/>
          <w:marRight w:val="0"/>
          <w:marTop w:val="0"/>
          <w:marBottom w:val="0"/>
          <w:divBdr>
            <w:top w:val="none" w:sz="0" w:space="0" w:color="auto"/>
            <w:left w:val="none" w:sz="0" w:space="0" w:color="auto"/>
            <w:bottom w:val="none" w:sz="0" w:space="0" w:color="auto"/>
            <w:right w:val="none" w:sz="0" w:space="0" w:color="auto"/>
          </w:divBdr>
        </w:div>
        <w:div w:id="482888109">
          <w:marLeft w:val="640"/>
          <w:marRight w:val="0"/>
          <w:marTop w:val="0"/>
          <w:marBottom w:val="0"/>
          <w:divBdr>
            <w:top w:val="none" w:sz="0" w:space="0" w:color="auto"/>
            <w:left w:val="none" w:sz="0" w:space="0" w:color="auto"/>
            <w:bottom w:val="none" w:sz="0" w:space="0" w:color="auto"/>
            <w:right w:val="none" w:sz="0" w:space="0" w:color="auto"/>
          </w:divBdr>
        </w:div>
        <w:div w:id="577246613">
          <w:marLeft w:val="640"/>
          <w:marRight w:val="0"/>
          <w:marTop w:val="0"/>
          <w:marBottom w:val="0"/>
          <w:divBdr>
            <w:top w:val="none" w:sz="0" w:space="0" w:color="auto"/>
            <w:left w:val="none" w:sz="0" w:space="0" w:color="auto"/>
            <w:bottom w:val="none" w:sz="0" w:space="0" w:color="auto"/>
            <w:right w:val="none" w:sz="0" w:space="0" w:color="auto"/>
          </w:divBdr>
        </w:div>
        <w:div w:id="1967806879">
          <w:marLeft w:val="640"/>
          <w:marRight w:val="0"/>
          <w:marTop w:val="0"/>
          <w:marBottom w:val="0"/>
          <w:divBdr>
            <w:top w:val="none" w:sz="0" w:space="0" w:color="auto"/>
            <w:left w:val="none" w:sz="0" w:space="0" w:color="auto"/>
            <w:bottom w:val="none" w:sz="0" w:space="0" w:color="auto"/>
            <w:right w:val="none" w:sz="0" w:space="0" w:color="auto"/>
          </w:divBdr>
        </w:div>
        <w:div w:id="1056591720">
          <w:marLeft w:val="640"/>
          <w:marRight w:val="0"/>
          <w:marTop w:val="0"/>
          <w:marBottom w:val="0"/>
          <w:divBdr>
            <w:top w:val="none" w:sz="0" w:space="0" w:color="auto"/>
            <w:left w:val="none" w:sz="0" w:space="0" w:color="auto"/>
            <w:bottom w:val="none" w:sz="0" w:space="0" w:color="auto"/>
            <w:right w:val="none" w:sz="0" w:space="0" w:color="auto"/>
          </w:divBdr>
        </w:div>
        <w:div w:id="1608268307">
          <w:marLeft w:val="640"/>
          <w:marRight w:val="0"/>
          <w:marTop w:val="0"/>
          <w:marBottom w:val="0"/>
          <w:divBdr>
            <w:top w:val="none" w:sz="0" w:space="0" w:color="auto"/>
            <w:left w:val="none" w:sz="0" w:space="0" w:color="auto"/>
            <w:bottom w:val="none" w:sz="0" w:space="0" w:color="auto"/>
            <w:right w:val="none" w:sz="0" w:space="0" w:color="auto"/>
          </w:divBdr>
        </w:div>
        <w:div w:id="148711763">
          <w:marLeft w:val="640"/>
          <w:marRight w:val="0"/>
          <w:marTop w:val="0"/>
          <w:marBottom w:val="0"/>
          <w:divBdr>
            <w:top w:val="none" w:sz="0" w:space="0" w:color="auto"/>
            <w:left w:val="none" w:sz="0" w:space="0" w:color="auto"/>
            <w:bottom w:val="none" w:sz="0" w:space="0" w:color="auto"/>
            <w:right w:val="none" w:sz="0" w:space="0" w:color="auto"/>
          </w:divBdr>
        </w:div>
        <w:div w:id="1809664295">
          <w:marLeft w:val="640"/>
          <w:marRight w:val="0"/>
          <w:marTop w:val="0"/>
          <w:marBottom w:val="0"/>
          <w:divBdr>
            <w:top w:val="none" w:sz="0" w:space="0" w:color="auto"/>
            <w:left w:val="none" w:sz="0" w:space="0" w:color="auto"/>
            <w:bottom w:val="none" w:sz="0" w:space="0" w:color="auto"/>
            <w:right w:val="none" w:sz="0" w:space="0" w:color="auto"/>
          </w:divBdr>
        </w:div>
        <w:div w:id="28648248">
          <w:marLeft w:val="640"/>
          <w:marRight w:val="0"/>
          <w:marTop w:val="0"/>
          <w:marBottom w:val="0"/>
          <w:divBdr>
            <w:top w:val="none" w:sz="0" w:space="0" w:color="auto"/>
            <w:left w:val="none" w:sz="0" w:space="0" w:color="auto"/>
            <w:bottom w:val="none" w:sz="0" w:space="0" w:color="auto"/>
            <w:right w:val="none" w:sz="0" w:space="0" w:color="auto"/>
          </w:divBdr>
        </w:div>
        <w:div w:id="691684154">
          <w:marLeft w:val="640"/>
          <w:marRight w:val="0"/>
          <w:marTop w:val="0"/>
          <w:marBottom w:val="0"/>
          <w:divBdr>
            <w:top w:val="none" w:sz="0" w:space="0" w:color="auto"/>
            <w:left w:val="none" w:sz="0" w:space="0" w:color="auto"/>
            <w:bottom w:val="none" w:sz="0" w:space="0" w:color="auto"/>
            <w:right w:val="none" w:sz="0" w:space="0" w:color="auto"/>
          </w:divBdr>
        </w:div>
        <w:div w:id="568882786">
          <w:marLeft w:val="640"/>
          <w:marRight w:val="0"/>
          <w:marTop w:val="0"/>
          <w:marBottom w:val="0"/>
          <w:divBdr>
            <w:top w:val="none" w:sz="0" w:space="0" w:color="auto"/>
            <w:left w:val="none" w:sz="0" w:space="0" w:color="auto"/>
            <w:bottom w:val="none" w:sz="0" w:space="0" w:color="auto"/>
            <w:right w:val="none" w:sz="0" w:space="0" w:color="auto"/>
          </w:divBdr>
        </w:div>
        <w:div w:id="1229193227">
          <w:marLeft w:val="640"/>
          <w:marRight w:val="0"/>
          <w:marTop w:val="0"/>
          <w:marBottom w:val="0"/>
          <w:divBdr>
            <w:top w:val="none" w:sz="0" w:space="0" w:color="auto"/>
            <w:left w:val="none" w:sz="0" w:space="0" w:color="auto"/>
            <w:bottom w:val="none" w:sz="0" w:space="0" w:color="auto"/>
            <w:right w:val="none" w:sz="0" w:space="0" w:color="auto"/>
          </w:divBdr>
        </w:div>
        <w:div w:id="785854661">
          <w:marLeft w:val="640"/>
          <w:marRight w:val="0"/>
          <w:marTop w:val="0"/>
          <w:marBottom w:val="0"/>
          <w:divBdr>
            <w:top w:val="none" w:sz="0" w:space="0" w:color="auto"/>
            <w:left w:val="none" w:sz="0" w:space="0" w:color="auto"/>
            <w:bottom w:val="none" w:sz="0" w:space="0" w:color="auto"/>
            <w:right w:val="none" w:sz="0" w:space="0" w:color="auto"/>
          </w:divBdr>
        </w:div>
        <w:div w:id="162823244">
          <w:marLeft w:val="640"/>
          <w:marRight w:val="0"/>
          <w:marTop w:val="0"/>
          <w:marBottom w:val="0"/>
          <w:divBdr>
            <w:top w:val="none" w:sz="0" w:space="0" w:color="auto"/>
            <w:left w:val="none" w:sz="0" w:space="0" w:color="auto"/>
            <w:bottom w:val="none" w:sz="0" w:space="0" w:color="auto"/>
            <w:right w:val="none" w:sz="0" w:space="0" w:color="auto"/>
          </w:divBdr>
        </w:div>
        <w:div w:id="295569507">
          <w:marLeft w:val="640"/>
          <w:marRight w:val="0"/>
          <w:marTop w:val="0"/>
          <w:marBottom w:val="0"/>
          <w:divBdr>
            <w:top w:val="none" w:sz="0" w:space="0" w:color="auto"/>
            <w:left w:val="none" w:sz="0" w:space="0" w:color="auto"/>
            <w:bottom w:val="none" w:sz="0" w:space="0" w:color="auto"/>
            <w:right w:val="none" w:sz="0" w:space="0" w:color="auto"/>
          </w:divBdr>
        </w:div>
        <w:div w:id="1260597310">
          <w:marLeft w:val="640"/>
          <w:marRight w:val="0"/>
          <w:marTop w:val="0"/>
          <w:marBottom w:val="0"/>
          <w:divBdr>
            <w:top w:val="none" w:sz="0" w:space="0" w:color="auto"/>
            <w:left w:val="none" w:sz="0" w:space="0" w:color="auto"/>
            <w:bottom w:val="none" w:sz="0" w:space="0" w:color="auto"/>
            <w:right w:val="none" w:sz="0" w:space="0" w:color="auto"/>
          </w:divBdr>
        </w:div>
        <w:div w:id="1205942899">
          <w:marLeft w:val="640"/>
          <w:marRight w:val="0"/>
          <w:marTop w:val="0"/>
          <w:marBottom w:val="0"/>
          <w:divBdr>
            <w:top w:val="none" w:sz="0" w:space="0" w:color="auto"/>
            <w:left w:val="none" w:sz="0" w:space="0" w:color="auto"/>
            <w:bottom w:val="none" w:sz="0" w:space="0" w:color="auto"/>
            <w:right w:val="none" w:sz="0" w:space="0" w:color="auto"/>
          </w:divBdr>
        </w:div>
        <w:div w:id="1783111083">
          <w:marLeft w:val="640"/>
          <w:marRight w:val="0"/>
          <w:marTop w:val="0"/>
          <w:marBottom w:val="0"/>
          <w:divBdr>
            <w:top w:val="none" w:sz="0" w:space="0" w:color="auto"/>
            <w:left w:val="none" w:sz="0" w:space="0" w:color="auto"/>
            <w:bottom w:val="none" w:sz="0" w:space="0" w:color="auto"/>
            <w:right w:val="none" w:sz="0" w:space="0" w:color="auto"/>
          </w:divBdr>
        </w:div>
        <w:div w:id="1283607459">
          <w:marLeft w:val="640"/>
          <w:marRight w:val="0"/>
          <w:marTop w:val="0"/>
          <w:marBottom w:val="0"/>
          <w:divBdr>
            <w:top w:val="none" w:sz="0" w:space="0" w:color="auto"/>
            <w:left w:val="none" w:sz="0" w:space="0" w:color="auto"/>
            <w:bottom w:val="none" w:sz="0" w:space="0" w:color="auto"/>
            <w:right w:val="none" w:sz="0" w:space="0" w:color="auto"/>
          </w:divBdr>
        </w:div>
        <w:div w:id="1242525528">
          <w:marLeft w:val="640"/>
          <w:marRight w:val="0"/>
          <w:marTop w:val="0"/>
          <w:marBottom w:val="0"/>
          <w:divBdr>
            <w:top w:val="none" w:sz="0" w:space="0" w:color="auto"/>
            <w:left w:val="none" w:sz="0" w:space="0" w:color="auto"/>
            <w:bottom w:val="none" w:sz="0" w:space="0" w:color="auto"/>
            <w:right w:val="none" w:sz="0" w:space="0" w:color="auto"/>
          </w:divBdr>
        </w:div>
        <w:div w:id="1059404807">
          <w:marLeft w:val="640"/>
          <w:marRight w:val="0"/>
          <w:marTop w:val="0"/>
          <w:marBottom w:val="0"/>
          <w:divBdr>
            <w:top w:val="none" w:sz="0" w:space="0" w:color="auto"/>
            <w:left w:val="none" w:sz="0" w:space="0" w:color="auto"/>
            <w:bottom w:val="none" w:sz="0" w:space="0" w:color="auto"/>
            <w:right w:val="none" w:sz="0" w:space="0" w:color="auto"/>
          </w:divBdr>
        </w:div>
        <w:div w:id="2115589971">
          <w:marLeft w:val="640"/>
          <w:marRight w:val="0"/>
          <w:marTop w:val="0"/>
          <w:marBottom w:val="0"/>
          <w:divBdr>
            <w:top w:val="none" w:sz="0" w:space="0" w:color="auto"/>
            <w:left w:val="none" w:sz="0" w:space="0" w:color="auto"/>
            <w:bottom w:val="none" w:sz="0" w:space="0" w:color="auto"/>
            <w:right w:val="none" w:sz="0" w:space="0" w:color="auto"/>
          </w:divBdr>
        </w:div>
        <w:div w:id="675234133">
          <w:marLeft w:val="640"/>
          <w:marRight w:val="0"/>
          <w:marTop w:val="0"/>
          <w:marBottom w:val="0"/>
          <w:divBdr>
            <w:top w:val="none" w:sz="0" w:space="0" w:color="auto"/>
            <w:left w:val="none" w:sz="0" w:space="0" w:color="auto"/>
            <w:bottom w:val="none" w:sz="0" w:space="0" w:color="auto"/>
            <w:right w:val="none" w:sz="0" w:space="0" w:color="auto"/>
          </w:divBdr>
        </w:div>
        <w:div w:id="1720393192">
          <w:marLeft w:val="640"/>
          <w:marRight w:val="0"/>
          <w:marTop w:val="0"/>
          <w:marBottom w:val="0"/>
          <w:divBdr>
            <w:top w:val="none" w:sz="0" w:space="0" w:color="auto"/>
            <w:left w:val="none" w:sz="0" w:space="0" w:color="auto"/>
            <w:bottom w:val="none" w:sz="0" w:space="0" w:color="auto"/>
            <w:right w:val="none" w:sz="0" w:space="0" w:color="auto"/>
          </w:divBdr>
        </w:div>
        <w:div w:id="1427118554">
          <w:marLeft w:val="640"/>
          <w:marRight w:val="0"/>
          <w:marTop w:val="0"/>
          <w:marBottom w:val="0"/>
          <w:divBdr>
            <w:top w:val="none" w:sz="0" w:space="0" w:color="auto"/>
            <w:left w:val="none" w:sz="0" w:space="0" w:color="auto"/>
            <w:bottom w:val="none" w:sz="0" w:space="0" w:color="auto"/>
            <w:right w:val="none" w:sz="0" w:space="0" w:color="auto"/>
          </w:divBdr>
        </w:div>
        <w:div w:id="1324090016">
          <w:marLeft w:val="640"/>
          <w:marRight w:val="0"/>
          <w:marTop w:val="0"/>
          <w:marBottom w:val="0"/>
          <w:divBdr>
            <w:top w:val="none" w:sz="0" w:space="0" w:color="auto"/>
            <w:left w:val="none" w:sz="0" w:space="0" w:color="auto"/>
            <w:bottom w:val="none" w:sz="0" w:space="0" w:color="auto"/>
            <w:right w:val="none" w:sz="0" w:space="0" w:color="auto"/>
          </w:divBdr>
        </w:div>
        <w:div w:id="1196888687">
          <w:marLeft w:val="640"/>
          <w:marRight w:val="0"/>
          <w:marTop w:val="0"/>
          <w:marBottom w:val="0"/>
          <w:divBdr>
            <w:top w:val="none" w:sz="0" w:space="0" w:color="auto"/>
            <w:left w:val="none" w:sz="0" w:space="0" w:color="auto"/>
            <w:bottom w:val="none" w:sz="0" w:space="0" w:color="auto"/>
            <w:right w:val="none" w:sz="0" w:space="0" w:color="auto"/>
          </w:divBdr>
        </w:div>
        <w:div w:id="647131421">
          <w:marLeft w:val="640"/>
          <w:marRight w:val="0"/>
          <w:marTop w:val="0"/>
          <w:marBottom w:val="0"/>
          <w:divBdr>
            <w:top w:val="none" w:sz="0" w:space="0" w:color="auto"/>
            <w:left w:val="none" w:sz="0" w:space="0" w:color="auto"/>
            <w:bottom w:val="none" w:sz="0" w:space="0" w:color="auto"/>
            <w:right w:val="none" w:sz="0" w:space="0" w:color="auto"/>
          </w:divBdr>
        </w:div>
        <w:div w:id="2087026135">
          <w:marLeft w:val="640"/>
          <w:marRight w:val="0"/>
          <w:marTop w:val="0"/>
          <w:marBottom w:val="0"/>
          <w:divBdr>
            <w:top w:val="none" w:sz="0" w:space="0" w:color="auto"/>
            <w:left w:val="none" w:sz="0" w:space="0" w:color="auto"/>
            <w:bottom w:val="none" w:sz="0" w:space="0" w:color="auto"/>
            <w:right w:val="none" w:sz="0" w:space="0" w:color="auto"/>
          </w:divBdr>
        </w:div>
        <w:div w:id="1097362343">
          <w:marLeft w:val="640"/>
          <w:marRight w:val="0"/>
          <w:marTop w:val="0"/>
          <w:marBottom w:val="0"/>
          <w:divBdr>
            <w:top w:val="none" w:sz="0" w:space="0" w:color="auto"/>
            <w:left w:val="none" w:sz="0" w:space="0" w:color="auto"/>
            <w:bottom w:val="none" w:sz="0" w:space="0" w:color="auto"/>
            <w:right w:val="none" w:sz="0" w:space="0" w:color="auto"/>
          </w:divBdr>
        </w:div>
        <w:div w:id="33847872">
          <w:marLeft w:val="640"/>
          <w:marRight w:val="0"/>
          <w:marTop w:val="0"/>
          <w:marBottom w:val="0"/>
          <w:divBdr>
            <w:top w:val="none" w:sz="0" w:space="0" w:color="auto"/>
            <w:left w:val="none" w:sz="0" w:space="0" w:color="auto"/>
            <w:bottom w:val="none" w:sz="0" w:space="0" w:color="auto"/>
            <w:right w:val="none" w:sz="0" w:space="0" w:color="auto"/>
          </w:divBdr>
        </w:div>
        <w:div w:id="509416013">
          <w:marLeft w:val="640"/>
          <w:marRight w:val="0"/>
          <w:marTop w:val="0"/>
          <w:marBottom w:val="0"/>
          <w:divBdr>
            <w:top w:val="none" w:sz="0" w:space="0" w:color="auto"/>
            <w:left w:val="none" w:sz="0" w:space="0" w:color="auto"/>
            <w:bottom w:val="none" w:sz="0" w:space="0" w:color="auto"/>
            <w:right w:val="none" w:sz="0" w:space="0" w:color="auto"/>
          </w:divBdr>
        </w:div>
        <w:div w:id="455370822">
          <w:marLeft w:val="640"/>
          <w:marRight w:val="0"/>
          <w:marTop w:val="0"/>
          <w:marBottom w:val="0"/>
          <w:divBdr>
            <w:top w:val="none" w:sz="0" w:space="0" w:color="auto"/>
            <w:left w:val="none" w:sz="0" w:space="0" w:color="auto"/>
            <w:bottom w:val="none" w:sz="0" w:space="0" w:color="auto"/>
            <w:right w:val="none" w:sz="0" w:space="0" w:color="auto"/>
          </w:divBdr>
        </w:div>
        <w:div w:id="1729767481">
          <w:marLeft w:val="640"/>
          <w:marRight w:val="0"/>
          <w:marTop w:val="0"/>
          <w:marBottom w:val="0"/>
          <w:divBdr>
            <w:top w:val="none" w:sz="0" w:space="0" w:color="auto"/>
            <w:left w:val="none" w:sz="0" w:space="0" w:color="auto"/>
            <w:bottom w:val="none" w:sz="0" w:space="0" w:color="auto"/>
            <w:right w:val="none" w:sz="0" w:space="0" w:color="auto"/>
          </w:divBdr>
        </w:div>
        <w:div w:id="409693975">
          <w:marLeft w:val="640"/>
          <w:marRight w:val="0"/>
          <w:marTop w:val="0"/>
          <w:marBottom w:val="0"/>
          <w:divBdr>
            <w:top w:val="none" w:sz="0" w:space="0" w:color="auto"/>
            <w:left w:val="none" w:sz="0" w:space="0" w:color="auto"/>
            <w:bottom w:val="none" w:sz="0" w:space="0" w:color="auto"/>
            <w:right w:val="none" w:sz="0" w:space="0" w:color="auto"/>
          </w:divBdr>
        </w:div>
        <w:div w:id="2092198037">
          <w:marLeft w:val="640"/>
          <w:marRight w:val="0"/>
          <w:marTop w:val="0"/>
          <w:marBottom w:val="0"/>
          <w:divBdr>
            <w:top w:val="none" w:sz="0" w:space="0" w:color="auto"/>
            <w:left w:val="none" w:sz="0" w:space="0" w:color="auto"/>
            <w:bottom w:val="none" w:sz="0" w:space="0" w:color="auto"/>
            <w:right w:val="none" w:sz="0" w:space="0" w:color="auto"/>
          </w:divBdr>
        </w:div>
        <w:div w:id="850292885">
          <w:marLeft w:val="640"/>
          <w:marRight w:val="0"/>
          <w:marTop w:val="0"/>
          <w:marBottom w:val="0"/>
          <w:divBdr>
            <w:top w:val="none" w:sz="0" w:space="0" w:color="auto"/>
            <w:left w:val="none" w:sz="0" w:space="0" w:color="auto"/>
            <w:bottom w:val="none" w:sz="0" w:space="0" w:color="auto"/>
            <w:right w:val="none" w:sz="0" w:space="0" w:color="auto"/>
          </w:divBdr>
        </w:div>
        <w:div w:id="1079905273">
          <w:marLeft w:val="640"/>
          <w:marRight w:val="0"/>
          <w:marTop w:val="0"/>
          <w:marBottom w:val="0"/>
          <w:divBdr>
            <w:top w:val="none" w:sz="0" w:space="0" w:color="auto"/>
            <w:left w:val="none" w:sz="0" w:space="0" w:color="auto"/>
            <w:bottom w:val="none" w:sz="0" w:space="0" w:color="auto"/>
            <w:right w:val="none" w:sz="0" w:space="0" w:color="auto"/>
          </w:divBdr>
        </w:div>
        <w:div w:id="1209226034">
          <w:marLeft w:val="640"/>
          <w:marRight w:val="0"/>
          <w:marTop w:val="0"/>
          <w:marBottom w:val="0"/>
          <w:divBdr>
            <w:top w:val="none" w:sz="0" w:space="0" w:color="auto"/>
            <w:left w:val="none" w:sz="0" w:space="0" w:color="auto"/>
            <w:bottom w:val="none" w:sz="0" w:space="0" w:color="auto"/>
            <w:right w:val="none" w:sz="0" w:space="0" w:color="auto"/>
          </w:divBdr>
        </w:div>
        <w:div w:id="852844043">
          <w:marLeft w:val="640"/>
          <w:marRight w:val="0"/>
          <w:marTop w:val="0"/>
          <w:marBottom w:val="0"/>
          <w:divBdr>
            <w:top w:val="none" w:sz="0" w:space="0" w:color="auto"/>
            <w:left w:val="none" w:sz="0" w:space="0" w:color="auto"/>
            <w:bottom w:val="none" w:sz="0" w:space="0" w:color="auto"/>
            <w:right w:val="none" w:sz="0" w:space="0" w:color="auto"/>
          </w:divBdr>
        </w:div>
        <w:div w:id="2015567296">
          <w:marLeft w:val="640"/>
          <w:marRight w:val="0"/>
          <w:marTop w:val="0"/>
          <w:marBottom w:val="0"/>
          <w:divBdr>
            <w:top w:val="none" w:sz="0" w:space="0" w:color="auto"/>
            <w:left w:val="none" w:sz="0" w:space="0" w:color="auto"/>
            <w:bottom w:val="none" w:sz="0" w:space="0" w:color="auto"/>
            <w:right w:val="none" w:sz="0" w:space="0" w:color="auto"/>
          </w:divBdr>
        </w:div>
      </w:divsChild>
    </w:div>
    <w:div w:id="1651444120">
      <w:bodyDiv w:val="1"/>
      <w:marLeft w:val="0"/>
      <w:marRight w:val="0"/>
      <w:marTop w:val="0"/>
      <w:marBottom w:val="0"/>
      <w:divBdr>
        <w:top w:val="none" w:sz="0" w:space="0" w:color="auto"/>
        <w:left w:val="none" w:sz="0" w:space="0" w:color="auto"/>
        <w:bottom w:val="none" w:sz="0" w:space="0" w:color="auto"/>
        <w:right w:val="none" w:sz="0" w:space="0" w:color="auto"/>
      </w:divBdr>
    </w:div>
    <w:div w:id="1662349467">
      <w:bodyDiv w:val="1"/>
      <w:marLeft w:val="0"/>
      <w:marRight w:val="0"/>
      <w:marTop w:val="0"/>
      <w:marBottom w:val="0"/>
      <w:divBdr>
        <w:top w:val="none" w:sz="0" w:space="0" w:color="auto"/>
        <w:left w:val="none" w:sz="0" w:space="0" w:color="auto"/>
        <w:bottom w:val="none" w:sz="0" w:space="0" w:color="auto"/>
        <w:right w:val="none" w:sz="0" w:space="0" w:color="auto"/>
      </w:divBdr>
      <w:divsChild>
        <w:div w:id="1460996764">
          <w:marLeft w:val="640"/>
          <w:marRight w:val="0"/>
          <w:marTop w:val="0"/>
          <w:marBottom w:val="0"/>
          <w:divBdr>
            <w:top w:val="none" w:sz="0" w:space="0" w:color="auto"/>
            <w:left w:val="none" w:sz="0" w:space="0" w:color="auto"/>
            <w:bottom w:val="none" w:sz="0" w:space="0" w:color="auto"/>
            <w:right w:val="none" w:sz="0" w:space="0" w:color="auto"/>
          </w:divBdr>
        </w:div>
        <w:div w:id="76484775">
          <w:marLeft w:val="640"/>
          <w:marRight w:val="0"/>
          <w:marTop w:val="0"/>
          <w:marBottom w:val="0"/>
          <w:divBdr>
            <w:top w:val="none" w:sz="0" w:space="0" w:color="auto"/>
            <w:left w:val="none" w:sz="0" w:space="0" w:color="auto"/>
            <w:bottom w:val="none" w:sz="0" w:space="0" w:color="auto"/>
            <w:right w:val="none" w:sz="0" w:space="0" w:color="auto"/>
          </w:divBdr>
        </w:div>
        <w:div w:id="1644313054">
          <w:marLeft w:val="640"/>
          <w:marRight w:val="0"/>
          <w:marTop w:val="0"/>
          <w:marBottom w:val="0"/>
          <w:divBdr>
            <w:top w:val="none" w:sz="0" w:space="0" w:color="auto"/>
            <w:left w:val="none" w:sz="0" w:space="0" w:color="auto"/>
            <w:bottom w:val="none" w:sz="0" w:space="0" w:color="auto"/>
            <w:right w:val="none" w:sz="0" w:space="0" w:color="auto"/>
          </w:divBdr>
        </w:div>
        <w:div w:id="213739418">
          <w:marLeft w:val="640"/>
          <w:marRight w:val="0"/>
          <w:marTop w:val="0"/>
          <w:marBottom w:val="0"/>
          <w:divBdr>
            <w:top w:val="none" w:sz="0" w:space="0" w:color="auto"/>
            <w:left w:val="none" w:sz="0" w:space="0" w:color="auto"/>
            <w:bottom w:val="none" w:sz="0" w:space="0" w:color="auto"/>
            <w:right w:val="none" w:sz="0" w:space="0" w:color="auto"/>
          </w:divBdr>
        </w:div>
        <w:div w:id="659117611">
          <w:marLeft w:val="640"/>
          <w:marRight w:val="0"/>
          <w:marTop w:val="0"/>
          <w:marBottom w:val="0"/>
          <w:divBdr>
            <w:top w:val="none" w:sz="0" w:space="0" w:color="auto"/>
            <w:left w:val="none" w:sz="0" w:space="0" w:color="auto"/>
            <w:bottom w:val="none" w:sz="0" w:space="0" w:color="auto"/>
            <w:right w:val="none" w:sz="0" w:space="0" w:color="auto"/>
          </w:divBdr>
        </w:div>
        <w:div w:id="1642223469">
          <w:marLeft w:val="640"/>
          <w:marRight w:val="0"/>
          <w:marTop w:val="0"/>
          <w:marBottom w:val="0"/>
          <w:divBdr>
            <w:top w:val="none" w:sz="0" w:space="0" w:color="auto"/>
            <w:left w:val="none" w:sz="0" w:space="0" w:color="auto"/>
            <w:bottom w:val="none" w:sz="0" w:space="0" w:color="auto"/>
            <w:right w:val="none" w:sz="0" w:space="0" w:color="auto"/>
          </w:divBdr>
        </w:div>
        <w:div w:id="357393349">
          <w:marLeft w:val="640"/>
          <w:marRight w:val="0"/>
          <w:marTop w:val="0"/>
          <w:marBottom w:val="0"/>
          <w:divBdr>
            <w:top w:val="none" w:sz="0" w:space="0" w:color="auto"/>
            <w:left w:val="none" w:sz="0" w:space="0" w:color="auto"/>
            <w:bottom w:val="none" w:sz="0" w:space="0" w:color="auto"/>
            <w:right w:val="none" w:sz="0" w:space="0" w:color="auto"/>
          </w:divBdr>
        </w:div>
        <w:div w:id="454250868">
          <w:marLeft w:val="640"/>
          <w:marRight w:val="0"/>
          <w:marTop w:val="0"/>
          <w:marBottom w:val="0"/>
          <w:divBdr>
            <w:top w:val="none" w:sz="0" w:space="0" w:color="auto"/>
            <w:left w:val="none" w:sz="0" w:space="0" w:color="auto"/>
            <w:bottom w:val="none" w:sz="0" w:space="0" w:color="auto"/>
            <w:right w:val="none" w:sz="0" w:space="0" w:color="auto"/>
          </w:divBdr>
        </w:div>
        <w:div w:id="1752384046">
          <w:marLeft w:val="640"/>
          <w:marRight w:val="0"/>
          <w:marTop w:val="0"/>
          <w:marBottom w:val="0"/>
          <w:divBdr>
            <w:top w:val="none" w:sz="0" w:space="0" w:color="auto"/>
            <w:left w:val="none" w:sz="0" w:space="0" w:color="auto"/>
            <w:bottom w:val="none" w:sz="0" w:space="0" w:color="auto"/>
            <w:right w:val="none" w:sz="0" w:space="0" w:color="auto"/>
          </w:divBdr>
        </w:div>
        <w:div w:id="2085444565">
          <w:marLeft w:val="640"/>
          <w:marRight w:val="0"/>
          <w:marTop w:val="0"/>
          <w:marBottom w:val="0"/>
          <w:divBdr>
            <w:top w:val="none" w:sz="0" w:space="0" w:color="auto"/>
            <w:left w:val="none" w:sz="0" w:space="0" w:color="auto"/>
            <w:bottom w:val="none" w:sz="0" w:space="0" w:color="auto"/>
            <w:right w:val="none" w:sz="0" w:space="0" w:color="auto"/>
          </w:divBdr>
        </w:div>
        <w:div w:id="224338076">
          <w:marLeft w:val="640"/>
          <w:marRight w:val="0"/>
          <w:marTop w:val="0"/>
          <w:marBottom w:val="0"/>
          <w:divBdr>
            <w:top w:val="none" w:sz="0" w:space="0" w:color="auto"/>
            <w:left w:val="none" w:sz="0" w:space="0" w:color="auto"/>
            <w:bottom w:val="none" w:sz="0" w:space="0" w:color="auto"/>
            <w:right w:val="none" w:sz="0" w:space="0" w:color="auto"/>
          </w:divBdr>
        </w:div>
        <w:div w:id="541795369">
          <w:marLeft w:val="640"/>
          <w:marRight w:val="0"/>
          <w:marTop w:val="0"/>
          <w:marBottom w:val="0"/>
          <w:divBdr>
            <w:top w:val="none" w:sz="0" w:space="0" w:color="auto"/>
            <w:left w:val="none" w:sz="0" w:space="0" w:color="auto"/>
            <w:bottom w:val="none" w:sz="0" w:space="0" w:color="auto"/>
            <w:right w:val="none" w:sz="0" w:space="0" w:color="auto"/>
          </w:divBdr>
        </w:div>
        <w:div w:id="1070425158">
          <w:marLeft w:val="640"/>
          <w:marRight w:val="0"/>
          <w:marTop w:val="0"/>
          <w:marBottom w:val="0"/>
          <w:divBdr>
            <w:top w:val="none" w:sz="0" w:space="0" w:color="auto"/>
            <w:left w:val="none" w:sz="0" w:space="0" w:color="auto"/>
            <w:bottom w:val="none" w:sz="0" w:space="0" w:color="auto"/>
            <w:right w:val="none" w:sz="0" w:space="0" w:color="auto"/>
          </w:divBdr>
        </w:div>
        <w:div w:id="2246259">
          <w:marLeft w:val="640"/>
          <w:marRight w:val="0"/>
          <w:marTop w:val="0"/>
          <w:marBottom w:val="0"/>
          <w:divBdr>
            <w:top w:val="none" w:sz="0" w:space="0" w:color="auto"/>
            <w:left w:val="none" w:sz="0" w:space="0" w:color="auto"/>
            <w:bottom w:val="none" w:sz="0" w:space="0" w:color="auto"/>
            <w:right w:val="none" w:sz="0" w:space="0" w:color="auto"/>
          </w:divBdr>
        </w:div>
        <w:div w:id="1169830339">
          <w:marLeft w:val="640"/>
          <w:marRight w:val="0"/>
          <w:marTop w:val="0"/>
          <w:marBottom w:val="0"/>
          <w:divBdr>
            <w:top w:val="none" w:sz="0" w:space="0" w:color="auto"/>
            <w:left w:val="none" w:sz="0" w:space="0" w:color="auto"/>
            <w:bottom w:val="none" w:sz="0" w:space="0" w:color="auto"/>
            <w:right w:val="none" w:sz="0" w:space="0" w:color="auto"/>
          </w:divBdr>
        </w:div>
        <w:div w:id="213397835">
          <w:marLeft w:val="640"/>
          <w:marRight w:val="0"/>
          <w:marTop w:val="0"/>
          <w:marBottom w:val="0"/>
          <w:divBdr>
            <w:top w:val="none" w:sz="0" w:space="0" w:color="auto"/>
            <w:left w:val="none" w:sz="0" w:space="0" w:color="auto"/>
            <w:bottom w:val="none" w:sz="0" w:space="0" w:color="auto"/>
            <w:right w:val="none" w:sz="0" w:space="0" w:color="auto"/>
          </w:divBdr>
        </w:div>
        <w:div w:id="709455647">
          <w:marLeft w:val="640"/>
          <w:marRight w:val="0"/>
          <w:marTop w:val="0"/>
          <w:marBottom w:val="0"/>
          <w:divBdr>
            <w:top w:val="none" w:sz="0" w:space="0" w:color="auto"/>
            <w:left w:val="none" w:sz="0" w:space="0" w:color="auto"/>
            <w:bottom w:val="none" w:sz="0" w:space="0" w:color="auto"/>
            <w:right w:val="none" w:sz="0" w:space="0" w:color="auto"/>
          </w:divBdr>
        </w:div>
        <w:div w:id="328753730">
          <w:marLeft w:val="640"/>
          <w:marRight w:val="0"/>
          <w:marTop w:val="0"/>
          <w:marBottom w:val="0"/>
          <w:divBdr>
            <w:top w:val="none" w:sz="0" w:space="0" w:color="auto"/>
            <w:left w:val="none" w:sz="0" w:space="0" w:color="auto"/>
            <w:bottom w:val="none" w:sz="0" w:space="0" w:color="auto"/>
            <w:right w:val="none" w:sz="0" w:space="0" w:color="auto"/>
          </w:divBdr>
        </w:div>
        <w:div w:id="398792581">
          <w:marLeft w:val="640"/>
          <w:marRight w:val="0"/>
          <w:marTop w:val="0"/>
          <w:marBottom w:val="0"/>
          <w:divBdr>
            <w:top w:val="none" w:sz="0" w:space="0" w:color="auto"/>
            <w:left w:val="none" w:sz="0" w:space="0" w:color="auto"/>
            <w:bottom w:val="none" w:sz="0" w:space="0" w:color="auto"/>
            <w:right w:val="none" w:sz="0" w:space="0" w:color="auto"/>
          </w:divBdr>
        </w:div>
        <w:div w:id="1685814607">
          <w:marLeft w:val="640"/>
          <w:marRight w:val="0"/>
          <w:marTop w:val="0"/>
          <w:marBottom w:val="0"/>
          <w:divBdr>
            <w:top w:val="none" w:sz="0" w:space="0" w:color="auto"/>
            <w:left w:val="none" w:sz="0" w:space="0" w:color="auto"/>
            <w:bottom w:val="none" w:sz="0" w:space="0" w:color="auto"/>
            <w:right w:val="none" w:sz="0" w:space="0" w:color="auto"/>
          </w:divBdr>
        </w:div>
        <w:div w:id="2013726110">
          <w:marLeft w:val="640"/>
          <w:marRight w:val="0"/>
          <w:marTop w:val="0"/>
          <w:marBottom w:val="0"/>
          <w:divBdr>
            <w:top w:val="none" w:sz="0" w:space="0" w:color="auto"/>
            <w:left w:val="none" w:sz="0" w:space="0" w:color="auto"/>
            <w:bottom w:val="none" w:sz="0" w:space="0" w:color="auto"/>
            <w:right w:val="none" w:sz="0" w:space="0" w:color="auto"/>
          </w:divBdr>
        </w:div>
        <w:div w:id="106855706">
          <w:marLeft w:val="640"/>
          <w:marRight w:val="0"/>
          <w:marTop w:val="0"/>
          <w:marBottom w:val="0"/>
          <w:divBdr>
            <w:top w:val="none" w:sz="0" w:space="0" w:color="auto"/>
            <w:left w:val="none" w:sz="0" w:space="0" w:color="auto"/>
            <w:bottom w:val="none" w:sz="0" w:space="0" w:color="auto"/>
            <w:right w:val="none" w:sz="0" w:space="0" w:color="auto"/>
          </w:divBdr>
        </w:div>
        <w:div w:id="108087561">
          <w:marLeft w:val="640"/>
          <w:marRight w:val="0"/>
          <w:marTop w:val="0"/>
          <w:marBottom w:val="0"/>
          <w:divBdr>
            <w:top w:val="none" w:sz="0" w:space="0" w:color="auto"/>
            <w:left w:val="none" w:sz="0" w:space="0" w:color="auto"/>
            <w:bottom w:val="none" w:sz="0" w:space="0" w:color="auto"/>
            <w:right w:val="none" w:sz="0" w:space="0" w:color="auto"/>
          </w:divBdr>
        </w:div>
        <w:div w:id="2019891077">
          <w:marLeft w:val="640"/>
          <w:marRight w:val="0"/>
          <w:marTop w:val="0"/>
          <w:marBottom w:val="0"/>
          <w:divBdr>
            <w:top w:val="none" w:sz="0" w:space="0" w:color="auto"/>
            <w:left w:val="none" w:sz="0" w:space="0" w:color="auto"/>
            <w:bottom w:val="none" w:sz="0" w:space="0" w:color="auto"/>
            <w:right w:val="none" w:sz="0" w:space="0" w:color="auto"/>
          </w:divBdr>
        </w:div>
        <w:div w:id="1419597682">
          <w:marLeft w:val="640"/>
          <w:marRight w:val="0"/>
          <w:marTop w:val="0"/>
          <w:marBottom w:val="0"/>
          <w:divBdr>
            <w:top w:val="none" w:sz="0" w:space="0" w:color="auto"/>
            <w:left w:val="none" w:sz="0" w:space="0" w:color="auto"/>
            <w:bottom w:val="none" w:sz="0" w:space="0" w:color="auto"/>
            <w:right w:val="none" w:sz="0" w:space="0" w:color="auto"/>
          </w:divBdr>
        </w:div>
        <w:div w:id="1157459158">
          <w:marLeft w:val="640"/>
          <w:marRight w:val="0"/>
          <w:marTop w:val="0"/>
          <w:marBottom w:val="0"/>
          <w:divBdr>
            <w:top w:val="none" w:sz="0" w:space="0" w:color="auto"/>
            <w:left w:val="none" w:sz="0" w:space="0" w:color="auto"/>
            <w:bottom w:val="none" w:sz="0" w:space="0" w:color="auto"/>
            <w:right w:val="none" w:sz="0" w:space="0" w:color="auto"/>
          </w:divBdr>
        </w:div>
        <w:div w:id="1905532347">
          <w:marLeft w:val="640"/>
          <w:marRight w:val="0"/>
          <w:marTop w:val="0"/>
          <w:marBottom w:val="0"/>
          <w:divBdr>
            <w:top w:val="none" w:sz="0" w:space="0" w:color="auto"/>
            <w:left w:val="none" w:sz="0" w:space="0" w:color="auto"/>
            <w:bottom w:val="none" w:sz="0" w:space="0" w:color="auto"/>
            <w:right w:val="none" w:sz="0" w:space="0" w:color="auto"/>
          </w:divBdr>
        </w:div>
        <w:div w:id="456074076">
          <w:marLeft w:val="640"/>
          <w:marRight w:val="0"/>
          <w:marTop w:val="0"/>
          <w:marBottom w:val="0"/>
          <w:divBdr>
            <w:top w:val="none" w:sz="0" w:space="0" w:color="auto"/>
            <w:left w:val="none" w:sz="0" w:space="0" w:color="auto"/>
            <w:bottom w:val="none" w:sz="0" w:space="0" w:color="auto"/>
            <w:right w:val="none" w:sz="0" w:space="0" w:color="auto"/>
          </w:divBdr>
        </w:div>
        <w:div w:id="29112349">
          <w:marLeft w:val="640"/>
          <w:marRight w:val="0"/>
          <w:marTop w:val="0"/>
          <w:marBottom w:val="0"/>
          <w:divBdr>
            <w:top w:val="none" w:sz="0" w:space="0" w:color="auto"/>
            <w:left w:val="none" w:sz="0" w:space="0" w:color="auto"/>
            <w:bottom w:val="none" w:sz="0" w:space="0" w:color="auto"/>
            <w:right w:val="none" w:sz="0" w:space="0" w:color="auto"/>
          </w:divBdr>
        </w:div>
        <w:div w:id="1304582773">
          <w:marLeft w:val="640"/>
          <w:marRight w:val="0"/>
          <w:marTop w:val="0"/>
          <w:marBottom w:val="0"/>
          <w:divBdr>
            <w:top w:val="none" w:sz="0" w:space="0" w:color="auto"/>
            <w:left w:val="none" w:sz="0" w:space="0" w:color="auto"/>
            <w:bottom w:val="none" w:sz="0" w:space="0" w:color="auto"/>
            <w:right w:val="none" w:sz="0" w:space="0" w:color="auto"/>
          </w:divBdr>
        </w:div>
        <w:div w:id="1572353228">
          <w:marLeft w:val="640"/>
          <w:marRight w:val="0"/>
          <w:marTop w:val="0"/>
          <w:marBottom w:val="0"/>
          <w:divBdr>
            <w:top w:val="none" w:sz="0" w:space="0" w:color="auto"/>
            <w:left w:val="none" w:sz="0" w:space="0" w:color="auto"/>
            <w:bottom w:val="none" w:sz="0" w:space="0" w:color="auto"/>
            <w:right w:val="none" w:sz="0" w:space="0" w:color="auto"/>
          </w:divBdr>
        </w:div>
        <w:div w:id="205915926">
          <w:marLeft w:val="640"/>
          <w:marRight w:val="0"/>
          <w:marTop w:val="0"/>
          <w:marBottom w:val="0"/>
          <w:divBdr>
            <w:top w:val="none" w:sz="0" w:space="0" w:color="auto"/>
            <w:left w:val="none" w:sz="0" w:space="0" w:color="auto"/>
            <w:bottom w:val="none" w:sz="0" w:space="0" w:color="auto"/>
            <w:right w:val="none" w:sz="0" w:space="0" w:color="auto"/>
          </w:divBdr>
        </w:div>
        <w:div w:id="1347562755">
          <w:marLeft w:val="640"/>
          <w:marRight w:val="0"/>
          <w:marTop w:val="0"/>
          <w:marBottom w:val="0"/>
          <w:divBdr>
            <w:top w:val="none" w:sz="0" w:space="0" w:color="auto"/>
            <w:left w:val="none" w:sz="0" w:space="0" w:color="auto"/>
            <w:bottom w:val="none" w:sz="0" w:space="0" w:color="auto"/>
            <w:right w:val="none" w:sz="0" w:space="0" w:color="auto"/>
          </w:divBdr>
        </w:div>
        <w:div w:id="1394616462">
          <w:marLeft w:val="640"/>
          <w:marRight w:val="0"/>
          <w:marTop w:val="0"/>
          <w:marBottom w:val="0"/>
          <w:divBdr>
            <w:top w:val="none" w:sz="0" w:space="0" w:color="auto"/>
            <w:left w:val="none" w:sz="0" w:space="0" w:color="auto"/>
            <w:bottom w:val="none" w:sz="0" w:space="0" w:color="auto"/>
            <w:right w:val="none" w:sz="0" w:space="0" w:color="auto"/>
          </w:divBdr>
        </w:div>
        <w:div w:id="1807359070">
          <w:marLeft w:val="640"/>
          <w:marRight w:val="0"/>
          <w:marTop w:val="0"/>
          <w:marBottom w:val="0"/>
          <w:divBdr>
            <w:top w:val="none" w:sz="0" w:space="0" w:color="auto"/>
            <w:left w:val="none" w:sz="0" w:space="0" w:color="auto"/>
            <w:bottom w:val="none" w:sz="0" w:space="0" w:color="auto"/>
            <w:right w:val="none" w:sz="0" w:space="0" w:color="auto"/>
          </w:divBdr>
        </w:div>
        <w:div w:id="1198200245">
          <w:marLeft w:val="640"/>
          <w:marRight w:val="0"/>
          <w:marTop w:val="0"/>
          <w:marBottom w:val="0"/>
          <w:divBdr>
            <w:top w:val="none" w:sz="0" w:space="0" w:color="auto"/>
            <w:left w:val="none" w:sz="0" w:space="0" w:color="auto"/>
            <w:bottom w:val="none" w:sz="0" w:space="0" w:color="auto"/>
            <w:right w:val="none" w:sz="0" w:space="0" w:color="auto"/>
          </w:divBdr>
        </w:div>
        <w:div w:id="1551645383">
          <w:marLeft w:val="640"/>
          <w:marRight w:val="0"/>
          <w:marTop w:val="0"/>
          <w:marBottom w:val="0"/>
          <w:divBdr>
            <w:top w:val="none" w:sz="0" w:space="0" w:color="auto"/>
            <w:left w:val="none" w:sz="0" w:space="0" w:color="auto"/>
            <w:bottom w:val="none" w:sz="0" w:space="0" w:color="auto"/>
            <w:right w:val="none" w:sz="0" w:space="0" w:color="auto"/>
          </w:divBdr>
        </w:div>
        <w:div w:id="1917206576">
          <w:marLeft w:val="640"/>
          <w:marRight w:val="0"/>
          <w:marTop w:val="0"/>
          <w:marBottom w:val="0"/>
          <w:divBdr>
            <w:top w:val="none" w:sz="0" w:space="0" w:color="auto"/>
            <w:left w:val="none" w:sz="0" w:space="0" w:color="auto"/>
            <w:bottom w:val="none" w:sz="0" w:space="0" w:color="auto"/>
            <w:right w:val="none" w:sz="0" w:space="0" w:color="auto"/>
          </w:divBdr>
        </w:div>
        <w:div w:id="2046127703">
          <w:marLeft w:val="640"/>
          <w:marRight w:val="0"/>
          <w:marTop w:val="0"/>
          <w:marBottom w:val="0"/>
          <w:divBdr>
            <w:top w:val="none" w:sz="0" w:space="0" w:color="auto"/>
            <w:left w:val="none" w:sz="0" w:space="0" w:color="auto"/>
            <w:bottom w:val="none" w:sz="0" w:space="0" w:color="auto"/>
            <w:right w:val="none" w:sz="0" w:space="0" w:color="auto"/>
          </w:divBdr>
        </w:div>
        <w:div w:id="426080148">
          <w:marLeft w:val="640"/>
          <w:marRight w:val="0"/>
          <w:marTop w:val="0"/>
          <w:marBottom w:val="0"/>
          <w:divBdr>
            <w:top w:val="none" w:sz="0" w:space="0" w:color="auto"/>
            <w:left w:val="none" w:sz="0" w:space="0" w:color="auto"/>
            <w:bottom w:val="none" w:sz="0" w:space="0" w:color="auto"/>
            <w:right w:val="none" w:sz="0" w:space="0" w:color="auto"/>
          </w:divBdr>
        </w:div>
        <w:div w:id="33388394">
          <w:marLeft w:val="640"/>
          <w:marRight w:val="0"/>
          <w:marTop w:val="0"/>
          <w:marBottom w:val="0"/>
          <w:divBdr>
            <w:top w:val="none" w:sz="0" w:space="0" w:color="auto"/>
            <w:left w:val="none" w:sz="0" w:space="0" w:color="auto"/>
            <w:bottom w:val="none" w:sz="0" w:space="0" w:color="auto"/>
            <w:right w:val="none" w:sz="0" w:space="0" w:color="auto"/>
          </w:divBdr>
        </w:div>
        <w:div w:id="974022621">
          <w:marLeft w:val="640"/>
          <w:marRight w:val="0"/>
          <w:marTop w:val="0"/>
          <w:marBottom w:val="0"/>
          <w:divBdr>
            <w:top w:val="none" w:sz="0" w:space="0" w:color="auto"/>
            <w:left w:val="none" w:sz="0" w:space="0" w:color="auto"/>
            <w:bottom w:val="none" w:sz="0" w:space="0" w:color="auto"/>
            <w:right w:val="none" w:sz="0" w:space="0" w:color="auto"/>
          </w:divBdr>
        </w:div>
        <w:div w:id="773325790">
          <w:marLeft w:val="640"/>
          <w:marRight w:val="0"/>
          <w:marTop w:val="0"/>
          <w:marBottom w:val="0"/>
          <w:divBdr>
            <w:top w:val="none" w:sz="0" w:space="0" w:color="auto"/>
            <w:left w:val="none" w:sz="0" w:space="0" w:color="auto"/>
            <w:bottom w:val="none" w:sz="0" w:space="0" w:color="auto"/>
            <w:right w:val="none" w:sz="0" w:space="0" w:color="auto"/>
          </w:divBdr>
        </w:div>
        <w:div w:id="1526403079">
          <w:marLeft w:val="640"/>
          <w:marRight w:val="0"/>
          <w:marTop w:val="0"/>
          <w:marBottom w:val="0"/>
          <w:divBdr>
            <w:top w:val="none" w:sz="0" w:space="0" w:color="auto"/>
            <w:left w:val="none" w:sz="0" w:space="0" w:color="auto"/>
            <w:bottom w:val="none" w:sz="0" w:space="0" w:color="auto"/>
            <w:right w:val="none" w:sz="0" w:space="0" w:color="auto"/>
          </w:divBdr>
        </w:div>
        <w:div w:id="1813521545">
          <w:marLeft w:val="640"/>
          <w:marRight w:val="0"/>
          <w:marTop w:val="0"/>
          <w:marBottom w:val="0"/>
          <w:divBdr>
            <w:top w:val="none" w:sz="0" w:space="0" w:color="auto"/>
            <w:left w:val="none" w:sz="0" w:space="0" w:color="auto"/>
            <w:bottom w:val="none" w:sz="0" w:space="0" w:color="auto"/>
            <w:right w:val="none" w:sz="0" w:space="0" w:color="auto"/>
          </w:divBdr>
        </w:div>
        <w:div w:id="561987569">
          <w:marLeft w:val="640"/>
          <w:marRight w:val="0"/>
          <w:marTop w:val="0"/>
          <w:marBottom w:val="0"/>
          <w:divBdr>
            <w:top w:val="none" w:sz="0" w:space="0" w:color="auto"/>
            <w:left w:val="none" w:sz="0" w:space="0" w:color="auto"/>
            <w:bottom w:val="none" w:sz="0" w:space="0" w:color="auto"/>
            <w:right w:val="none" w:sz="0" w:space="0" w:color="auto"/>
          </w:divBdr>
        </w:div>
        <w:div w:id="394008290">
          <w:marLeft w:val="640"/>
          <w:marRight w:val="0"/>
          <w:marTop w:val="0"/>
          <w:marBottom w:val="0"/>
          <w:divBdr>
            <w:top w:val="none" w:sz="0" w:space="0" w:color="auto"/>
            <w:left w:val="none" w:sz="0" w:space="0" w:color="auto"/>
            <w:bottom w:val="none" w:sz="0" w:space="0" w:color="auto"/>
            <w:right w:val="none" w:sz="0" w:space="0" w:color="auto"/>
          </w:divBdr>
        </w:div>
        <w:div w:id="1697653409">
          <w:marLeft w:val="640"/>
          <w:marRight w:val="0"/>
          <w:marTop w:val="0"/>
          <w:marBottom w:val="0"/>
          <w:divBdr>
            <w:top w:val="none" w:sz="0" w:space="0" w:color="auto"/>
            <w:left w:val="none" w:sz="0" w:space="0" w:color="auto"/>
            <w:bottom w:val="none" w:sz="0" w:space="0" w:color="auto"/>
            <w:right w:val="none" w:sz="0" w:space="0" w:color="auto"/>
          </w:divBdr>
        </w:div>
        <w:div w:id="229004331">
          <w:marLeft w:val="640"/>
          <w:marRight w:val="0"/>
          <w:marTop w:val="0"/>
          <w:marBottom w:val="0"/>
          <w:divBdr>
            <w:top w:val="none" w:sz="0" w:space="0" w:color="auto"/>
            <w:left w:val="none" w:sz="0" w:space="0" w:color="auto"/>
            <w:bottom w:val="none" w:sz="0" w:space="0" w:color="auto"/>
            <w:right w:val="none" w:sz="0" w:space="0" w:color="auto"/>
          </w:divBdr>
        </w:div>
        <w:div w:id="564220959">
          <w:marLeft w:val="640"/>
          <w:marRight w:val="0"/>
          <w:marTop w:val="0"/>
          <w:marBottom w:val="0"/>
          <w:divBdr>
            <w:top w:val="none" w:sz="0" w:space="0" w:color="auto"/>
            <w:left w:val="none" w:sz="0" w:space="0" w:color="auto"/>
            <w:bottom w:val="none" w:sz="0" w:space="0" w:color="auto"/>
            <w:right w:val="none" w:sz="0" w:space="0" w:color="auto"/>
          </w:divBdr>
        </w:div>
        <w:div w:id="1356033298">
          <w:marLeft w:val="640"/>
          <w:marRight w:val="0"/>
          <w:marTop w:val="0"/>
          <w:marBottom w:val="0"/>
          <w:divBdr>
            <w:top w:val="none" w:sz="0" w:space="0" w:color="auto"/>
            <w:left w:val="none" w:sz="0" w:space="0" w:color="auto"/>
            <w:bottom w:val="none" w:sz="0" w:space="0" w:color="auto"/>
            <w:right w:val="none" w:sz="0" w:space="0" w:color="auto"/>
          </w:divBdr>
        </w:div>
      </w:divsChild>
    </w:div>
    <w:div w:id="1664816857">
      <w:bodyDiv w:val="1"/>
      <w:marLeft w:val="0"/>
      <w:marRight w:val="0"/>
      <w:marTop w:val="0"/>
      <w:marBottom w:val="0"/>
      <w:divBdr>
        <w:top w:val="none" w:sz="0" w:space="0" w:color="auto"/>
        <w:left w:val="none" w:sz="0" w:space="0" w:color="auto"/>
        <w:bottom w:val="none" w:sz="0" w:space="0" w:color="auto"/>
        <w:right w:val="none" w:sz="0" w:space="0" w:color="auto"/>
      </w:divBdr>
      <w:divsChild>
        <w:div w:id="179046263">
          <w:marLeft w:val="640"/>
          <w:marRight w:val="0"/>
          <w:marTop w:val="0"/>
          <w:marBottom w:val="0"/>
          <w:divBdr>
            <w:top w:val="none" w:sz="0" w:space="0" w:color="auto"/>
            <w:left w:val="none" w:sz="0" w:space="0" w:color="auto"/>
            <w:bottom w:val="none" w:sz="0" w:space="0" w:color="auto"/>
            <w:right w:val="none" w:sz="0" w:space="0" w:color="auto"/>
          </w:divBdr>
        </w:div>
        <w:div w:id="1927616999">
          <w:marLeft w:val="640"/>
          <w:marRight w:val="0"/>
          <w:marTop w:val="0"/>
          <w:marBottom w:val="0"/>
          <w:divBdr>
            <w:top w:val="none" w:sz="0" w:space="0" w:color="auto"/>
            <w:left w:val="none" w:sz="0" w:space="0" w:color="auto"/>
            <w:bottom w:val="none" w:sz="0" w:space="0" w:color="auto"/>
            <w:right w:val="none" w:sz="0" w:space="0" w:color="auto"/>
          </w:divBdr>
        </w:div>
        <w:div w:id="1006059753">
          <w:marLeft w:val="640"/>
          <w:marRight w:val="0"/>
          <w:marTop w:val="0"/>
          <w:marBottom w:val="0"/>
          <w:divBdr>
            <w:top w:val="none" w:sz="0" w:space="0" w:color="auto"/>
            <w:left w:val="none" w:sz="0" w:space="0" w:color="auto"/>
            <w:bottom w:val="none" w:sz="0" w:space="0" w:color="auto"/>
            <w:right w:val="none" w:sz="0" w:space="0" w:color="auto"/>
          </w:divBdr>
        </w:div>
        <w:div w:id="1442722007">
          <w:marLeft w:val="640"/>
          <w:marRight w:val="0"/>
          <w:marTop w:val="0"/>
          <w:marBottom w:val="0"/>
          <w:divBdr>
            <w:top w:val="none" w:sz="0" w:space="0" w:color="auto"/>
            <w:left w:val="none" w:sz="0" w:space="0" w:color="auto"/>
            <w:bottom w:val="none" w:sz="0" w:space="0" w:color="auto"/>
            <w:right w:val="none" w:sz="0" w:space="0" w:color="auto"/>
          </w:divBdr>
        </w:div>
        <w:div w:id="1041437041">
          <w:marLeft w:val="640"/>
          <w:marRight w:val="0"/>
          <w:marTop w:val="0"/>
          <w:marBottom w:val="0"/>
          <w:divBdr>
            <w:top w:val="none" w:sz="0" w:space="0" w:color="auto"/>
            <w:left w:val="none" w:sz="0" w:space="0" w:color="auto"/>
            <w:bottom w:val="none" w:sz="0" w:space="0" w:color="auto"/>
            <w:right w:val="none" w:sz="0" w:space="0" w:color="auto"/>
          </w:divBdr>
        </w:div>
        <w:div w:id="651567986">
          <w:marLeft w:val="640"/>
          <w:marRight w:val="0"/>
          <w:marTop w:val="0"/>
          <w:marBottom w:val="0"/>
          <w:divBdr>
            <w:top w:val="none" w:sz="0" w:space="0" w:color="auto"/>
            <w:left w:val="none" w:sz="0" w:space="0" w:color="auto"/>
            <w:bottom w:val="none" w:sz="0" w:space="0" w:color="auto"/>
            <w:right w:val="none" w:sz="0" w:space="0" w:color="auto"/>
          </w:divBdr>
        </w:div>
        <w:div w:id="1786264554">
          <w:marLeft w:val="640"/>
          <w:marRight w:val="0"/>
          <w:marTop w:val="0"/>
          <w:marBottom w:val="0"/>
          <w:divBdr>
            <w:top w:val="none" w:sz="0" w:space="0" w:color="auto"/>
            <w:left w:val="none" w:sz="0" w:space="0" w:color="auto"/>
            <w:bottom w:val="none" w:sz="0" w:space="0" w:color="auto"/>
            <w:right w:val="none" w:sz="0" w:space="0" w:color="auto"/>
          </w:divBdr>
        </w:div>
        <w:div w:id="283851929">
          <w:marLeft w:val="640"/>
          <w:marRight w:val="0"/>
          <w:marTop w:val="0"/>
          <w:marBottom w:val="0"/>
          <w:divBdr>
            <w:top w:val="none" w:sz="0" w:space="0" w:color="auto"/>
            <w:left w:val="none" w:sz="0" w:space="0" w:color="auto"/>
            <w:bottom w:val="none" w:sz="0" w:space="0" w:color="auto"/>
            <w:right w:val="none" w:sz="0" w:space="0" w:color="auto"/>
          </w:divBdr>
        </w:div>
        <w:div w:id="1335573240">
          <w:marLeft w:val="640"/>
          <w:marRight w:val="0"/>
          <w:marTop w:val="0"/>
          <w:marBottom w:val="0"/>
          <w:divBdr>
            <w:top w:val="none" w:sz="0" w:space="0" w:color="auto"/>
            <w:left w:val="none" w:sz="0" w:space="0" w:color="auto"/>
            <w:bottom w:val="none" w:sz="0" w:space="0" w:color="auto"/>
            <w:right w:val="none" w:sz="0" w:space="0" w:color="auto"/>
          </w:divBdr>
        </w:div>
        <w:div w:id="1585456563">
          <w:marLeft w:val="640"/>
          <w:marRight w:val="0"/>
          <w:marTop w:val="0"/>
          <w:marBottom w:val="0"/>
          <w:divBdr>
            <w:top w:val="none" w:sz="0" w:space="0" w:color="auto"/>
            <w:left w:val="none" w:sz="0" w:space="0" w:color="auto"/>
            <w:bottom w:val="none" w:sz="0" w:space="0" w:color="auto"/>
            <w:right w:val="none" w:sz="0" w:space="0" w:color="auto"/>
          </w:divBdr>
        </w:div>
        <w:div w:id="1194535384">
          <w:marLeft w:val="640"/>
          <w:marRight w:val="0"/>
          <w:marTop w:val="0"/>
          <w:marBottom w:val="0"/>
          <w:divBdr>
            <w:top w:val="none" w:sz="0" w:space="0" w:color="auto"/>
            <w:left w:val="none" w:sz="0" w:space="0" w:color="auto"/>
            <w:bottom w:val="none" w:sz="0" w:space="0" w:color="auto"/>
            <w:right w:val="none" w:sz="0" w:space="0" w:color="auto"/>
          </w:divBdr>
        </w:div>
        <w:div w:id="1724477032">
          <w:marLeft w:val="640"/>
          <w:marRight w:val="0"/>
          <w:marTop w:val="0"/>
          <w:marBottom w:val="0"/>
          <w:divBdr>
            <w:top w:val="none" w:sz="0" w:space="0" w:color="auto"/>
            <w:left w:val="none" w:sz="0" w:space="0" w:color="auto"/>
            <w:bottom w:val="none" w:sz="0" w:space="0" w:color="auto"/>
            <w:right w:val="none" w:sz="0" w:space="0" w:color="auto"/>
          </w:divBdr>
        </w:div>
        <w:div w:id="929436137">
          <w:marLeft w:val="640"/>
          <w:marRight w:val="0"/>
          <w:marTop w:val="0"/>
          <w:marBottom w:val="0"/>
          <w:divBdr>
            <w:top w:val="none" w:sz="0" w:space="0" w:color="auto"/>
            <w:left w:val="none" w:sz="0" w:space="0" w:color="auto"/>
            <w:bottom w:val="none" w:sz="0" w:space="0" w:color="auto"/>
            <w:right w:val="none" w:sz="0" w:space="0" w:color="auto"/>
          </w:divBdr>
        </w:div>
        <w:div w:id="774130222">
          <w:marLeft w:val="640"/>
          <w:marRight w:val="0"/>
          <w:marTop w:val="0"/>
          <w:marBottom w:val="0"/>
          <w:divBdr>
            <w:top w:val="none" w:sz="0" w:space="0" w:color="auto"/>
            <w:left w:val="none" w:sz="0" w:space="0" w:color="auto"/>
            <w:bottom w:val="none" w:sz="0" w:space="0" w:color="auto"/>
            <w:right w:val="none" w:sz="0" w:space="0" w:color="auto"/>
          </w:divBdr>
        </w:div>
        <w:div w:id="1541239375">
          <w:marLeft w:val="640"/>
          <w:marRight w:val="0"/>
          <w:marTop w:val="0"/>
          <w:marBottom w:val="0"/>
          <w:divBdr>
            <w:top w:val="none" w:sz="0" w:space="0" w:color="auto"/>
            <w:left w:val="none" w:sz="0" w:space="0" w:color="auto"/>
            <w:bottom w:val="none" w:sz="0" w:space="0" w:color="auto"/>
            <w:right w:val="none" w:sz="0" w:space="0" w:color="auto"/>
          </w:divBdr>
        </w:div>
        <w:div w:id="1766001417">
          <w:marLeft w:val="640"/>
          <w:marRight w:val="0"/>
          <w:marTop w:val="0"/>
          <w:marBottom w:val="0"/>
          <w:divBdr>
            <w:top w:val="none" w:sz="0" w:space="0" w:color="auto"/>
            <w:left w:val="none" w:sz="0" w:space="0" w:color="auto"/>
            <w:bottom w:val="none" w:sz="0" w:space="0" w:color="auto"/>
            <w:right w:val="none" w:sz="0" w:space="0" w:color="auto"/>
          </w:divBdr>
        </w:div>
        <w:div w:id="1685201562">
          <w:marLeft w:val="640"/>
          <w:marRight w:val="0"/>
          <w:marTop w:val="0"/>
          <w:marBottom w:val="0"/>
          <w:divBdr>
            <w:top w:val="none" w:sz="0" w:space="0" w:color="auto"/>
            <w:left w:val="none" w:sz="0" w:space="0" w:color="auto"/>
            <w:bottom w:val="none" w:sz="0" w:space="0" w:color="auto"/>
            <w:right w:val="none" w:sz="0" w:space="0" w:color="auto"/>
          </w:divBdr>
        </w:div>
        <w:div w:id="1958677821">
          <w:marLeft w:val="640"/>
          <w:marRight w:val="0"/>
          <w:marTop w:val="0"/>
          <w:marBottom w:val="0"/>
          <w:divBdr>
            <w:top w:val="none" w:sz="0" w:space="0" w:color="auto"/>
            <w:left w:val="none" w:sz="0" w:space="0" w:color="auto"/>
            <w:bottom w:val="none" w:sz="0" w:space="0" w:color="auto"/>
            <w:right w:val="none" w:sz="0" w:space="0" w:color="auto"/>
          </w:divBdr>
        </w:div>
        <w:div w:id="1657681772">
          <w:marLeft w:val="640"/>
          <w:marRight w:val="0"/>
          <w:marTop w:val="0"/>
          <w:marBottom w:val="0"/>
          <w:divBdr>
            <w:top w:val="none" w:sz="0" w:space="0" w:color="auto"/>
            <w:left w:val="none" w:sz="0" w:space="0" w:color="auto"/>
            <w:bottom w:val="none" w:sz="0" w:space="0" w:color="auto"/>
            <w:right w:val="none" w:sz="0" w:space="0" w:color="auto"/>
          </w:divBdr>
        </w:div>
        <w:div w:id="820345344">
          <w:marLeft w:val="640"/>
          <w:marRight w:val="0"/>
          <w:marTop w:val="0"/>
          <w:marBottom w:val="0"/>
          <w:divBdr>
            <w:top w:val="none" w:sz="0" w:space="0" w:color="auto"/>
            <w:left w:val="none" w:sz="0" w:space="0" w:color="auto"/>
            <w:bottom w:val="none" w:sz="0" w:space="0" w:color="auto"/>
            <w:right w:val="none" w:sz="0" w:space="0" w:color="auto"/>
          </w:divBdr>
        </w:div>
        <w:div w:id="145165845">
          <w:marLeft w:val="640"/>
          <w:marRight w:val="0"/>
          <w:marTop w:val="0"/>
          <w:marBottom w:val="0"/>
          <w:divBdr>
            <w:top w:val="none" w:sz="0" w:space="0" w:color="auto"/>
            <w:left w:val="none" w:sz="0" w:space="0" w:color="auto"/>
            <w:bottom w:val="none" w:sz="0" w:space="0" w:color="auto"/>
            <w:right w:val="none" w:sz="0" w:space="0" w:color="auto"/>
          </w:divBdr>
        </w:div>
        <w:div w:id="1476029164">
          <w:marLeft w:val="640"/>
          <w:marRight w:val="0"/>
          <w:marTop w:val="0"/>
          <w:marBottom w:val="0"/>
          <w:divBdr>
            <w:top w:val="none" w:sz="0" w:space="0" w:color="auto"/>
            <w:left w:val="none" w:sz="0" w:space="0" w:color="auto"/>
            <w:bottom w:val="none" w:sz="0" w:space="0" w:color="auto"/>
            <w:right w:val="none" w:sz="0" w:space="0" w:color="auto"/>
          </w:divBdr>
        </w:div>
        <w:div w:id="180046601">
          <w:marLeft w:val="640"/>
          <w:marRight w:val="0"/>
          <w:marTop w:val="0"/>
          <w:marBottom w:val="0"/>
          <w:divBdr>
            <w:top w:val="none" w:sz="0" w:space="0" w:color="auto"/>
            <w:left w:val="none" w:sz="0" w:space="0" w:color="auto"/>
            <w:bottom w:val="none" w:sz="0" w:space="0" w:color="auto"/>
            <w:right w:val="none" w:sz="0" w:space="0" w:color="auto"/>
          </w:divBdr>
        </w:div>
        <w:div w:id="933587102">
          <w:marLeft w:val="640"/>
          <w:marRight w:val="0"/>
          <w:marTop w:val="0"/>
          <w:marBottom w:val="0"/>
          <w:divBdr>
            <w:top w:val="none" w:sz="0" w:space="0" w:color="auto"/>
            <w:left w:val="none" w:sz="0" w:space="0" w:color="auto"/>
            <w:bottom w:val="none" w:sz="0" w:space="0" w:color="auto"/>
            <w:right w:val="none" w:sz="0" w:space="0" w:color="auto"/>
          </w:divBdr>
        </w:div>
        <w:div w:id="245842444">
          <w:marLeft w:val="640"/>
          <w:marRight w:val="0"/>
          <w:marTop w:val="0"/>
          <w:marBottom w:val="0"/>
          <w:divBdr>
            <w:top w:val="none" w:sz="0" w:space="0" w:color="auto"/>
            <w:left w:val="none" w:sz="0" w:space="0" w:color="auto"/>
            <w:bottom w:val="none" w:sz="0" w:space="0" w:color="auto"/>
            <w:right w:val="none" w:sz="0" w:space="0" w:color="auto"/>
          </w:divBdr>
        </w:div>
        <w:div w:id="1622030591">
          <w:marLeft w:val="640"/>
          <w:marRight w:val="0"/>
          <w:marTop w:val="0"/>
          <w:marBottom w:val="0"/>
          <w:divBdr>
            <w:top w:val="none" w:sz="0" w:space="0" w:color="auto"/>
            <w:left w:val="none" w:sz="0" w:space="0" w:color="auto"/>
            <w:bottom w:val="none" w:sz="0" w:space="0" w:color="auto"/>
            <w:right w:val="none" w:sz="0" w:space="0" w:color="auto"/>
          </w:divBdr>
        </w:div>
        <w:div w:id="748502631">
          <w:marLeft w:val="640"/>
          <w:marRight w:val="0"/>
          <w:marTop w:val="0"/>
          <w:marBottom w:val="0"/>
          <w:divBdr>
            <w:top w:val="none" w:sz="0" w:space="0" w:color="auto"/>
            <w:left w:val="none" w:sz="0" w:space="0" w:color="auto"/>
            <w:bottom w:val="none" w:sz="0" w:space="0" w:color="auto"/>
            <w:right w:val="none" w:sz="0" w:space="0" w:color="auto"/>
          </w:divBdr>
        </w:div>
        <w:div w:id="124081823">
          <w:marLeft w:val="640"/>
          <w:marRight w:val="0"/>
          <w:marTop w:val="0"/>
          <w:marBottom w:val="0"/>
          <w:divBdr>
            <w:top w:val="none" w:sz="0" w:space="0" w:color="auto"/>
            <w:left w:val="none" w:sz="0" w:space="0" w:color="auto"/>
            <w:bottom w:val="none" w:sz="0" w:space="0" w:color="auto"/>
            <w:right w:val="none" w:sz="0" w:space="0" w:color="auto"/>
          </w:divBdr>
        </w:div>
        <w:div w:id="1138230500">
          <w:marLeft w:val="640"/>
          <w:marRight w:val="0"/>
          <w:marTop w:val="0"/>
          <w:marBottom w:val="0"/>
          <w:divBdr>
            <w:top w:val="none" w:sz="0" w:space="0" w:color="auto"/>
            <w:left w:val="none" w:sz="0" w:space="0" w:color="auto"/>
            <w:bottom w:val="none" w:sz="0" w:space="0" w:color="auto"/>
            <w:right w:val="none" w:sz="0" w:space="0" w:color="auto"/>
          </w:divBdr>
        </w:div>
        <w:div w:id="754324004">
          <w:marLeft w:val="640"/>
          <w:marRight w:val="0"/>
          <w:marTop w:val="0"/>
          <w:marBottom w:val="0"/>
          <w:divBdr>
            <w:top w:val="none" w:sz="0" w:space="0" w:color="auto"/>
            <w:left w:val="none" w:sz="0" w:space="0" w:color="auto"/>
            <w:bottom w:val="none" w:sz="0" w:space="0" w:color="auto"/>
            <w:right w:val="none" w:sz="0" w:space="0" w:color="auto"/>
          </w:divBdr>
        </w:div>
        <w:div w:id="20058056">
          <w:marLeft w:val="640"/>
          <w:marRight w:val="0"/>
          <w:marTop w:val="0"/>
          <w:marBottom w:val="0"/>
          <w:divBdr>
            <w:top w:val="none" w:sz="0" w:space="0" w:color="auto"/>
            <w:left w:val="none" w:sz="0" w:space="0" w:color="auto"/>
            <w:bottom w:val="none" w:sz="0" w:space="0" w:color="auto"/>
            <w:right w:val="none" w:sz="0" w:space="0" w:color="auto"/>
          </w:divBdr>
        </w:div>
        <w:div w:id="1738043076">
          <w:marLeft w:val="640"/>
          <w:marRight w:val="0"/>
          <w:marTop w:val="0"/>
          <w:marBottom w:val="0"/>
          <w:divBdr>
            <w:top w:val="none" w:sz="0" w:space="0" w:color="auto"/>
            <w:left w:val="none" w:sz="0" w:space="0" w:color="auto"/>
            <w:bottom w:val="none" w:sz="0" w:space="0" w:color="auto"/>
            <w:right w:val="none" w:sz="0" w:space="0" w:color="auto"/>
          </w:divBdr>
        </w:div>
        <w:div w:id="268970713">
          <w:marLeft w:val="640"/>
          <w:marRight w:val="0"/>
          <w:marTop w:val="0"/>
          <w:marBottom w:val="0"/>
          <w:divBdr>
            <w:top w:val="none" w:sz="0" w:space="0" w:color="auto"/>
            <w:left w:val="none" w:sz="0" w:space="0" w:color="auto"/>
            <w:bottom w:val="none" w:sz="0" w:space="0" w:color="auto"/>
            <w:right w:val="none" w:sz="0" w:space="0" w:color="auto"/>
          </w:divBdr>
        </w:div>
        <w:div w:id="1279220191">
          <w:marLeft w:val="640"/>
          <w:marRight w:val="0"/>
          <w:marTop w:val="0"/>
          <w:marBottom w:val="0"/>
          <w:divBdr>
            <w:top w:val="none" w:sz="0" w:space="0" w:color="auto"/>
            <w:left w:val="none" w:sz="0" w:space="0" w:color="auto"/>
            <w:bottom w:val="none" w:sz="0" w:space="0" w:color="auto"/>
            <w:right w:val="none" w:sz="0" w:space="0" w:color="auto"/>
          </w:divBdr>
        </w:div>
        <w:div w:id="1385788177">
          <w:marLeft w:val="640"/>
          <w:marRight w:val="0"/>
          <w:marTop w:val="0"/>
          <w:marBottom w:val="0"/>
          <w:divBdr>
            <w:top w:val="none" w:sz="0" w:space="0" w:color="auto"/>
            <w:left w:val="none" w:sz="0" w:space="0" w:color="auto"/>
            <w:bottom w:val="none" w:sz="0" w:space="0" w:color="auto"/>
            <w:right w:val="none" w:sz="0" w:space="0" w:color="auto"/>
          </w:divBdr>
        </w:div>
        <w:div w:id="2016878591">
          <w:marLeft w:val="640"/>
          <w:marRight w:val="0"/>
          <w:marTop w:val="0"/>
          <w:marBottom w:val="0"/>
          <w:divBdr>
            <w:top w:val="none" w:sz="0" w:space="0" w:color="auto"/>
            <w:left w:val="none" w:sz="0" w:space="0" w:color="auto"/>
            <w:bottom w:val="none" w:sz="0" w:space="0" w:color="auto"/>
            <w:right w:val="none" w:sz="0" w:space="0" w:color="auto"/>
          </w:divBdr>
        </w:div>
        <w:div w:id="189689002">
          <w:marLeft w:val="640"/>
          <w:marRight w:val="0"/>
          <w:marTop w:val="0"/>
          <w:marBottom w:val="0"/>
          <w:divBdr>
            <w:top w:val="none" w:sz="0" w:space="0" w:color="auto"/>
            <w:left w:val="none" w:sz="0" w:space="0" w:color="auto"/>
            <w:bottom w:val="none" w:sz="0" w:space="0" w:color="auto"/>
            <w:right w:val="none" w:sz="0" w:space="0" w:color="auto"/>
          </w:divBdr>
        </w:div>
        <w:div w:id="1298755119">
          <w:marLeft w:val="640"/>
          <w:marRight w:val="0"/>
          <w:marTop w:val="0"/>
          <w:marBottom w:val="0"/>
          <w:divBdr>
            <w:top w:val="none" w:sz="0" w:space="0" w:color="auto"/>
            <w:left w:val="none" w:sz="0" w:space="0" w:color="auto"/>
            <w:bottom w:val="none" w:sz="0" w:space="0" w:color="auto"/>
            <w:right w:val="none" w:sz="0" w:space="0" w:color="auto"/>
          </w:divBdr>
        </w:div>
        <w:div w:id="877165428">
          <w:marLeft w:val="640"/>
          <w:marRight w:val="0"/>
          <w:marTop w:val="0"/>
          <w:marBottom w:val="0"/>
          <w:divBdr>
            <w:top w:val="none" w:sz="0" w:space="0" w:color="auto"/>
            <w:left w:val="none" w:sz="0" w:space="0" w:color="auto"/>
            <w:bottom w:val="none" w:sz="0" w:space="0" w:color="auto"/>
            <w:right w:val="none" w:sz="0" w:space="0" w:color="auto"/>
          </w:divBdr>
        </w:div>
        <w:div w:id="1173955050">
          <w:marLeft w:val="640"/>
          <w:marRight w:val="0"/>
          <w:marTop w:val="0"/>
          <w:marBottom w:val="0"/>
          <w:divBdr>
            <w:top w:val="none" w:sz="0" w:space="0" w:color="auto"/>
            <w:left w:val="none" w:sz="0" w:space="0" w:color="auto"/>
            <w:bottom w:val="none" w:sz="0" w:space="0" w:color="auto"/>
            <w:right w:val="none" w:sz="0" w:space="0" w:color="auto"/>
          </w:divBdr>
        </w:div>
        <w:div w:id="680087905">
          <w:marLeft w:val="640"/>
          <w:marRight w:val="0"/>
          <w:marTop w:val="0"/>
          <w:marBottom w:val="0"/>
          <w:divBdr>
            <w:top w:val="none" w:sz="0" w:space="0" w:color="auto"/>
            <w:left w:val="none" w:sz="0" w:space="0" w:color="auto"/>
            <w:bottom w:val="none" w:sz="0" w:space="0" w:color="auto"/>
            <w:right w:val="none" w:sz="0" w:space="0" w:color="auto"/>
          </w:divBdr>
        </w:div>
        <w:div w:id="474377595">
          <w:marLeft w:val="640"/>
          <w:marRight w:val="0"/>
          <w:marTop w:val="0"/>
          <w:marBottom w:val="0"/>
          <w:divBdr>
            <w:top w:val="none" w:sz="0" w:space="0" w:color="auto"/>
            <w:left w:val="none" w:sz="0" w:space="0" w:color="auto"/>
            <w:bottom w:val="none" w:sz="0" w:space="0" w:color="auto"/>
            <w:right w:val="none" w:sz="0" w:space="0" w:color="auto"/>
          </w:divBdr>
        </w:div>
        <w:div w:id="675687586">
          <w:marLeft w:val="640"/>
          <w:marRight w:val="0"/>
          <w:marTop w:val="0"/>
          <w:marBottom w:val="0"/>
          <w:divBdr>
            <w:top w:val="none" w:sz="0" w:space="0" w:color="auto"/>
            <w:left w:val="none" w:sz="0" w:space="0" w:color="auto"/>
            <w:bottom w:val="none" w:sz="0" w:space="0" w:color="auto"/>
            <w:right w:val="none" w:sz="0" w:space="0" w:color="auto"/>
          </w:divBdr>
        </w:div>
        <w:div w:id="1723597116">
          <w:marLeft w:val="640"/>
          <w:marRight w:val="0"/>
          <w:marTop w:val="0"/>
          <w:marBottom w:val="0"/>
          <w:divBdr>
            <w:top w:val="none" w:sz="0" w:space="0" w:color="auto"/>
            <w:left w:val="none" w:sz="0" w:space="0" w:color="auto"/>
            <w:bottom w:val="none" w:sz="0" w:space="0" w:color="auto"/>
            <w:right w:val="none" w:sz="0" w:space="0" w:color="auto"/>
          </w:divBdr>
        </w:div>
        <w:div w:id="1518889296">
          <w:marLeft w:val="640"/>
          <w:marRight w:val="0"/>
          <w:marTop w:val="0"/>
          <w:marBottom w:val="0"/>
          <w:divBdr>
            <w:top w:val="none" w:sz="0" w:space="0" w:color="auto"/>
            <w:left w:val="none" w:sz="0" w:space="0" w:color="auto"/>
            <w:bottom w:val="none" w:sz="0" w:space="0" w:color="auto"/>
            <w:right w:val="none" w:sz="0" w:space="0" w:color="auto"/>
          </w:divBdr>
        </w:div>
        <w:div w:id="1491941165">
          <w:marLeft w:val="640"/>
          <w:marRight w:val="0"/>
          <w:marTop w:val="0"/>
          <w:marBottom w:val="0"/>
          <w:divBdr>
            <w:top w:val="none" w:sz="0" w:space="0" w:color="auto"/>
            <w:left w:val="none" w:sz="0" w:space="0" w:color="auto"/>
            <w:bottom w:val="none" w:sz="0" w:space="0" w:color="auto"/>
            <w:right w:val="none" w:sz="0" w:space="0" w:color="auto"/>
          </w:divBdr>
        </w:div>
        <w:div w:id="1149055363">
          <w:marLeft w:val="640"/>
          <w:marRight w:val="0"/>
          <w:marTop w:val="0"/>
          <w:marBottom w:val="0"/>
          <w:divBdr>
            <w:top w:val="none" w:sz="0" w:space="0" w:color="auto"/>
            <w:left w:val="none" w:sz="0" w:space="0" w:color="auto"/>
            <w:bottom w:val="none" w:sz="0" w:space="0" w:color="auto"/>
            <w:right w:val="none" w:sz="0" w:space="0" w:color="auto"/>
          </w:divBdr>
        </w:div>
        <w:div w:id="216358391">
          <w:marLeft w:val="640"/>
          <w:marRight w:val="0"/>
          <w:marTop w:val="0"/>
          <w:marBottom w:val="0"/>
          <w:divBdr>
            <w:top w:val="none" w:sz="0" w:space="0" w:color="auto"/>
            <w:left w:val="none" w:sz="0" w:space="0" w:color="auto"/>
            <w:bottom w:val="none" w:sz="0" w:space="0" w:color="auto"/>
            <w:right w:val="none" w:sz="0" w:space="0" w:color="auto"/>
          </w:divBdr>
        </w:div>
      </w:divsChild>
    </w:div>
    <w:div w:id="1749380814">
      <w:bodyDiv w:val="1"/>
      <w:marLeft w:val="0"/>
      <w:marRight w:val="0"/>
      <w:marTop w:val="0"/>
      <w:marBottom w:val="0"/>
      <w:divBdr>
        <w:top w:val="none" w:sz="0" w:space="0" w:color="auto"/>
        <w:left w:val="none" w:sz="0" w:space="0" w:color="auto"/>
        <w:bottom w:val="none" w:sz="0" w:space="0" w:color="auto"/>
        <w:right w:val="none" w:sz="0" w:space="0" w:color="auto"/>
      </w:divBdr>
      <w:divsChild>
        <w:div w:id="392628137">
          <w:marLeft w:val="0"/>
          <w:marRight w:val="0"/>
          <w:marTop w:val="0"/>
          <w:marBottom w:val="0"/>
          <w:divBdr>
            <w:top w:val="none" w:sz="0" w:space="0" w:color="auto"/>
            <w:left w:val="none" w:sz="0" w:space="0" w:color="auto"/>
            <w:bottom w:val="none" w:sz="0" w:space="0" w:color="auto"/>
            <w:right w:val="none" w:sz="0" w:space="0" w:color="auto"/>
          </w:divBdr>
          <w:divsChild>
            <w:div w:id="882912620">
              <w:marLeft w:val="0"/>
              <w:marRight w:val="0"/>
              <w:marTop w:val="0"/>
              <w:marBottom w:val="0"/>
              <w:divBdr>
                <w:top w:val="none" w:sz="0" w:space="0" w:color="auto"/>
                <w:left w:val="none" w:sz="0" w:space="0" w:color="auto"/>
                <w:bottom w:val="none" w:sz="0" w:space="0" w:color="auto"/>
                <w:right w:val="none" w:sz="0" w:space="0" w:color="auto"/>
              </w:divBdr>
              <w:divsChild>
                <w:div w:id="49256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20999">
      <w:bodyDiv w:val="1"/>
      <w:marLeft w:val="0"/>
      <w:marRight w:val="0"/>
      <w:marTop w:val="0"/>
      <w:marBottom w:val="0"/>
      <w:divBdr>
        <w:top w:val="none" w:sz="0" w:space="0" w:color="auto"/>
        <w:left w:val="none" w:sz="0" w:space="0" w:color="auto"/>
        <w:bottom w:val="none" w:sz="0" w:space="0" w:color="auto"/>
        <w:right w:val="none" w:sz="0" w:space="0" w:color="auto"/>
      </w:divBdr>
      <w:divsChild>
        <w:div w:id="379548940">
          <w:marLeft w:val="0"/>
          <w:marRight w:val="0"/>
          <w:marTop w:val="0"/>
          <w:marBottom w:val="0"/>
          <w:divBdr>
            <w:top w:val="none" w:sz="0" w:space="0" w:color="auto"/>
            <w:left w:val="none" w:sz="0" w:space="0" w:color="auto"/>
            <w:bottom w:val="none" w:sz="0" w:space="0" w:color="auto"/>
            <w:right w:val="none" w:sz="0" w:space="0" w:color="auto"/>
          </w:divBdr>
          <w:divsChild>
            <w:div w:id="1094206206">
              <w:marLeft w:val="0"/>
              <w:marRight w:val="0"/>
              <w:marTop w:val="0"/>
              <w:marBottom w:val="0"/>
              <w:divBdr>
                <w:top w:val="none" w:sz="0" w:space="0" w:color="auto"/>
                <w:left w:val="none" w:sz="0" w:space="0" w:color="auto"/>
                <w:bottom w:val="none" w:sz="0" w:space="0" w:color="auto"/>
                <w:right w:val="none" w:sz="0" w:space="0" w:color="auto"/>
              </w:divBdr>
              <w:divsChild>
                <w:div w:id="109583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3605">
      <w:bodyDiv w:val="1"/>
      <w:marLeft w:val="0"/>
      <w:marRight w:val="0"/>
      <w:marTop w:val="0"/>
      <w:marBottom w:val="0"/>
      <w:divBdr>
        <w:top w:val="none" w:sz="0" w:space="0" w:color="auto"/>
        <w:left w:val="none" w:sz="0" w:space="0" w:color="auto"/>
        <w:bottom w:val="none" w:sz="0" w:space="0" w:color="auto"/>
        <w:right w:val="none" w:sz="0" w:space="0" w:color="auto"/>
      </w:divBdr>
    </w:div>
    <w:div w:id="1803186107">
      <w:bodyDiv w:val="1"/>
      <w:marLeft w:val="0"/>
      <w:marRight w:val="0"/>
      <w:marTop w:val="0"/>
      <w:marBottom w:val="0"/>
      <w:divBdr>
        <w:top w:val="none" w:sz="0" w:space="0" w:color="auto"/>
        <w:left w:val="none" w:sz="0" w:space="0" w:color="auto"/>
        <w:bottom w:val="none" w:sz="0" w:space="0" w:color="auto"/>
        <w:right w:val="none" w:sz="0" w:space="0" w:color="auto"/>
      </w:divBdr>
      <w:divsChild>
        <w:div w:id="797532679">
          <w:marLeft w:val="640"/>
          <w:marRight w:val="0"/>
          <w:marTop w:val="0"/>
          <w:marBottom w:val="0"/>
          <w:divBdr>
            <w:top w:val="none" w:sz="0" w:space="0" w:color="auto"/>
            <w:left w:val="none" w:sz="0" w:space="0" w:color="auto"/>
            <w:bottom w:val="none" w:sz="0" w:space="0" w:color="auto"/>
            <w:right w:val="none" w:sz="0" w:space="0" w:color="auto"/>
          </w:divBdr>
        </w:div>
        <w:div w:id="1405685583">
          <w:marLeft w:val="640"/>
          <w:marRight w:val="0"/>
          <w:marTop w:val="0"/>
          <w:marBottom w:val="0"/>
          <w:divBdr>
            <w:top w:val="none" w:sz="0" w:space="0" w:color="auto"/>
            <w:left w:val="none" w:sz="0" w:space="0" w:color="auto"/>
            <w:bottom w:val="none" w:sz="0" w:space="0" w:color="auto"/>
            <w:right w:val="none" w:sz="0" w:space="0" w:color="auto"/>
          </w:divBdr>
        </w:div>
        <w:div w:id="1495560958">
          <w:marLeft w:val="640"/>
          <w:marRight w:val="0"/>
          <w:marTop w:val="0"/>
          <w:marBottom w:val="0"/>
          <w:divBdr>
            <w:top w:val="none" w:sz="0" w:space="0" w:color="auto"/>
            <w:left w:val="none" w:sz="0" w:space="0" w:color="auto"/>
            <w:bottom w:val="none" w:sz="0" w:space="0" w:color="auto"/>
            <w:right w:val="none" w:sz="0" w:space="0" w:color="auto"/>
          </w:divBdr>
        </w:div>
        <w:div w:id="874079300">
          <w:marLeft w:val="640"/>
          <w:marRight w:val="0"/>
          <w:marTop w:val="0"/>
          <w:marBottom w:val="0"/>
          <w:divBdr>
            <w:top w:val="none" w:sz="0" w:space="0" w:color="auto"/>
            <w:left w:val="none" w:sz="0" w:space="0" w:color="auto"/>
            <w:bottom w:val="none" w:sz="0" w:space="0" w:color="auto"/>
            <w:right w:val="none" w:sz="0" w:space="0" w:color="auto"/>
          </w:divBdr>
        </w:div>
        <w:div w:id="617490811">
          <w:marLeft w:val="640"/>
          <w:marRight w:val="0"/>
          <w:marTop w:val="0"/>
          <w:marBottom w:val="0"/>
          <w:divBdr>
            <w:top w:val="none" w:sz="0" w:space="0" w:color="auto"/>
            <w:left w:val="none" w:sz="0" w:space="0" w:color="auto"/>
            <w:bottom w:val="none" w:sz="0" w:space="0" w:color="auto"/>
            <w:right w:val="none" w:sz="0" w:space="0" w:color="auto"/>
          </w:divBdr>
        </w:div>
        <w:div w:id="1719082271">
          <w:marLeft w:val="640"/>
          <w:marRight w:val="0"/>
          <w:marTop w:val="0"/>
          <w:marBottom w:val="0"/>
          <w:divBdr>
            <w:top w:val="none" w:sz="0" w:space="0" w:color="auto"/>
            <w:left w:val="none" w:sz="0" w:space="0" w:color="auto"/>
            <w:bottom w:val="none" w:sz="0" w:space="0" w:color="auto"/>
            <w:right w:val="none" w:sz="0" w:space="0" w:color="auto"/>
          </w:divBdr>
        </w:div>
        <w:div w:id="1250845758">
          <w:marLeft w:val="640"/>
          <w:marRight w:val="0"/>
          <w:marTop w:val="0"/>
          <w:marBottom w:val="0"/>
          <w:divBdr>
            <w:top w:val="none" w:sz="0" w:space="0" w:color="auto"/>
            <w:left w:val="none" w:sz="0" w:space="0" w:color="auto"/>
            <w:bottom w:val="none" w:sz="0" w:space="0" w:color="auto"/>
            <w:right w:val="none" w:sz="0" w:space="0" w:color="auto"/>
          </w:divBdr>
        </w:div>
        <w:div w:id="933326104">
          <w:marLeft w:val="640"/>
          <w:marRight w:val="0"/>
          <w:marTop w:val="0"/>
          <w:marBottom w:val="0"/>
          <w:divBdr>
            <w:top w:val="none" w:sz="0" w:space="0" w:color="auto"/>
            <w:left w:val="none" w:sz="0" w:space="0" w:color="auto"/>
            <w:bottom w:val="none" w:sz="0" w:space="0" w:color="auto"/>
            <w:right w:val="none" w:sz="0" w:space="0" w:color="auto"/>
          </w:divBdr>
        </w:div>
        <w:div w:id="1338843742">
          <w:marLeft w:val="640"/>
          <w:marRight w:val="0"/>
          <w:marTop w:val="0"/>
          <w:marBottom w:val="0"/>
          <w:divBdr>
            <w:top w:val="none" w:sz="0" w:space="0" w:color="auto"/>
            <w:left w:val="none" w:sz="0" w:space="0" w:color="auto"/>
            <w:bottom w:val="none" w:sz="0" w:space="0" w:color="auto"/>
            <w:right w:val="none" w:sz="0" w:space="0" w:color="auto"/>
          </w:divBdr>
        </w:div>
        <w:div w:id="260840694">
          <w:marLeft w:val="640"/>
          <w:marRight w:val="0"/>
          <w:marTop w:val="0"/>
          <w:marBottom w:val="0"/>
          <w:divBdr>
            <w:top w:val="none" w:sz="0" w:space="0" w:color="auto"/>
            <w:left w:val="none" w:sz="0" w:space="0" w:color="auto"/>
            <w:bottom w:val="none" w:sz="0" w:space="0" w:color="auto"/>
            <w:right w:val="none" w:sz="0" w:space="0" w:color="auto"/>
          </w:divBdr>
        </w:div>
        <w:div w:id="162405080">
          <w:marLeft w:val="640"/>
          <w:marRight w:val="0"/>
          <w:marTop w:val="0"/>
          <w:marBottom w:val="0"/>
          <w:divBdr>
            <w:top w:val="none" w:sz="0" w:space="0" w:color="auto"/>
            <w:left w:val="none" w:sz="0" w:space="0" w:color="auto"/>
            <w:bottom w:val="none" w:sz="0" w:space="0" w:color="auto"/>
            <w:right w:val="none" w:sz="0" w:space="0" w:color="auto"/>
          </w:divBdr>
        </w:div>
        <w:div w:id="1575356984">
          <w:marLeft w:val="640"/>
          <w:marRight w:val="0"/>
          <w:marTop w:val="0"/>
          <w:marBottom w:val="0"/>
          <w:divBdr>
            <w:top w:val="none" w:sz="0" w:space="0" w:color="auto"/>
            <w:left w:val="none" w:sz="0" w:space="0" w:color="auto"/>
            <w:bottom w:val="none" w:sz="0" w:space="0" w:color="auto"/>
            <w:right w:val="none" w:sz="0" w:space="0" w:color="auto"/>
          </w:divBdr>
        </w:div>
        <w:div w:id="36635940">
          <w:marLeft w:val="640"/>
          <w:marRight w:val="0"/>
          <w:marTop w:val="0"/>
          <w:marBottom w:val="0"/>
          <w:divBdr>
            <w:top w:val="none" w:sz="0" w:space="0" w:color="auto"/>
            <w:left w:val="none" w:sz="0" w:space="0" w:color="auto"/>
            <w:bottom w:val="none" w:sz="0" w:space="0" w:color="auto"/>
            <w:right w:val="none" w:sz="0" w:space="0" w:color="auto"/>
          </w:divBdr>
        </w:div>
        <w:div w:id="1055469121">
          <w:marLeft w:val="640"/>
          <w:marRight w:val="0"/>
          <w:marTop w:val="0"/>
          <w:marBottom w:val="0"/>
          <w:divBdr>
            <w:top w:val="none" w:sz="0" w:space="0" w:color="auto"/>
            <w:left w:val="none" w:sz="0" w:space="0" w:color="auto"/>
            <w:bottom w:val="none" w:sz="0" w:space="0" w:color="auto"/>
            <w:right w:val="none" w:sz="0" w:space="0" w:color="auto"/>
          </w:divBdr>
        </w:div>
        <w:div w:id="127011241">
          <w:marLeft w:val="640"/>
          <w:marRight w:val="0"/>
          <w:marTop w:val="0"/>
          <w:marBottom w:val="0"/>
          <w:divBdr>
            <w:top w:val="none" w:sz="0" w:space="0" w:color="auto"/>
            <w:left w:val="none" w:sz="0" w:space="0" w:color="auto"/>
            <w:bottom w:val="none" w:sz="0" w:space="0" w:color="auto"/>
            <w:right w:val="none" w:sz="0" w:space="0" w:color="auto"/>
          </w:divBdr>
        </w:div>
        <w:div w:id="801771056">
          <w:marLeft w:val="640"/>
          <w:marRight w:val="0"/>
          <w:marTop w:val="0"/>
          <w:marBottom w:val="0"/>
          <w:divBdr>
            <w:top w:val="none" w:sz="0" w:space="0" w:color="auto"/>
            <w:left w:val="none" w:sz="0" w:space="0" w:color="auto"/>
            <w:bottom w:val="none" w:sz="0" w:space="0" w:color="auto"/>
            <w:right w:val="none" w:sz="0" w:space="0" w:color="auto"/>
          </w:divBdr>
        </w:div>
        <w:div w:id="1453326445">
          <w:marLeft w:val="640"/>
          <w:marRight w:val="0"/>
          <w:marTop w:val="0"/>
          <w:marBottom w:val="0"/>
          <w:divBdr>
            <w:top w:val="none" w:sz="0" w:space="0" w:color="auto"/>
            <w:left w:val="none" w:sz="0" w:space="0" w:color="auto"/>
            <w:bottom w:val="none" w:sz="0" w:space="0" w:color="auto"/>
            <w:right w:val="none" w:sz="0" w:space="0" w:color="auto"/>
          </w:divBdr>
        </w:div>
        <w:div w:id="1841500383">
          <w:marLeft w:val="640"/>
          <w:marRight w:val="0"/>
          <w:marTop w:val="0"/>
          <w:marBottom w:val="0"/>
          <w:divBdr>
            <w:top w:val="none" w:sz="0" w:space="0" w:color="auto"/>
            <w:left w:val="none" w:sz="0" w:space="0" w:color="auto"/>
            <w:bottom w:val="none" w:sz="0" w:space="0" w:color="auto"/>
            <w:right w:val="none" w:sz="0" w:space="0" w:color="auto"/>
          </w:divBdr>
        </w:div>
        <w:div w:id="1285961361">
          <w:marLeft w:val="640"/>
          <w:marRight w:val="0"/>
          <w:marTop w:val="0"/>
          <w:marBottom w:val="0"/>
          <w:divBdr>
            <w:top w:val="none" w:sz="0" w:space="0" w:color="auto"/>
            <w:left w:val="none" w:sz="0" w:space="0" w:color="auto"/>
            <w:bottom w:val="none" w:sz="0" w:space="0" w:color="auto"/>
            <w:right w:val="none" w:sz="0" w:space="0" w:color="auto"/>
          </w:divBdr>
        </w:div>
        <w:div w:id="1688866239">
          <w:marLeft w:val="640"/>
          <w:marRight w:val="0"/>
          <w:marTop w:val="0"/>
          <w:marBottom w:val="0"/>
          <w:divBdr>
            <w:top w:val="none" w:sz="0" w:space="0" w:color="auto"/>
            <w:left w:val="none" w:sz="0" w:space="0" w:color="auto"/>
            <w:bottom w:val="none" w:sz="0" w:space="0" w:color="auto"/>
            <w:right w:val="none" w:sz="0" w:space="0" w:color="auto"/>
          </w:divBdr>
        </w:div>
        <w:div w:id="1865240475">
          <w:marLeft w:val="640"/>
          <w:marRight w:val="0"/>
          <w:marTop w:val="0"/>
          <w:marBottom w:val="0"/>
          <w:divBdr>
            <w:top w:val="none" w:sz="0" w:space="0" w:color="auto"/>
            <w:left w:val="none" w:sz="0" w:space="0" w:color="auto"/>
            <w:bottom w:val="none" w:sz="0" w:space="0" w:color="auto"/>
            <w:right w:val="none" w:sz="0" w:space="0" w:color="auto"/>
          </w:divBdr>
        </w:div>
        <w:div w:id="358894536">
          <w:marLeft w:val="640"/>
          <w:marRight w:val="0"/>
          <w:marTop w:val="0"/>
          <w:marBottom w:val="0"/>
          <w:divBdr>
            <w:top w:val="none" w:sz="0" w:space="0" w:color="auto"/>
            <w:left w:val="none" w:sz="0" w:space="0" w:color="auto"/>
            <w:bottom w:val="none" w:sz="0" w:space="0" w:color="auto"/>
            <w:right w:val="none" w:sz="0" w:space="0" w:color="auto"/>
          </w:divBdr>
        </w:div>
        <w:div w:id="1271401836">
          <w:marLeft w:val="640"/>
          <w:marRight w:val="0"/>
          <w:marTop w:val="0"/>
          <w:marBottom w:val="0"/>
          <w:divBdr>
            <w:top w:val="none" w:sz="0" w:space="0" w:color="auto"/>
            <w:left w:val="none" w:sz="0" w:space="0" w:color="auto"/>
            <w:bottom w:val="none" w:sz="0" w:space="0" w:color="auto"/>
            <w:right w:val="none" w:sz="0" w:space="0" w:color="auto"/>
          </w:divBdr>
        </w:div>
        <w:div w:id="2145197512">
          <w:marLeft w:val="640"/>
          <w:marRight w:val="0"/>
          <w:marTop w:val="0"/>
          <w:marBottom w:val="0"/>
          <w:divBdr>
            <w:top w:val="none" w:sz="0" w:space="0" w:color="auto"/>
            <w:left w:val="none" w:sz="0" w:space="0" w:color="auto"/>
            <w:bottom w:val="none" w:sz="0" w:space="0" w:color="auto"/>
            <w:right w:val="none" w:sz="0" w:space="0" w:color="auto"/>
          </w:divBdr>
        </w:div>
        <w:div w:id="571895285">
          <w:marLeft w:val="640"/>
          <w:marRight w:val="0"/>
          <w:marTop w:val="0"/>
          <w:marBottom w:val="0"/>
          <w:divBdr>
            <w:top w:val="none" w:sz="0" w:space="0" w:color="auto"/>
            <w:left w:val="none" w:sz="0" w:space="0" w:color="auto"/>
            <w:bottom w:val="none" w:sz="0" w:space="0" w:color="auto"/>
            <w:right w:val="none" w:sz="0" w:space="0" w:color="auto"/>
          </w:divBdr>
        </w:div>
        <w:div w:id="1729525099">
          <w:marLeft w:val="640"/>
          <w:marRight w:val="0"/>
          <w:marTop w:val="0"/>
          <w:marBottom w:val="0"/>
          <w:divBdr>
            <w:top w:val="none" w:sz="0" w:space="0" w:color="auto"/>
            <w:left w:val="none" w:sz="0" w:space="0" w:color="auto"/>
            <w:bottom w:val="none" w:sz="0" w:space="0" w:color="auto"/>
            <w:right w:val="none" w:sz="0" w:space="0" w:color="auto"/>
          </w:divBdr>
        </w:div>
        <w:div w:id="865825520">
          <w:marLeft w:val="640"/>
          <w:marRight w:val="0"/>
          <w:marTop w:val="0"/>
          <w:marBottom w:val="0"/>
          <w:divBdr>
            <w:top w:val="none" w:sz="0" w:space="0" w:color="auto"/>
            <w:left w:val="none" w:sz="0" w:space="0" w:color="auto"/>
            <w:bottom w:val="none" w:sz="0" w:space="0" w:color="auto"/>
            <w:right w:val="none" w:sz="0" w:space="0" w:color="auto"/>
          </w:divBdr>
        </w:div>
        <w:div w:id="230119049">
          <w:marLeft w:val="640"/>
          <w:marRight w:val="0"/>
          <w:marTop w:val="0"/>
          <w:marBottom w:val="0"/>
          <w:divBdr>
            <w:top w:val="none" w:sz="0" w:space="0" w:color="auto"/>
            <w:left w:val="none" w:sz="0" w:space="0" w:color="auto"/>
            <w:bottom w:val="none" w:sz="0" w:space="0" w:color="auto"/>
            <w:right w:val="none" w:sz="0" w:space="0" w:color="auto"/>
          </w:divBdr>
        </w:div>
        <w:div w:id="1717927622">
          <w:marLeft w:val="640"/>
          <w:marRight w:val="0"/>
          <w:marTop w:val="0"/>
          <w:marBottom w:val="0"/>
          <w:divBdr>
            <w:top w:val="none" w:sz="0" w:space="0" w:color="auto"/>
            <w:left w:val="none" w:sz="0" w:space="0" w:color="auto"/>
            <w:bottom w:val="none" w:sz="0" w:space="0" w:color="auto"/>
            <w:right w:val="none" w:sz="0" w:space="0" w:color="auto"/>
          </w:divBdr>
        </w:div>
        <w:div w:id="505171371">
          <w:marLeft w:val="640"/>
          <w:marRight w:val="0"/>
          <w:marTop w:val="0"/>
          <w:marBottom w:val="0"/>
          <w:divBdr>
            <w:top w:val="none" w:sz="0" w:space="0" w:color="auto"/>
            <w:left w:val="none" w:sz="0" w:space="0" w:color="auto"/>
            <w:bottom w:val="none" w:sz="0" w:space="0" w:color="auto"/>
            <w:right w:val="none" w:sz="0" w:space="0" w:color="auto"/>
          </w:divBdr>
        </w:div>
        <w:div w:id="752091315">
          <w:marLeft w:val="640"/>
          <w:marRight w:val="0"/>
          <w:marTop w:val="0"/>
          <w:marBottom w:val="0"/>
          <w:divBdr>
            <w:top w:val="none" w:sz="0" w:space="0" w:color="auto"/>
            <w:left w:val="none" w:sz="0" w:space="0" w:color="auto"/>
            <w:bottom w:val="none" w:sz="0" w:space="0" w:color="auto"/>
            <w:right w:val="none" w:sz="0" w:space="0" w:color="auto"/>
          </w:divBdr>
        </w:div>
        <w:div w:id="1499880443">
          <w:marLeft w:val="640"/>
          <w:marRight w:val="0"/>
          <w:marTop w:val="0"/>
          <w:marBottom w:val="0"/>
          <w:divBdr>
            <w:top w:val="none" w:sz="0" w:space="0" w:color="auto"/>
            <w:left w:val="none" w:sz="0" w:space="0" w:color="auto"/>
            <w:bottom w:val="none" w:sz="0" w:space="0" w:color="auto"/>
            <w:right w:val="none" w:sz="0" w:space="0" w:color="auto"/>
          </w:divBdr>
        </w:div>
        <w:div w:id="1090852014">
          <w:marLeft w:val="640"/>
          <w:marRight w:val="0"/>
          <w:marTop w:val="0"/>
          <w:marBottom w:val="0"/>
          <w:divBdr>
            <w:top w:val="none" w:sz="0" w:space="0" w:color="auto"/>
            <w:left w:val="none" w:sz="0" w:space="0" w:color="auto"/>
            <w:bottom w:val="none" w:sz="0" w:space="0" w:color="auto"/>
            <w:right w:val="none" w:sz="0" w:space="0" w:color="auto"/>
          </w:divBdr>
        </w:div>
        <w:div w:id="1514805421">
          <w:marLeft w:val="640"/>
          <w:marRight w:val="0"/>
          <w:marTop w:val="0"/>
          <w:marBottom w:val="0"/>
          <w:divBdr>
            <w:top w:val="none" w:sz="0" w:space="0" w:color="auto"/>
            <w:left w:val="none" w:sz="0" w:space="0" w:color="auto"/>
            <w:bottom w:val="none" w:sz="0" w:space="0" w:color="auto"/>
            <w:right w:val="none" w:sz="0" w:space="0" w:color="auto"/>
          </w:divBdr>
        </w:div>
        <w:div w:id="700859081">
          <w:marLeft w:val="640"/>
          <w:marRight w:val="0"/>
          <w:marTop w:val="0"/>
          <w:marBottom w:val="0"/>
          <w:divBdr>
            <w:top w:val="none" w:sz="0" w:space="0" w:color="auto"/>
            <w:left w:val="none" w:sz="0" w:space="0" w:color="auto"/>
            <w:bottom w:val="none" w:sz="0" w:space="0" w:color="auto"/>
            <w:right w:val="none" w:sz="0" w:space="0" w:color="auto"/>
          </w:divBdr>
        </w:div>
        <w:div w:id="953561445">
          <w:marLeft w:val="640"/>
          <w:marRight w:val="0"/>
          <w:marTop w:val="0"/>
          <w:marBottom w:val="0"/>
          <w:divBdr>
            <w:top w:val="none" w:sz="0" w:space="0" w:color="auto"/>
            <w:left w:val="none" w:sz="0" w:space="0" w:color="auto"/>
            <w:bottom w:val="none" w:sz="0" w:space="0" w:color="auto"/>
            <w:right w:val="none" w:sz="0" w:space="0" w:color="auto"/>
          </w:divBdr>
        </w:div>
        <w:div w:id="271521256">
          <w:marLeft w:val="640"/>
          <w:marRight w:val="0"/>
          <w:marTop w:val="0"/>
          <w:marBottom w:val="0"/>
          <w:divBdr>
            <w:top w:val="none" w:sz="0" w:space="0" w:color="auto"/>
            <w:left w:val="none" w:sz="0" w:space="0" w:color="auto"/>
            <w:bottom w:val="none" w:sz="0" w:space="0" w:color="auto"/>
            <w:right w:val="none" w:sz="0" w:space="0" w:color="auto"/>
          </w:divBdr>
        </w:div>
        <w:div w:id="2070304432">
          <w:marLeft w:val="640"/>
          <w:marRight w:val="0"/>
          <w:marTop w:val="0"/>
          <w:marBottom w:val="0"/>
          <w:divBdr>
            <w:top w:val="none" w:sz="0" w:space="0" w:color="auto"/>
            <w:left w:val="none" w:sz="0" w:space="0" w:color="auto"/>
            <w:bottom w:val="none" w:sz="0" w:space="0" w:color="auto"/>
            <w:right w:val="none" w:sz="0" w:space="0" w:color="auto"/>
          </w:divBdr>
        </w:div>
        <w:div w:id="1119762540">
          <w:marLeft w:val="640"/>
          <w:marRight w:val="0"/>
          <w:marTop w:val="0"/>
          <w:marBottom w:val="0"/>
          <w:divBdr>
            <w:top w:val="none" w:sz="0" w:space="0" w:color="auto"/>
            <w:left w:val="none" w:sz="0" w:space="0" w:color="auto"/>
            <w:bottom w:val="none" w:sz="0" w:space="0" w:color="auto"/>
            <w:right w:val="none" w:sz="0" w:space="0" w:color="auto"/>
          </w:divBdr>
        </w:div>
        <w:div w:id="830869845">
          <w:marLeft w:val="640"/>
          <w:marRight w:val="0"/>
          <w:marTop w:val="0"/>
          <w:marBottom w:val="0"/>
          <w:divBdr>
            <w:top w:val="none" w:sz="0" w:space="0" w:color="auto"/>
            <w:left w:val="none" w:sz="0" w:space="0" w:color="auto"/>
            <w:bottom w:val="none" w:sz="0" w:space="0" w:color="auto"/>
            <w:right w:val="none" w:sz="0" w:space="0" w:color="auto"/>
          </w:divBdr>
        </w:div>
        <w:div w:id="2119568539">
          <w:marLeft w:val="640"/>
          <w:marRight w:val="0"/>
          <w:marTop w:val="0"/>
          <w:marBottom w:val="0"/>
          <w:divBdr>
            <w:top w:val="none" w:sz="0" w:space="0" w:color="auto"/>
            <w:left w:val="none" w:sz="0" w:space="0" w:color="auto"/>
            <w:bottom w:val="none" w:sz="0" w:space="0" w:color="auto"/>
            <w:right w:val="none" w:sz="0" w:space="0" w:color="auto"/>
          </w:divBdr>
        </w:div>
        <w:div w:id="724838166">
          <w:marLeft w:val="640"/>
          <w:marRight w:val="0"/>
          <w:marTop w:val="0"/>
          <w:marBottom w:val="0"/>
          <w:divBdr>
            <w:top w:val="none" w:sz="0" w:space="0" w:color="auto"/>
            <w:left w:val="none" w:sz="0" w:space="0" w:color="auto"/>
            <w:bottom w:val="none" w:sz="0" w:space="0" w:color="auto"/>
            <w:right w:val="none" w:sz="0" w:space="0" w:color="auto"/>
          </w:divBdr>
        </w:div>
        <w:div w:id="138807850">
          <w:marLeft w:val="640"/>
          <w:marRight w:val="0"/>
          <w:marTop w:val="0"/>
          <w:marBottom w:val="0"/>
          <w:divBdr>
            <w:top w:val="none" w:sz="0" w:space="0" w:color="auto"/>
            <w:left w:val="none" w:sz="0" w:space="0" w:color="auto"/>
            <w:bottom w:val="none" w:sz="0" w:space="0" w:color="auto"/>
            <w:right w:val="none" w:sz="0" w:space="0" w:color="auto"/>
          </w:divBdr>
        </w:div>
        <w:div w:id="1734350848">
          <w:marLeft w:val="640"/>
          <w:marRight w:val="0"/>
          <w:marTop w:val="0"/>
          <w:marBottom w:val="0"/>
          <w:divBdr>
            <w:top w:val="none" w:sz="0" w:space="0" w:color="auto"/>
            <w:left w:val="none" w:sz="0" w:space="0" w:color="auto"/>
            <w:bottom w:val="none" w:sz="0" w:space="0" w:color="auto"/>
            <w:right w:val="none" w:sz="0" w:space="0" w:color="auto"/>
          </w:divBdr>
        </w:div>
        <w:div w:id="982395188">
          <w:marLeft w:val="640"/>
          <w:marRight w:val="0"/>
          <w:marTop w:val="0"/>
          <w:marBottom w:val="0"/>
          <w:divBdr>
            <w:top w:val="none" w:sz="0" w:space="0" w:color="auto"/>
            <w:left w:val="none" w:sz="0" w:space="0" w:color="auto"/>
            <w:bottom w:val="none" w:sz="0" w:space="0" w:color="auto"/>
            <w:right w:val="none" w:sz="0" w:space="0" w:color="auto"/>
          </w:divBdr>
        </w:div>
        <w:div w:id="1073546542">
          <w:marLeft w:val="640"/>
          <w:marRight w:val="0"/>
          <w:marTop w:val="0"/>
          <w:marBottom w:val="0"/>
          <w:divBdr>
            <w:top w:val="none" w:sz="0" w:space="0" w:color="auto"/>
            <w:left w:val="none" w:sz="0" w:space="0" w:color="auto"/>
            <w:bottom w:val="none" w:sz="0" w:space="0" w:color="auto"/>
            <w:right w:val="none" w:sz="0" w:space="0" w:color="auto"/>
          </w:divBdr>
        </w:div>
        <w:div w:id="1026178141">
          <w:marLeft w:val="640"/>
          <w:marRight w:val="0"/>
          <w:marTop w:val="0"/>
          <w:marBottom w:val="0"/>
          <w:divBdr>
            <w:top w:val="none" w:sz="0" w:space="0" w:color="auto"/>
            <w:left w:val="none" w:sz="0" w:space="0" w:color="auto"/>
            <w:bottom w:val="none" w:sz="0" w:space="0" w:color="auto"/>
            <w:right w:val="none" w:sz="0" w:space="0" w:color="auto"/>
          </w:divBdr>
        </w:div>
        <w:div w:id="1556089308">
          <w:marLeft w:val="640"/>
          <w:marRight w:val="0"/>
          <w:marTop w:val="0"/>
          <w:marBottom w:val="0"/>
          <w:divBdr>
            <w:top w:val="none" w:sz="0" w:space="0" w:color="auto"/>
            <w:left w:val="none" w:sz="0" w:space="0" w:color="auto"/>
            <w:bottom w:val="none" w:sz="0" w:space="0" w:color="auto"/>
            <w:right w:val="none" w:sz="0" w:space="0" w:color="auto"/>
          </w:divBdr>
        </w:div>
        <w:div w:id="1288581383">
          <w:marLeft w:val="640"/>
          <w:marRight w:val="0"/>
          <w:marTop w:val="0"/>
          <w:marBottom w:val="0"/>
          <w:divBdr>
            <w:top w:val="none" w:sz="0" w:space="0" w:color="auto"/>
            <w:left w:val="none" w:sz="0" w:space="0" w:color="auto"/>
            <w:bottom w:val="none" w:sz="0" w:space="0" w:color="auto"/>
            <w:right w:val="none" w:sz="0" w:space="0" w:color="auto"/>
          </w:divBdr>
        </w:div>
      </w:divsChild>
    </w:div>
    <w:div w:id="1830630461">
      <w:bodyDiv w:val="1"/>
      <w:marLeft w:val="0"/>
      <w:marRight w:val="0"/>
      <w:marTop w:val="0"/>
      <w:marBottom w:val="0"/>
      <w:divBdr>
        <w:top w:val="none" w:sz="0" w:space="0" w:color="auto"/>
        <w:left w:val="none" w:sz="0" w:space="0" w:color="auto"/>
        <w:bottom w:val="none" w:sz="0" w:space="0" w:color="auto"/>
        <w:right w:val="none" w:sz="0" w:space="0" w:color="auto"/>
      </w:divBdr>
      <w:divsChild>
        <w:div w:id="936787788">
          <w:marLeft w:val="0"/>
          <w:marRight w:val="0"/>
          <w:marTop w:val="0"/>
          <w:marBottom w:val="0"/>
          <w:divBdr>
            <w:top w:val="none" w:sz="0" w:space="0" w:color="auto"/>
            <w:left w:val="none" w:sz="0" w:space="0" w:color="auto"/>
            <w:bottom w:val="none" w:sz="0" w:space="0" w:color="auto"/>
            <w:right w:val="none" w:sz="0" w:space="0" w:color="auto"/>
          </w:divBdr>
          <w:divsChild>
            <w:div w:id="1370642406">
              <w:marLeft w:val="0"/>
              <w:marRight w:val="0"/>
              <w:marTop w:val="0"/>
              <w:marBottom w:val="0"/>
              <w:divBdr>
                <w:top w:val="none" w:sz="0" w:space="0" w:color="auto"/>
                <w:left w:val="none" w:sz="0" w:space="0" w:color="auto"/>
                <w:bottom w:val="none" w:sz="0" w:space="0" w:color="auto"/>
                <w:right w:val="none" w:sz="0" w:space="0" w:color="auto"/>
              </w:divBdr>
              <w:divsChild>
                <w:div w:id="101210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023223">
      <w:bodyDiv w:val="1"/>
      <w:marLeft w:val="0"/>
      <w:marRight w:val="0"/>
      <w:marTop w:val="0"/>
      <w:marBottom w:val="0"/>
      <w:divBdr>
        <w:top w:val="none" w:sz="0" w:space="0" w:color="auto"/>
        <w:left w:val="none" w:sz="0" w:space="0" w:color="auto"/>
        <w:bottom w:val="none" w:sz="0" w:space="0" w:color="auto"/>
        <w:right w:val="none" w:sz="0" w:space="0" w:color="auto"/>
      </w:divBdr>
      <w:divsChild>
        <w:div w:id="402604708">
          <w:marLeft w:val="640"/>
          <w:marRight w:val="0"/>
          <w:marTop w:val="0"/>
          <w:marBottom w:val="0"/>
          <w:divBdr>
            <w:top w:val="none" w:sz="0" w:space="0" w:color="auto"/>
            <w:left w:val="none" w:sz="0" w:space="0" w:color="auto"/>
            <w:bottom w:val="none" w:sz="0" w:space="0" w:color="auto"/>
            <w:right w:val="none" w:sz="0" w:space="0" w:color="auto"/>
          </w:divBdr>
        </w:div>
        <w:div w:id="907770637">
          <w:marLeft w:val="640"/>
          <w:marRight w:val="0"/>
          <w:marTop w:val="0"/>
          <w:marBottom w:val="0"/>
          <w:divBdr>
            <w:top w:val="none" w:sz="0" w:space="0" w:color="auto"/>
            <w:left w:val="none" w:sz="0" w:space="0" w:color="auto"/>
            <w:bottom w:val="none" w:sz="0" w:space="0" w:color="auto"/>
            <w:right w:val="none" w:sz="0" w:space="0" w:color="auto"/>
          </w:divBdr>
        </w:div>
        <w:div w:id="1415932588">
          <w:marLeft w:val="640"/>
          <w:marRight w:val="0"/>
          <w:marTop w:val="0"/>
          <w:marBottom w:val="0"/>
          <w:divBdr>
            <w:top w:val="none" w:sz="0" w:space="0" w:color="auto"/>
            <w:left w:val="none" w:sz="0" w:space="0" w:color="auto"/>
            <w:bottom w:val="none" w:sz="0" w:space="0" w:color="auto"/>
            <w:right w:val="none" w:sz="0" w:space="0" w:color="auto"/>
          </w:divBdr>
        </w:div>
        <w:div w:id="2025552240">
          <w:marLeft w:val="640"/>
          <w:marRight w:val="0"/>
          <w:marTop w:val="0"/>
          <w:marBottom w:val="0"/>
          <w:divBdr>
            <w:top w:val="none" w:sz="0" w:space="0" w:color="auto"/>
            <w:left w:val="none" w:sz="0" w:space="0" w:color="auto"/>
            <w:bottom w:val="none" w:sz="0" w:space="0" w:color="auto"/>
            <w:right w:val="none" w:sz="0" w:space="0" w:color="auto"/>
          </w:divBdr>
        </w:div>
        <w:div w:id="1545022176">
          <w:marLeft w:val="640"/>
          <w:marRight w:val="0"/>
          <w:marTop w:val="0"/>
          <w:marBottom w:val="0"/>
          <w:divBdr>
            <w:top w:val="none" w:sz="0" w:space="0" w:color="auto"/>
            <w:left w:val="none" w:sz="0" w:space="0" w:color="auto"/>
            <w:bottom w:val="none" w:sz="0" w:space="0" w:color="auto"/>
            <w:right w:val="none" w:sz="0" w:space="0" w:color="auto"/>
          </w:divBdr>
        </w:div>
        <w:div w:id="1681152338">
          <w:marLeft w:val="640"/>
          <w:marRight w:val="0"/>
          <w:marTop w:val="0"/>
          <w:marBottom w:val="0"/>
          <w:divBdr>
            <w:top w:val="none" w:sz="0" w:space="0" w:color="auto"/>
            <w:left w:val="none" w:sz="0" w:space="0" w:color="auto"/>
            <w:bottom w:val="none" w:sz="0" w:space="0" w:color="auto"/>
            <w:right w:val="none" w:sz="0" w:space="0" w:color="auto"/>
          </w:divBdr>
        </w:div>
        <w:div w:id="1295870677">
          <w:marLeft w:val="640"/>
          <w:marRight w:val="0"/>
          <w:marTop w:val="0"/>
          <w:marBottom w:val="0"/>
          <w:divBdr>
            <w:top w:val="none" w:sz="0" w:space="0" w:color="auto"/>
            <w:left w:val="none" w:sz="0" w:space="0" w:color="auto"/>
            <w:bottom w:val="none" w:sz="0" w:space="0" w:color="auto"/>
            <w:right w:val="none" w:sz="0" w:space="0" w:color="auto"/>
          </w:divBdr>
        </w:div>
        <w:div w:id="249313364">
          <w:marLeft w:val="640"/>
          <w:marRight w:val="0"/>
          <w:marTop w:val="0"/>
          <w:marBottom w:val="0"/>
          <w:divBdr>
            <w:top w:val="none" w:sz="0" w:space="0" w:color="auto"/>
            <w:left w:val="none" w:sz="0" w:space="0" w:color="auto"/>
            <w:bottom w:val="none" w:sz="0" w:space="0" w:color="auto"/>
            <w:right w:val="none" w:sz="0" w:space="0" w:color="auto"/>
          </w:divBdr>
        </w:div>
        <w:div w:id="37432988">
          <w:marLeft w:val="640"/>
          <w:marRight w:val="0"/>
          <w:marTop w:val="0"/>
          <w:marBottom w:val="0"/>
          <w:divBdr>
            <w:top w:val="none" w:sz="0" w:space="0" w:color="auto"/>
            <w:left w:val="none" w:sz="0" w:space="0" w:color="auto"/>
            <w:bottom w:val="none" w:sz="0" w:space="0" w:color="auto"/>
            <w:right w:val="none" w:sz="0" w:space="0" w:color="auto"/>
          </w:divBdr>
        </w:div>
        <w:div w:id="551968718">
          <w:marLeft w:val="640"/>
          <w:marRight w:val="0"/>
          <w:marTop w:val="0"/>
          <w:marBottom w:val="0"/>
          <w:divBdr>
            <w:top w:val="none" w:sz="0" w:space="0" w:color="auto"/>
            <w:left w:val="none" w:sz="0" w:space="0" w:color="auto"/>
            <w:bottom w:val="none" w:sz="0" w:space="0" w:color="auto"/>
            <w:right w:val="none" w:sz="0" w:space="0" w:color="auto"/>
          </w:divBdr>
        </w:div>
        <w:div w:id="2034723294">
          <w:marLeft w:val="640"/>
          <w:marRight w:val="0"/>
          <w:marTop w:val="0"/>
          <w:marBottom w:val="0"/>
          <w:divBdr>
            <w:top w:val="none" w:sz="0" w:space="0" w:color="auto"/>
            <w:left w:val="none" w:sz="0" w:space="0" w:color="auto"/>
            <w:bottom w:val="none" w:sz="0" w:space="0" w:color="auto"/>
            <w:right w:val="none" w:sz="0" w:space="0" w:color="auto"/>
          </w:divBdr>
        </w:div>
        <w:div w:id="240989560">
          <w:marLeft w:val="640"/>
          <w:marRight w:val="0"/>
          <w:marTop w:val="0"/>
          <w:marBottom w:val="0"/>
          <w:divBdr>
            <w:top w:val="none" w:sz="0" w:space="0" w:color="auto"/>
            <w:left w:val="none" w:sz="0" w:space="0" w:color="auto"/>
            <w:bottom w:val="none" w:sz="0" w:space="0" w:color="auto"/>
            <w:right w:val="none" w:sz="0" w:space="0" w:color="auto"/>
          </w:divBdr>
        </w:div>
        <w:div w:id="1195077161">
          <w:marLeft w:val="640"/>
          <w:marRight w:val="0"/>
          <w:marTop w:val="0"/>
          <w:marBottom w:val="0"/>
          <w:divBdr>
            <w:top w:val="none" w:sz="0" w:space="0" w:color="auto"/>
            <w:left w:val="none" w:sz="0" w:space="0" w:color="auto"/>
            <w:bottom w:val="none" w:sz="0" w:space="0" w:color="auto"/>
            <w:right w:val="none" w:sz="0" w:space="0" w:color="auto"/>
          </w:divBdr>
        </w:div>
        <w:div w:id="1423182158">
          <w:marLeft w:val="640"/>
          <w:marRight w:val="0"/>
          <w:marTop w:val="0"/>
          <w:marBottom w:val="0"/>
          <w:divBdr>
            <w:top w:val="none" w:sz="0" w:space="0" w:color="auto"/>
            <w:left w:val="none" w:sz="0" w:space="0" w:color="auto"/>
            <w:bottom w:val="none" w:sz="0" w:space="0" w:color="auto"/>
            <w:right w:val="none" w:sz="0" w:space="0" w:color="auto"/>
          </w:divBdr>
        </w:div>
        <w:div w:id="93980438">
          <w:marLeft w:val="640"/>
          <w:marRight w:val="0"/>
          <w:marTop w:val="0"/>
          <w:marBottom w:val="0"/>
          <w:divBdr>
            <w:top w:val="none" w:sz="0" w:space="0" w:color="auto"/>
            <w:left w:val="none" w:sz="0" w:space="0" w:color="auto"/>
            <w:bottom w:val="none" w:sz="0" w:space="0" w:color="auto"/>
            <w:right w:val="none" w:sz="0" w:space="0" w:color="auto"/>
          </w:divBdr>
        </w:div>
        <w:div w:id="1522039788">
          <w:marLeft w:val="640"/>
          <w:marRight w:val="0"/>
          <w:marTop w:val="0"/>
          <w:marBottom w:val="0"/>
          <w:divBdr>
            <w:top w:val="none" w:sz="0" w:space="0" w:color="auto"/>
            <w:left w:val="none" w:sz="0" w:space="0" w:color="auto"/>
            <w:bottom w:val="none" w:sz="0" w:space="0" w:color="auto"/>
            <w:right w:val="none" w:sz="0" w:space="0" w:color="auto"/>
          </w:divBdr>
        </w:div>
        <w:div w:id="1082486553">
          <w:marLeft w:val="640"/>
          <w:marRight w:val="0"/>
          <w:marTop w:val="0"/>
          <w:marBottom w:val="0"/>
          <w:divBdr>
            <w:top w:val="none" w:sz="0" w:space="0" w:color="auto"/>
            <w:left w:val="none" w:sz="0" w:space="0" w:color="auto"/>
            <w:bottom w:val="none" w:sz="0" w:space="0" w:color="auto"/>
            <w:right w:val="none" w:sz="0" w:space="0" w:color="auto"/>
          </w:divBdr>
        </w:div>
        <w:div w:id="781999649">
          <w:marLeft w:val="640"/>
          <w:marRight w:val="0"/>
          <w:marTop w:val="0"/>
          <w:marBottom w:val="0"/>
          <w:divBdr>
            <w:top w:val="none" w:sz="0" w:space="0" w:color="auto"/>
            <w:left w:val="none" w:sz="0" w:space="0" w:color="auto"/>
            <w:bottom w:val="none" w:sz="0" w:space="0" w:color="auto"/>
            <w:right w:val="none" w:sz="0" w:space="0" w:color="auto"/>
          </w:divBdr>
        </w:div>
        <w:div w:id="736787875">
          <w:marLeft w:val="640"/>
          <w:marRight w:val="0"/>
          <w:marTop w:val="0"/>
          <w:marBottom w:val="0"/>
          <w:divBdr>
            <w:top w:val="none" w:sz="0" w:space="0" w:color="auto"/>
            <w:left w:val="none" w:sz="0" w:space="0" w:color="auto"/>
            <w:bottom w:val="none" w:sz="0" w:space="0" w:color="auto"/>
            <w:right w:val="none" w:sz="0" w:space="0" w:color="auto"/>
          </w:divBdr>
        </w:div>
        <w:div w:id="188954572">
          <w:marLeft w:val="640"/>
          <w:marRight w:val="0"/>
          <w:marTop w:val="0"/>
          <w:marBottom w:val="0"/>
          <w:divBdr>
            <w:top w:val="none" w:sz="0" w:space="0" w:color="auto"/>
            <w:left w:val="none" w:sz="0" w:space="0" w:color="auto"/>
            <w:bottom w:val="none" w:sz="0" w:space="0" w:color="auto"/>
            <w:right w:val="none" w:sz="0" w:space="0" w:color="auto"/>
          </w:divBdr>
        </w:div>
        <w:div w:id="748382973">
          <w:marLeft w:val="640"/>
          <w:marRight w:val="0"/>
          <w:marTop w:val="0"/>
          <w:marBottom w:val="0"/>
          <w:divBdr>
            <w:top w:val="none" w:sz="0" w:space="0" w:color="auto"/>
            <w:left w:val="none" w:sz="0" w:space="0" w:color="auto"/>
            <w:bottom w:val="none" w:sz="0" w:space="0" w:color="auto"/>
            <w:right w:val="none" w:sz="0" w:space="0" w:color="auto"/>
          </w:divBdr>
        </w:div>
        <w:div w:id="53816809">
          <w:marLeft w:val="640"/>
          <w:marRight w:val="0"/>
          <w:marTop w:val="0"/>
          <w:marBottom w:val="0"/>
          <w:divBdr>
            <w:top w:val="none" w:sz="0" w:space="0" w:color="auto"/>
            <w:left w:val="none" w:sz="0" w:space="0" w:color="auto"/>
            <w:bottom w:val="none" w:sz="0" w:space="0" w:color="auto"/>
            <w:right w:val="none" w:sz="0" w:space="0" w:color="auto"/>
          </w:divBdr>
        </w:div>
        <w:div w:id="1712345147">
          <w:marLeft w:val="640"/>
          <w:marRight w:val="0"/>
          <w:marTop w:val="0"/>
          <w:marBottom w:val="0"/>
          <w:divBdr>
            <w:top w:val="none" w:sz="0" w:space="0" w:color="auto"/>
            <w:left w:val="none" w:sz="0" w:space="0" w:color="auto"/>
            <w:bottom w:val="none" w:sz="0" w:space="0" w:color="auto"/>
            <w:right w:val="none" w:sz="0" w:space="0" w:color="auto"/>
          </w:divBdr>
        </w:div>
        <w:div w:id="1970086491">
          <w:marLeft w:val="640"/>
          <w:marRight w:val="0"/>
          <w:marTop w:val="0"/>
          <w:marBottom w:val="0"/>
          <w:divBdr>
            <w:top w:val="none" w:sz="0" w:space="0" w:color="auto"/>
            <w:left w:val="none" w:sz="0" w:space="0" w:color="auto"/>
            <w:bottom w:val="none" w:sz="0" w:space="0" w:color="auto"/>
            <w:right w:val="none" w:sz="0" w:space="0" w:color="auto"/>
          </w:divBdr>
        </w:div>
        <w:div w:id="33701979">
          <w:marLeft w:val="640"/>
          <w:marRight w:val="0"/>
          <w:marTop w:val="0"/>
          <w:marBottom w:val="0"/>
          <w:divBdr>
            <w:top w:val="none" w:sz="0" w:space="0" w:color="auto"/>
            <w:left w:val="none" w:sz="0" w:space="0" w:color="auto"/>
            <w:bottom w:val="none" w:sz="0" w:space="0" w:color="auto"/>
            <w:right w:val="none" w:sz="0" w:space="0" w:color="auto"/>
          </w:divBdr>
        </w:div>
        <w:div w:id="237641667">
          <w:marLeft w:val="640"/>
          <w:marRight w:val="0"/>
          <w:marTop w:val="0"/>
          <w:marBottom w:val="0"/>
          <w:divBdr>
            <w:top w:val="none" w:sz="0" w:space="0" w:color="auto"/>
            <w:left w:val="none" w:sz="0" w:space="0" w:color="auto"/>
            <w:bottom w:val="none" w:sz="0" w:space="0" w:color="auto"/>
            <w:right w:val="none" w:sz="0" w:space="0" w:color="auto"/>
          </w:divBdr>
        </w:div>
        <w:div w:id="73168809">
          <w:marLeft w:val="640"/>
          <w:marRight w:val="0"/>
          <w:marTop w:val="0"/>
          <w:marBottom w:val="0"/>
          <w:divBdr>
            <w:top w:val="none" w:sz="0" w:space="0" w:color="auto"/>
            <w:left w:val="none" w:sz="0" w:space="0" w:color="auto"/>
            <w:bottom w:val="none" w:sz="0" w:space="0" w:color="auto"/>
            <w:right w:val="none" w:sz="0" w:space="0" w:color="auto"/>
          </w:divBdr>
        </w:div>
        <w:div w:id="989092259">
          <w:marLeft w:val="640"/>
          <w:marRight w:val="0"/>
          <w:marTop w:val="0"/>
          <w:marBottom w:val="0"/>
          <w:divBdr>
            <w:top w:val="none" w:sz="0" w:space="0" w:color="auto"/>
            <w:left w:val="none" w:sz="0" w:space="0" w:color="auto"/>
            <w:bottom w:val="none" w:sz="0" w:space="0" w:color="auto"/>
            <w:right w:val="none" w:sz="0" w:space="0" w:color="auto"/>
          </w:divBdr>
        </w:div>
        <w:div w:id="1770348515">
          <w:marLeft w:val="640"/>
          <w:marRight w:val="0"/>
          <w:marTop w:val="0"/>
          <w:marBottom w:val="0"/>
          <w:divBdr>
            <w:top w:val="none" w:sz="0" w:space="0" w:color="auto"/>
            <w:left w:val="none" w:sz="0" w:space="0" w:color="auto"/>
            <w:bottom w:val="none" w:sz="0" w:space="0" w:color="auto"/>
            <w:right w:val="none" w:sz="0" w:space="0" w:color="auto"/>
          </w:divBdr>
        </w:div>
        <w:div w:id="941109296">
          <w:marLeft w:val="640"/>
          <w:marRight w:val="0"/>
          <w:marTop w:val="0"/>
          <w:marBottom w:val="0"/>
          <w:divBdr>
            <w:top w:val="none" w:sz="0" w:space="0" w:color="auto"/>
            <w:left w:val="none" w:sz="0" w:space="0" w:color="auto"/>
            <w:bottom w:val="none" w:sz="0" w:space="0" w:color="auto"/>
            <w:right w:val="none" w:sz="0" w:space="0" w:color="auto"/>
          </w:divBdr>
        </w:div>
        <w:div w:id="983463664">
          <w:marLeft w:val="640"/>
          <w:marRight w:val="0"/>
          <w:marTop w:val="0"/>
          <w:marBottom w:val="0"/>
          <w:divBdr>
            <w:top w:val="none" w:sz="0" w:space="0" w:color="auto"/>
            <w:left w:val="none" w:sz="0" w:space="0" w:color="auto"/>
            <w:bottom w:val="none" w:sz="0" w:space="0" w:color="auto"/>
            <w:right w:val="none" w:sz="0" w:space="0" w:color="auto"/>
          </w:divBdr>
        </w:div>
        <w:div w:id="2016766498">
          <w:marLeft w:val="640"/>
          <w:marRight w:val="0"/>
          <w:marTop w:val="0"/>
          <w:marBottom w:val="0"/>
          <w:divBdr>
            <w:top w:val="none" w:sz="0" w:space="0" w:color="auto"/>
            <w:left w:val="none" w:sz="0" w:space="0" w:color="auto"/>
            <w:bottom w:val="none" w:sz="0" w:space="0" w:color="auto"/>
            <w:right w:val="none" w:sz="0" w:space="0" w:color="auto"/>
          </w:divBdr>
        </w:div>
        <w:div w:id="1099105985">
          <w:marLeft w:val="640"/>
          <w:marRight w:val="0"/>
          <w:marTop w:val="0"/>
          <w:marBottom w:val="0"/>
          <w:divBdr>
            <w:top w:val="none" w:sz="0" w:space="0" w:color="auto"/>
            <w:left w:val="none" w:sz="0" w:space="0" w:color="auto"/>
            <w:bottom w:val="none" w:sz="0" w:space="0" w:color="auto"/>
            <w:right w:val="none" w:sz="0" w:space="0" w:color="auto"/>
          </w:divBdr>
        </w:div>
        <w:div w:id="568660700">
          <w:marLeft w:val="640"/>
          <w:marRight w:val="0"/>
          <w:marTop w:val="0"/>
          <w:marBottom w:val="0"/>
          <w:divBdr>
            <w:top w:val="none" w:sz="0" w:space="0" w:color="auto"/>
            <w:left w:val="none" w:sz="0" w:space="0" w:color="auto"/>
            <w:bottom w:val="none" w:sz="0" w:space="0" w:color="auto"/>
            <w:right w:val="none" w:sz="0" w:space="0" w:color="auto"/>
          </w:divBdr>
        </w:div>
        <w:div w:id="51932471">
          <w:marLeft w:val="640"/>
          <w:marRight w:val="0"/>
          <w:marTop w:val="0"/>
          <w:marBottom w:val="0"/>
          <w:divBdr>
            <w:top w:val="none" w:sz="0" w:space="0" w:color="auto"/>
            <w:left w:val="none" w:sz="0" w:space="0" w:color="auto"/>
            <w:bottom w:val="none" w:sz="0" w:space="0" w:color="auto"/>
            <w:right w:val="none" w:sz="0" w:space="0" w:color="auto"/>
          </w:divBdr>
        </w:div>
        <w:div w:id="268902481">
          <w:marLeft w:val="640"/>
          <w:marRight w:val="0"/>
          <w:marTop w:val="0"/>
          <w:marBottom w:val="0"/>
          <w:divBdr>
            <w:top w:val="none" w:sz="0" w:space="0" w:color="auto"/>
            <w:left w:val="none" w:sz="0" w:space="0" w:color="auto"/>
            <w:bottom w:val="none" w:sz="0" w:space="0" w:color="auto"/>
            <w:right w:val="none" w:sz="0" w:space="0" w:color="auto"/>
          </w:divBdr>
        </w:div>
        <w:div w:id="1393583667">
          <w:marLeft w:val="640"/>
          <w:marRight w:val="0"/>
          <w:marTop w:val="0"/>
          <w:marBottom w:val="0"/>
          <w:divBdr>
            <w:top w:val="none" w:sz="0" w:space="0" w:color="auto"/>
            <w:left w:val="none" w:sz="0" w:space="0" w:color="auto"/>
            <w:bottom w:val="none" w:sz="0" w:space="0" w:color="auto"/>
            <w:right w:val="none" w:sz="0" w:space="0" w:color="auto"/>
          </w:divBdr>
        </w:div>
        <w:div w:id="1810902328">
          <w:marLeft w:val="640"/>
          <w:marRight w:val="0"/>
          <w:marTop w:val="0"/>
          <w:marBottom w:val="0"/>
          <w:divBdr>
            <w:top w:val="none" w:sz="0" w:space="0" w:color="auto"/>
            <w:left w:val="none" w:sz="0" w:space="0" w:color="auto"/>
            <w:bottom w:val="none" w:sz="0" w:space="0" w:color="auto"/>
            <w:right w:val="none" w:sz="0" w:space="0" w:color="auto"/>
          </w:divBdr>
        </w:div>
        <w:div w:id="1388869849">
          <w:marLeft w:val="640"/>
          <w:marRight w:val="0"/>
          <w:marTop w:val="0"/>
          <w:marBottom w:val="0"/>
          <w:divBdr>
            <w:top w:val="none" w:sz="0" w:space="0" w:color="auto"/>
            <w:left w:val="none" w:sz="0" w:space="0" w:color="auto"/>
            <w:bottom w:val="none" w:sz="0" w:space="0" w:color="auto"/>
            <w:right w:val="none" w:sz="0" w:space="0" w:color="auto"/>
          </w:divBdr>
        </w:div>
        <w:div w:id="1353916628">
          <w:marLeft w:val="640"/>
          <w:marRight w:val="0"/>
          <w:marTop w:val="0"/>
          <w:marBottom w:val="0"/>
          <w:divBdr>
            <w:top w:val="none" w:sz="0" w:space="0" w:color="auto"/>
            <w:left w:val="none" w:sz="0" w:space="0" w:color="auto"/>
            <w:bottom w:val="none" w:sz="0" w:space="0" w:color="auto"/>
            <w:right w:val="none" w:sz="0" w:space="0" w:color="auto"/>
          </w:divBdr>
        </w:div>
        <w:div w:id="1859925591">
          <w:marLeft w:val="640"/>
          <w:marRight w:val="0"/>
          <w:marTop w:val="0"/>
          <w:marBottom w:val="0"/>
          <w:divBdr>
            <w:top w:val="none" w:sz="0" w:space="0" w:color="auto"/>
            <w:left w:val="none" w:sz="0" w:space="0" w:color="auto"/>
            <w:bottom w:val="none" w:sz="0" w:space="0" w:color="auto"/>
            <w:right w:val="none" w:sz="0" w:space="0" w:color="auto"/>
          </w:divBdr>
        </w:div>
        <w:div w:id="768278555">
          <w:marLeft w:val="640"/>
          <w:marRight w:val="0"/>
          <w:marTop w:val="0"/>
          <w:marBottom w:val="0"/>
          <w:divBdr>
            <w:top w:val="none" w:sz="0" w:space="0" w:color="auto"/>
            <w:left w:val="none" w:sz="0" w:space="0" w:color="auto"/>
            <w:bottom w:val="none" w:sz="0" w:space="0" w:color="auto"/>
            <w:right w:val="none" w:sz="0" w:space="0" w:color="auto"/>
          </w:divBdr>
        </w:div>
        <w:div w:id="137305570">
          <w:marLeft w:val="640"/>
          <w:marRight w:val="0"/>
          <w:marTop w:val="0"/>
          <w:marBottom w:val="0"/>
          <w:divBdr>
            <w:top w:val="none" w:sz="0" w:space="0" w:color="auto"/>
            <w:left w:val="none" w:sz="0" w:space="0" w:color="auto"/>
            <w:bottom w:val="none" w:sz="0" w:space="0" w:color="auto"/>
            <w:right w:val="none" w:sz="0" w:space="0" w:color="auto"/>
          </w:divBdr>
        </w:div>
        <w:div w:id="1794321082">
          <w:marLeft w:val="640"/>
          <w:marRight w:val="0"/>
          <w:marTop w:val="0"/>
          <w:marBottom w:val="0"/>
          <w:divBdr>
            <w:top w:val="none" w:sz="0" w:space="0" w:color="auto"/>
            <w:left w:val="none" w:sz="0" w:space="0" w:color="auto"/>
            <w:bottom w:val="none" w:sz="0" w:space="0" w:color="auto"/>
            <w:right w:val="none" w:sz="0" w:space="0" w:color="auto"/>
          </w:divBdr>
        </w:div>
        <w:div w:id="1064064696">
          <w:marLeft w:val="640"/>
          <w:marRight w:val="0"/>
          <w:marTop w:val="0"/>
          <w:marBottom w:val="0"/>
          <w:divBdr>
            <w:top w:val="none" w:sz="0" w:space="0" w:color="auto"/>
            <w:left w:val="none" w:sz="0" w:space="0" w:color="auto"/>
            <w:bottom w:val="none" w:sz="0" w:space="0" w:color="auto"/>
            <w:right w:val="none" w:sz="0" w:space="0" w:color="auto"/>
          </w:divBdr>
        </w:div>
        <w:div w:id="2106219240">
          <w:marLeft w:val="640"/>
          <w:marRight w:val="0"/>
          <w:marTop w:val="0"/>
          <w:marBottom w:val="0"/>
          <w:divBdr>
            <w:top w:val="none" w:sz="0" w:space="0" w:color="auto"/>
            <w:left w:val="none" w:sz="0" w:space="0" w:color="auto"/>
            <w:bottom w:val="none" w:sz="0" w:space="0" w:color="auto"/>
            <w:right w:val="none" w:sz="0" w:space="0" w:color="auto"/>
          </w:divBdr>
        </w:div>
        <w:div w:id="586695513">
          <w:marLeft w:val="640"/>
          <w:marRight w:val="0"/>
          <w:marTop w:val="0"/>
          <w:marBottom w:val="0"/>
          <w:divBdr>
            <w:top w:val="none" w:sz="0" w:space="0" w:color="auto"/>
            <w:left w:val="none" w:sz="0" w:space="0" w:color="auto"/>
            <w:bottom w:val="none" w:sz="0" w:space="0" w:color="auto"/>
            <w:right w:val="none" w:sz="0" w:space="0" w:color="auto"/>
          </w:divBdr>
        </w:div>
        <w:div w:id="966739320">
          <w:marLeft w:val="640"/>
          <w:marRight w:val="0"/>
          <w:marTop w:val="0"/>
          <w:marBottom w:val="0"/>
          <w:divBdr>
            <w:top w:val="none" w:sz="0" w:space="0" w:color="auto"/>
            <w:left w:val="none" w:sz="0" w:space="0" w:color="auto"/>
            <w:bottom w:val="none" w:sz="0" w:space="0" w:color="auto"/>
            <w:right w:val="none" w:sz="0" w:space="0" w:color="auto"/>
          </w:divBdr>
        </w:div>
        <w:div w:id="591084820">
          <w:marLeft w:val="640"/>
          <w:marRight w:val="0"/>
          <w:marTop w:val="0"/>
          <w:marBottom w:val="0"/>
          <w:divBdr>
            <w:top w:val="none" w:sz="0" w:space="0" w:color="auto"/>
            <w:left w:val="none" w:sz="0" w:space="0" w:color="auto"/>
            <w:bottom w:val="none" w:sz="0" w:space="0" w:color="auto"/>
            <w:right w:val="none" w:sz="0" w:space="0" w:color="auto"/>
          </w:divBdr>
        </w:div>
        <w:div w:id="1197549412">
          <w:marLeft w:val="640"/>
          <w:marRight w:val="0"/>
          <w:marTop w:val="0"/>
          <w:marBottom w:val="0"/>
          <w:divBdr>
            <w:top w:val="none" w:sz="0" w:space="0" w:color="auto"/>
            <w:left w:val="none" w:sz="0" w:space="0" w:color="auto"/>
            <w:bottom w:val="none" w:sz="0" w:space="0" w:color="auto"/>
            <w:right w:val="none" w:sz="0" w:space="0" w:color="auto"/>
          </w:divBdr>
        </w:div>
        <w:div w:id="987318325">
          <w:marLeft w:val="640"/>
          <w:marRight w:val="0"/>
          <w:marTop w:val="0"/>
          <w:marBottom w:val="0"/>
          <w:divBdr>
            <w:top w:val="none" w:sz="0" w:space="0" w:color="auto"/>
            <w:left w:val="none" w:sz="0" w:space="0" w:color="auto"/>
            <w:bottom w:val="none" w:sz="0" w:space="0" w:color="auto"/>
            <w:right w:val="none" w:sz="0" w:space="0" w:color="auto"/>
          </w:divBdr>
        </w:div>
        <w:div w:id="766464750">
          <w:marLeft w:val="640"/>
          <w:marRight w:val="0"/>
          <w:marTop w:val="0"/>
          <w:marBottom w:val="0"/>
          <w:divBdr>
            <w:top w:val="none" w:sz="0" w:space="0" w:color="auto"/>
            <w:left w:val="none" w:sz="0" w:space="0" w:color="auto"/>
            <w:bottom w:val="none" w:sz="0" w:space="0" w:color="auto"/>
            <w:right w:val="none" w:sz="0" w:space="0" w:color="auto"/>
          </w:divBdr>
        </w:div>
        <w:div w:id="97143586">
          <w:marLeft w:val="640"/>
          <w:marRight w:val="0"/>
          <w:marTop w:val="0"/>
          <w:marBottom w:val="0"/>
          <w:divBdr>
            <w:top w:val="none" w:sz="0" w:space="0" w:color="auto"/>
            <w:left w:val="none" w:sz="0" w:space="0" w:color="auto"/>
            <w:bottom w:val="none" w:sz="0" w:space="0" w:color="auto"/>
            <w:right w:val="none" w:sz="0" w:space="0" w:color="auto"/>
          </w:divBdr>
        </w:div>
        <w:div w:id="67264635">
          <w:marLeft w:val="640"/>
          <w:marRight w:val="0"/>
          <w:marTop w:val="0"/>
          <w:marBottom w:val="0"/>
          <w:divBdr>
            <w:top w:val="none" w:sz="0" w:space="0" w:color="auto"/>
            <w:left w:val="none" w:sz="0" w:space="0" w:color="auto"/>
            <w:bottom w:val="none" w:sz="0" w:space="0" w:color="auto"/>
            <w:right w:val="none" w:sz="0" w:space="0" w:color="auto"/>
          </w:divBdr>
        </w:div>
      </w:divsChild>
    </w:div>
    <w:div w:id="1837573197">
      <w:bodyDiv w:val="1"/>
      <w:marLeft w:val="0"/>
      <w:marRight w:val="0"/>
      <w:marTop w:val="0"/>
      <w:marBottom w:val="0"/>
      <w:divBdr>
        <w:top w:val="none" w:sz="0" w:space="0" w:color="auto"/>
        <w:left w:val="none" w:sz="0" w:space="0" w:color="auto"/>
        <w:bottom w:val="none" w:sz="0" w:space="0" w:color="auto"/>
        <w:right w:val="none" w:sz="0" w:space="0" w:color="auto"/>
      </w:divBdr>
      <w:divsChild>
        <w:div w:id="1672174701">
          <w:marLeft w:val="0"/>
          <w:marRight w:val="0"/>
          <w:marTop w:val="0"/>
          <w:marBottom w:val="0"/>
          <w:divBdr>
            <w:top w:val="none" w:sz="0" w:space="0" w:color="auto"/>
            <w:left w:val="none" w:sz="0" w:space="0" w:color="auto"/>
            <w:bottom w:val="none" w:sz="0" w:space="0" w:color="auto"/>
            <w:right w:val="none" w:sz="0" w:space="0" w:color="auto"/>
          </w:divBdr>
          <w:divsChild>
            <w:div w:id="1843354746">
              <w:marLeft w:val="0"/>
              <w:marRight w:val="0"/>
              <w:marTop w:val="0"/>
              <w:marBottom w:val="0"/>
              <w:divBdr>
                <w:top w:val="none" w:sz="0" w:space="0" w:color="auto"/>
                <w:left w:val="none" w:sz="0" w:space="0" w:color="auto"/>
                <w:bottom w:val="none" w:sz="0" w:space="0" w:color="auto"/>
                <w:right w:val="none" w:sz="0" w:space="0" w:color="auto"/>
              </w:divBdr>
              <w:divsChild>
                <w:div w:id="195097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752123">
      <w:bodyDiv w:val="1"/>
      <w:marLeft w:val="0"/>
      <w:marRight w:val="0"/>
      <w:marTop w:val="0"/>
      <w:marBottom w:val="0"/>
      <w:divBdr>
        <w:top w:val="none" w:sz="0" w:space="0" w:color="auto"/>
        <w:left w:val="none" w:sz="0" w:space="0" w:color="auto"/>
        <w:bottom w:val="none" w:sz="0" w:space="0" w:color="auto"/>
        <w:right w:val="none" w:sz="0" w:space="0" w:color="auto"/>
      </w:divBdr>
      <w:divsChild>
        <w:div w:id="1621035252">
          <w:marLeft w:val="0"/>
          <w:marRight w:val="0"/>
          <w:marTop w:val="0"/>
          <w:marBottom w:val="0"/>
          <w:divBdr>
            <w:top w:val="none" w:sz="0" w:space="0" w:color="auto"/>
            <w:left w:val="none" w:sz="0" w:space="0" w:color="auto"/>
            <w:bottom w:val="none" w:sz="0" w:space="0" w:color="auto"/>
            <w:right w:val="none" w:sz="0" w:space="0" w:color="auto"/>
          </w:divBdr>
          <w:divsChild>
            <w:div w:id="1129326417">
              <w:marLeft w:val="0"/>
              <w:marRight w:val="0"/>
              <w:marTop w:val="0"/>
              <w:marBottom w:val="0"/>
              <w:divBdr>
                <w:top w:val="none" w:sz="0" w:space="0" w:color="auto"/>
                <w:left w:val="none" w:sz="0" w:space="0" w:color="auto"/>
                <w:bottom w:val="none" w:sz="0" w:space="0" w:color="auto"/>
                <w:right w:val="none" w:sz="0" w:space="0" w:color="auto"/>
              </w:divBdr>
              <w:divsChild>
                <w:div w:id="1041125390">
                  <w:marLeft w:val="0"/>
                  <w:marRight w:val="0"/>
                  <w:marTop w:val="0"/>
                  <w:marBottom w:val="0"/>
                  <w:divBdr>
                    <w:top w:val="none" w:sz="0" w:space="0" w:color="auto"/>
                    <w:left w:val="none" w:sz="0" w:space="0" w:color="auto"/>
                    <w:bottom w:val="none" w:sz="0" w:space="0" w:color="auto"/>
                    <w:right w:val="none" w:sz="0" w:space="0" w:color="auto"/>
                  </w:divBdr>
                  <w:divsChild>
                    <w:div w:id="103823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737756">
      <w:bodyDiv w:val="1"/>
      <w:marLeft w:val="0"/>
      <w:marRight w:val="0"/>
      <w:marTop w:val="0"/>
      <w:marBottom w:val="0"/>
      <w:divBdr>
        <w:top w:val="none" w:sz="0" w:space="0" w:color="auto"/>
        <w:left w:val="none" w:sz="0" w:space="0" w:color="auto"/>
        <w:bottom w:val="none" w:sz="0" w:space="0" w:color="auto"/>
        <w:right w:val="none" w:sz="0" w:space="0" w:color="auto"/>
      </w:divBdr>
    </w:div>
    <w:div w:id="1982808295">
      <w:bodyDiv w:val="1"/>
      <w:marLeft w:val="0"/>
      <w:marRight w:val="0"/>
      <w:marTop w:val="0"/>
      <w:marBottom w:val="0"/>
      <w:divBdr>
        <w:top w:val="none" w:sz="0" w:space="0" w:color="auto"/>
        <w:left w:val="none" w:sz="0" w:space="0" w:color="auto"/>
        <w:bottom w:val="none" w:sz="0" w:space="0" w:color="auto"/>
        <w:right w:val="none" w:sz="0" w:space="0" w:color="auto"/>
      </w:divBdr>
    </w:div>
    <w:div w:id="2020545757">
      <w:bodyDiv w:val="1"/>
      <w:marLeft w:val="0"/>
      <w:marRight w:val="0"/>
      <w:marTop w:val="0"/>
      <w:marBottom w:val="0"/>
      <w:divBdr>
        <w:top w:val="none" w:sz="0" w:space="0" w:color="auto"/>
        <w:left w:val="none" w:sz="0" w:space="0" w:color="auto"/>
        <w:bottom w:val="none" w:sz="0" w:space="0" w:color="auto"/>
        <w:right w:val="none" w:sz="0" w:space="0" w:color="auto"/>
      </w:divBdr>
      <w:divsChild>
        <w:div w:id="2074966972">
          <w:marLeft w:val="0"/>
          <w:marRight w:val="0"/>
          <w:marTop w:val="0"/>
          <w:marBottom w:val="0"/>
          <w:divBdr>
            <w:top w:val="none" w:sz="0" w:space="0" w:color="auto"/>
            <w:left w:val="none" w:sz="0" w:space="0" w:color="auto"/>
            <w:bottom w:val="none" w:sz="0" w:space="0" w:color="auto"/>
            <w:right w:val="none" w:sz="0" w:space="0" w:color="auto"/>
          </w:divBdr>
          <w:divsChild>
            <w:div w:id="1763909357">
              <w:marLeft w:val="0"/>
              <w:marRight w:val="0"/>
              <w:marTop w:val="0"/>
              <w:marBottom w:val="0"/>
              <w:divBdr>
                <w:top w:val="none" w:sz="0" w:space="0" w:color="auto"/>
                <w:left w:val="none" w:sz="0" w:space="0" w:color="auto"/>
                <w:bottom w:val="none" w:sz="0" w:space="0" w:color="auto"/>
                <w:right w:val="none" w:sz="0" w:space="0" w:color="auto"/>
              </w:divBdr>
              <w:divsChild>
                <w:div w:id="14240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506890">
      <w:bodyDiv w:val="1"/>
      <w:marLeft w:val="0"/>
      <w:marRight w:val="0"/>
      <w:marTop w:val="0"/>
      <w:marBottom w:val="0"/>
      <w:divBdr>
        <w:top w:val="none" w:sz="0" w:space="0" w:color="auto"/>
        <w:left w:val="none" w:sz="0" w:space="0" w:color="auto"/>
        <w:bottom w:val="none" w:sz="0" w:space="0" w:color="auto"/>
        <w:right w:val="none" w:sz="0" w:space="0" w:color="auto"/>
      </w:divBdr>
      <w:divsChild>
        <w:div w:id="1063914126">
          <w:marLeft w:val="0"/>
          <w:marRight w:val="0"/>
          <w:marTop w:val="0"/>
          <w:marBottom w:val="0"/>
          <w:divBdr>
            <w:top w:val="none" w:sz="0" w:space="0" w:color="auto"/>
            <w:left w:val="none" w:sz="0" w:space="0" w:color="auto"/>
            <w:bottom w:val="none" w:sz="0" w:space="0" w:color="auto"/>
            <w:right w:val="none" w:sz="0" w:space="0" w:color="auto"/>
          </w:divBdr>
          <w:divsChild>
            <w:div w:id="407582038">
              <w:marLeft w:val="0"/>
              <w:marRight w:val="0"/>
              <w:marTop w:val="0"/>
              <w:marBottom w:val="0"/>
              <w:divBdr>
                <w:top w:val="none" w:sz="0" w:space="0" w:color="auto"/>
                <w:left w:val="none" w:sz="0" w:space="0" w:color="auto"/>
                <w:bottom w:val="none" w:sz="0" w:space="0" w:color="auto"/>
                <w:right w:val="none" w:sz="0" w:space="0" w:color="auto"/>
              </w:divBdr>
              <w:divsChild>
                <w:div w:id="94214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282025">
      <w:bodyDiv w:val="1"/>
      <w:marLeft w:val="0"/>
      <w:marRight w:val="0"/>
      <w:marTop w:val="0"/>
      <w:marBottom w:val="0"/>
      <w:divBdr>
        <w:top w:val="none" w:sz="0" w:space="0" w:color="auto"/>
        <w:left w:val="none" w:sz="0" w:space="0" w:color="auto"/>
        <w:bottom w:val="none" w:sz="0" w:space="0" w:color="auto"/>
        <w:right w:val="none" w:sz="0" w:space="0" w:color="auto"/>
      </w:divBdr>
      <w:divsChild>
        <w:div w:id="1372144157">
          <w:marLeft w:val="0"/>
          <w:marRight w:val="0"/>
          <w:marTop w:val="0"/>
          <w:marBottom w:val="0"/>
          <w:divBdr>
            <w:top w:val="none" w:sz="0" w:space="0" w:color="auto"/>
            <w:left w:val="none" w:sz="0" w:space="0" w:color="auto"/>
            <w:bottom w:val="none" w:sz="0" w:space="0" w:color="auto"/>
            <w:right w:val="none" w:sz="0" w:space="0" w:color="auto"/>
          </w:divBdr>
          <w:divsChild>
            <w:div w:id="400295488">
              <w:marLeft w:val="0"/>
              <w:marRight w:val="0"/>
              <w:marTop w:val="0"/>
              <w:marBottom w:val="0"/>
              <w:divBdr>
                <w:top w:val="none" w:sz="0" w:space="0" w:color="auto"/>
                <w:left w:val="none" w:sz="0" w:space="0" w:color="auto"/>
                <w:bottom w:val="none" w:sz="0" w:space="0" w:color="auto"/>
                <w:right w:val="none" w:sz="0" w:space="0" w:color="auto"/>
              </w:divBdr>
              <w:divsChild>
                <w:div w:id="2533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90040">
      <w:bodyDiv w:val="1"/>
      <w:marLeft w:val="0"/>
      <w:marRight w:val="0"/>
      <w:marTop w:val="0"/>
      <w:marBottom w:val="0"/>
      <w:divBdr>
        <w:top w:val="none" w:sz="0" w:space="0" w:color="auto"/>
        <w:left w:val="none" w:sz="0" w:space="0" w:color="auto"/>
        <w:bottom w:val="none" w:sz="0" w:space="0" w:color="auto"/>
        <w:right w:val="none" w:sz="0" w:space="0" w:color="auto"/>
      </w:divBdr>
      <w:divsChild>
        <w:div w:id="1346129055">
          <w:marLeft w:val="0"/>
          <w:marRight w:val="0"/>
          <w:marTop w:val="0"/>
          <w:marBottom w:val="0"/>
          <w:divBdr>
            <w:top w:val="none" w:sz="0" w:space="0" w:color="auto"/>
            <w:left w:val="none" w:sz="0" w:space="0" w:color="auto"/>
            <w:bottom w:val="none" w:sz="0" w:space="0" w:color="auto"/>
            <w:right w:val="none" w:sz="0" w:space="0" w:color="auto"/>
          </w:divBdr>
          <w:divsChild>
            <w:div w:id="1055659515">
              <w:marLeft w:val="0"/>
              <w:marRight w:val="0"/>
              <w:marTop w:val="0"/>
              <w:marBottom w:val="0"/>
              <w:divBdr>
                <w:top w:val="none" w:sz="0" w:space="0" w:color="auto"/>
                <w:left w:val="none" w:sz="0" w:space="0" w:color="auto"/>
                <w:bottom w:val="none" w:sz="0" w:space="0" w:color="auto"/>
                <w:right w:val="none" w:sz="0" w:space="0" w:color="auto"/>
              </w:divBdr>
              <w:divsChild>
                <w:div w:id="87747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footer" Target="footer3.xml"/><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footer" Target="footer5.xml"/><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4.png"/><Relationship Id="rId29" Type="http://schemas.openxmlformats.org/officeDocument/2006/relationships/header" Target="header3.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user/Desktop/SWE%20595%20Razan.docx" TargetMode="External"/><Relationship Id="rId24"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2.png"/><Relationship Id="rId40"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footer" Target="footer2.xml"/><Relationship Id="rId28" Type="http://schemas.openxmlformats.org/officeDocument/2006/relationships/header" Target="header2.xml"/><Relationship Id="rId36" Type="http://schemas.openxmlformats.org/officeDocument/2006/relationships/header" Target="header4.xml"/><Relationship Id="rId10" Type="http://schemas.openxmlformats.org/officeDocument/2006/relationships/hyperlink" Target="file:////Users/user/Desktop/SWE%20595%20Razan.docx" TargetMode="Externa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Users/user/Desktop/SWE%20595%20Razan.docx" TargetMode="External"/><Relationship Id="rId14" Type="http://schemas.microsoft.com/office/2011/relationships/commentsExtended" Target="commentsExtended.xml"/><Relationship Id="rId22" Type="http://schemas.openxmlformats.org/officeDocument/2006/relationships/footer" Target="footer1.xml"/><Relationship Id="rId27" Type="http://schemas.openxmlformats.org/officeDocument/2006/relationships/footer" Target="footer4.xml"/><Relationship Id="rId30" Type="http://schemas.openxmlformats.org/officeDocument/2006/relationships/image" Target="media/image8.png"/><Relationship Id="rId35" Type="http://schemas.openxmlformats.org/officeDocument/2006/relationships/footer" Target="footer6.xml"/><Relationship Id="rId43" Type="http://schemas.openxmlformats.org/officeDocument/2006/relationships/theme" Target="theme/theme1.xml"/><Relationship Id="rId8" Type="http://schemas.openxmlformats.org/officeDocument/2006/relationships/hyperlink" Target="file:////Users/user/Desktop/SWE%20595%20Razan.docx" TargetMode="External"/><Relationship Id="rId3" Type="http://schemas.openxmlformats.org/officeDocument/2006/relationships/styles" Target="styles.xml"/><Relationship Id="rId12" Type="http://schemas.openxmlformats.org/officeDocument/2006/relationships/hyperlink" Target="file:////Users/user/Desktop/SWE%20595%20Razan.docx" TargetMode="Externa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1.png"/><Relationship Id="rId38"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3D92A6E268B3E4EAC38C6D89ADB9DCF"/>
        <w:category>
          <w:name w:val="General"/>
          <w:gallery w:val="placeholder"/>
        </w:category>
        <w:types>
          <w:type w:val="bbPlcHdr"/>
        </w:types>
        <w:behaviors>
          <w:behavior w:val="content"/>
        </w:behaviors>
        <w:guid w:val="{8ECAD170-9FE8-FA44-8C23-BE74E61B09BC}"/>
      </w:docPartPr>
      <w:docPartBody>
        <w:p w:rsidR="009A1F29" w:rsidRDefault="005F47ED" w:rsidP="005F47ED">
          <w:pPr>
            <w:pStyle w:val="63D92A6E268B3E4EAC38C6D89ADB9DCF"/>
          </w:pPr>
          <w:r w:rsidRPr="00974D34">
            <w:rPr>
              <w:rStyle w:val="PlaceholderText"/>
            </w:rPr>
            <w:t>Click or tap here to enter text.</w:t>
          </w:r>
        </w:p>
      </w:docPartBody>
    </w:docPart>
    <w:docPart>
      <w:docPartPr>
        <w:name w:val="CDB7A280A2F95B46B07E39025B7B96A5"/>
        <w:category>
          <w:name w:val="General"/>
          <w:gallery w:val="placeholder"/>
        </w:category>
        <w:types>
          <w:type w:val="bbPlcHdr"/>
        </w:types>
        <w:behaviors>
          <w:behavior w:val="content"/>
        </w:behaviors>
        <w:guid w:val="{71ED6027-847F-4940-9406-FAE1548EF744}"/>
      </w:docPartPr>
      <w:docPartBody>
        <w:p w:rsidR="009A1F29" w:rsidRDefault="005F47ED" w:rsidP="005F47ED">
          <w:pPr>
            <w:pStyle w:val="CDB7A280A2F95B46B07E39025B7B96A5"/>
          </w:pPr>
          <w:r w:rsidRPr="00974D34">
            <w:rPr>
              <w:rStyle w:val="PlaceholderText"/>
            </w:rPr>
            <w:t>Click or tap here to enter text.</w:t>
          </w:r>
        </w:p>
      </w:docPartBody>
    </w:docPart>
    <w:docPart>
      <w:docPartPr>
        <w:name w:val="C5FFB2F253BA1A4C84AC7F881C738926"/>
        <w:category>
          <w:name w:val="General"/>
          <w:gallery w:val="placeholder"/>
        </w:category>
        <w:types>
          <w:type w:val="bbPlcHdr"/>
        </w:types>
        <w:behaviors>
          <w:behavior w:val="content"/>
        </w:behaviors>
        <w:guid w:val="{0490FE46-E219-6D4E-A03F-0513FB99824C}"/>
      </w:docPartPr>
      <w:docPartBody>
        <w:p w:rsidR="009A1F29" w:rsidRDefault="005F47ED" w:rsidP="005F47ED">
          <w:pPr>
            <w:pStyle w:val="C5FFB2F253BA1A4C84AC7F881C738926"/>
          </w:pPr>
          <w:r w:rsidRPr="00974D34">
            <w:rPr>
              <w:rStyle w:val="PlaceholderText"/>
            </w:rPr>
            <w:t>Click or tap here to enter text.</w:t>
          </w:r>
        </w:p>
      </w:docPartBody>
    </w:docPart>
    <w:docPart>
      <w:docPartPr>
        <w:name w:val="1C65883106B9A24D87B627321E538D2A"/>
        <w:category>
          <w:name w:val="General"/>
          <w:gallery w:val="placeholder"/>
        </w:category>
        <w:types>
          <w:type w:val="bbPlcHdr"/>
        </w:types>
        <w:behaviors>
          <w:behavior w:val="content"/>
        </w:behaviors>
        <w:guid w:val="{674270B3-C7F3-E845-9236-F9A9093DB099}"/>
      </w:docPartPr>
      <w:docPartBody>
        <w:p w:rsidR="009A1F29" w:rsidRDefault="005F47ED" w:rsidP="005F47ED">
          <w:pPr>
            <w:pStyle w:val="1C65883106B9A24D87B627321E538D2A"/>
          </w:pPr>
          <w:r w:rsidRPr="00974D34">
            <w:rPr>
              <w:rStyle w:val="PlaceholderText"/>
            </w:rPr>
            <w:t>Click or tap here to enter text.</w:t>
          </w:r>
        </w:p>
      </w:docPartBody>
    </w:docPart>
    <w:docPart>
      <w:docPartPr>
        <w:name w:val="5F177AED4F0E14498B3EDAB70B7BB6CD"/>
        <w:category>
          <w:name w:val="General"/>
          <w:gallery w:val="placeholder"/>
        </w:category>
        <w:types>
          <w:type w:val="bbPlcHdr"/>
        </w:types>
        <w:behaviors>
          <w:behavior w:val="content"/>
        </w:behaviors>
        <w:guid w:val="{47E90AE0-9982-F646-96AB-B16FA6DCD106}"/>
      </w:docPartPr>
      <w:docPartBody>
        <w:p w:rsidR="009A1F29" w:rsidRDefault="005F47ED" w:rsidP="005F47ED">
          <w:pPr>
            <w:pStyle w:val="5F177AED4F0E14498B3EDAB70B7BB6CD"/>
          </w:pPr>
          <w:r w:rsidRPr="00974D34">
            <w:rPr>
              <w:rStyle w:val="PlaceholderText"/>
            </w:rPr>
            <w:t>Click or tap here to enter text.</w:t>
          </w:r>
        </w:p>
      </w:docPartBody>
    </w:docPart>
    <w:docPart>
      <w:docPartPr>
        <w:name w:val="E09FC199813CCB40B3788793B1296AB7"/>
        <w:category>
          <w:name w:val="General"/>
          <w:gallery w:val="placeholder"/>
        </w:category>
        <w:types>
          <w:type w:val="bbPlcHdr"/>
        </w:types>
        <w:behaviors>
          <w:behavior w:val="content"/>
        </w:behaviors>
        <w:guid w:val="{1B76550F-BF8C-7A41-98C7-7D3F655A0130}"/>
      </w:docPartPr>
      <w:docPartBody>
        <w:p w:rsidR="009A1F29" w:rsidRDefault="005F47ED" w:rsidP="005F47ED">
          <w:pPr>
            <w:pStyle w:val="E09FC199813CCB40B3788793B1296AB7"/>
          </w:pPr>
          <w:r w:rsidRPr="00974D34">
            <w:rPr>
              <w:rStyle w:val="PlaceholderText"/>
            </w:rPr>
            <w:t>Click or tap here to enter text.</w:t>
          </w:r>
        </w:p>
      </w:docPartBody>
    </w:docPart>
    <w:docPart>
      <w:docPartPr>
        <w:name w:val="F745F5BCFBB65546BE99771F7B66E36A"/>
        <w:category>
          <w:name w:val="General"/>
          <w:gallery w:val="placeholder"/>
        </w:category>
        <w:types>
          <w:type w:val="bbPlcHdr"/>
        </w:types>
        <w:behaviors>
          <w:behavior w:val="content"/>
        </w:behaviors>
        <w:guid w:val="{5EFD8DA5-1F1F-DD41-9521-C8FB3CCC039C}"/>
      </w:docPartPr>
      <w:docPartBody>
        <w:p w:rsidR="009A1F29" w:rsidRDefault="005F47ED" w:rsidP="005F47ED">
          <w:pPr>
            <w:pStyle w:val="F745F5BCFBB65546BE99771F7B66E36A"/>
          </w:pPr>
          <w:r w:rsidRPr="00974D34">
            <w:rPr>
              <w:rStyle w:val="PlaceholderText"/>
            </w:rPr>
            <w:t>Click or tap here to enter text.</w:t>
          </w:r>
        </w:p>
      </w:docPartBody>
    </w:docPart>
    <w:docPart>
      <w:docPartPr>
        <w:name w:val="C3EBC31302999B44A29E82DF5E9BFA8E"/>
        <w:category>
          <w:name w:val="General"/>
          <w:gallery w:val="placeholder"/>
        </w:category>
        <w:types>
          <w:type w:val="bbPlcHdr"/>
        </w:types>
        <w:behaviors>
          <w:behavior w:val="content"/>
        </w:behaviors>
        <w:guid w:val="{643E1B3A-9D74-0449-9872-3739E8D228D6}"/>
      </w:docPartPr>
      <w:docPartBody>
        <w:p w:rsidR="009A1F29" w:rsidRDefault="005F47ED" w:rsidP="005F47ED">
          <w:pPr>
            <w:pStyle w:val="C3EBC31302999B44A29E82DF5E9BFA8E"/>
          </w:pPr>
          <w:r w:rsidRPr="00974D34">
            <w:rPr>
              <w:rStyle w:val="PlaceholderText"/>
            </w:rPr>
            <w:t>Click or tap here to enter text.</w:t>
          </w:r>
        </w:p>
      </w:docPartBody>
    </w:docPart>
    <w:docPart>
      <w:docPartPr>
        <w:name w:val="387A583AE1F0D24685FF707A01F8A6E2"/>
        <w:category>
          <w:name w:val="General"/>
          <w:gallery w:val="placeholder"/>
        </w:category>
        <w:types>
          <w:type w:val="bbPlcHdr"/>
        </w:types>
        <w:behaviors>
          <w:behavior w:val="content"/>
        </w:behaviors>
        <w:guid w:val="{05D21628-FBD3-2545-8225-EEBA5674AE20}"/>
      </w:docPartPr>
      <w:docPartBody>
        <w:p w:rsidR="009A1F29" w:rsidRDefault="005F47ED" w:rsidP="005F47ED">
          <w:pPr>
            <w:pStyle w:val="387A583AE1F0D24685FF707A01F8A6E2"/>
          </w:pPr>
          <w:r w:rsidRPr="00974D34">
            <w:rPr>
              <w:rStyle w:val="PlaceholderText"/>
            </w:rPr>
            <w:t>Click or tap here to enter text.</w:t>
          </w:r>
        </w:p>
      </w:docPartBody>
    </w:docPart>
    <w:docPart>
      <w:docPartPr>
        <w:name w:val="E196502598FABA4081BD6ED2445AAFA4"/>
        <w:category>
          <w:name w:val="General"/>
          <w:gallery w:val="placeholder"/>
        </w:category>
        <w:types>
          <w:type w:val="bbPlcHdr"/>
        </w:types>
        <w:behaviors>
          <w:behavior w:val="content"/>
        </w:behaviors>
        <w:guid w:val="{AF169403-9E19-CA4A-B7DA-2574D1E51CE9}"/>
      </w:docPartPr>
      <w:docPartBody>
        <w:p w:rsidR="009A1F29" w:rsidRDefault="005F47ED" w:rsidP="005F47ED">
          <w:pPr>
            <w:pStyle w:val="E196502598FABA4081BD6ED2445AAFA4"/>
          </w:pPr>
          <w:r w:rsidRPr="00346B6B">
            <w:rPr>
              <w:rStyle w:val="PlaceholderText"/>
            </w:rPr>
            <w:t>Click or tap here to enter text.</w:t>
          </w:r>
        </w:p>
      </w:docPartBody>
    </w:docPart>
    <w:docPart>
      <w:docPartPr>
        <w:name w:val="8A1521460A0A684B997B8CC8B83CAA35"/>
        <w:category>
          <w:name w:val="General"/>
          <w:gallery w:val="placeholder"/>
        </w:category>
        <w:types>
          <w:type w:val="bbPlcHdr"/>
        </w:types>
        <w:behaviors>
          <w:behavior w:val="content"/>
        </w:behaviors>
        <w:guid w:val="{5DFEDF47-7E2E-2B4B-85C6-F24D82680E5F}"/>
      </w:docPartPr>
      <w:docPartBody>
        <w:p w:rsidR="009A1F29" w:rsidRDefault="005F47ED" w:rsidP="005F47ED">
          <w:pPr>
            <w:pStyle w:val="8A1521460A0A684B997B8CC8B83CAA35"/>
          </w:pPr>
          <w:r w:rsidRPr="00346B6B">
            <w:rPr>
              <w:rStyle w:val="PlaceholderText"/>
            </w:rPr>
            <w:t>Click or tap here to enter text.</w:t>
          </w:r>
        </w:p>
      </w:docPartBody>
    </w:docPart>
    <w:docPart>
      <w:docPartPr>
        <w:name w:val="AD64B6AE554F0046943851554D46B342"/>
        <w:category>
          <w:name w:val="General"/>
          <w:gallery w:val="placeholder"/>
        </w:category>
        <w:types>
          <w:type w:val="bbPlcHdr"/>
        </w:types>
        <w:behaviors>
          <w:behavior w:val="content"/>
        </w:behaviors>
        <w:guid w:val="{9434DE3A-9278-F14A-9A51-644D8F97C5E9}"/>
      </w:docPartPr>
      <w:docPartBody>
        <w:p w:rsidR="009A1F29" w:rsidRDefault="005F47ED" w:rsidP="005F47ED">
          <w:pPr>
            <w:pStyle w:val="AD64B6AE554F0046943851554D46B342"/>
          </w:pPr>
          <w:r w:rsidRPr="00974D34">
            <w:rPr>
              <w:rStyle w:val="PlaceholderText"/>
            </w:rPr>
            <w:t>Click or tap here to enter text.</w:t>
          </w:r>
        </w:p>
      </w:docPartBody>
    </w:docPart>
    <w:docPart>
      <w:docPartPr>
        <w:name w:val="726983B60073764A8DC1BE076C1B33D1"/>
        <w:category>
          <w:name w:val="General"/>
          <w:gallery w:val="placeholder"/>
        </w:category>
        <w:types>
          <w:type w:val="bbPlcHdr"/>
        </w:types>
        <w:behaviors>
          <w:behavior w:val="content"/>
        </w:behaviors>
        <w:guid w:val="{85A476B0-BA7E-DA4D-AB9E-C9DD075D965E}"/>
      </w:docPartPr>
      <w:docPartBody>
        <w:p w:rsidR="009A1F29" w:rsidRDefault="005F47ED" w:rsidP="005F47ED">
          <w:pPr>
            <w:pStyle w:val="726983B60073764A8DC1BE076C1B33D1"/>
          </w:pPr>
          <w:r w:rsidRPr="00974D34">
            <w:rPr>
              <w:rStyle w:val="PlaceholderText"/>
            </w:rPr>
            <w:t>Click or tap here to enter text.</w:t>
          </w:r>
        </w:p>
      </w:docPartBody>
    </w:docPart>
    <w:docPart>
      <w:docPartPr>
        <w:name w:val="A2651DAE26E8C341ABCDA08CBCCD00CE"/>
        <w:category>
          <w:name w:val="General"/>
          <w:gallery w:val="placeholder"/>
        </w:category>
        <w:types>
          <w:type w:val="bbPlcHdr"/>
        </w:types>
        <w:behaviors>
          <w:behavior w:val="content"/>
        </w:behaviors>
        <w:guid w:val="{B55553BE-671B-9E4A-ABDA-F913614BA6C3}"/>
      </w:docPartPr>
      <w:docPartBody>
        <w:p w:rsidR="009A1F29" w:rsidRDefault="005F47ED" w:rsidP="005F47ED">
          <w:pPr>
            <w:pStyle w:val="A2651DAE26E8C341ABCDA08CBCCD00CE"/>
          </w:pPr>
          <w:r w:rsidRPr="00974D34">
            <w:rPr>
              <w:rStyle w:val="PlaceholderText"/>
            </w:rPr>
            <w:t>Click or tap here to enter text.</w:t>
          </w:r>
        </w:p>
      </w:docPartBody>
    </w:docPart>
    <w:docPart>
      <w:docPartPr>
        <w:name w:val="04327F353A8F764B8D9B26EAAFF8DD4D"/>
        <w:category>
          <w:name w:val="General"/>
          <w:gallery w:val="placeholder"/>
        </w:category>
        <w:types>
          <w:type w:val="bbPlcHdr"/>
        </w:types>
        <w:behaviors>
          <w:behavior w:val="content"/>
        </w:behaviors>
        <w:guid w:val="{408DB56C-5B3A-0742-BD83-10512F0B8C9E}"/>
      </w:docPartPr>
      <w:docPartBody>
        <w:p w:rsidR="009A1F29" w:rsidRDefault="005F47ED" w:rsidP="005F47ED">
          <w:pPr>
            <w:pStyle w:val="04327F353A8F764B8D9B26EAAFF8DD4D"/>
          </w:pPr>
          <w:r w:rsidRPr="00974D34">
            <w:rPr>
              <w:rStyle w:val="PlaceholderText"/>
            </w:rPr>
            <w:t>Click or tap here to enter text.</w:t>
          </w:r>
        </w:p>
      </w:docPartBody>
    </w:docPart>
    <w:docPart>
      <w:docPartPr>
        <w:name w:val="C4EE05456D611741957D675B050D0640"/>
        <w:category>
          <w:name w:val="General"/>
          <w:gallery w:val="placeholder"/>
        </w:category>
        <w:types>
          <w:type w:val="bbPlcHdr"/>
        </w:types>
        <w:behaviors>
          <w:behavior w:val="content"/>
        </w:behaviors>
        <w:guid w:val="{2DE946A3-7CD6-534B-BC2D-8A1C93044710}"/>
      </w:docPartPr>
      <w:docPartBody>
        <w:p w:rsidR="009A1F29" w:rsidRDefault="005F47ED" w:rsidP="005F47ED">
          <w:pPr>
            <w:pStyle w:val="C4EE05456D611741957D675B050D0640"/>
          </w:pPr>
          <w:r w:rsidRPr="00974D34">
            <w:rPr>
              <w:rStyle w:val="PlaceholderText"/>
            </w:rPr>
            <w:t>Click or tap here to enter text.</w:t>
          </w:r>
        </w:p>
      </w:docPartBody>
    </w:docPart>
    <w:docPart>
      <w:docPartPr>
        <w:name w:val="15EF8CE0C3D9154483B0195858CAB9DB"/>
        <w:category>
          <w:name w:val="General"/>
          <w:gallery w:val="placeholder"/>
        </w:category>
        <w:types>
          <w:type w:val="bbPlcHdr"/>
        </w:types>
        <w:behaviors>
          <w:behavior w:val="content"/>
        </w:behaviors>
        <w:guid w:val="{3E6178E1-0E54-C047-8889-FCF79767F583}"/>
      </w:docPartPr>
      <w:docPartBody>
        <w:p w:rsidR="009A1F29" w:rsidRDefault="005F47ED" w:rsidP="005F47ED">
          <w:pPr>
            <w:pStyle w:val="15EF8CE0C3D9154483B0195858CAB9DB"/>
          </w:pPr>
          <w:r w:rsidRPr="00974D34">
            <w:rPr>
              <w:rStyle w:val="PlaceholderText"/>
            </w:rPr>
            <w:t>Click or tap here to enter text.</w:t>
          </w:r>
        </w:p>
      </w:docPartBody>
    </w:docPart>
    <w:docPart>
      <w:docPartPr>
        <w:name w:val="7748E0664D71B641BA150C4EAB1D968D"/>
        <w:category>
          <w:name w:val="General"/>
          <w:gallery w:val="placeholder"/>
        </w:category>
        <w:types>
          <w:type w:val="bbPlcHdr"/>
        </w:types>
        <w:behaviors>
          <w:behavior w:val="content"/>
        </w:behaviors>
        <w:guid w:val="{7A37E06B-3B89-2F4C-8BF5-33471EBC88CF}"/>
      </w:docPartPr>
      <w:docPartBody>
        <w:p w:rsidR="009A1F29" w:rsidRDefault="005F47ED" w:rsidP="005F47ED">
          <w:pPr>
            <w:pStyle w:val="7748E0664D71B641BA150C4EAB1D968D"/>
          </w:pPr>
          <w:r w:rsidRPr="00974D34">
            <w:rPr>
              <w:rStyle w:val="PlaceholderText"/>
            </w:rPr>
            <w:t>Click or tap here to enter text.</w:t>
          </w:r>
        </w:p>
      </w:docPartBody>
    </w:docPart>
    <w:docPart>
      <w:docPartPr>
        <w:name w:val="CF08AF0F8AE08442B6F9B46DCCD71591"/>
        <w:category>
          <w:name w:val="General"/>
          <w:gallery w:val="placeholder"/>
        </w:category>
        <w:types>
          <w:type w:val="bbPlcHdr"/>
        </w:types>
        <w:behaviors>
          <w:behavior w:val="content"/>
        </w:behaviors>
        <w:guid w:val="{7EBBA2FE-7EAA-BA49-A6A2-AD13FADE37C0}"/>
      </w:docPartPr>
      <w:docPartBody>
        <w:p w:rsidR="009A1F29" w:rsidRDefault="005F47ED" w:rsidP="005F47ED">
          <w:pPr>
            <w:pStyle w:val="CF08AF0F8AE08442B6F9B46DCCD71591"/>
          </w:pPr>
          <w:r w:rsidRPr="00974D34">
            <w:rPr>
              <w:rStyle w:val="PlaceholderText"/>
            </w:rPr>
            <w:t>Click or tap here to enter text.</w:t>
          </w:r>
        </w:p>
      </w:docPartBody>
    </w:docPart>
    <w:docPart>
      <w:docPartPr>
        <w:name w:val="EF3C23FBCAAD9A448D09F40D61276C43"/>
        <w:category>
          <w:name w:val="General"/>
          <w:gallery w:val="placeholder"/>
        </w:category>
        <w:types>
          <w:type w:val="bbPlcHdr"/>
        </w:types>
        <w:behaviors>
          <w:behavior w:val="content"/>
        </w:behaviors>
        <w:guid w:val="{09FA751D-9C64-6641-AE48-78196C66AA8C}"/>
      </w:docPartPr>
      <w:docPartBody>
        <w:p w:rsidR="009A1F29" w:rsidRDefault="005F47ED" w:rsidP="005F47ED">
          <w:pPr>
            <w:pStyle w:val="EF3C23FBCAAD9A448D09F40D61276C43"/>
          </w:pPr>
          <w:r w:rsidRPr="00974D34">
            <w:rPr>
              <w:rStyle w:val="PlaceholderText"/>
            </w:rPr>
            <w:t>Click or tap here to enter text.</w:t>
          </w:r>
        </w:p>
      </w:docPartBody>
    </w:docPart>
    <w:docPart>
      <w:docPartPr>
        <w:name w:val="25DDCC08D1A6FF4C882819122FC89F19"/>
        <w:category>
          <w:name w:val="General"/>
          <w:gallery w:val="placeholder"/>
        </w:category>
        <w:types>
          <w:type w:val="bbPlcHdr"/>
        </w:types>
        <w:behaviors>
          <w:behavior w:val="content"/>
        </w:behaviors>
        <w:guid w:val="{43D88973-B58B-CB47-B35F-811BD3CBE6A7}"/>
      </w:docPartPr>
      <w:docPartBody>
        <w:p w:rsidR="009A1F29" w:rsidRDefault="005F47ED" w:rsidP="005F47ED">
          <w:pPr>
            <w:pStyle w:val="25DDCC08D1A6FF4C882819122FC89F19"/>
          </w:pPr>
          <w:r w:rsidRPr="00974D34">
            <w:rPr>
              <w:rStyle w:val="PlaceholderText"/>
            </w:rPr>
            <w:t>Click or tap here to enter text.</w:t>
          </w:r>
        </w:p>
      </w:docPartBody>
    </w:docPart>
    <w:docPart>
      <w:docPartPr>
        <w:name w:val="E271687641453F42A331B440C06C7E66"/>
        <w:category>
          <w:name w:val="General"/>
          <w:gallery w:val="placeholder"/>
        </w:category>
        <w:types>
          <w:type w:val="bbPlcHdr"/>
        </w:types>
        <w:behaviors>
          <w:behavior w:val="content"/>
        </w:behaviors>
        <w:guid w:val="{F29CCF39-BD67-A34C-B43E-E55FDE12B94F}"/>
      </w:docPartPr>
      <w:docPartBody>
        <w:p w:rsidR="009A1F29" w:rsidRDefault="005F47ED" w:rsidP="005F47ED">
          <w:pPr>
            <w:pStyle w:val="E271687641453F42A331B440C06C7E66"/>
          </w:pPr>
          <w:r w:rsidRPr="00974D34">
            <w:rPr>
              <w:rStyle w:val="PlaceholderText"/>
            </w:rPr>
            <w:t>Click or tap here to enter text.</w:t>
          </w:r>
        </w:p>
      </w:docPartBody>
    </w:docPart>
    <w:docPart>
      <w:docPartPr>
        <w:name w:val="77AA93F81E3E334588B3A13A31BF2651"/>
        <w:category>
          <w:name w:val="General"/>
          <w:gallery w:val="placeholder"/>
        </w:category>
        <w:types>
          <w:type w:val="bbPlcHdr"/>
        </w:types>
        <w:behaviors>
          <w:behavior w:val="content"/>
        </w:behaviors>
        <w:guid w:val="{40C64F54-A8BF-F94F-97C9-6E890A896641}"/>
      </w:docPartPr>
      <w:docPartBody>
        <w:p w:rsidR="009A1F29" w:rsidRDefault="005F47ED" w:rsidP="005F47ED">
          <w:pPr>
            <w:pStyle w:val="77AA93F81E3E334588B3A13A31BF2651"/>
          </w:pPr>
          <w:r w:rsidRPr="00974D34">
            <w:rPr>
              <w:rStyle w:val="PlaceholderText"/>
            </w:rPr>
            <w:t>Click or tap here to enter text.</w:t>
          </w:r>
        </w:p>
      </w:docPartBody>
    </w:docPart>
    <w:docPart>
      <w:docPartPr>
        <w:name w:val="1CB790BC8B67BB4BBC8160BECD51A48A"/>
        <w:category>
          <w:name w:val="General"/>
          <w:gallery w:val="placeholder"/>
        </w:category>
        <w:types>
          <w:type w:val="bbPlcHdr"/>
        </w:types>
        <w:behaviors>
          <w:behavior w:val="content"/>
        </w:behaviors>
        <w:guid w:val="{A57C7243-E1D6-914C-8130-5FA8404BBDD5}"/>
      </w:docPartPr>
      <w:docPartBody>
        <w:p w:rsidR="009A1F29" w:rsidRDefault="005F47ED" w:rsidP="005F47ED">
          <w:pPr>
            <w:pStyle w:val="1CB790BC8B67BB4BBC8160BECD51A48A"/>
          </w:pPr>
          <w:r w:rsidRPr="00346B6B">
            <w:rPr>
              <w:rStyle w:val="PlaceholderText"/>
            </w:rPr>
            <w:t>Click or tap here to enter text.</w:t>
          </w:r>
        </w:p>
      </w:docPartBody>
    </w:docPart>
    <w:docPart>
      <w:docPartPr>
        <w:name w:val="96AABEF43C653D43A0E74E187B673F30"/>
        <w:category>
          <w:name w:val="General"/>
          <w:gallery w:val="placeholder"/>
        </w:category>
        <w:types>
          <w:type w:val="bbPlcHdr"/>
        </w:types>
        <w:behaviors>
          <w:behavior w:val="content"/>
        </w:behaviors>
        <w:guid w:val="{F1A762C1-2BE8-AA40-8CBE-724EF41C0064}"/>
      </w:docPartPr>
      <w:docPartBody>
        <w:p w:rsidR="009A1F29" w:rsidRDefault="005F47ED" w:rsidP="005F47ED">
          <w:pPr>
            <w:pStyle w:val="96AABEF43C653D43A0E74E187B673F30"/>
          </w:pPr>
          <w:r w:rsidRPr="00974D34">
            <w:rPr>
              <w:rStyle w:val="PlaceholderText"/>
            </w:rPr>
            <w:t>Click or tap here to enter text.</w:t>
          </w:r>
        </w:p>
      </w:docPartBody>
    </w:docPart>
    <w:docPart>
      <w:docPartPr>
        <w:name w:val="F2B94771361E7F47A96C61EB861157E4"/>
        <w:category>
          <w:name w:val="General"/>
          <w:gallery w:val="placeholder"/>
        </w:category>
        <w:types>
          <w:type w:val="bbPlcHdr"/>
        </w:types>
        <w:behaviors>
          <w:behavior w:val="content"/>
        </w:behaviors>
        <w:guid w:val="{96298926-FFC0-C94E-BB3F-4EA3E0B58898}"/>
      </w:docPartPr>
      <w:docPartBody>
        <w:p w:rsidR="009A1F29" w:rsidRDefault="005F47ED" w:rsidP="005F47ED">
          <w:pPr>
            <w:pStyle w:val="F2B94771361E7F47A96C61EB861157E4"/>
          </w:pPr>
          <w:r w:rsidRPr="00974D34">
            <w:rPr>
              <w:rStyle w:val="PlaceholderText"/>
            </w:rPr>
            <w:t>Click or tap here to enter text.</w:t>
          </w:r>
        </w:p>
      </w:docPartBody>
    </w:docPart>
    <w:docPart>
      <w:docPartPr>
        <w:name w:val="3DF82F874C350D4681899745C319B895"/>
        <w:category>
          <w:name w:val="General"/>
          <w:gallery w:val="placeholder"/>
        </w:category>
        <w:types>
          <w:type w:val="bbPlcHdr"/>
        </w:types>
        <w:behaviors>
          <w:behavior w:val="content"/>
        </w:behaviors>
        <w:guid w:val="{4C7CF5DD-A4BE-9849-89DD-08ACE20BE0E5}"/>
      </w:docPartPr>
      <w:docPartBody>
        <w:p w:rsidR="009A1F29" w:rsidRDefault="005F47ED" w:rsidP="005F47ED">
          <w:pPr>
            <w:pStyle w:val="3DF82F874C350D4681899745C319B895"/>
          </w:pPr>
          <w:r w:rsidRPr="00974D34">
            <w:rPr>
              <w:rStyle w:val="PlaceholderText"/>
            </w:rPr>
            <w:t>Click or tap here to enter text.</w:t>
          </w:r>
        </w:p>
      </w:docPartBody>
    </w:docPart>
    <w:docPart>
      <w:docPartPr>
        <w:name w:val="23EA0FB39D53E74380778E5068D85908"/>
        <w:category>
          <w:name w:val="General"/>
          <w:gallery w:val="placeholder"/>
        </w:category>
        <w:types>
          <w:type w:val="bbPlcHdr"/>
        </w:types>
        <w:behaviors>
          <w:behavior w:val="content"/>
        </w:behaviors>
        <w:guid w:val="{45978623-3249-A44C-AD75-72C11C5852CF}"/>
      </w:docPartPr>
      <w:docPartBody>
        <w:p w:rsidR="009A1F29" w:rsidRDefault="005F47ED" w:rsidP="005F47ED">
          <w:pPr>
            <w:pStyle w:val="23EA0FB39D53E74380778E5068D85908"/>
          </w:pPr>
          <w:r w:rsidRPr="00346B6B">
            <w:rPr>
              <w:rStyle w:val="PlaceholderText"/>
            </w:rPr>
            <w:t>Click or tap here to enter text.</w:t>
          </w:r>
        </w:p>
      </w:docPartBody>
    </w:docPart>
    <w:docPart>
      <w:docPartPr>
        <w:name w:val="D5659BBFC8AEF744A8ED99593CA32C06"/>
        <w:category>
          <w:name w:val="General"/>
          <w:gallery w:val="placeholder"/>
        </w:category>
        <w:types>
          <w:type w:val="bbPlcHdr"/>
        </w:types>
        <w:behaviors>
          <w:behavior w:val="content"/>
        </w:behaviors>
        <w:guid w:val="{81BC61D2-6773-514B-BC9D-46257B06C680}"/>
      </w:docPartPr>
      <w:docPartBody>
        <w:p w:rsidR="009A1F29" w:rsidRDefault="005F47ED" w:rsidP="005F47ED">
          <w:pPr>
            <w:pStyle w:val="D5659BBFC8AEF744A8ED99593CA32C06"/>
          </w:pPr>
          <w:r w:rsidRPr="00974D34">
            <w:rPr>
              <w:rStyle w:val="PlaceholderText"/>
            </w:rPr>
            <w:t>Click or tap here to enter text.</w:t>
          </w:r>
        </w:p>
      </w:docPartBody>
    </w:docPart>
    <w:docPart>
      <w:docPartPr>
        <w:name w:val="140748975C04A840AD094BBAE199BD18"/>
        <w:category>
          <w:name w:val="General"/>
          <w:gallery w:val="placeholder"/>
        </w:category>
        <w:types>
          <w:type w:val="bbPlcHdr"/>
        </w:types>
        <w:behaviors>
          <w:behavior w:val="content"/>
        </w:behaviors>
        <w:guid w:val="{4A80EA72-1837-0F40-80EE-C0E7413E85ED}"/>
      </w:docPartPr>
      <w:docPartBody>
        <w:p w:rsidR="009A1F29" w:rsidRDefault="005F47ED" w:rsidP="005F47ED">
          <w:pPr>
            <w:pStyle w:val="140748975C04A840AD094BBAE199BD18"/>
          </w:pPr>
          <w:r w:rsidRPr="00974D34">
            <w:rPr>
              <w:rStyle w:val="PlaceholderText"/>
            </w:rPr>
            <w:t>Click or tap here to enter text.</w:t>
          </w:r>
        </w:p>
      </w:docPartBody>
    </w:docPart>
    <w:docPart>
      <w:docPartPr>
        <w:name w:val="082A32BF2CD23D43A3434757AA11943C"/>
        <w:category>
          <w:name w:val="General"/>
          <w:gallery w:val="placeholder"/>
        </w:category>
        <w:types>
          <w:type w:val="bbPlcHdr"/>
        </w:types>
        <w:behaviors>
          <w:behavior w:val="content"/>
        </w:behaviors>
        <w:guid w:val="{C3D5A572-7E34-FC4E-B1B7-3983E41BEB50}"/>
      </w:docPartPr>
      <w:docPartBody>
        <w:p w:rsidR="009A1F29" w:rsidRDefault="005F47ED" w:rsidP="005F47ED">
          <w:pPr>
            <w:pStyle w:val="082A32BF2CD23D43A3434757AA11943C"/>
          </w:pPr>
          <w:r w:rsidRPr="00974D34">
            <w:rPr>
              <w:rStyle w:val="PlaceholderText"/>
            </w:rPr>
            <w:t>Click or tap here to enter text.</w:t>
          </w:r>
        </w:p>
      </w:docPartBody>
    </w:docPart>
    <w:docPart>
      <w:docPartPr>
        <w:name w:val="25763C3B4196A341BE4597FA09C2A198"/>
        <w:category>
          <w:name w:val="General"/>
          <w:gallery w:val="placeholder"/>
        </w:category>
        <w:types>
          <w:type w:val="bbPlcHdr"/>
        </w:types>
        <w:behaviors>
          <w:behavior w:val="content"/>
        </w:behaviors>
        <w:guid w:val="{CD7D2999-F4ED-0946-9948-0AF5D8891AB5}"/>
      </w:docPartPr>
      <w:docPartBody>
        <w:p w:rsidR="009A1F29" w:rsidRDefault="005F47ED" w:rsidP="005F47ED">
          <w:pPr>
            <w:pStyle w:val="25763C3B4196A341BE4597FA09C2A198"/>
          </w:pPr>
          <w:r w:rsidRPr="00974D34">
            <w:rPr>
              <w:rStyle w:val="PlaceholderText"/>
            </w:rPr>
            <w:t>Click or tap here to enter text.</w:t>
          </w:r>
        </w:p>
      </w:docPartBody>
    </w:docPart>
    <w:docPart>
      <w:docPartPr>
        <w:name w:val="4E75E0FBE076754C946DBDFC68AE6AF8"/>
        <w:category>
          <w:name w:val="General"/>
          <w:gallery w:val="placeholder"/>
        </w:category>
        <w:types>
          <w:type w:val="bbPlcHdr"/>
        </w:types>
        <w:behaviors>
          <w:behavior w:val="content"/>
        </w:behaviors>
        <w:guid w:val="{97682DD0-F60F-EB4D-B6C7-488558AAD45B}"/>
      </w:docPartPr>
      <w:docPartBody>
        <w:p w:rsidR="009A1F29" w:rsidRDefault="005F47ED" w:rsidP="005F47ED">
          <w:pPr>
            <w:pStyle w:val="4E75E0FBE076754C946DBDFC68AE6AF8"/>
          </w:pPr>
          <w:r w:rsidRPr="00974D34">
            <w:rPr>
              <w:rStyle w:val="PlaceholderText"/>
            </w:rPr>
            <w:t>Click or tap here to enter text.</w:t>
          </w:r>
        </w:p>
      </w:docPartBody>
    </w:docPart>
    <w:docPart>
      <w:docPartPr>
        <w:name w:val="BA233D0F8DEA2B44B506B8BEBF70FAA1"/>
        <w:category>
          <w:name w:val="General"/>
          <w:gallery w:val="placeholder"/>
        </w:category>
        <w:types>
          <w:type w:val="bbPlcHdr"/>
        </w:types>
        <w:behaviors>
          <w:behavior w:val="content"/>
        </w:behaviors>
        <w:guid w:val="{05E4A996-CF11-2C40-B911-FD9E05CCF90D}"/>
      </w:docPartPr>
      <w:docPartBody>
        <w:p w:rsidR="009A1F29" w:rsidRDefault="005F47ED" w:rsidP="005F47ED">
          <w:pPr>
            <w:pStyle w:val="BA233D0F8DEA2B44B506B8BEBF70FAA1"/>
          </w:pPr>
          <w:r w:rsidRPr="00974D34">
            <w:rPr>
              <w:rStyle w:val="PlaceholderText"/>
            </w:rPr>
            <w:t>Click or tap here to enter text.</w:t>
          </w:r>
        </w:p>
      </w:docPartBody>
    </w:docPart>
    <w:docPart>
      <w:docPartPr>
        <w:name w:val="D2FB75081CDE9C4EB95A5B4AFB799B44"/>
        <w:category>
          <w:name w:val="General"/>
          <w:gallery w:val="placeholder"/>
        </w:category>
        <w:types>
          <w:type w:val="bbPlcHdr"/>
        </w:types>
        <w:behaviors>
          <w:behavior w:val="content"/>
        </w:behaviors>
        <w:guid w:val="{0DEB9C53-C844-AA46-82B8-FC0D5DE28157}"/>
      </w:docPartPr>
      <w:docPartBody>
        <w:p w:rsidR="009A1F29" w:rsidRDefault="005F47ED" w:rsidP="005F47ED">
          <w:pPr>
            <w:pStyle w:val="D2FB75081CDE9C4EB95A5B4AFB799B44"/>
          </w:pPr>
          <w:r w:rsidRPr="00974D34">
            <w:rPr>
              <w:rStyle w:val="PlaceholderText"/>
            </w:rPr>
            <w:t>Click or tap here to enter text.</w:t>
          </w:r>
        </w:p>
      </w:docPartBody>
    </w:docPart>
    <w:docPart>
      <w:docPartPr>
        <w:name w:val="3F3E12A08185054480C303EDCFB602E7"/>
        <w:category>
          <w:name w:val="General"/>
          <w:gallery w:val="placeholder"/>
        </w:category>
        <w:types>
          <w:type w:val="bbPlcHdr"/>
        </w:types>
        <w:behaviors>
          <w:behavior w:val="content"/>
        </w:behaviors>
        <w:guid w:val="{9CADA00D-AFFA-A145-9EB9-3B59C3BC3A28}"/>
      </w:docPartPr>
      <w:docPartBody>
        <w:p w:rsidR="009A1F29" w:rsidRDefault="005F47ED" w:rsidP="005F47ED">
          <w:pPr>
            <w:pStyle w:val="3F3E12A08185054480C303EDCFB602E7"/>
          </w:pPr>
          <w:r w:rsidRPr="00974D34">
            <w:rPr>
              <w:rStyle w:val="PlaceholderText"/>
            </w:rPr>
            <w:t>Click or tap here to enter text.</w:t>
          </w:r>
        </w:p>
      </w:docPartBody>
    </w:docPart>
    <w:docPart>
      <w:docPartPr>
        <w:name w:val="24CA22C1F4279240ACB3035A2BC6C879"/>
        <w:category>
          <w:name w:val="General"/>
          <w:gallery w:val="placeholder"/>
        </w:category>
        <w:types>
          <w:type w:val="bbPlcHdr"/>
        </w:types>
        <w:behaviors>
          <w:behavior w:val="content"/>
        </w:behaviors>
        <w:guid w:val="{C4FB977D-22A3-0F4D-88B5-0840F672B825}"/>
      </w:docPartPr>
      <w:docPartBody>
        <w:p w:rsidR="009A1F29" w:rsidRDefault="005F47ED" w:rsidP="005F47ED">
          <w:pPr>
            <w:pStyle w:val="24CA22C1F4279240ACB3035A2BC6C879"/>
          </w:pPr>
          <w:r w:rsidRPr="00974D34">
            <w:rPr>
              <w:rStyle w:val="PlaceholderText"/>
            </w:rPr>
            <w:t>Click or tap here to enter text.</w:t>
          </w:r>
        </w:p>
      </w:docPartBody>
    </w:docPart>
    <w:docPart>
      <w:docPartPr>
        <w:name w:val="7E91E8AEB5462347A540432B377FAD8E"/>
        <w:category>
          <w:name w:val="General"/>
          <w:gallery w:val="placeholder"/>
        </w:category>
        <w:types>
          <w:type w:val="bbPlcHdr"/>
        </w:types>
        <w:behaviors>
          <w:behavior w:val="content"/>
        </w:behaviors>
        <w:guid w:val="{00881393-FC3F-C743-8E79-ECDF8527F686}"/>
      </w:docPartPr>
      <w:docPartBody>
        <w:p w:rsidR="009A1F29" w:rsidRDefault="005F47ED" w:rsidP="005F47ED">
          <w:pPr>
            <w:pStyle w:val="7E91E8AEB5462347A540432B377FAD8E"/>
          </w:pPr>
          <w:r w:rsidRPr="00974D34">
            <w:rPr>
              <w:rStyle w:val="PlaceholderText"/>
            </w:rPr>
            <w:t>Click or tap here to enter text.</w:t>
          </w:r>
        </w:p>
      </w:docPartBody>
    </w:docPart>
    <w:docPart>
      <w:docPartPr>
        <w:name w:val="7FF36240A829B44FBCF52C0BA69D51D9"/>
        <w:category>
          <w:name w:val="General"/>
          <w:gallery w:val="placeholder"/>
        </w:category>
        <w:types>
          <w:type w:val="bbPlcHdr"/>
        </w:types>
        <w:behaviors>
          <w:behavior w:val="content"/>
        </w:behaviors>
        <w:guid w:val="{C18D482E-1C32-9243-BE1E-4C33CCEF43BF}"/>
      </w:docPartPr>
      <w:docPartBody>
        <w:p w:rsidR="009A1F29" w:rsidRDefault="005F47ED" w:rsidP="005F47ED">
          <w:pPr>
            <w:pStyle w:val="7FF36240A829B44FBCF52C0BA69D51D9"/>
          </w:pPr>
          <w:r w:rsidRPr="00346B6B">
            <w:rPr>
              <w:rStyle w:val="PlaceholderText"/>
            </w:rPr>
            <w:t>Click or tap here to enter text.</w:t>
          </w:r>
        </w:p>
      </w:docPartBody>
    </w:docPart>
    <w:docPart>
      <w:docPartPr>
        <w:name w:val="5BD3471316D8DE4284F7240E573DC655"/>
        <w:category>
          <w:name w:val="General"/>
          <w:gallery w:val="placeholder"/>
        </w:category>
        <w:types>
          <w:type w:val="bbPlcHdr"/>
        </w:types>
        <w:behaviors>
          <w:behavior w:val="content"/>
        </w:behaviors>
        <w:guid w:val="{E27807DB-1BAF-9747-819E-9CBFA38203ED}"/>
      </w:docPartPr>
      <w:docPartBody>
        <w:p w:rsidR="009A1F29" w:rsidRDefault="005F47ED" w:rsidP="005F47ED">
          <w:pPr>
            <w:pStyle w:val="5BD3471316D8DE4284F7240E573DC655"/>
          </w:pPr>
          <w:r w:rsidRPr="00974D34">
            <w:rPr>
              <w:rStyle w:val="PlaceholderText"/>
            </w:rPr>
            <w:t>Click or tap here to enter text.</w:t>
          </w:r>
        </w:p>
      </w:docPartBody>
    </w:docPart>
    <w:docPart>
      <w:docPartPr>
        <w:name w:val="CC0E03D7E791EC4480ABF93E2CA7E723"/>
        <w:category>
          <w:name w:val="General"/>
          <w:gallery w:val="placeholder"/>
        </w:category>
        <w:types>
          <w:type w:val="bbPlcHdr"/>
        </w:types>
        <w:behaviors>
          <w:behavior w:val="content"/>
        </w:behaviors>
        <w:guid w:val="{2BF54446-7B54-254C-878B-37A06D454BDA}"/>
      </w:docPartPr>
      <w:docPartBody>
        <w:p w:rsidR="009A1F29" w:rsidRDefault="005F47ED" w:rsidP="005F47ED">
          <w:pPr>
            <w:pStyle w:val="CC0E03D7E791EC4480ABF93E2CA7E723"/>
          </w:pPr>
          <w:r w:rsidRPr="00974D34">
            <w:rPr>
              <w:rStyle w:val="PlaceholderText"/>
            </w:rPr>
            <w:t>Click or tap here to enter text.</w:t>
          </w:r>
        </w:p>
      </w:docPartBody>
    </w:docPart>
    <w:docPart>
      <w:docPartPr>
        <w:name w:val="53614FE458ECEE44A9C57CD67D0A2117"/>
        <w:category>
          <w:name w:val="General"/>
          <w:gallery w:val="placeholder"/>
        </w:category>
        <w:types>
          <w:type w:val="bbPlcHdr"/>
        </w:types>
        <w:behaviors>
          <w:behavior w:val="content"/>
        </w:behaviors>
        <w:guid w:val="{92B86BF5-4626-FD4A-96E1-15FAD1F6D425}"/>
      </w:docPartPr>
      <w:docPartBody>
        <w:p w:rsidR="009A1F29" w:rsidRDefault="005F47ED" w:rsidP="005F47ED">
          <w:pPr>
            <w:pStyle w:val="53614FE458ECEE44A9C57CD67D0A2117"/>
          </w:pPr>
          <w:r w:rsidRPr="00346B6B">
            <w:rPr>
              <w:rStyle w:val="PlaceholderText"/>
            </w:rPr>
            <w:t>Click or tap here to enter text.</w:t>
          </w:r>
        </w:p>
      </w:docPartBody>
    </w:docPart>
    <w:docPart>
      <w:docPartPr>
        <w:name w:val="C4BC83FA1A65BE4BA120D1AB037B1B61"/>
        <w:category>
          <w:name w:val="General"/>
          <w:gallery w:val="placeholder"/>
        </w:category>
        <w:types>
          <w:type w:val="bbPlcHdr"/>
        </w:types>
        <w:behaviors>
          <w:behavior w:val="content"/>
        </w:behaviors>
        <w:guid w:val="{7F0A55CF-1C97-D245-B02E-92D26DFA1E98}"/>
      </w:docPartPr>
      <w:docPartBody>
        <w:p w:rsidR="009A1F29" w:rsidRDefault="005F47ED" w:rsidP="005F47ED">
          <w:pPr>
            <w:pStyle w:val="C4BC83FA1A65BE4BA120D1AB037B1B61"/>
          </w:pPr>
          <w:r w:rsidRPr="00346B6B">
            <w:rPr>
              <w:rStyle w:val="PlaceholderText"/>
            </w:rPr>
            <w:t>Click or tap here to enter text.</w:t>
          </w:r>
        </w:p>
      </w:docPartBody>
    </w:docPart>
    <w:docPart>
      <w:docPartPr>
        <w:name w:val="A067AD137D658A4BAD344ACC2E651F60"/>
        <w:category>
          <w:name w:val="General"/>
          <w:gallery w:val="placeholder"/>
        </w:category>
        <w:types>
          <w:type w:val="bbPlcHdr"/>
        </w:types>
        <w:behaviors>
          <w:behavior w:val="content"/>
        </w:behaviors>
        <w:guid w:val="{EF3B8198-621F-5B49-BB5E-6B497EC3CC3A}"/>
      </w:docPartPr>
      <w:docPartBody>
        <w:p w:rsidR="009A1F29" w:rsidRDefault="005F47ED" w:rsidP="005F47ED">
          <w:pPr>
            <w:pStyle w:val="A067AD137D658A4BAD344ACC2E651F60"/>
          </w:pPr>
          <w:r w:rsidRPr="00974D34">
            <w:rPr>
              <w:rStyle w:val="PlaceholderText"/>
            </w:rPr>
            <w:t>Click or tap here to enter text.</w:t>
          </w:r>
        </w:p>
      </w:docPartBody>
    </w:docPart>
    <w:docPart>
      <w:docPartPr>
        <w:name w:val="62343250FA03B645A1331C11BD5ED01D"/>
        <w:category>
          <w:name w:val="General"/>
          <w:gallery w:val="placeholder"/>
        </w:category>
        <w:types>
          <w:type w:val="bbPlcHdr"/>
        </w:types>
        <w:behaviors>
          <w:behavior w:val="content"/>
        </w:behaviors>
        <w:guid w:val="{CD8C8D6E-B787-D34B-91E4-FA519034764E}"/>
      </w:docPartPr>
      <w:docPartBody>
        <w:p w:rsidR="009A1F29" w:rsidRDefault="005F47ED" w:rsidP="005F47ED">
          <w:pPr>
            <w:pStyle w:val="62343250FA03B645A1331C11BD5ED01D"/>
          </w:pPr>
          <w:r w:rsidRPr="00346B6B">
            <w:rPr>
              <w:rStyle w:val="PlaceholderText"/>
            </w:rPr>
            <w:t>Click or tap here to enter text.</w:t>
          </w:r>
        </w:p>
      </w:docPartBody>
    </w:docPart>
    <w:docPart>
      <w:docPartPr>
        <w:name w:val="27FFEEA5772B9C4A9A7BECF034A01DB1"/>
        <w:category>
          <w:name w:val="General"/>
          <w:gallery w:val="placeholder"/>
        </w:category>
        <w:types>
          <w:type w:val="bbPlcHdr"/>
        </w:types>
        <w:behaviors>
          <w:behavior w:val="content"/>
        </w:behaviors>
        <w:guid w:val="{9377AEB8-632B-224D-9590-CDE9A1C745EE}"/>
      </w:docPartPr>
      <w:docPartBody>
        <w:p w:rsidR="009A1F29" w:rsidRDefault="005F47ED" w:rsidP="005F47ED">
          <w:pPr>
            <w:pStyle w:val="27FFEEA5772B9C4A9A7BECF034A01DB1"/>
          </w:pPr>
          <w:r w:rsidRPr="00974D34">
            <w:rPr>
              <w:rStyle w:val="PlaceholderText"/>
            </w:rPr>
            <w:t>Click or tap here to enter text.</w:t>
          </w:r>
        </w:p>
      </w:docPartBody>
    </w:docPart>
    <w:docPart>
      <w:docPartPr>
        <w:name w:val="CF24059CC7FB7543A10FCEEB8A4E99D1"/>
        <w:category>
          <w:name w:val="General"/>
          <w:gallery w:val="placeholder"/>
        </w:category>
        <w:types>
          <w:type w:val="bbPlcHdr"/>
        </w:types>
        <w:behaviors>
          <w:behavior w:val="content"/>
        </w:behaviors>
        <w:guid w:val="{446D691C-7932-504C-BCB4-73D992E239CB}"/>
      </w:docPartPr>
      <w:docPartBody>
        <w:p w:rsidR="00E023E2" w:rsidRDefault="00776099" w:rsidP="00776099">
          <w:pPr>
            <w:pStyle w:val="CF24059CC7FB7543A10FCEEB8A4E99D1"/>
          </w:pPr>
          <w:r w:rsidRPr="00346B6B">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E4F87B26-8018-9445-8BF1-FC5E09F06313}"/>
      </w:docPartPr>
      <w:docPartBody>
        <w:p w:rsidR="00E023E2" w:rsidRDefault="00776099">
          <w:r w:rsidRPr="00D676BB">
            <w:rPr>
              <w:rStyle w:val="PlaceholderText"/>
            </w:rPr>
            <w:t>Click or tap here to enter text.</w:t>
          </w:r>
        </w:p>
      </w:docPartBody>
    </w:docPart>
    <w:docPart>
      <w:docPartPr>
        <w:name w:val="4C988C488520F04E925828FF7CEAFB52"/>
        <w:category>
          <w:name w:val="General"/>
          <w:gallery w:val="placeholder"/>
        </w:category>
        <w:types>
          <w:type w:val="bbPlcHdr"/>
        </w:types>
        <w:behaviors>
          <w:behavior w:val="content"/>
        </w:behaviors>
        <w:guid w:val="{FB7C5CE4-4E98-7749-8A01-62C2F6691EB2}"/>
      </w:docPartPr>
      <w:docPartBody>
        <w:p w:rsidR="007735E2" w:rsidRDefault="00EF19EA" w:rsidP="00EF19EA">
          <w:pPr>
            <w:pStyle w:val="4C988C488520F04E925828FF7CEAFB52"/>
          </w:pPr>
          <w:r w:rsidRPr="00974D34">
            <w:rPr>
              <w:rStyle w:val="PlaceholderText"/>
            </w:rPr>
            <w:t>Click or tap here to enter text.</w:t>
          </w:r>
        </w:p>
      </w:docPartBody>
    </w:docPart>
    <w:docPart>
      <w:docPartPr>
        <w:name w:val="C35F3FB918B69F41A65641F76021A4CC"/>
        <w:category>
          <w:name w:val="General"/>
          <w:gallery w:val="placeholder"/>
        </w:category>
        <w:types>
          <w:type w:val="bbPlcHdr"/>
        </w:types>
        <w:behaviors>
          <w:behavior w:val="content"/>
        </w:behaviors>
        <w:guid w:val="{0EBEA558-26A0-6142-91CF-D746404D68CE}"/>
      </w:docPartPr>
      <w:docPartBody>
        <w:p w:rsidR="007735E2" w:rsidRDefault="00EF19EA" w:rsidP="00EF19EA">
          <w:pPr>
            <w:pStyle w:val="C35F3FB918B69F41A65641F76021A4CC"/>
          </w:pPr>
          <w:r w:rsidRPr="00346B6B">
            <w:rPr>
              <w:rStyle w:val="PlaceholderText"/>
            </w:rPr>
            <w:t>Click or tap here to enter text.</w:t>
          </w:r>
        </w:p>
      </w:docPartBody>
    </w:docPart>
    <w:docPart>
      <w:docPartPr>
        <w:name w:val="973A48865E3DCF4EA5A519A499CAA98B"/>
        <w:category>
          <w:name w:val="General"/>
          <w:gallery w:val="placeholder"/>
        </w:category>
        <w:types>
          <w:type w:val="bbPlcHdr"/>
        </w:types>
        <w:behaviors>
          <w:behavior w:val="content"/>
        </w:behaviors>
        <w:guid w:val="{D0B50A0B-EEB7-644B-829C-19AC9DE4C5A0}"/>
      </w:docPartPr>
      <w:docPartBody>
        <w:p w:rsidR="00B45AC3" w:rsidRDefault="00946AAC" w:rsidP="00946AAC">
          <w:pPr>
            <w:pStyle w:val="973A48865E3DCF4EA5A519A499CAA98B"/>
          </w:pPr>
          <w:r w:rsidRPr="00974D34">
            <w:rPr>
              <w:rStyle w:val="PlaceholderText"/>
            </w:rPr>
            <w:t>Click or tap here to enter text.</w:t>
          </w:r>
        </w:p>
      </w:docPartBody>
    </w:docPart>
    <w:docPart>
      <w:docPartPr>
        <w:name w:val="60A5DE7A5DF6CE47A1202C61B5641506"/>
        <w:category>
          <w:name w:val="General"/>
          <w:gallery w:val="placeholder"/>
        </w:category>
        <w:types>
          <w:type w:val="bbPlcHdr"/>
        </w:types>
        <w:behaviors>
          <w:behavior w:val="content"/>
        </w:behaviors>
        <w:guid w:val="{39B0BB36-921C-0440-BED7-5C7076409679}"/>
      </w:docPartPr>
      <w:docPartBody>
        <w:p w:rsidR="00B45AC3" w:rsidRDefault="00946AAC" w:rsidP="00946AAC">
          <w:pPr>
            <w:pStyle w:val="60A5DE7A5DF6CE47A1202C61B5641506"/>
          </w:pPr>
          <w:r w:rsidRPr="00974D34">
            <w:rPr>
              <w:rStyle w:val="PlaceholderText"/>
            </w:rPr>
            <w:t>Click or tap here to enter text.</w:t>
          </w:r>
        </w:p>
      </w:docPartBody>
    </w:docPart>
    <w:docPart>
      <w:docPartPr>
        <w:name w:val="E68F8F09A03DB54FBEA2EA7F856BF614"/>
        <w:category>
          <w:name w:val="General"/>
          <w:gallery w:val="placeholder"/>
        </w:category>
        <w:types>
          <w:type w:val="bbPlcHdr"/>
        </w:types>
        <w:behaviors>
          <w:behavior w:val="content"/>
        </w:behaviors>
        <w:guid w:val="{B7657478-3456-304E-ADD2-A46E5356B057}"/>
      </w:docPartPr>
      <w:docPartBody>
        <w:p w:rsidR="00B45AC3" w:rsidRDefault="00946AAC" w:rsidP="00946AAC">
          <w:pPr>
            <w:pStyle w:val="E68F8F09A03DB54FBEA2EA7F856BF614"/>
          </w:pPr>
          <w:r w:rsidRPr="00974D34">
            <w:rPr>
              <w:rStyle w:val="PlaceholderText"/>
            </w:rPr>
            <w:t>Click or tap here to enter text.</w:t>
          </w:r>
        </w:p>
      </w:docPartBody>
    </w:docPart>
    <w:docPart>
      <w:docPartPr>
        <w:name w:val="021BF5ED2D3B9346B3CFBADF48E69993"/>
        <w:category>
          <w:name w:val="General"/>
          <w:gallery w:val="placeholder"/>
        </w:category>
        <w:types>
          <w:type w:val="bbPlcHdr"/>
        </w:types>
        <w:behaviors>
          <w:behavior w:val="content"/>
        </w:behaviors>
        <w:guid w:val="{13C4EA91-83AE-8A41-9C3F-C937992C4DAD}"/>
      </w:docPartPr>
      <w:docPartBody>
        <w:p w:rsidR="00B45AC3" w:rsidRDefault="00946AAC" w:rsidP="00946AAC">
          <w:pPr>
            <w:pStyle w:val="021BF5ED2D3B9346B3CFBADF48E69993"/>
          </w:pPr>
          <w:r w:rsidRPr="00974D34">
            <w:rPr>
              <w:rStyle w:val="PlaceholderText"/>
            </w:rPr>
            <w:t>Click or tap here to enter text.</w:t>
          </w:r>
        </w:p>
      </w:docPartBody>
    </w:docPart>
    <w:docPart>
      <w:docPartPr>
        <w:name w:val="DAB1EC0B32B5A14FB7B76B32DB810830"/>
        <w:category>
          <w:name w:val="General"/>
          <w:gallery w:val="placeholder"/>
        </w:category>
        <w:types>
          <w:type w:val="bbPlcHdr"/>
        </w:types>
        <w:behaviors>
          <w:behavior w:val="content"/>
        </w:behaviors>
        <w:guid w:val="{2EAF94F3-1DAE-AB43-A3E4-0252C21E1AF4}"/>
      </w:docPartPr>
      <w:docPartBody>
        <w:p w:rsidR="00B45AC3" w:rsidRDefault="00946AAC" w:rsidP="00946AAC">
          <w:pPr>
            <w:pStyle w:val="DAB1EC0B32B5A14FB7B76B32DB810830"/>
          </w:pPr>
          <w:r w:rsidRPr="00974D34">
            <w:rPr>
              <w:rStyle w:val="PlaceholderText"/>
            </w:rPr>
            <w:t>Click or tap here to enter text.</w:t>
          </w:r>
        </w:p>
      </w:docPartBody>
    </w:docPart>
    <w:docPart>
      <w:docPartPr>
        <w:name w:val="38DE33B5EC458A46B43A6D3F149AC3A7"/>
        <w:category>
          <w:name w:val="General"/>
          <w:gallery w:val="placeholder"/>
        </w:category>
        <w:types>
          <w:type w:val="bbPlcHdr"/>
        </w:types>
        <w:behaviors>
          <w:behavior w:val="content"/>
        </w:behaviors>
        <w:guid w:val="{4112C2FB-2F17-694D-8F88-06FC8EB28577}"/>
      </w:docPartPr>
      <w:docPartBody>
        <w:p w:rsidR="00B45AC3" w:rsidRDefault="00946AAC" w:rsidP="00946AAC">
          <w:pPr>
            <w:pStyle w:val="38DE33B5EC458A46B43A6D3F149AC3A7"/>
          </w:pPr>
          <w:r w:rsidRPr="00346B6B">
            <w:rPr>
              <w:rStyle w:val="PlaceholderText"/>
            </w:rPr>
            <w:t>Click or tap here to enter text.</w:t>
          </w:r>
        </w:p>
      </w:docPartBody>
    </w:docPart>
    <w:docPart>
      <w:docPartPr>
        <w:name w:val="6183E19511636A449AD7F995861C0860"/>
        <w:category>
          <w:name w:val="General"/>
          <w:gallery w:val="placeholder"/>
        </w:category>
        <w:types>
          <w:type w:val="bbPlcHdr"/>
        </w:types>
        <w:behaviors>
          <w:behavior w:val="content"/>
        </w:behaviors>
        <w:guid w:val="{7171F912-089E-5644-A096-C869104AA610}"/>
      </w:docPartPr>
      <w:docPartBody>
        <w:p w:rsidR="00B45AC3" w:rsidRDefault="00946AAC" w:rsidP="00946AAC">
          <w:pPr>
            <w:pStyle w:val="6183E19511636A449AD7F995861C0860"/>
          </w:pPr>
          <w:r w:rsidRPr="00974D34">
            <w:rPr>
              <w:rStyle w:val="PlaceholderText"/>
            </w:rPr>
            <w:t>Click or tap here to enter text.</w:t>
          </w:r>
        </w:p>
      </w:docPartBody>
    </w:docPart>
    <w:docPart>
      <w:docPartPr>
        <w:name w:val="C0F2FDFE1157894FB0008FCF0436C9A2"/>
        <w:category>
          <w:name w:val="General"/>
          <w:gallery w:val="placeholder"/>
        </w:category>
        <w:types>
          <w:type w:val="bbPlcHdr"/>
        </w:types>
        <w:behaviors>
          <w:behavior w:val="content"/>
        </w:behaviors>
        <w:guid w:val="{F4D23AEF-2878-5E4F-AE9F-17DD40B137BF}"/>
      </w:docPartPr>
      <w:docPartBody>
        <w:p w:rsidR="00B45AC3" w:rsidRDefault="00946AAC" w:rsidP="00946AAC">
          <w:pPr>
            <w:pStyle w:val="C0F2FDFE1157894FB0008FCF0436C9A2"/>
          </w:pPr>
          <w:r w:rsidRPr="00974D34">
            <w:rPr>
              <w:rStyle w:val="PlaceholderText"/>
            </w:rPr>
            <w:t>Click or tap here to enter text.</w:t>
          </w:r>
        </w:p>
      </w:docPartBody>
    </w:docPart>
    <w:docPart>
      <w:docPartPr>
        <w:name w:val="7292595817FEDE42B640FBD8013862AC"/>
        <w:category>
          <w:name w:val="General"/>
          <w:gallery w:val="placeholder"/>
        </w:category>
        <w:types>
          <w:type w:val="bbPlcHdr"/>
        </w:types>
        <w:behaviors>
          <w:behavior w:val="content"/>
        </w:behaviors>
        <w:guid w:val="{275E7A34-85DE-7144-A3F5-830DCF251328}"/>
      </w:docPartPr>
      <w:docPartBody>
        <w:p w:rsidR="00B45AC3" w:rsidRDefault="00946AAC" w:rsidP="00946AAC">
          <w:pPr>
            <w:pStyle w:val="7292595817FEDE42B640FBD8013862AC"/>
          </w:pPr>
          <w:r w:rsidRPr="00974D34">
            <w:rPr>
              <w:rStyle w:val="PlaceholderText"/>
            </w:rPr>
            <w:t>Click or tap here to enter text.</w:t>
          </w:r>
        </w:p>
      </w:docPartBody>
    </w:docPart>
    <w:docPart>
      <w:docPartPr>
        <w:name w:val="ACF4AD5F1B27434C96233337DA5570F0"/>
        <w:category>
          <w:name w:val="General"/>
          <w:gallery w:val="placeholder"/>
        </w:category>
        <w:types>
          <w:type w:val="bbPlcHdr"/>
        </w:types>
        <w:behaviors>
          <w:behavior w:val="content"/>
        </w:behaviors>
        <w:guid w:val="{C086882B-3913-CF45-B89F-1C66747CC42A}"/>
      </w:docPartPr>
      <w:docPartBody>
        <w:p w:rsidR="0061726A" w:rsidRDefault="00B136D5" w:rsidP="00B136D5">
          <w:pPr>
            <w:pStyle w:val="ACF4AD5F1B27434C96233337DA5570F0"/>
          </w:pPr>
          <w:r w:rsidRPr="00974D34">
            <w:rPr>
              <w:rStyle w:val="PlaceholderText"/>
            </w:rPr>
            <w:t>Click or tap here to enter text.</w:t>
          </w:r>
        </w:p>
      </w:docPartBody>
    </w:docPart>
    <w:docPart>
      <w:docPartPr>
        <w:name w:val="FB55B6F6D30982499377794C2DF5A9C6"/>
        <w:category>
          <w:name w:val="General"/>
          <w:gallery w:val="placeholder"/>
        </w:category>
        <w:types>
          <w:type w:val="bbPlcHdr"/>
        </w:types>
        <w:behaviors>
          <w:behavior w:val="content"/>
        </w:behaviors>
        <w:guid w:val="{5C4E5A19-2A22-1F40-B20C-4610207EC045}"/>
      </w:docPartPr>
      <w:docPartBody>
        <w:p w:rsidR="0061726A" w:rsidRDefault="00B136D5" w:rsidP="00B136D5">
          <w:pPr>
            <w:pStyle w:val="FB55B6F6D30982499377794C2DF5A9C6"/>
          </w:pPr>
          <w:r w:rsidRPr="00974D3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PEFNAN+TimesNewRoman">
    <w:altName w:val="Times New Roman"/>
    <w:panose1 w:val="020B0604020202020204"/>
    <w:charset w:val="00"/>
    <w:family w:val="roman"/>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pitch w:val="default"/>
  </w:font>
  <w:font w:name="PalatinoLinotype">
    <w:altName w:val="Palatino Linotype"/>
    <w:panose1 w:val="020B0604020202020204"/>
    <w:charset w:val="00"/>
    <w:family w:val="roman"/>
    <w:pitch w:val="default"/>
  </w:font>
  <w:font w:name="Roboto">
    <w:panose1 w:val="02000000000000000000"/>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7ED"/>
    <w:rsid w:val="000439C7"/>
    <w:rsid w:val="000759FC"/>
    <w:rsid w:val="000B2BB3"/>
    <w:rsid w:val="001D519E"/>
    <w:rsid w:val="00224403"/>
    <w:rsid w:val="00252FFC"/>
    <w:rsid w:val="00281F88"/>
    <w:rsid w:val="002D09E8"/>
    <w:rsid w:val="003C0BFC"/>
    <w:rsid w:val="004048E0"/>
    <w:rsid w:val="004D749D"/>
    <w:rsid w:val="0051374C"/>
    <w:rsid w:val="00595135"/>
    <w:rsid w:val="005E5B59"/>
    <w:rsid w:val="005F47ED"/>
    <w:rsid w:val="00601676"/>
    <w:rsid w:val="00616AF3"/>
    <w:rsid w:val="0061726A"/>
    <w:rsid w:val="00621D6F"/>
    <w:rsid w:val="00627A16"/>
    <w:rsid w:val="006C5A02"/>
    <w:rsid w:val="006E50E2"/>
    <w:rsid w:val="006F78B0"/>
    <w:rsid w:val="00735D11"/>
    <w:rsid w:val="00750B9D"/>
    <w:rsid w:val="007735E2"/>
    <w:rsid w:val="00776099"/>
    <w:rsid w:val="0077666C"/>
    <w:rsid w:val="007B021A"/>
    <w:rsid w:val="008171D6"/>
    <w:rsid w:val="00825265"/>
    <w:rsid w:val="00853463"/>
    <w:rsid w:val="00853C68"/>
    <w:rsid w:val="0086759E"/>
    <w:rsid w:val="00946AAC"/>
    <w:rsid w:val="009A1F29"/>
    <w:rsid w:val="00AC7EA7"/>
    <w:rsid w:val="00AD1517"/>
    <w:rsid w:val="00B136D5"/>
    <w:rsid w:val="00B45AC3"/>
    <w:rsid w:val="00B8270E"/>
    <w:rsid w:val="00BB293B"/>
    <w:rsid w:val="00CA27E6"/>
    <w:rsid w:val="00CA53BB"/>
    <w:rsid w:val="00CD3F4C"/>
    <w:rsid w:val="00CF6BEE"/>
    <w:rsid w:val="00E023E2"/>
    <w:rsid w:val="00E21C4B"/>
    <w:rsid w:val="00E377D5"/>
    <w:rsid w:val="00E377E7"/>
    <w:rsid w:val="00EF19EA"/>
    <w:rsid w:val="00F10971"/>
    <w:rsid w:val="00F9595D"/>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136D5"/>
    <w:rPr>
      <w:color w:val="808080"/>
    </w:rPr>
  </w:style>
  <w:style w:type="paragraph" w:customStyle="1" w:styleId="63D92A6E268B3E4EAC38C6D89ADB9DCF">
    <w:name w:val="63D92A6E268B3E4EAC38C6D89ADB9DCF"/>
    <w:rsid w:val="005F47ED"/>
  </w:style>
  <w:style w:type="paragraph" w:customStyle="1" w:styleId="CDB7A280A2F95B46B07E39025B7B96A5">
    <w:name w:val="CDB7A280A2F95B46B07E39025B7B96A5"/>
    <w:rsid w:val="005F47ED"/>
  </w:style>
  <w:style w:type="paragraph" w:customStyle="1" w:styleId="C5FFB2F253BA1A4C84AC7F881C738926">
    <w:name w:val="C5FFB2F253BA1A4C84AC7F881C738926"/>
    <w:rsid w:val="005F47ED"/>
  </w:style>
  <w:style w:type="paragraph" w:customStyle="1" w:styleId="1C65883106B9A24D87B627321E538D2A">
    <w:name w:val="1C65883106B9A24D87B627321E538D2A"/>
    <w:rsid w:val="005F47ED"/>
  </w:style>
  <w:style w:type="paragraph" w:customStyle="1" w:styleId="5F177AED4F0E14498B3EDAB70B7BB6CD">
    <w:name w:val="5F177AED4F0E14498B3EDAB70B7BB6CD"/>
    <w:rsid w:val="005F47ED"/>
  </w:style>
  <w:style w:type="paragraph" w:customStyle="1" w:styleId="E09FC199813CCB40B3788793B1296AB7">
    <w:name w:val="E09FC199813CCB40B3788793B1296AB7"/>
    <w:rsid w:val="005F47ED"/>
  </w:style>
  <w:style w:type="paragraph" w:customStyle="1" w:styleId="F745F5BCFBB65546BE99771F7B66E36A">
    <w:name w:val="F745F5BCFBB65546BE99771F7B66E36A"/>
    <w:rsid w:val="005F47ED"/>
  </w:style>
  <w:style w:type="paragraph" w:customStyle="1" w:styleId="C3EBC31302999B44A29E82DF5E9BFA8E">
    <w:name w:val="C3EBC31302999B44A29E82DF5E9BFA8E"/>
    <w:rsid w:val="005F47ED"/>
  </w:style>
  <w:style w:type="paragraph" w:customStyle="1" w:styleId="387A583AE1F0D24685FF707A01F8A6E2">
    <w:name w:val="387A583AE1F0D24685FF707A01F8A6E2"/>
    <w:rsid w:val="005F47ED"/>
  </w:style>
  <w:style w:type="paragraph" w:customStyle="1" w:styleId="E196502598FABA4081BD6ED2445AAFA4">
    <w:name w:val="E196502598FABA4081BD6ED2445AAFA4"/>
    <w:rsid w:val="005F47ED"/>
  </w:style>
  <w:style w:type="paragraph" w:customStyle="1" w:styleId="8A1521460A0A684B997B8CC8B83CAA35">
    <w:name w:val="8A1521460A0A684B997B8CC8B83CAA35"/>
    <w:rsid w:val="005F47ED"/>
  </w:style>
  <w:style w:type="paragraph" w:customStyle="1" w:styleId="AD64B6AE554F0046943851554D46B342">
    <w:name w:val="AD64B6AE554F0046943851554D46B342"/>
    <w:rsid w:val="005F47ED"/>
  </w:style>
  <w:style w:type="paragraph" w:customStyle="1" w:styleId="726983B60073764A8DC1BE076C1B33D1">
    <w:name w:val="726983B60073764A8DC1BE076C1B33D1"/>
    <w:rsid w:val="005F47ED"/>
  </w:style>
  <w:style w:type="paragraph" w:customStyle="1" w:styleId="A2651DAE26E8C341ABCDA08CBCCD00CE">
    <w:name w:val="A2651DAE26E8C341ABCDA08CBCCD00CE"/>
    <w:rsid w:val="005F47ED"/>
  </w:style>
  <w:style w:type="paragraph" w:customStyle="1" w:styleId="04327F353A8F764B8D9B26EAAFF8DD4D">
    <w:name w:val="04327F353A8F764B8D9B26EAAFF8DD4D"/>
    <w:rsid w:val="005F47ED"/>
  </w:style>
  <w:style w:type="paragraph" w:customStyle="1" w:styleId="C4EE05456D611741957D675B050D0640">
    <w:name w:val="C4EE05456D611741957D675B050D0640"/>
    <w:rsid w:val="005F47ED"/>
  </w:style>
  <w:style w:type="paragraph" w:customStyle="1" w:styleId="15EF8CE0C3D9154483B0195858CAB9DB">
    <w:name w:val="15EF8CE0C3D9154483B0195858CAB9DB"/>
    <w:rsid w:val="005F47ED"/>
  </w:style>
  <w:style w:type="paragraph" w:customStyle="1" w:styleId="7748E0664D71B641BA150C4EAB1D968D">
    <w:name w:val="7748E0664D71B641BA150C4EAB1D968D"/>
    <w:rsid w:val="005F47ED"/>
  </w:style>
  <w:style w:type="paragraph" w:customStyle="1" w:styleId="CF08AF0F8AE08442B6F9B46DCCD71591">
    <w:name w:val="CF08AF0F8AE08442B6F9B46DCCD71591"/>
    <w:rsid w:val="005F47ED"/>
  </w:style>
  <w:style w:type="paragraph" w:customStyle="1" w:styleId="EF3C23FBCAAD9A448D09F40D61276C43">
    <w:name w:val="EF3C23FBCAAD9A448D09F40D61276C43"/>
    <w:rsid w:val="005F47ED"/>
  </w:style>
  <w:style w:type="paragraph" w:customStyle="1" w:styleId="25DDCC08D1A6FF4C882819122FC89F19">
    <w:name w:val="25DDCC08D1A6FF4C882819122FC89F19"/>
    <w:rsid w:val="005F47ED"/>
  </w:style>
  <w:style w:type="paragraph" w:customStyle="1" w:styleId="E271687641453F42A331B440C06C7E66">
    <w:name w:val="E271687641453F42A331B440C06C7E66"/>
    <w:rsid w:val="005F47ED"/>
  </w:style>
  <w:style w:type="paragraph" w:customStyle="1" w:styleId="77AA93F81E3E334588B3A13A31BF2651">
    <w:name w:val="77AA93F81E3E334588B3A13A31BF2651"/>
    <w:rsid w:val="005F47ED"/>
  </w:style>
  <w:style w:type="paragraph" w:customStyle="1" w:styleId="1CB790BC8B67BB4BBC8160BECD51A48A">
    <w:name w:val="1CB790BC8B67BB4BBC8160BECD51A48A"/>
    <w:rsid w:val="005F47ED"/>
  </w:style>
  <w:style w:type="paragraph" w:customStyle="1" w:styleId="96AABEF43C653D43A0E74E187B673F30">
    <w:name w:val="96AABEF43C653D43A0E74E187B673F30"/>
    <w:rsid w:val="005F47ED"/>
  </w:style>
  <w:style w:type="paragraph" w:customStyle="1" w:styleId="F2B94771361E7F47A96C61EB861157E4">
    <w:name w:val="F2B94771361E7F47A96C61EB861157E4"/>
    <w:rsid w:val="005F47ED"/>
  </w:style>
  <w:style w:type="paragraph" w:customStyle="1" w:styleId="3DF82F874C350D4681899745C319B895">
    <w:name w:val="3DF82F874C350D4681899745C319B895"/>
    <w:rsid w:val="005F47ED"/>
  </w:style>
  <w:style w:type="paragraph" w:customStyle="1" w:styleId="23EA0FB39D53E74380778E5068D85908">
    <w:name w:val="23EA0FB39D53E74380778E5068D85908"/>
    <w:rsid w:val="005F47ED"/>
  </w:style>
  <w:style w:type="paragraph" w:customStyle="1" w:styleId="D5659BBFC8AEF744A8ED99593CA32C06">
    <w:name w:val="D5659BBFC8AEF744A8ED99593CA32C06"/>
    <w:rsid w:val="005F47ED"/>
  </w:style>
  <w:style w:type="paragraph" w:customStyle="1" w:styleId="140748975C04A840AD094BBAE199BD18">
    <w:name w:val="140748975C04A840AD094BBAE199BD18"/>
    <w:rsid w:val="005F47ED"/>
  </w:style>
  <w:style w:type="paragraph" w:customStyle="1" w:styleId="082A32BF2CD23D43A3434757AA11943C">
    <w:name w:val="082A32BF2CD23D43A3434757AA11943C"/>
    <w:rsid w:val="005F47ED"/>
  </w:style>
  <w:style w:type="paragraph" w:customStyle="1" w:styleId="25763C3B4196A341BE4597FA09C2A198">
    <w:name w:val="25763C3B4196A341BE4597FA09C2A198"/>
    <w:rsid w:val="005F47ED"/>
  </w:style>
  <w:style w:type="paragraph" w:customStyle="1" w:styleId="4E75E0FBE076754C946DBDFC68AE6AF8">
    <w:name w:val="4E75E0FBE076754C946DBDFC68AE6AF8"/>
    <w:rsid w:val="005F47ED"/>
  </w:style>
  <w:style w:type="paragraph" w:customStyle="1" w:styleId="BA233D0F8DEA2B44B506B8BEBF70FAA1">
    <w:name w:val="BA233D0F8DEA2B44B506B8BEBF70FAA1"/>
    <w:rsid w:val="005F47ED"/>
  </w:style>
  <w:style w:type="paragraph" w:customStyle="1" w:styleId="D2FB75081CDE9C4EB95A5B4AFB799B44">
    <w:name w:val="D2FB75081CDE9C4EB95A5B4AFB799B44"/>
    <w:rsid w:val="005F47ED"/>
  </w:style>
  <w:style w:type="paragraph" w:customStyle="1" w:styleId="3F3E12A08185054480C303EDCFB602E7">
    <w:name w:val="3F3E12A08185054480C303EDCFB602E7"/>
    <w:rsid w:val="005F47ED"/>
  </w:style>
  <w:style w:type="paragraph" w:customStyle="1" w:styleId="24CA22C1F4279240ACB3035A2BC6C879">
    <w:name w:val="24CA22C1F4279240ACB3035A2BC6C879"/>
    <w:rsid w:val="005F47ED"/>
  </w:style>
  <w:style w:type="paragraph" w:customStyle="1" w:styleId="7E91E8AEB5462347A540432B377FAD8E">
    <w:name w:val="7E91E8AEB5462347A540432B377FAD8E"/>
    <w:rsid w:val="005F47ED"/>
  </w:style>
  <w:style w:type="paragraph" w:customStyle="1" w:styleId="7FF36240A829B44FBCF52C0BA69D51D9">
    <w:name w:val="7FF36240A829B44FBCF52C0BA69D51D9"/>
    <w:rsid w:val="005F47ED"/>
  </w:style>
  <w:style w:type="paragraph" w:customStyle="1" w:styleId="5BD3471316D8DE4284F7240E573DC655">
    <w:name w:val="5BD3471316D8DE4284F7240E573DC655"/>
    <w:rsid w:val="005F47ED"/>
  </w:style>
  <w:style w:type="paragraph" w:customStyle="1" w:styleId="CC0E03D7E791EC4480ABF93E2CA7E723">
    <w:name w:val="CC0E03D7E791EC4480ABF93E2CA7E723"/>
    <w:rsid w:val="005F47ED"/>
  </w:style>
  <w:style w:type="paragraph" w:customStyle="1" w:styleId="53614FE458ECEE44A9C57CD67D0A2117">
    <w:name w:val="53614FE458ECEE44A9C57CD67D0A2117"/>
    <w:rsid w:val="005F47ED"/>
  </w:style>
  <w:style w:type="paragraph" w:customStyle="1" w:styleId="C4BC83FA1A65BE4BA120D1AB037B1B61">
    <w:name w:val="C4BC83FA1A65BE4BA120D1AB037B1B61"/>
    <w:rsid w:val="005F47ED"/>
  </w:style>
  <w:style w:type="paragraph" w:customStyle="1" w:styleId="A067AD137D658A4BAD344ACC2E651F60">
    <w:name w:val="A067AD137D658A4BAD344ACC2E651F60"/>
    <w:rsid w:val="005F47ED"/>
  </w:style>
  <w:style w:type="paragraph" w:customStyle="1" w:styleId="62343250FA03B645A1331C11BD5ED01D">
    <w:name w:val="62343250FA03B645A1331C11BD5ED01D"/>
    <w:rsid w:val="005F47ED"/>
  </w:style>
  <w:style w:type="paragraph" w:customStyle="1" w:styleId="27FFEEA5772B9C4A9A7BECF034A01DB1">
    <w:name w:val="27FFEEA5772B9C4A9A7BECF034A01DB1"/>
    <w:rsid w:val="005F47ED"/>
  </w:style>
  <w:style w:type="paragraph" w:customStyle="1" w:styleId="CF24059CC7FB7543A10FCEEB8A4E99D1">
    <w:name w:val="CF24059CC7FB7543A10FCEEB8A4E99D1"/>
    <w:rsid w:val="00776099"/>
  </w:style>
  <w:style w:type="paragraph" w:customStyle="1" w:styleId="4C988C488520F04E925828FF7CEAFB52">
    <w:name w:val="4C988C488520F04E925828FF7CEAFB52"/>
    <w:rsid w:val="00EF19EA"/>
  </w:style>
  <w:style w:type="paragraph" w:customStyle="1" w:styleId="C35F3FB918B69F41A65641F76021A4CC">
    <w:name w:val="C35F3FB918B69F41A65641F76021A4CC"/>
    <w:rsid w:val="00EF19EA"/>
  </w:style>
  <w:style w:type="paragraph" w:customStyle="1" w:styleId="973A48865E3DCF4EA5A519A499CAA98B">
    <w:name w:val="973A48865E3DCF4EA5A519A499CAA98B"/>
    <w:rsid w:val="00946AAC"/>
  </w:style>
  <w:style w:type="paragraph" w:customStyle="1" w:styleId="60A5DE7A5DF6CE47A1202C61B5641506">
    <w:name w:val="60A5DE7A5DF6CE47A1202C61B5641506"/>
    <w:rsid w:val="00946AAC"/>
  </w:style>
  <w:style w:type="paragraph" w:customStyle="1" w:styleId="E68F8F09A03DB54FBEA2EA7F856BF614">
    <w:name w:val="E68F8F09A03DB54FBEA2EA7F856BF614"/>
    <w:rsid w:val="00946AAC"/>
  </w:style>
  <w:style w:type="paragraph" w:customStyle="1" w:styleId="021BF5ED2D3B9346B3CFBADF48E69993">
    <w:name w:val="021BF5ED2D3B9346B3CFBADF48E69993"/>
    <w:rsid w:val="00946AAC"/>
  </w:style>
  <w:style w:type="paragraph" w:customStyle="1" w:styleId="DAB1EC0B32B5A14FB7B76B32DB810830">
    <w:name w:val="DAB1EC0B32B5A14FB7B76B32DB810830"/>
    <w:rsid w:val="00946AAC"/>
  </w:style>
  <w:style w:type="paragraph" w:customStyle="1" w:styleId="38DE33B5EC458A46B43A6D3F149AC3A7">
    <w:name w:val="38DE33B5EC458A46B43A6D3F149AC3A7"/>
    <w:rsid w:val="00946AAC"/>
  </w:style>
  <w:style w:type="paragraph" w:customStyle="1" w:styleId="6183E19511636A449AD7F995861C0860">
    <w:name w:val="6183E19511636A449AD7F995861C0860"/>
    <w:rsid w:val="00946AAC"/>
  </w:style>
  <w:style w:type="paragraph" w:customStyle="1" w:styleId="C0F2FDFE1157894FB0008FCF0436C9A2">
    <w:name w:val="C0F2FDFE1157894FB0008FCF0436C9A2"/>
    <w:rsid w:val="00946AAC"/>
  </w:style>
  <w:style w:type="paragraph" w:customStyle="1" w:styleId="7292595817FEDE42B640FBD8013862AC">
    <w:name w:val="7292595817FEDE42B640FBD8013862AC"/>
    <w:rsid w:val="00946AAC"/>
  </w:style>
  <w:style w:type="paragraph" w:customStyle="1" w:styleId="ACF4AD5F1B27434C96233337DA5570F0">
    <w:name w:val="ACF4AD5F1B27434C96233337DA5570F0"/>
    <w:rsid w:val="00B136D5"/>
  </w:style>
  <w:style w:type="paragraph" w:customStyle="1" w:styleId="FB55B6F6D30982499377794C2DF5A9C6">
    <w:name w:val="FB55B6F6D30982499377794C2DF5A9C6"/>
    <w:rsid w:val="00B136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9B4A81D-6729-3242-849D-50B75E59ECE7}">
  <we:reference id="wa104382081" version="1.46.0.0" store="en-US" storeType="OMEX"/>
  <we:alternateReferences>
    <we:reference id="WA104382081" version="1.46.0.0" store="" storeType="OMEX"/>
  </we:alternateReferences>
  <we:properties>
    <we:property name="MENDELEY_CITATIONS" value="[{&quot;citationID&quot;:&quot;MENDELEY_CITATION_3fd40811-28c2-4807-a2d8-5d8a360ff9c1&quot;,&quot;properties&quot;:{&quot;noteIndex&quot;:0},&quot;isEdited&quot;:false,&quot;manualOverride&quot;:{&quot;isManuallyOverridden&quot;:false,&quot;citeprocText&quot;:&quot;[1]&quot;,&quot;manualOverrideText&quot;:&quot;&quot;},&quot;citationTag&quot;:&quot;MENDELEY_CITATION_v3_eyJjaXRhdGlvbklEIjoiTUVOREVMRVlfQ0lUQVRJT05fM2ZkNDA4MTEtMjhjMi00ODA3LWEyZDgtNWQ4YTM2MGZmOWMx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container-title-short&quot;:&quot;Inf Softw Technol&quot;},&quot;isTemporary&quot;:false}]},{&quot;citationID&quot;:&quot;MENDELEY_CITATION_cbba6b1b-ea16-4ba0-bf16-beaec24cfa45&quot;,&quot;properties&quot;:{&quot;noteIndex&quot;:0},&quot;isEdited&quot;:false,&quot;manualOverride&quot;:{&quot;isManuallyOverridden&quot;:false,&quot;citeprocText&quot;:&quot;[2]&quot;,&quot;manualOverrideText&quot;:&quot;&quot;},&quot;citationTag&quot;:&quot;MENDELEY_CITATION_v3_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&quot;,&quot;citationItems&quot;:[{&quot;id&quot;:&quot;11d3d2ce-677b-3f44-94e2-797d6d9c3c59&quot;,&quot;itemData&quot;:{&quot;type&quot;:&quot;article-journal&quot;,&quot;id&quot;:&quot;11d3d2ce-677b-3f44-94e2-797d6d9c3c59&quot;,&quot;title&quot;:&quot;A systematic mapping on agile UCD across the major agile and HCI conferences&quot;,&quot;author&quot;:[{&quot;family&quot;:&quot;Silva&quot;,&quot;given&quot;:&quot;Tiago Silva&quot;,&quot;parse-names&quot;:false,&quot;dropping-particle&quot;:&quot;&quot;,&quot;non-dropping-particle&quot;:&quot;da&quot;},{&quot;family&quot;:&quot;Silveira&quot;,&quot;given&quot;:&quot;Fábio Fagundes&quot;,&quot;parse-names&quot;:false,&quot;dropping-particle&quot;:&quot;&quot;,&quot;non-dropping-particle&quot;:&quot;&quot;},{&quot;family&quot;:&quot;Silveira&quot;,&quot;given&quot;:&quot;Milene Selbach&quot;,&quot;parse-names&quot;:false,&quot;dropping-particle&quot;:&quot;&quot;,&quot;non-dropping-particle&quot;:&quot;&quot;},{&quot;family&quot;:&quot;Hellmann&quot;,&quot;given&quot;:&quot;Theodore&quot;,&quot;parse-names&quot;:false,&quot;dropping-particle&quot;:&quot;&quot;,&quot;non-dropping-particle&quot;:&quot;&quot;},{&quot;family&quot;:&quot;Maurer&quot;,&quot;given&quot;:&quot;Frank&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3,1,24]]},&quot;DOI&quot;:&quot;10.1007/978-3-319-21413-9_7/COVER&quot;,&quot;ISBN&quot;:&quot;9783319214122&quot;,&quot;ISSN&quot;:&quot;16113349&quot;,&quot;URL&quot;:&quot;https://link.springer.com/chapter/10.1007/978-3-319-21413-9_7&quot;,&quot;issued&quot;:{&quot;date-parts&quot;:[[2015]]},&quot;page&quot;:&quot;86-100&quot;,&quot;abstract&quot;:&quot;Agile User-Centered Design is an emergent and extremely important theme, but what does it exactly mean? Agile User-Centered Design is the use of user-centered design (UCD) in Agile environments. We build on previous work to provide a systematic mapping of Agile UCD publications at the two major agile and human-computer interaction (HCI) conferences. The analysis presented in this paper allows us to answer primary research questions such as: what is agile UCD; what types of HCI techniques have been used to integrate agile and UCD; what types of studies on agile UCD have been published; what types of research methods have been used in Agile UCD studies; and what benefits do these publications offer? Furthermore, we explore topics such as: who are the major authors in this field; and is the field driven by academics, practitioners, or collaborations? This paper presents our analysis of these topics in order to better structure future work in the field of Agile UCD and to provide a better understanding of what this field actually entails.&quot;,&quot;publisher&quot;:&quot;Springer Verlag&quot;,&quot;volume&quot;:&quot;9159&quot;,&quot;container-title-short&quot;:&quot;&quot;},&quot;isTemporary&quot;:false}]},{&quot;citationID&quot;:&quot;MENDELEY_CITATION_df5c819f-2721-4ed8-8665-0d8d1f554947&quot;,&quot;properties&quot;:{&quot;noteIndex&quot;:0},&quot;isEdited&quot;:false,&quot;manualOverride&quot;:{&quot;isManuallyOverridden&quot;:false,&quot;citeprocText&quot;:&quot;[3]&quot;,&quot;manualOverrideText&quot;:&quot;&quot;},&quot;citationTag&quot;:&quot;MENDELEY_CITATION_v3_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&quot;,&quot;citationItems&quot;:[{&quot;id&quot;:&quot;a2592623-67ad-325e-a758-6d3112b6d92f&quot;,&quot;itemData&quot;:{&quot;type&quot;:&quot;article-journal&quot;,&quot;id&quot;:&quot;a2592623-67ad-325e-a758-6d3112b6d92f&quot;,&quot;title&quot;:&quot;Influences of UX factors in the Agile UX context of software startups&quot;,&quot;author&quot;:[{&quot;family&quot;:&quot;Choma&quot;,&quot;given&quot;:&quot;Joelma&quot;,&quot;parse-names&quot;:false,&quot;dropping-particle&quot;:&quot;&quot;,&quot;non-dropping-particle&quot;:&quot;&quot;},{&quot;family&quot;:&quot;Guerra&quot;,&quot;given&quot;:&quot;Eduardo M.&quot;,&quot;parse-names&quot;:false,&quot;dropping-particle&quot;:&quot;&quot;,&quot;non-dropping-particle&quot;:&quot;&quot;},{&quot;family&quot;:&quot;Alvaro&quot;,&quot;given&quot;:&quot;Alexandre&quot;,&quot;parse-names&quot;:false,&quot;dropping-particle&quot;:&quot;&quot;,&quot;non-dropping-particle&quot;:&quot;&quot;},{&quot;family&quot;:&quot;Pereira&quot;,&quot;given&quot;:&quot;Roberto&quot;,&quot;parse-names&quot;:false,&quot;dropping-particle&quot;:&quot;&quot;,&quot;non-dropping-particle&quot;:&quot;&quot;},{&quot;family&quot;:&quot;Zaina&quot;,&quot;given&quot;:&quot;Luciana&quot;,&quot;parse-names&quot;:false,&quot;dropping-particle&quot;:&quot;&quot;,&quot;non-dropping-particle&quot;:&quot;&quot;}],&quot;container-title&quot;:&quot;Information and Software Technology&quot;,&quot;container-title-short&quot;:&quot;Inf Softw Technol&quot;,&quot;accessed&quot;:{&quot;date-parts&quot;:[[2023,1,24]]},&quot;DOI&quot;:&quot;10.1016/J.INFSOF.2022.107041&quot;,&quot;ISSN&quot;:&quot;0950-5849&quot;,&quot;issued&quot;:{&quot;date-parts&quot;:[[2022,12,1]]},&quot;page&quot;:&quot;107041&quot;,&quot;abstract&quot;:&quot;Context: Software startups work under uncertain market conditions, constant time pressures, and extremely limited resources. Startup practitioners commonly adopt agile practices and lean development to build and release software quickly. Within this context, User eXperience (UX) work is critical for generating user value and creating a competitive advantage. However, integrating agile and UX remains an open question and little explored in software startups. Objective: In this study, we investigate how startup practitioners understand the UX concept and what are the influences of UX factors on the agile context of software startups. Method: To achieve this goal, we surveyed software practitioners from software startups in Brazil. We obtained 97 valid responses from professionals working in different areas, in positions of UX experts, software engineers, and managers. Results: Our findings show that most software startup practitioners understand UX from a perspective that gives value to the user/customer interaction with the product and company, focusing on achieving a good UX. Regarding the influences of UX factors, we found that most selected factors carried the meaning of delivering value to the business and the user for producing successful products. On the other hand, the lack of resources is a factor that significantly hinders UX work in early-stage startups and with small teams. Conclusion: By analyzing our results on four dimensions, covering business &amp; market, product &amp; process, customers &amp; users, and UX work &amp; teams, we provided four takeaways to help practitioners with the adoption of Agile UX in software startups context.&quot;,&quot;publisher&quot;:&quot;Elsevier&quot;,&quot;volume&quot;:&quot;152&quot;},&quot;isTemporary&quot;:false}]},{&quot;citationID&quot;:&quot;MENDELEY_CITATION_a2e9714e-c9ba-4434-a7de-84098c1abfb9&quot;,&quot;properties&quot;:{&quot;noteIndex&quot;:0},&quot;isEdited&quot;:false,&quot;manualOverride&quot;:{&quot;isManuallyOverridden&quot;:false,&quot;citeprocText&quot;:&quot;[4]&quot;,&quot;manualOverrideText&quot;:&quot;&quot;},&quot;citationTag&quot;:&quot;MENDELEY_CITATION_v3_eyJjaXRhdGlvbklEIjoiTUVOREVMRVlfQ0lUQVRJT05fYTJlOTcxNGUtYzliYS00NDM0LWE3ZGUtODQwOThjMWFiZmI5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quot;,&quot;citationItems&quot;:[{&quot;id&quot;:&quot;4d68f2e2-58d5-3212-9e89-cae3d286decd&quot;,&quot;itemData&quot;:{&quot;type&quot;:&quot;report&quot;,&quot;id&quot;:&quot;4d68f2e2-58d5-3212-9e89-cae3d286decd&quot;,&quot;title&quot;:&quot;A Gamified Framework to Integrate User Experience into Agile Software Development Process&quot;,&quot;author&quot;:[{&quot;family&quot;:&quot;Alhammad&quot;,&quot;given&quot;:&quot;Manal M&quot;,&quot;parse-names&quot;:false,&quot;dropping-particle&quot;:&quot;&quot;,&quot;non-dropping-particle&quot;:&quot;&quot;}],&quot;URL&quot;:&quot;https://oa.upm.es/66064/&quot;,&quot;issued&quot;:{&quot;date-parts&quot;:[[2020]]},&quot;abstract&quot;:&quot;While the significance of integrating User eXperience Design (UXD) with agile development processes is underscored in the literature, there are yet challenges and issues that must be resolved to achieve a seamless integration process. Those challenges range from practical issues such as the lack of technical means in terms of supportive tools or artefacts, to more fundamental issues such as the complexity of building a shared understanding of the User eXperience (UX) vision among the entire agile team and organization. Those issues do not necessarily imply that the integration of agile and UX is infeasible, but rather point to areas in which further research is needed to improve the integration process.  In this respect, we saw an opportunity to contribute to improving the process of integrating UX practices into agile by addressing one of the reported challenges in the literature which is the lack of prioritizing UX aspects compared to functional aspects. Recognizing the importance of incorporating UXD into agile as a team culture, this thesis aims to design and validate a framework to help agile teams to develop a motivated mindset towards UX activities. Following Design Science Research (DSR), this doctoral work began by identifying, describing, and analyzing the challenge of focusing on functional features over UX features in agile teams. We essentially found that the prioritization of functional features over UX features embodies a set of issues and it represents a recurrent obstacle when integrating UX with agile. Among those issues are the lack of motivation towards UX work, resistance to change, and the curse of knowledge in which agile teams think they know better than the user.  To address this challenge, we proposed a gamified framework to integrate Lean UX into Scrum, called ?GLUX? (Gamified Lean UX). The goal of our proposed framework is to motivate and engage agile teams to carry out UX activities collaboratively and develop a user-centered mindset using gamification. The choice of gamification as a motivational technique is primarily based on the hypothesis established in the literature that gamification has potential in influencing human behavior in general, and in promoting software engineering best practices in particular.  In validating our proposed framework, we conducted a pilot study to primarily examine the effectiveness of GLUX in terms of usability and utility in promoting and developing a motivated mindset in agile teams towards UX. Three agile teams consisting of software engineering graduate students participated in the study, simulating a real-world agile project. Our data collection occurred through student surveys, unstructured interviews, and the analysis of projects reports. Preliminary results suggest that GLUX can be effective in facilitating the integration process by engaging Scrum teams in carrying out UX activities throughout the development process. However, similar outcomes cannot be guaranteed if the GLUX framework was to be applied into a different context or when not implemented as specified.  Nonetheless, key observations have been reported in the form of lessons learned. We mainly found that the team?s collective mindset towards UX work can sometimes override the individual?s mindset, and that it can be influenced by a variety of factors such as the knowledge and experience in UX. We have also discussed some of the challenges that can emerge from managing the integration of agile and UX as one process such as the difficulty to incorporate UX activities and development work in short iterations. Finally, we highlight that gamification can be susceptible to the ?novelty effect?, and that some game elements (e.g. challenges) can be motivating and de-motivating at the same time. ———-RESUMEN———- Si bien en la literatura se subraya la importancia de integrar User eXperience (UX) con procesos de desarrollo ágiles, aún existen desafíos y problemas que deben resolverse para lograr un proceso de integración eficiente. Esos desafíos van desde cuestiones prácticas, como la falta de medios técnicos en términos de herramientas o artefactos de apoyo, hasta cuestiones más fundamentales como la complejidad de construir una comprensión compartida de la visión de la experiencia del usuario entre todo el equipo y la organización ágil. Estos problemas identifican áreas en las que se necesita más investigación para mejorar dicho proceso de integración.  Esta investigación aborda uno de estos desafíos, concretamente la necesidad de priorizar los aspectos de UX en comparación con los aspectos funcionales en el desarrollo ágil, lo que implica a su vez abordar, por ejemplo aspectos como la falta de motivación hacia el trabajo UX o la resistencia al cambio.  En este contexto, esta tesis doctoral tiene como objetivo diseñar un marco para ayudar a los equipos ágiles a considerar la UX como elemento guía del desarrollo ágil. Siguiendo Design Science Research (DSR) se ha propuesto un marco gamificado para integrar Lean UX en Scrum, llamado \&quot;GLUX\&quot; (Gamified Lean UX). El objetivo de GLUX es utilizar gamificación para motivar e involucrar a los equipos ágiles a realizar actividades de UX de manera colaborativa desarrollando una mentalidad de UX que guíe y motive el desarrollo ágil. La elección de la gamificación como técnica motivacional se basa principalmente en la hipótesis establecida en la literatura de que la gamificación tiene potencial para influir en el comportamiento humano en general y para promover las mejores prácticas de ingeniería de software en particular.  GLUX se ha aplicado en un estudio piloto con el fin de analizar su efectividad en términos de usabilidad y utilidad para promover y desarrollar una mentalidad UX en equipos ágiles. Tres equipos ágiles formados por estudiantes graduados de ingeniería de software participaron en el estudio, simulando un proyecto ágil. Se han recopilado datos a través de encuestas a los estudiantes, entrevistas no estructuradas y análisis de informes de proyectos. Los resultados sugieren que GLUX puede ser eficaz para facilitar el proceso de integración al involucrar a los equipos Scrum en la realización de actividades UX durante todo el proceso de desarrollo. Estos resultados, aunque alentadores son preliminares, requiriéndose replicación tanto en contextos similares como diferentes.  Además de estos resultados preliminares, se han identificado importantes lecciones aprendidas relacionadas con el uso de la gamificación en el desarrollo de software, como por ejemplo, el efecto de la mentalidad colectiva del equipo en relación con la mentalidad individual; el efecto de las iteraciones cortas que guían el trabajo ágil sobre la integración de UX; o el posible ?efecto novedad? del que puede ser susceptible la gamificación haciendo algunos elementos del juego motivadores y desmotivadores al mismo tiempo.&quot;,&quot;container-title-short&quot;:&quot;&quot;},&quot;isTemporary&quot;:false}]},{&quot;citationID&quot;:&quot;MENDELEY_CITATION_6842b91f-8c54-417f-9516-fb11dea181dc&quot;,&quot;properties&quot;:{&quot;noteIndex&quot;:0},&quot;isEdited&quot;:false,&quot;manualOverride&quot;:{&quot;isManuallyOverridden&quot;:false,&quot;citeprocText&quot;:&quot;[5]&quot;,&quot;manualOverrideText&quot;:&quot;&quot;},&quot;citationTag&quot;:&quot;MENDELEY_CITATION_v3_eyJjaXRhdGlvbklEIjoiTUVOREVMRVlfQ0lUQVRJT05fNjg0MmI5MWYtOGM1NC00MTdmLTk1MTYtZmIxMWRlYTE4MWRj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quot;,&quot;citationItems&quot;:[{&quot;id&quot;:&quot;a11e4b5a-f113-3e48-b8ae-cb8116713b55&quot;,&quot;itemData&quot;:{&quot;type&quot;:&quot;article-journal&quot;,&quot;id&quot;:&quot;a11e4b5a-f113-3e48-b8ae-cb8116713b55&quot;,&quot;title&quot;:&quot;Integrating UX work with agile development through user stories: An action research study in a small software company&quot;,&quot;author&quot;:[{&quot;family&quot;:&quot;Ananjeva&quot;,&quot;given&quot;:&quot;A&quot;,&quot;parse-names&quot;:false,&quot;dropping-particle&quot;:&quot;&quot;,&quot;non-dropping-particle&quot;:&quot;&quot;},{&quot;family&quot;:&quot;Persson&quot;,&quot;given&quot;:&quot;J S&quot;,&quot;parse-names&quot;:false,&quot;dropping-particle&quot;:&quot;&quot;,&quot;non-dropping-particle&quot;:&quot;&quot;},{&quot;family&quot;:&quot;Bruun&quot;,&quot;given&quot;:&quot;A&quot;,&quot;parse-names&quot;:false,&quot;dropping-particle&quot;:&quot;&quot;,&quot;non-dropping-particle&quot;:&quot;&quot;}],&quot;container-title&quot;:&quot;Journal of Systems and Software&quot;,&quot;DOI&quot;:&quot;10.1016/j.jss.2020.110785&quot;,&quot;ISSN&quot;:&quot;01641212 (ISSN)&quot;,&quot;URL&quot;:&quot;https://www.scopus.com/inward/record.uri?eid=2-s2.0-85089812983&amp;doi=10.1016%2Fj.jss.2020.110785&amp;partnerID=40&amp;md5=4df1f4e80c9c92189ddf642cd78ebc08&quot;,&quot;issued&quot;:{&quot;date-parts&quot;:[[2020]]},&quot;publisher-place&quot;:&quot;Aalborg University, Computer Science, Selma Lagerlöfs Vej 300, Aalborg Oest, DK-9220, Denmark&quot;,&quot;language&quot;:&quot;English&quot;,&quot;abstract&quot;:&quot;The integration of user experience (UX) work with agile software development has been addressed in extensive research of challenges and process models. However, in-depth research of context-specific improvements of this integration with actual UX professionals and agile developers in their actual practice is limited. This study examines how the integration of UX work with agile development can be improved in the context of a small Danish Software-as-a-Service (SaaS) company. We used the problem- and solution-oriented action research method over 12 months in the company. During this period, we initially carried out extensive participant observations, recorded 32 semi-structured interviews, and finally conducted two improvement iterations with evaluations of their effect on agility. We identified user stories as an essential indicator of UX integration. Verbose user stories imply problems in collaboration and trust, while concise user stories and deliberation improve integration of UX work with agile development. The conclusion is that integrating UX work with agile development in practice is complex, contextualized, and difficult even for only a small part of it. We propose that concise user stories and deliberation can be useful and well-defined focuses for integrating UX work with agile software development without sacrificing their agility. © 2020&quot;,&quot;publisher&quot;:&quot;Elsevier Inc.&quot;,&quot;volume&quot;:&quot;170&quot;,&quot;container-title-short&quot;:&quot;&quot;},&quot;isTemporary&quot;:false}]},{&quot;citationID&quot;:&quot;MENDELEY_CITATION_5e3999d1-fc75-4d74-a10d-4aabfc46fb37&quot;,&quot;properties&quot;:{&quot;noteIndex&quot;:0},&quot;isEdited&quot;:false,&quot;manualOverride&quot;:{&quot;isManuallyOverridden&quot;:false,&quot;citeprocText&quot;:&quot;[6]&quot;,&quot;manualOverrideText&quot;:&quot;&quot;},&quot;citationTag&quot;:&quot;MENDELEY_CITATION_v3_eyJjaXRhdGlvbklEIjoiTUVOREVMRVlfQ0lUQVRJT05fNWUzOTk5ZDEtZmM3NS00ZDc0LWExMGQtNGFhYmZjNDZmYjM3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&quot;,&quot;citationItems&quot;:[{&quot;id&quot;:&quot;902371f8-347a-32c0-92b2-b6bb938f685e&quot;,&quot;itemData&quot;:{&quot;type&quot;:&quot;article-journal&quot;,&quot;id&quot;:&quot;902371f8-347a-32c0-92b2-b6bb938f685e&quot;,&quot;title&quot;:&quot;Usability in agile software development: A tertiary study&quot;,&quot;author&quot;:[{&quot;family&quot;:&quot;Curcio&quot;,&quot;given&quot;:&quot;K&quot;,&quot;parse-names&quot;:false,&quot;dropping-particle&quot;:&quot;&quot;,&quot;non-dropping-particle&quot;:&quot;&quot;},{&quot;family&quot;:&quot;Santana&quot;,&quot;given&quot;:&quot;R&quot;,&quot;parse-names&quot;:false,&quot;dropping-particle&quot;:&quot;&quot;,&quot;non-dropping-particle&quot;:&quot;&quot;},{&quot;family&quot;:&quot;Reinehr&quot;,&quot;given&quot;:&quot;S&quot;,&quot;parse-names&quot;:false,&quot;dropping-particle&quot;:&quot;&quot;,&quot;non-dropping-particle&quot;:&quot;&quot;},{&quot;family&quot;:&quot;Malucelli&quot;,&quot;given&quot;:&quot;A&quot;,&quot;parse-names&quot;:false,&quot;dropping-particle&quot;:&quot;&quot;,&quot;non-dropping-particle&quot;:&quot;&quot;}],&quot;container-title&quot;:&quot;Computer Standards and Interfaces&quot;,&quot;DOI&quot;:&quot;10.1016/j.csi.2018.12.003&quot;,&quot;ISSN&quot;:&quot;09205489 (ISSN)&quot;,&quot;URL&quot;:&quot;https://www.scopus.com/inward/record.uri?eid=2-s2.0-85059608411&amp;doi=10.1016%2Fj.csi.2018.12.003&amp;partnerID=40&amp;md5=bea1482eac73e38adc215ce8ced82d18&quot;,&quot;issued&quot;:{&quot;date-parts&quot;:[[2019]]},&quot;publisher-place&quot;:&quot;Graduate Program in Computer Science (PPGIa), Pontifícia Universidade Católica do Paraná – PUCPR, Curitiba, Brazil&quot;,&quot;page&quot;:&quot;61-77&quot;,&quot;language&quot;:&quot;English&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publisher&quot;:&quot;Elsevier B.V.&quot;,&quot;volume&quot;:&quot;64&quot;,&quot;container-title-short&quot;:&quot;Comput Stand Interfaces&quot;},&quot;isTemporary&quot;:false}]},{&quot;citationID&quot;:&quot;MENDELEY_CITATION_d8101eb3-fe13-4218-a131-bdc3d54cca96&quot;,&quot;properties&quot;:{&quot;noteIndex&quot;:0},&quot;isEdited&quot;:false,&quot;manualOverride&quot;:{&quot;isManuallyOverridden&quot;:false,&quot;citeprocText&quot;:&quot;[7]&quot;,&quot;manualOverrideText&quot;:&quot;&quot;},&quot;citationTag&quot;:&quot;MENDELEY_CITATION_v3_eyJjaXRhdGlvbklEIjoiTUVOREVMRVlfQ0lUQVRJT05fZDgxMDFlYjMtZmUxMy00MjE4LWExMzEtYmRjM2Q1NGNjYTk2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quot;,&quot;citationItems&quot;:[{&quot;id&quot;:&quot;aed2a8bd-b8fc-3851-bdb3-b5f8dc19958b&quot;,&quot;itemData&quot;:{&quot;type&quot;:&quot;article-journal&quot;,&quot;id&quot;:&quot;aed2a8bd-b8fc-3851-bdb3-b5f8dc19958b&quot;,&quot;title&quot;:&quot;How Agile Developers Integrate User-Centered Design into Their Processes: A Literature Review&quot;,&quot;author&quot;:[{&quot;family&quot;:&quot;Caballero&quot;,&quot;given&quot;:&quot;L&quot;,&quot;parse-names&quot;:false,&quot;dropping-particle&quot;:&quot;&quot;,&quot;non-dropping-particle&quot;:&quot;&quot;},{&quot;family&quot;:&quot;Moreno&quot;,&quot;given&quot;:&quot;A M&quot;,&quot;parse-names&quot;:false,&quot;dropping-particle&quot;:&quot;&quot;,&quot;non-dropping-particle&quot;:&quot;&quot;},{&quot;family&quot;:&quot;Seffah&quot;,&quot;given&quot;:&quot;A&quot;,&quot;parse-names&quot;:false,&quot;dropping-particle&quot;:&quot;&quot;,&quot;non-dropping-particle&quot;:&quot;&quot;}],&quot;container-title&quot;:&quot;International Journal of Software Engineering and Knowledge Engineering&quot;,&quot;DOI&quot;:&quot;10.1142/S0218194016500418&quot;,&quot;ISSN&quot;:&quot;02181940 (ISSN)&quot;,&quot;URL&quot;:&quot;https://www.scopus.com/inward/record.uri?eid=2-s2.0-84993985680&amp;doi=10.1142%2FS0218194016500418&amp;partnerID=40&amp;md5=447273c6238f95b2a3d9fd5a6eb081c5&quot;,&quot;issued&quot;:{&quot;date-parts&quot;:[[2016]]},&quot;publisher-place&quot;:&quot;Instituto Tecnológico de Conkal, Km 16 oldroadMotul Yucatán, Mexico&quot;,&quot;page&quot;:&quot;1175-1201&quot;,&quot;language&quot;:&quot;English&quot;,&quot;abstract&quot;:&quot;The lack of user engagement, the absence of user feedback, incomplete and continuously changing user requirements are among the critical concerns that cause projects to fail. User-centered design (UCD) and agile software development are two iterative approaches that have been proposed to overcome such concerns. UCD is a design process focusing on user research, user interface design and usability evaluation. Introduced by software engineering practitioners, agile refers to a number of iterative and incremental software development practices that emphasize people's needs, communication between developers and stakeholders and the ability to adapt to change. In both the agile and UCD communities, however, a full understanding of user requirements is often seen as incompatible with early and quick development iterations. We performed a literature review aiming to identify how agile teams have integrated UCD tools into their agile software development process to a better understanding of the user requirements without losing sight of the agile values and principles. UCD tools adaptations and minimal-up-front design applied in agile development are among the approaches discovered in this study. The findings could lead to a comprehensive user-centric software engineering that will overcome inherent problems faced by agile teams to understand user needs, priorities and goals. © 2016 World Scientific Publishing Company.&quot;,&quot;publisher&quot;:&quot;World Scientific Publishing Co. Pte Ltd&quot;,&quot;issue&quot;:&quot;8&quot;,&quot;volume&quot;:&quot;26&quot;,&quot;container-title-short&quot;:&quot;&quot;},&quot;isTemporary&quot;:false}]},{&quot;citationID&quot;:&quot;MENDELEY_CITATION_56de1573-26f0-49a5-a69a-ddc0ae997be3&quot;,&quot;properties&quot;:{&quot;noteIndex&quot;:0},&quot;isEdited&quot;:false,&quot;manualOverride&quot;:{&quot;isManuallyOverridden&quot;:false,&quot;citeprocText&quot;:&quot;[1]&quot;,&quot;manualOverrideText&quot;:&quot;&quot;},&quot;citationTag&quot;:&quot;MENDELEY_CITATION_v3_eyJjaXRhdGlvbklEIjoiTUVOREVMRVlfQ0lUQVRJT05fNTZkZTE1NzMtMjZmMC00OWE1LWE2OWEtZGRjMGFlOTk3YmUz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container-title-short&quot;:&quot;Inf Softw Technol&quot;},&quot;isTemporary&quot;:false}]},{&quot;citationID&quot;:&quot;MENDELEY_CITATION_978edf4e-44b0-44a2-916b-24ba49a00743&quot;,&quot;properties&quot;:{&quot;noteIndex&quot;:0},&quot;isEdited&quot;:false,&quot;manualOverride&quot;:{&quot;citeprocText&quot;:&quot;[8]&quot;,&quot;isManuallyOverridden&quot;:false,&quot;manualOverrideText&quot;:&quot;&quot;},&quot;citationTag&quot;:&quot;MENDELEY_CITATION_v3_eyJjaXRhdGlvbklEIjoiTUVOREVMRVlfQ0lUQVRJT05fOTc4ZWRmNGUtNDRiMC00NGEyLTkxNmItMjRiYTQ5YTAwNzQzIiwicHJvcGVydGllcyI6eyJub3RlSW5kZXgiOjB9LCJpc0VkaXRlZCI6ZmFsc2UsIm1hbnVhbE92ZXJyaWRlIjp7ImNpdGVwcm9jVGV4dCI6Ils4XSIsImlzTWFudWFsbHlPdmVycmlkZGVuIjpmYWxzZS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quot;,&quot;citationItems&quot;:[{&quot;id&quot;:&quot;2a07b8f6-56ee-371b-b9df-374a5ee0dd01&quot;,&quot;itemData&quot;:{&quot;type&quot;:&quot;article-journal&quot;,&quot;id&quot;:&quot;2a07b8f6-56ee-371b-b9df-374a5ee0dd01&quot;,&quot;title&quot;:&quot;UX professionals’ learning and usage of UX methods in agile&quot;,&quot;author&quot;:[{&quot;family&quot;:&quot;Cajander&quot;,&quot;given&quot;:&quot;Åsa&quot;,&quot;parse-names&quot;:false,&quot;dropping-particle&quot;:&quot;&quot;,&quot;non-dropping-particle&quot;:&quot;&quot;},{&quot;family&quot;:&quot;Larusdottir&quot;,&quot;given&quot;:&quot;Marta&quot;,&quot;parse-names&quot;:false,&quot;dropping-particle&quot;:&quot;&quot;,&quot;non-dropping-particle&quot;:&quot;&quot;},{&quot;family&quot;:&quot;Geiser&quot;,&quot;given&quot;:&quot;Johannes L&quot;,&quot;parse-names&quot;:false,&quot;dropping-particle&quot;:&quot;&quot;,&quot;non-dropping-particle&quot;:&quot;&quot;}],&quot;container-title&quot;:&quot;Information and Software Technology&quot;,&quot;issued&quot;:{&quot;date-parts&quot;:[[2022]]},&quot;page&quot;:&quot;107005&quot;,&quot;publisher&quot;:&quot;Elsevier&quot;,&quot;volume&quot;:&quot;151&quot;,&quot;container-title-short&quot;:&quot;Inf Softw Technol&quot;},&quot;uris&quot;:[&quot;http://www.mendeley.com/documents/?uuid=dea76e81-05ec-4deb-9dd6-9d4304b508fd&quot;],&quot;isTemporary&quot;:false,&quot;legacyDesktopId&quot;:&quot;dea76e81-05ec-4deb-9dd6-9d4304b508fd&quot;}]},{&quot;citationID&quot;:&quot;MENDELEY_CITATION_58eef8b8-27cf-4363-b5a6-a22a848585b2&quot;,&quot;properties&quot;:{&quot;noteIndex&quot;:0},&quot;isEdited&quot;:false,&quot;manualOverride&quot;:{&quot;citeprocText&quot;:&quot;[9]&quot;,&quot;isManuallyOverridden&quot;:false,&quot;manualOverrideText&quot;:&quot;&quot;},&quot;citationTag&quot;:&quot;MENDELEY_CITATION_v3_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&quot;,&quot;citationItems&quot;:[{&quot;id&quot;:&quot;ec50cf3c-9440-57b8-b992-ec06502f87f2&quot;,&quot;itemData&quot;:{&quot;DOI&quot;:&quot;10.1109/ICTAS.2019.8703607&quot;,&quot;ISBN&quot;:&quot;VO  -&quot;,&quot;author&quot;:[{&quot;dropping-particle&quot;:&quot;&quot;,&quot;family&quot;:&quot;Pillay&quot;,&quot;given&quot;:&quot;N&quot;,&quot;non-dropping-particle&quot;:&quot;&quot;,&quot;parse-names&quot;:false,&quot;suffix&quot;:&quot;&quot;},{&quot;dropping-particle&quot;:&quot;&quot;,&quot;family&quot;:&quot;Wing&quot;,&quot;given&quot;:&quot;J&quot;,&quot;non-dropping-particle&quot;:&quot;&quot;,&quot;parse-names&quot;:false,&quot;suffix&quot;:&quot;&quot;}],&quot;container-title&quot;:&quot;2019 Conference on Information Communications Technology and Society (ICTAS)&quot;,&quot;id&quot;:&quot;ec50cf3c-9440-57b8-b992-ec06502f87f2&quot;,&quot;issued&quot;:{&quot;date-parts&quot;:[[&quot;2019&quot;]]},&quot;page&quot;:&quot;1-6&quot;,&quot;title&quot;:&quot;Agile UX: Integrating good UX development practices in Agile&quot;,&quot;type&quot;:&quot;paper-conference&quot;,&quot;container-title-short&quot;:&quot;&quot;},&quot;uris&quot;:[&quot;http://www.mendeley.com/documents/?uuid=7539d5da-d714-4140-8ddb-72c0bf48bf17&quot;],&quot;isTemporary&quot;:false,&quot;legacyDesktopId&quot;:&quot;7539d5da-d714-4140-8ddb-72c0bf48bf17&quot;}]},{&quot;citationID&quot;:&quot;MENDELEY_CITATION_ba2ea5ee-8dcd-442a-984e-cb1bf89a5c1f&quot;,&quot;properties&quot;:{&quot;noteIndex&quot;:0},&quot;isEdited&quot;:false,&quot;manualOverride&quot;:{&quot;citeprocText&quot;:&quot;[10]&quot;,&quot;isManuallyOverridden&quot;:false,&quot;manualOverrideText&quot;:&quot;&quot;},&quot;citationTag&quot;:&quot;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&quot;,&quot;citationItems&quot;:[{&quot;id&quot;:&quot;f7f7954d-a8a2-519e-a04a-f003f2eeb7d9&quot;,&quot;itemData&quot;:{&quot;DOI&quot;:&quot;10.1007/978-3-319-39510-4_40&quot;,&quot;ISBN&quot;:&quot;03029743 (ISSN); 9783319395098 (ISBN)&quot;,&quot;abstract&quot;:&quot;The integration between Agile Methods and User-Centered Design (UCD) has been addressed by several authors in recent years. Nevertheless, a gap remains regarding a systematically consolidated description of agile usability practices for the final stages of UCD. Our aim is to describe agile usability practices based on the literature in the form of patterns, focusing on the UCD final stages, namely “Create Design Solutions” and “Evaluate Designs”. A literature review was conducted to identify patterns of use of agile usability practices. The major results of the study presented here are the selection and classification of the usability practices for the UCD final stages within the agile community and their structured presentation in the form of patterns (Name, Context, Problem, Solution, and Examples). Presenting agile usability practices as patterns can increase their applicability; it facilitates the visualization of the similarities between the communities of UCD and Agile Methods and also presents the ideas more clearly to other communities that can benefit from using these patterns in their specific development contexts. © Springer International Publishing Switzerland 2016.&quot;,&quot;author&quot;:[{&quot;dropping-particle&quot;:&quot;&quot;,&quot;family&quot;:&quot;Bertholdo&quot;,&quot;given&quot;:&quot;A P O&quot;,&quot;non-dropping-particle&quot;:&quot;&quot;,&quot;parse-names&quot;:false,&quot;suffix&quot;:&quot;&quot;},{&quot;dropping-particle&quot;:&quot;&quot;,&quot;family&quot;:&quot;Kon&quot;,&quot;given&quot;:&quot;F&quot;,&quot;non-dropping-particle&quot;:&quot;&quot;,&quot;parse-names&quot;:false,&quot;suffix&quot;:&quot;&quot;},{&quot;dropping-particle&quot;:&quot;&quot;,&quot;family&quot;:&quot;Gerosa&quot;,&quot;given&quot;:&quot;M A&quot;,&quot;non-dropping-particle&quot;:&quot;&quot;,&quot;parse-names&quot;:false,&quot;suffix&quot;:&quot;&quot;}],&quot;container-title&quot;:&quot;18th International Conference on Human-Computer Interaction, HCI International 2016&quot;,&quot;editor&quot;:[{&quot;dropping-particle&quot;:&quot;&quot;,&quot;family&quot;:&quot;M.&quot;,&quot;given&quot;:&quot;Kurosu&quot;,&quot;non-dropping-particle&quot;:&quot;&quot;,&quot;parse-names&quot;:false,&quot;suffix&quot;:&quot;&quot;}],&quot;id&quot;:&quot;f7f7954d-a8a2-519e-a04a-f003f2eeb7d9&quot;,&quot;issued&quot;:{&quot;date-parts&quot;:[[&quot;2016&quot;]]},&quot;language&quot;:&quot;English&quot;,&quot;note&quot;:&quot;Conference code: 177869\n\nCited By :5\n\nExport Date: 20 November 2021\n\nCorrespondence Address: Bertholdo, A.P.O.; Department of Computer Science, Brazil; email: ana@ime.usp.br\n\nFunding details: Fundação de Amparo à Pesquisa do Estado de São Paulo, FAPESP\n\nFunding text 1: This research was supported by FAPESP, Brazil, proc. 2012/24409-2, and the European Comission, proc. 034763.\n\nReferences: Brhel, M., Meth, H., Maedcher, A., Exploring principles of user-centered agile software development: A literature review (2015) Inf. Softw. Technol, 61 (100), pp. 163-181; \nSalah, D., Paige, R.F., Cairns, P., A systematic literature review for agile development processes and user centred design integration (2014) Proceedings of the 18th International Conference on Evaluation and Assessment in Software Engineering, , 13-14 May;\nSilva da Silva, T., Silveira, M., Maurer, F., Hellmann, T., User experience design and agile development: From theory to practice (2012) J. Softw. Eng. Appl, 5, pp. 743-751;\nSilva da Silva, T., Martin, A., Maurer, F., Silveira, M., User-centered design and agile methods: A systematic review (2011) Agile Conference (Agile) 2011, pp. 77-86. , Imperial College Robotics Society (ed.);\nFox, D., Sillito, J., Maurer, F., Agile methods and user-centered design: How these two methodologies are being successfully integrated in industry (2008) Agile 2008, AGILE 2008 Conference, pp. 63-72;\nSy, D., Adapting usability investigations for agile user-centered design (2007) J. Usability Stud, 2 (3), pp. 112-132;\nBertholdo, A.P.O., da Silva, T.S., de Melo, O.C., Kon, F., Silveira, M.S., Agile usability patterns for UCD early stages (2014) DUXU 2014, 8517, pp. 33-44. , Marcus, A. (ed.), Part I. LNCS,. Springer, Heidelberg;\nBeck, K., Andres, C., (2004) Extreme Programming Explained Embrace Change, , Addison-Wesley Professional, Reading;\nSchwaber, K., Beedle, M., (2001) Agile Software Development with Scrum, , 1st edn, Prentice Hall PTR, Upper Saddle River;\nSilva Da Silva, T., Selbach Silveira, M., Maurer, F., Usability evaluation practices within agile development (2015) 2015 48th Hawaii International Conference on System Sciences (HICSS), pp. 5133-5142. , IEEE;\nAlexander, C., Ishikawa, S., Silverstein, M., Jacobson, M., King, I.F., Angel, S., (1977) A Pattern Language: Towns, Buildings, Construction, , Center for Environmental Structure Series. Oxford University Press, New York;\n(2014) What is user-centered design?, , January;\nFox, D., Sillito, J., Maurer, F., Agile methods and user-centered design: How these two methodologies are being successfully integrated in industry (2008) Proceedings of the Agile 2008, pp. 63-72;\nDetweiler, M., Managing ucd within agile projects (2007) Interactions, 14, pp. 40-42;\nPatton, J., (2008) Emerging best agile ux practice, , http://agileproductdesign.com/blog/emergingbestagileuxpractice.html;\nWilliams, H., Ferguson, A., The ucd perspective: Before and after agile (2007) AGILE 2007, pp. 285-290;\nHussain, Z., Milchrahm, H., Shahzad, S., Slany, W., Tscheligi, M., Wolkerstorfer, P., Integration of extreme programming and user-centered design: Lessons learned (2009) Agile Processes in Software Engineering and Extreme Programming, 31, pp. 174-179. , LNBIP, Abrahamsson, P., Marchesi, M., Maurer, F. (eds.),. Springer, Heidelberg;\nSix, J.M., (2011) Integrating ux into agile development, , http://www.uxmatters.com/mt/archives/2011/04/integrating-ux-into-agile-development.php, April 2011, Accessed Dec;\nUngar, J., White, J., Agile user centered design: Enter the design studio-a case study (2008) CHI 2008 Extended Abstracts on Human Factors in Computing Systems, pp. 2167-2178. , CHI EA 2008, ACM, New York;\nDubakov, M., (2011) Ux meets agile: Design studio methodology, , http://www.targetprocess.com/blog/2011/05/ux-meets-agile-design-studio-methodology.html, May 2011, Accessed Dec;\nEvans, W., Gothelf, J., (2011) Design studio and agile ux: Process and pitfalls, , http://uxmag.com/articles/design-studio-and-agile-ux-process-and-pitfalls, November 2011, Accessed Dec;\nGovella, A., (2008) Agile + ux: Six strategies for more agile user experience, , http://www.thinkingandmaking.com/view/agile-ux-six;\nBeltrame, M., (2011) Just married: User centered design and agile, , http://www.memibeltrame.ch/slides/.AccessedDec, May 2011;\nTyne, S.V., (2011) User experience design in agile development, , http://www.slideshare.net/sdeconf/sdec-2011-uxagilesvt, Accessed Dec 2011;\nEnterprise, E., (2011) Incorporating user-centered design into an agile development process, , http://experoinc.com/incorporating-user-centereddesign-into-an-agile-development-process/, December 2011, Accessed Dec;\nObendorf, H., Finck, M., Scenario-based usability engineering techniques in agile development processes (2008) CHI 2008 Extended Abstracts on Human Factors in Computing Systems, pp. 2159-2166. , ACM, New York;\nLu, C., Rauch, T., Miller, L., (2010) Agile teams: Best practices for agile development, 9 (1), pp. 6-10;\nLeggett, N., (2011) User research findings-analyzing the user research segment-the power of doing it rite, , http://www.userresearchfindings.com/2008/07/power-of-doing-it-rite.html, July 2008, Accessed Dec;\nDingsoyr, T., Dybå, T., Moe, N.B., (2010) Agile Software Development-Current Research and Future Directions, , 1st edn, Springer, Heidelberg;\nAmbler, S.W., (2011) Introduction to agile usability user experience activities on agile development projects-user testing on an agile project, , http://www.agilemodeling.com/essays/agileUsability.htm#AcceptanceTesting, 2009, Accessed Dec;\nRice, R.W., (2009) What is user acceptance testing?, , http://www.riceconsulting.com/articles/what-is-UAT.htm, 2011, Accessed Dec\nA4 -&quot;,&quot;page&quot;:&quot;433-444&quot;,&quot;publisher&quot;:&quot;Springer Verlag&quot;,&quot;publisher-place&quot;:&quot;Department of Computer Science, University of São Paulo, São Paulo, Brazil&quot;,&quot;title&quot;:&quot;Agile usability patterns for user-centered design final stages&quot;,&quot;type&quot;:&quot;article&quot;,&quot;volume&quot;:&quot;9731&quot;,&quot;container-title-short&quot;:&quot;&quot;},&quot;uris&quot;:[&quot;http://www.mendeley.com/documents/?uuid=e7a00a3a-1e12-450a-be25-1cd61585b0d0&quot;],&quot;isTemporary&quot;:false,&quot;legacyDesktopId&quot;:&quot;e7a00a3a-1e12-450a-be25-1cd61585b0d0&quot;}]},{&quot;citationID&quot;:&quot;MENDELEY_CITATION_d215d1fe-7ac7-4b9f-90e4-9ae1667ff81b&quot;,&quot;properties&quot;:{&quot;noteIndex&quot;:0},&quot;isEdited&quot;:false,&quot;manualOverride&quot;:{&quot;isManuallyOverridden&quot;:false,&quot;citeprocText&quot;:&quot;[11]&quot;,&quot;manualOverrideText&quot;:&quot;&quot;},&quot;citationTag&quot;:&quot;MENDELEY_CITATION_v3_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&quot;,&quot;citationItems&quot;:[{&quot;id&quot;:&quot;fe699d53-a054-30ca-9182-45b188423515&quot;,&quot;itemData&quot;:{&quot;type&quot;:&quot;paper-conference&quot;,&quot;id&quot;:&quot;fe699d53-a054-30ca-9182-45b188423515&quot;,&quot;title&quot;:&quot;Tailored design thinking approach-a shortcut for agile teams&quot;,&quot;author&quot;:[{&quot;family&quot;:&quot;Lang&quot;,&quot;given&quot;:&quot;Dominic&quot;,&quot;parse-names&quot;:false,&quot;dropping-particle&quot;:&quot;&quot;,&quot;non-dropping-particle&quot;:&quot;&quot;},{&quot;family&quot;:&quot;Spies&quot;,&quot;given&quot;:&quot;Selina&quot;,&quot;parse-names&quot;:false,&quot;dropping-particle&quot;:&quot;&quot;,&quot;non-dropping-particle&quot;:&quot;&quot;},{&quot;family&quot;:&quot;Trieflinger&quot;,&quot;given&quot;:&quot;Stefan&quot;,&quot;parse-names&quot;:false,&quot;dropping-particle&quot;:&quot;&quot;,&quot;non-dropping-particle&quot;:&quot;&quot;},{&quot;family&quot;:&quot;Münch&quot;,&quot;given&quot;:&quot;Jürgen&quot;,&quot;parse-names&quot;:false,&quot;dropping-particle&quot;:&quot;&quot;,&quot;non-dropping-particle&quot;:&quot;&quot;}],&quot;container-title&quot;:&quot;International Conference on Software Business&quot;,&quot;issued&quot;:{&quot;date-parts&quot;:[[2021]]},&quot;page&quot;:&quot;37-49&quot;,&quot;container-title-short&quot;:&quot;&quot;},&quot;isTemporary&quot;:false}]},{&quot;citationID&quot;:&quot;MENDELEY_CITATION_14d845f1-d942-4fd8-8d92-ba2c1c23ad44&quot;,&quot;properties&quot;:{&quot;noteIndex&quot;:0},&quot;isEdited&quot;:false,&quot;manualOverride&quot;:{&quot;citeprocText&quot;:&quot;[12]&quot;,&quot;isManuallyOverridden&quot;:false,&quot;manualOverrideText&quot;:&quot;&quot;},&quot;citationTag&quot;:&quot;MENDELEY_CITATION_v3_eyJjaXRhdGlvbklEIjoiTUVOREVMRVlfQ0lUQVRJT05fMTRkODQ1ZjEtZDk0Mi00ZmQ4LThkOTItYmEyYzFjMjNhZDQ0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quot;,&quot;citationItems&quot;:[{&quot;id&quot;:&quot;d1acd8cd-b1f2-5ac9-b03b-9b13cca219cb&quot;,&quot;itemData&quot;:{&quot;author&quot;:[{&quot;dropping-particle&quot;:&quot;&quot;,&quot;family&quot;:&quot;Cajander&quot;,&quot;given&quot;:&quot;Åsa&quot;,&quot;non-dropping-particle&quot;:&quot;&quot;,&quot;parse-names&quot;:false,&quot;suffix&quot;:&quot;&quot;},{&quot;dropping-particle&quot;:&quot;&quot;,&quot;family&quot;:&quot;Larusdottir&quot;,&quot;given&quot;:&quot;Marta&quot;,&quot;non-dropping-particle&quot;:&quot;&quot;,&quot;parse-names&quot;:false,&quot;suffix&quot;:&quot;&quot;},{&quot;dropping-particle&quot;:&quot;&quot;,&quot;family&quot;:&quot;Geiser&quot;,&quot;given&quot;:&quot;Johannes L&quot;,&quot;non-dropping-particle&quot;:&quot;&quot;,&quot;parse-names&quot;:false,&quot;suffix&quot;:&quot;&quot;}],&quot;container-title&quot;:&quot;Information and Software Technology&quot;,&quot;id&quot;:&quot;d1acd8cd-b1f2-5ac9-b03b-9b13cca219cb&quot;,&quot;issued&quot;:{&quot;date-parts&quot;:[[&quot;2022&quot;]]},&quot;page&quot;:&quot;107005&quot;,&quot;publisher&quot;:&quot;Elsevier&quot;,&quot;title&quot;:&quot;UX professionals’ learning and usage of UX methods in agile&quot;,&quot;type&quot;:&quot;article-journal&quot;,&quot;volume&quot;:&quot;151&quot;,&quot;container-title-short&quot;:&quot;Inf Softw Technol&quot;},&quot;uris&quot;:[&quot;http://www.mendeley.com/documents/?uuid=dea76e81-05ec-4deb-9dd6-9d4304b508fd&quot;],&quot;isTemporary&quot;:false,&quot;legacyDesktopId&quot;:&quot;dea76e81-05ec-4deb-9dd6-9d4304b508fd&quot;}]},{&quot;citationID&quot;:&quot;MENDELEY_CITATION_fdcd28d0-03ef-4abf-acd8-b2508af88aff&quot;,&quot;properties&quot;:{&quot;noteIndex&quot;:0},&quot;isEdited&quot;:false,&quot;manualOverride&quot;:{&quot;citeprocText&quot;:&quot;[13]&quot;,&quot;isManuallyOverridden&quot;:false,&quot;manualOverrideText&quot;:&quot;&quot;},&quot;citationTag&quot;:&quot;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&quot;,&quot;citationItems&quot;:[{&quot;id&quot;:&quot;cfc9d98b-9766-5c9f-964b-6eb3bfb09676&quot;,&quot;itemData&quot;:{&quot;DOI&quot;:&quot;10.1016/j.csi.2018.12.003&quot;,&quot;ISSN&quot;:&quot;09205489 (ISSN)&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author&quot;:[{&quot;dropping-particle&quot;:&quot;&quot;,&quot;family&quot;:&quot;Curcio&quot;,&quot;given&quot;:&quot;K&quot;,&quot;non-dropping-particle&quot;:&quot;&quot;,&quot;parse-names&quot;:false,&quot;suffix&quot;:&quot;&quot;},{&quot;dropping-particle&quot;:&quot;&quot;,&quot;family&quot;:&quot;Santana&quot;,&quot;given&quot;:&quot;R&quot;,&quot;non-dropping-particle&quot;:&quot;&quot;,&quot;parse-names&quot;:false,&quot;suffix&quot;:&quot;&quot;},{&quot;dropping-particle&quot;:&quot;&quot;,&quot;family&quot;:&quot;Reinehr&quot;,&quot;given&quot;:&quot;S&quot;,&quot;non-dropping-particle&quot;:&quot;&quot;,&quot;parse-names&quot;:false,&quot;suffix&quot;:&quot;&quot;},{&quot;dropping-particle&quot;:&quot;&quot;,&quot;family&quot;:&quot;Malucelli&quot;,&quot;given&quot;:&quot;A&quot;,&quot;non-dropping-particle&quot;:&quot;&quot;,&quot;parse-names&quot;:false,&quot;suffix&quot;:&quot;&quot;}],&quot;container-title&quot;:&quot;Computer Standards and Interfaces&quot;,&quot;id&quot;:&quot;cfc9d98b-9766-5c9f-964b-6eb3bfb09676&quot;,&quot;issued&quot;:{&quot;date-parts&quot;:[[&quot;2019&quot;]]},&quot;language&quot;:&quot;English&quot;,&quot;note&quot;:&quot;Cited By :11\n\nExport Date: 20 November 2021\n\nCODEN: CSTIE\n\nCorrespondence Address: Malucelli, A.; Graduate Program in Computer Science (PPGIa), Brazil; email: malu@ppgia.pucpr.br\n\nFunding details: Coordenação de Aperfeiçoamento de Pessoal de Nível Superior, CAPES, 88887.147219/2017-00\n\nFunding text 1: This work is partially supported by CAPES ( Coordination for the Improvement of Higher Education ) – Brazil (process no. 88887.147219/2017-00 ).\n\nReferences: Blomkvist, S., Towards a model for bridging agile development and user-centered design (2005) Human-Centered Software Engineering — Integrating Usability Software Development Lifecycle, pp. 219-244. , A. Seffah J. Gulliksen M.C. Desmarais Springer Netherlands, Dordrecht; \nConstantine, L.L., (2002), 8, pp. 1-10. , Process agility and software usability: Toward lightweight usage-centered design. Information Age, 8; Ferreira, J., Noble, J., Biddle, R., Agile development iterations and UI design (2007) Agile 2007 (AGILE 2007), pp. 50-58. , IEEE;\nArmitage, J., Are agile methods good for design? (2004) Interactions, 11, pp. 14-23;\nLee, J.C., McCrickard, D.S., Stevens, K.T., Examining the foundations of agile usability with eXtreme scenario-based design (2009) 2009 Agile Conference, pp. 3-10;\nSeffah, A., Desmarais, M.C., Metzker, E., HCI, Usability and Software Engineering Integration: Present and Future (2005) Human-Centered Software Engineering — Integration Usability in the Software Development Lifecycle, pp. 37-57. , A. Seffah J. Gulliksen M.C. Desmarais Springer Netherlands, Dordrecht;\n(1998), ISO, ISO 9241-11:1998 Ergonomic requirements for office work with visual display terminals (VDTs) – Part 11: guidance on usability; (2001), ISO/IEC 9126, Software engineering – product quality – Part 1: quality model; (2011), ISO/IEC 25010, Systems and software engineering - Systems and Software Quality Requirements and Evaluation (SQuaRE) - system and software quality models; Tyldesley, D.A., Employing usability engineering in the development of office products (1988) Comput J, 31 (5), pp. 431-436;\nPreece, J., Rogers, Y., Sharp, H., Benyon, D., Holland, S., Carey, T., Human-Computer Interaction (1994), Addison-Wesley Publishing Company UK; Nielsen, J., The usability engineering life cycle (1992) Computer, 25, pp. 12-22;\n(2010), ISO, ISO 9241-210:2010 Ergonomics of human-system interaction – Part 210: Human-centred design for interactive systems; Tullis, T., Albert, W., Measuring the user experience (2013) Measuring the User Experience, p. 320;\nSharp, H., Rogers, Y., Preece, J., Interaction Design: Beyond Human–Computer Interaction (2007), 2nd ed. John Wiley &amp;amp; Sons Inc. West Sussex, UK; (1999), ISO, ISO 13407:1999 Human-centred design processes for interactive systems; Agile manifesto: manifesto for agile software development (2001), http://www.agilemanifesto.org/, Available: (Accessed 20 April 2018); Dingsøyr, T., Nerur, S., Balijepally, V., Moe, N.B., A decade of agile methodologies: towards explaining agile software development (2012) J Syst Softw, 85, pp. 1213-1221;\nCockburn, A., Crystal Clear: A Human-Powered Methodology for Small Teams (2004), Addison-Wesley ISBN; Stapleton, J., DSDM: Business Focused Development (2003), 2nd ed. Pearson Education ISBN; Palmer, S.R., Felsing, J.M., A Practical Guide to Feature-driven Development (2002), Prentice Hall Upper Saddle River, NJ ISBN; Poppendieck, M., Poppendieck, T., Lean Software Development – An Agile Toolkit for Software Development Managers (2003), Addison-Wesley Boston ISBN; Schwaber, K., Beedle, M., Agile Software Development With Scrum (2001), Prentice Hall Upper Saddle River, NJ, USA; Beck, K., Andres, C., Extreme Programming eXplained: Embrace Change (2004), 2nd ed Addison-Wesley Boston, MA, USA; Dingsøyr, T., Dybå, T., Moe, N.B., Agile Software Development: Current Research and Future Directions, 1, Springer-Verlag, Berlin Heidelberg, 2010238; Kitchenham, B.A., Charters, S., Guidelines For Performing Systematic Literature Reviews in Software Engineering (2007), Keele University Keele, UK EBSE Technical Report EBSE-2007-012007; Petersen, K., Feldt, R., Mujtaba, S., Mattsson, M., Systematic mapping studies in software engineering (2008) 12th International Conference Evaluation and Assessment Software Engineering, pp. 68-77. , http://dl.acm.org/citation.cfm?id=2227115.2227123, BCS Learning &amp;amp; Development Ltd. SwindonUK;\nVerner, J.M., Brereton, O.P., Kitchenham, B.A., Turner, M., Niazi, M., Systematic literature reviews in global software development: a tertiary study (2012) 16th International Conference Evaluation and Assessment Software Engineering (EASE 2012), pp. 2-11;\nKitchenham, B., Pretorius, R., Budgen, D., Brereton, O.P., Turner, M., Niazi, M., Linkman, S., Systematic literature reviews in software engineering – a tertiary study (2010) Inf Softw Technol, 52, pp. 792-805;\nWhat are the criteria for the inclusion of reviews on DARE? (2007), http://www.york.ac.uk/inst/crd/faq4.htm, Available: (Accessed 20 April 2018); Rodgers, M., Sowden, A., Petticrew, M., Arai, L., Roberts, H., Britten, N., Popay, J., Testing methodological guidance on the conduct of narrative synthesis in systematic reviews: effectiveness of interventions to promote smoke alarm ownership and function (2009) Evaluation, 15, pp. 49-73;\nCruzes, D.S., Dybå, T., Research synthesis in software engineering: a tertiary study (2011) Inf Softw Technol, 53, pp. 440-455;\nKane, D., Finding a place for discount usability engineering in agile development: throwing down the gauntlet (2003) Proceedings of the Agile Development Conference (ADC’03), , IEEE Press AO-46;\nSy, D., Adapting usability investigations for agile user-centered design (2007) J Usability Stud, 2 (3), pp. 112-132;\nUngar, J., White, J.A., Agile user centered design: enter the design studio, case studies (2008) Proceedings of the Conference on Human Factors in Computing Systems (CHI ‘2008), pp. 2167-2177. , ACM Press;\nSharp, H., Robinson, H., Segal, J., https://pdfs.semanticscholar.org/3cb8/3f56899f78b9f9f1f0039a9fa3471d415c0f.pdf, Integrating user centered design and software engineering: a role for extreme programming. Available: (Accessed 28 October 2018); Patton, J., Hitting the target: adding interaction design to agile software development (2002) Proceedings of the Conference on Object Oriented Programming Systems Languages and Application (OOPSLA 2002), pp. 1-7. , ACM press;\nEklund, J., Levingston, C., Usability in agile development (2008), http://citeseerx.ist.psu.edu/viewdoc/download?doi=10.1.1.509.363&amp;amp;rep=rep1&amp;amp;type=pdf, Available: (Accessed 28 October 2018); Obendorf, H., Finck, M., Scenario-based usability engineering techniques in agile development processes, case study (2008) Proceedings of the Conference on Human factors in computing systems (CHI ‘08), 2, pp. 159-2166. , ACM Press;\nHolzinger, A., Errath, M., Searle, G., Thumher, B., Slany, W., From extreme programming and usability engineering to extreme usability in software engineering education (XP+UE-&amp;gt;XU) (2005) Proceedings of the 29th Annual International Computer Software and Applications Conference (COMPSAC’05), pp. 169-172. , IEEE Press;\nToulmin, S.E., Rieke, R.R., Janik, A., An Introduction to Reasoning (1984), Macmillan New York; Clarke, P., O'Connor, R.V., The situational factors that affect the software development process: towards a comprehensive reference framework (2012) Inform Softw Technol, 54 (5), pp. 433-447;\nWieringa, R., Maiden, N., Mead, N., Requirements engineering paper classification and evaluation criteria: a proposal and a discussion (2006) Requirements Eng, 11 (1), pp. 102-107;\nda Silva, T.S., Silveira, M.S., de O. Melo, C., Parzianello, L.C., Understanding the UX designer's role within agile teams (2013) Design, User Experience, Usability. Design Philosophy, Methods, and Tools, pp. 599-609. , A. Marcus Springer Berlin Heidelberg, Berlin, Heidelberg;\nMiller, L., Case study of customer input for a successful product (2005) Proceedings of the Agile Conference’05, pp. 225-234. , IEEE Computer Society;\nCockton, G., Lárusdóttir, M., Gregory, P., Cajander, Å., Integrating User-Centred Design in Agile Development, Human-Computer Interaction Series, 1 (2016), Springer International Publishing 276; Marques, A.B., Rodrigues, R., Conte, T., Systematic literature reviews in distributed software development: a tertiary study (2012) 2012 IEEE Seventh International Conference on Global Software Engineering, pp. 134-143;\nBano, M., Zowghi, D., Ikram, N., Systematic reviews in requirements engineering: a tertiary study (2014) 2014 IEEE 4th Int. Work. Empir. Requir. Eng. Emp. 2014 - Proc, pp. 9-16&quot;,&quot;page&quot;:&quot;61-77&quot;,&quot;publisher&quot;:&quot;Elsevier B.V.&quot;,&quot;publisher-place&quot;:&quot;Graduate Program in Computer Science (PPGIa), Pontifícia Universidade Católica do Paraná – PUCPR, Curitiba, Brazil&quot;,&quot;title&quot;:&quot;Usability in agile software development: A tertiary study&quot;,&quot;type&quot;:&quot;article-journal&quot;,&quot;volume&quot;:&quot;64&quot;,&quot;container-title-short&quot;:&quot;Comput Stand Interfaces&quot;},&quot;uris&quot;:[&quot;http://www.mendeley.com/documents/?uuid=8d4a999a-0bbf-4598-8c9e-fe698abffc1b&quot;],&quot;isTemporary&quot;:false,&quot;legacyDesktopId&quot;:&quot;8d4a999a-0bbf-4598-8c9e-fe698abffc1b&quot;}]},{&quot;citationID&quot;:&quot;MENDELEY_CITATION_4b5dbfc4-07e1-40ce-b49d-fbba208d26ed&quot;,&quot;properties&quot;:{&quot;noteIndex&quot;:0},&quot;isEdited&quot;:false,&quot;manualOverride&quot;:{&quot;isManuallyOverridden&quot;:false,&quot;citeprocText&quot;:&quot;[14], [15]&quot;,&quot;manualOverrideText&quot;:&quot;&quot;},&quot;citationTag&quot;:&quot;MENDELEY_CITATION_v3_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&quot;,&quot;citationItems&quot;:[{&quot;id&quot;:&quot;e5356727-a315-357f-b6e7-763f06b164cb&quot;,&quot;itemData&quot;:{&quot;type&quot;:&quot;paper-conference&quot;,&quot;id&quot;:&quot;e5356727-a315-357f-b6e7-763f06b164cb&quot;,&quot;title&quot;:&quot;Integrating Agile and User-Centered Design: A Systematic Mapping and Review of Evaluation and Validation Studies of Agile-UX&quot;,&quot;author&quot;:[{&quot;family&quot;:&quot;Jurca&quot;,&quot;given&quot;:&quot;G&quot;,&quot;parse-names&quot;:false,&quot;dropping-particle&quot;:&quot;&quot;,&quot;non-dropping-particle&quot;:&quot;&quot;},{&quot;family&quot;:&quot;Hellmann&quot;,&quot;given&quot;:&quot;T D&quot;,&quot;parse-names&quot;:false,&quot;dropping-particle&quot;:&quot;&quot;,&quot;non-dropping-particle&quot;:&quot;&quot;},{&quot;family&quot;:&quot;Maurer&quot;,&quot;given&quot;:&quot;F&quot;,&quot;parse-names&quot;:false,&quot;dropping-particle&quot;:&quot;&quot;,&quot;non-dropping-particle&quot;:&quot;&quot;}],&quot;container-title&quot;:&quot;2014 Agile Conference&quot;,&quot;DOI&quot;:&quot;10.1109/AGILE.2014.17&quot;,&quot;ISBN&quot;:&quot;VO  -&quot;,&quot;issued&quot;:{&quot;date-parts&quot;:[[2014]]},&quot;page&quot;:&quot;24-32&quot;,&quot;container-title-short&quot;:&quot;&quot;},&quot;isTemporary&quot;:false},{&quot;id&quot;:&quot;22d62f51-223a-38c8-80e1-248f6b12a780&quot;,&quot;itemData&quot;:{&quot;type&quot;:&quot;paper-conference&quot;,&quot;id&quot;:&quot;22d62f51-223a-38c8-80e1-248f6b12a780&quot;,&quot;title&quot;:&quot;The role of UX professionals in agile development: A case study from industry&quot;,&quot;author&quot;:[{&quot;family&quot;:&quot;Bruun&quot;,&quot;given&quot;:&quot;A&quot;,&quot;parse-names&quot;:false,&quot;dropping-particle&quot;:&quot;&quot;,&quot;non-dropping-particle&quot;:&quot;&quot;},{&quot;family&quot;:&quot;Larusdottir&quot;,&quot;given&quot;:&quot;M K&quot;,&quot;parse-names&quot;:false,&quot;dropping-particle&quot;:&quot;&quot;,&quot;non-dropping-particle&quot;:&quot;&quot;},{&quot;family&quot;:&quot;Nielsen&quot;,&quot;given&quot;:&quot;L&quot;,&quot;parse-names&quot;:false,&quot;dropping-particle&quot;:&quot;&quot;,&quot;non-dropping-particle&quot;:&quot;&quot;},{&quot;family&quot;:&quot;Nielsen&quot;,&quot;given&quot;:&quot;P A&quot;,&quot;parse-names&quot;:false,&quot;dropping-particle&quot;:&quot;&quot;,&quot;non-dropping-particle&quot;:&quot;&quot;},{&quot;family&quot;:&quot;Persson&quot;,&quot;given&quot;:&quot;J S&quot;,&quot;parse-names&quot;:false,&quot;dropping-particle&quot;:&quot;&quot;,&quot;non-dropping-particle&quot;:&quot;&quot;}],&quot;container-title&quot;:&quot;10th Nordic Conference on Human-Computer Interaction, NordiCHI 2018&quot;,&quot;DOI&quot;:&quot;10.1145/3240167.3240213&quot;,&quot;ISBN&quot;:&quot;9781450364379 (ISBN)&quot;,&quot;URL&quot;:&quot;https://www.scopus.com/inward/record.uri?eid=2-s2.0-85056586248&amp;doi=10.1145%2F3240167.3240213&amp;partnerID=40&amp;md5=f62a94b98b295582ad276f1bec13cdc7&quot;,&quot;issued&quot;:{&quot;date-parts&quot;:[[2018]]},&quot;publisher-place&quot;:&quot;Aalborg University, Aalborg Øst, Denmark&quot;,&quot;page&quot;:&quot;352-363&quot;,&quot;language&quot;:&quot;English&quot;,&quot;abstract&quot;:&quot;A highly debated topic within recent literature in HCI is the integration of UX activities into agile development. While we acknowledge the question of integration to be one of the main challenges for UX professionals, this seems to have received traction and is heading closer towards a resolution. We believe the time is right for gaining an in-depth understanding of the UX roles responsibilities in an agile case company that has moved beyond the question of UX integration. Through interviews with UX professionals, developers and managers we found that the UX professionals have a very broad set of responsibilities, of which some are unseen in relation to previous studies and not classically considered part of the UX role. Interestingly, these newly identified responsibilities are some of the most critical to the success of integrating UX into agile development. © 2018 Copyright is held by the owner/author(s). Publication rights licensed to ACM.&quot;,&quot;publisher&quot;:&quot;Association for Computing Machinery&quot;,&quot;container-title-short&quot;:&quot;&quot;},&quot;isTemporary&quot;:false}]},{&quot;citationID&quot;:&quot;MENDELEY_CITATION_2d6024dc-5e2f-418c-a2b0-206c9b1ec6ba&quot;,&quot;properties&quot;:{&quot;noteIndex&quot;:0},&quot;isEdited&quot;:false,&quot;manualOverride&quot;:{&quot;isManuallyOverridden&quot;:false,&quot;citeprocText&quot;:&quot;[16]&quot;,&quot;manualOverrideText&quot;:&quot;&quot;},&quot;citationTag&quot;:&quot;MENDELEY_CITATION_v3_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&quot;,&quot;citationItems&quot;:[{&quot;id&quot;:&quot;c8509810-4c1a-3253-bb02-f7def51cdc58&quot;,&quot;itemData&quot;:{&quot;type&quot;:&quot;article-journal&quot;,&quot;id&quot;:&quot;c8509810-4c1a-3253-bb02-f7def51cdc58&quot;,&quot;title&quot;:&quot;The UX book: Agile UX design for a quality user experience&quot;,&quot;author&quot;:[{&quot;family&quot;:&quot;Hartson&quot;,&quot;given&quot;:&quot;Rex&quot;,&quot;parse-names&quot;:false,&quot;dropping-particle&quot;:&quot;&quot;,&quot;non-dropping-particle&quot;:&quot;&quot;},{&quot;family&quot;:&quot;Pyla&quot;,&quot;given&quot;:&quot;Pardha&quot;,&quot;parse-names&quot;:false,&quot;dropping-particle&quot;:&quot;&quot;,&quot;non-dropping-particle&quot;:&quot;&quot;}],&quot;container-title&quot;:&quot;The UX Book: Agile UX Design for a Quality User Experience&quot;,&quot;accessed&quot;:{&quot;date-parts&quot;:[[2023,1,25]]},&quot;DOI&quot;:&quot;10.1016/C2013-0-19285-9&quot;,&quot;ISBN&quot;:&quot;9780128053423&quot;,&quot;URL&quot;:&quot;http://www.sciencedirect.com:5070/book/9780128053423/the-ux-book&quot;,&quot;issued&quot;:{&quot;date-parts&quot;:[[2018,1,1]]},&quot;page&quot;:&quot;1-888&quot;,&quot;abstract&quot;:&quot;The discipline of user experience (UX) design has matured into a confident practice and this edition reflects, and in some areas accelerates, that evolution. Technically this is the second edition of The UX Book, but so much of it is new, it is more like a sequel. One of the major positive trends in UX is the continued emphasis on design-a kind of design that highlights the designer’s creative skills and insights and embodies a synthesis of technology with usability, usefulness, aesthetics, and meaningfulness to the user. In this edition a new conceptual top-down design framework is introduced to help readers with this evolution. This entire edition is oriented toward an agile UX lifecycle process, explained in the funnel model of agile UX, as a better match to the now de facto standard agile approach to software engineering. To reflect these trends, even the subtitle of the book is changed to “Agile UX design for a quality user experience”. Designed as a how-to-do-it handbook and field guide for UX professionals and a textbook for aspiring students, the book is accompanied by in-class exercises and team projects. The approach is practical rather than formal or theoretical. The primary goal is still to imbue an understanding of what a good user experience is and how to achieve it. To better serve this, processes, methods, and techniques are introduced early to establish process-related concepts as context for discussion in later chapters.&quot;,&quot;publisher&quot;:&quot;Elsevier&quot;,&quot;container-title-short&quot;:&quot;&quot;},&quot;isTemporary&quot;:false}]},{&quot;citationID&quot;:&quot;MENDELEY_CITATION_14d81405-3ecc-4f49-966d-3db6e2779cb3&quot;,&quot;properties&quot;:{&quot;noteIndex&quot;:0},&quot;isEdited&quot;:false,&quot;manualOverride&quot;:{&quot;citeprocText&quot;:&quot;[17]&quot;,&quot;isManuallyOverridden&quot;:false,&quot;manualOverrideText&quot;:&quot;&quot;},&quot;citationTag&quot;:&quot;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&quot;,&quot;citationItems&quot;:[{&quot;id&quot;:&quot;ad8a3d7f-31ed-57ef-ac96-57c327814d88&quot;,&quot;itemData&quot;:{&quot;DOI&quot;:&quot;10.1109/FIE.2014.7044340&quot;,&quot;ISBN&quot;:&quot;15394565 (ISSN)&quot;,&quot;abstract&quot;:&quot;The development of a web platform is a complex and interdisciplinary task, where people with different roles such as project manager, designer or developer participate. Different usability and User Experience evaluation methods can be used in each stage of the development life cycle, but not all of them have the same influence in the software development and in the final product or system. This article presents the study of the impact of these methods applied in the context of an e-Learning platform development. The results show that the impact has been strong from a developer's perspective. Developer team members considered that usability and User Experience evaluation allowed them mainly to identify design mistakes, improve the platform's usability and understand the end users and their needs in a better way. Interviews with potential users, clickmaps and scrollmaps were rated as the most useful methods. Finally, these methods were considered unanimously very useful in the context of the entire software development, only comparable to SCRUM meetings and overcoming the rest of involved factors. © 2014 IEEE.&quot;,&quot;author&quot;:[{&quot;dropping-particle&quot;:&quot;&quot;,&quot;family&quot;:&quot;Gordillo&quot;,&quot;given&quot;:&quot;A&quot;,&quot;non-dropping-particle&quot;:&quot;&quot;,&quot;parse-names&quot;:false,&quot;suffix&quot;:&quot;&quot;},{&quot;dropping-particle&quot;:&quot;&quot;,&quot;family&quot;:&quot;Barra&quot;,&quot;given&quot;:&quot;E&quot;,&quot;non-dropping-particle&quot;:&quot;&quot;,&quot;parse-names&quot;:false,&quot;suffix&quot;:&quot;&quot;},{&quot;dropping-particle&quot;:&quot;&quot;,&quot;family&quot;:&quot;Aguirre&quot;,&quot;given&quot;:&quot;S&quot;,&quot;non-dropping-particle&quot;:&quot;&quot;,&quot;parse-names&quot;:false,&quot;suffix&quot;:&quot;&quot;},{&quot;dropping-particle&quot;:&quot;&quot;,&quot;family&quot;:&quot;Quemada&quot;,&quot;given&quot;:&quot;J&quot;,&quot;non-dropping-particle&quot;:&quot;&quot;,&quot;parse-names&quot;:false,&quot;suffix&quot;:&quot;&quot;}],&quot;container-title&quot;:&quot;44th Annual Frontiers in Education Conference, FIE 2014&quot;,&quot;id&quot;:&quot;ad8a3d7f-31ed-57ef-ac96-57c327814d88&quot;,&quot;issue&quot;:&quot;February&quot;,&quot;issued&quot;:{&quot;date-parts&quot;:[[&quot;2014&quot;]]},&quot;language&quot;:&quot;English&quot;,&quot;note&quot;:&quot;From Duplicate 2 (The usefulness of usability and user experience evaluation methods on an e-Learning platform development from a developer's perspective: A case study - Gordillo, A; Barra, E; Aguirre, S; Quemada, J)\n\nConference code: 113076\n\nCited By :3\n\nExport Date: 20 November 2021\n\nCODEN: PFECD\n\nReferences: Ardito, C., Buono, P., Caivano, D., Costabile, M.F., Lanzilotti, R., Bruun, A., Stage, J., (2011) Usability Evaluation: A Survey of Software Development Organizations, pp. 282-287; \nArdito, C., Buono, P., Costabile, M.F., Lanzilotti, R., Are software companies aware of UX (2012) I-UxSED'12, pp. 10-13;\nKuniavsky, M., Observing the User Experience: A Practitioner's Guide to User Research, , Morgan Kaufmann, 2003, p. 576;\nHolocher-Ertl, T., Kieslinger, B., Fabian, C.M., Linking schools with science: How innovative tools can increase the effectiveness of science teaching in the classroom (2012) Proceedings of the 2012 EDEN Annual Conference: Open Learning Generations-Closing the Gap from Generation Y. To the Mature Lifelong Learners;\nBarra, E., Gordillo, A., Quemada, J., Virtual science hub: An open source platform to enrich science teaching (2014) Proceedings of the International Conference on Educational Sciences and Technology (ICEST 2014);\nGordillo, A., Barra, E., Quemada, J., Enhancing K-12 science education through a multi-device web tool to facilitate content integration and e-Infrastructure access (2013) Proceedings of the 7th International Technology, Education and Development Conference (INTED 2013);\nBarra, E., Gallego, D., Aguirre, S., Quemada, J., Facilitating the creation of K-12 interactive learning objects using a multi device web tool (2012) Proceedings of the 2012 Frontiers in Education Conference (FIE 2012);\nBarra, E., Gallego, D., Aguirre, S., Quemada, J., A web tool to create educational content with gaming visualization (2012) Proceedings of the 2012 Frontiers in Education Conference (FIE 2012);\n(1998) ISO 9241-11: Ergonomic Requirements for Office Work with Visual Display Terminals (VDTs)-Part 11: Guidance on Usability, , ISO;\nHartson, H.R., Andre, T.S., Williges, R.C., Tech, V., Criteria for evaluating usability evaluation methods (2001) International Journal of Human-computer Interaction, 13 (4), pp. 373-410;\nQuintana, C., Carra, A., Krajcik, J., Soloway, E., Learner-centered design: Reflections and new directions (2001) Human-Computer Interaction in the New Millennium, pp. 605-626. , Addison Wesley;\nArdito, C., Costabile, M.F., De Marsico, M., Lanzilotti, R., Levialdi, S., Roselli, T., Rossano, V., An approach to usability evaluation of e-learning applications (2006) Universal Access in the Information Society, 4 (3), pp. 270-283;\nGiannakos, M.N., The evaluation of an e-Learning web-based platform (2010) Proceedings of the 2nd International Conference on Computer Supported Education, pp. 433-438;\nNorman, D., Miller, J., Henderson, A., What you see, some of what's in the future, and how we go about doing it (1995) Conference Companion on Human Factors in Computing Systems-CHI '95;\n(2010) ISO 9241-210: Ergonomics of Human System Interaction-Part 210: Human-centred Design for Interactive Systems, , ISO;\nhttp://www.allaboutux.org/ux-definitions, UX Definitions; Law, E., Roto, V., Hassenzahl, M., Vermeeren, A., Kort, J., Understanding, scoping and defining user experience (2009) Proceedings of the 27th International Conference on Human Factors in Computing Systems-CHI 09, p. 719;\nHassenzahl, M., Burmester, M., Koller, F., Attrakdiff: A questionnaire for measuring the perceived hedonic and pragmatic quality (2003) Human &amp;amp; Computer, pp. 187-196;\nKarapanos, E., Martens, J.-B., Hassenzahl, M., (2009) Reconstructing Experiences Through Sketching, , rxiv preprint arXiv:0912. 5343;\nIsbister, K., Höök, K., Sharp, M., Laaksolahti, J., The sensual evaluation instrument (2006) Proceedings of the SIGCHI Conference on Human Factors in Computing Systems-CHI '06, p. 1163;\nKarapanos, E., Zimmerman, J., Forlizzi, J., Martens, J.-B., User experience over time (2009) Proceedings of the 27th International Conference on Human Factors in Computing Systems-CHI 09;\nRoto, V., Law, E., Vermeeren, A., Hoonholt, J., User experience white paper (2011) Results from Dagstuhl Seminar on Demarcating User Experience;\nVermeeren, A., Law, E., Roto, V., Obrist, M., Hoonhout, J., Väänänen-Vainio-Mattila, K., User experience evaluation methods (2010) Proceedings of the 6th Nordic Conference on Human-Computer Interaction Extending Boundaries-NordiCHI '10, p. 521;\nLaw, E., Abrahão, S., Vermeeren, A., Hvannberg, E., Interplay between user experience evaluation and system development: State of the art (2012) International Workshop on the Interplay between User Experience (UX) Evaluation and System Development, p. 1;\nBudwig, M., Jeong, S., Kelkar, K., When user experience met agile (2009) Proceedings of the 27th International Conference Extended Abstracts on Human Factors in Computing Systems-CHI EA '09, p. 3075;\nJokela, T., The early phases of UX: Why they are important (more than evaluation), and what they are (2012) International Workshop on the Interplay between User Experience (UX) Evaluation and System Development, p. 49;\nLarman, C., (2003) Agile and Iterative Development: A Manager's Guide, , Addison-Wesley Professional;\nRising, L., Janoff, N.S., The scrum software development process for small teams (2000) IEEE Software, 17 (4), pp. 26-32;\nThomas, D., Hansson, D.H., Breedt, L., Clark, M., Fuchs, T., Schwarz, A., (2005) Agile Web Development with Rails: A Pragmatic Guide, p. 450. , (Pragmatic Programmers). Pragmatic Bookshelf;\nDix, A., Finlay, J.E., Abowd, G.D., Beale, R., (2003) Human-Computer Interaction, p. 834. , (3rd Edition). Prentice Hall;\nTullis, T., Albert, W., (2008) Measuring the User Experience: Collecting, Analyzing, and Presenting Usability Metrics, , Morgan Kaufmann;\nMuller, M.J., Kuhn, S., Participatory design (1993) Communications of the ACM, 36 (6), pp. 24-28. , Jun;\nCarroll, J.M., Five reasons for scenario-based design (2000) Interacting with Computers, 13 (1), pp. 43-60. , Sep;\nIsacker, K., Slegers, K., Gemou, M., Bekiaris, E., Universal access in human-computer interaction (2009) Addressing Diversity, 5614, pp. 184-192. , Berlin, Heidelberg: Springer Berlin Heidelberg;\nHuntwork, P.K., Muzzey, D.W., Pietras, C.M., Wixon, D.R., Changing the rules: A pragmatic approach to product development (1993) Digital Technical Journal, 5 (4), pp. 18-35;\nHolocher-Ertl, T., Kieslinger, B., Fabian, C., Designing for the users or with the users? a participatory design approach for science teaching in schools (2012) Proceedings of the 22nd Annual EChallenges e-2012 Conference;\nGLOBAL Excursion Teachers Blog, , http://teacher.globalexcursion-project.eu;\nCrazyEgg Tool, , http://www.crazyegg.com;\nhttp://www.mashme.tv; UserVoice Tool, , http://www.uservoice.com;\nJordan, P.W., (2000) Designing Pleasurable Products: An Introduction to the New Human Factors, , CRC Press;\nDesmet, P., (2005) Measuring Emotion: Development and Application of An Instrument to Measure Emotional Responses to Products;\nVan Someren, M.W., Barnard, Y.F., Sandberg, J.A.C., (1994) The Think Aloud Method: A Practical Guide to Modelling Cognitive Processes (Knowledge-Based Systems), p. 208. , Academic Press;\nDumas, J.S., Molich, R., Jeffries, R., Describing Usability Problems: Are we sending the right message (2004) Interactions, 11 (4), p. 24;\nNrgaard, M., Hornbæk, K., Exploring the value of usability feedback formats (2009) International Journal of Human-Computer Interaction, 25 (1), pp. 49-74\nA4 - ASEE Educational Research and Methods Division; et al.; IEEE Computer Society; IEEE Education Society; Madrid Technical University; Spanish University of Distance Education&quot;,&quot;page&quot;:&quot;1-8&quot;,&quot;publisher&quot;:&quot;Institute of Electrical and Electronics Engineers Inc.&quot;,&quot;publisher-place&quot;:&quot;Escuela Técnica Superior de Ingenieros de Telecomunicación, Universidad Politécnica de Madrid, Avenida Complutense 30, Madrid, 28040, Spain&quot;,&quot;title&quot;:&quot;The usefulness of usability and user experience evaluation methods on an e-Learning platform development from a developer's perspective: A case study&quot;,&quot;type&quot;:&quot;paper-conference&quot;,&quot;volume&quot;:&quot;2015-Febru&quot;,&quot;container-title-short&quot;:&quot;&quot;},&quot;uris&quot;:[&quot;http://www.mendeley.com/documents/?uuid=43c23d5e-7c49-409c-b2e7-5fc5991dd67c&quot;],&quot;isTemporary&quot;:false,&quot;legacyDesktopId&quot;:&quot;43c23d5e-7c49-409c-b2e7-5fc5991dd67c&quot;}]},{&quot;citationID&quot;:&quot;MENDELEY_CITATION_7eb634a4-9ce9-480a-9fea-fd5c39b2ff4d&quot;,&quot;properties&quot;:{&quot;noteIndex&quot;:0},&quot;isEdited&quot;:false,&quot;manualOverride&quot;:{&quot;citeprocText&quot;:&quot;[18]&quot;,&quot;isManuallyOverridden&quot;:false,&quot;manualOverrideText&quot;:&quot;&quot;},&quot;citationTag&quot;:&quot;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&quot;,&quot;citationItems&quot;:[{&quot;id&quot;:&quot;abecb306-65fa-5f4e-bcec-bb67da162194&quot;,&quot;itemData&quot;:{&quot;DOI&quot;:&quot;10.1007/978-3-319-07668-3_4&quot;,&quot;ISBN&quot;:&quot;03029743 (ISSN); 9783319076676 (ISBN)&quot;,&quot;abstract&quot;:&quot;The integration between agile methods and UCD has been addressed by several authors in recent years. However, a gap remains regarding how the practices have been described, lacking a standard that both designers and agile practitioners can understand and apply. This study aims to propose agile usability patterns based on the literature, with a focus on the User-Centered Design early stages. The goal of the proposed patterns is to facilitate the use of the best agile usability practices by identifying more clearly in which context the pattern can be applied, and what is the problem that each pattern solves, presenting examples. © 2014 Springer International Publishing Switzerland.&quot;,&quot;author&quot;:[{&quot;dropping-particle&quot;:&quot;&quot;,&quot;family&quot;:&quot;Bertholdo&quot;,&quot;given&quot;:&quot;A P O&quot;,&quot;non-dropping-particle&quot;:&quot;&quot;,&quot;parse-names&quot;:false,&quot;suffix&quot;:&quot;&quot;},{&quot;dropping-particle&quot;:&quot;&quot;,&quot;family&quot;:&quot;Silva&quot;,&quot;given&quot;:&quot;T S&quot;,&quot;non-dropping-particle&quot;:&quot;Da&quot;,&quot;parse-names&quot;:false,&quot;suffix&quot;:&quot;&quot;},{&quot;dropping-particle&quot;:&quot;&quot;,&quot;family&quot;:&quot;O. Melo&quot;,&quot;given&quot;:&quot;C&quot;,&quot;non-dropping-particle&quot;:&quot;De&quot;,&quot;parse-names&quot;:false,&quot;suffix&quot;:&quot;&quot;},{&quot;dropping-particle&quot;:&quot;&quot;,&quot;family&quot;:&quot;Kon&quot;,&quot;given&quot;:&quot;F&quot;,&quot;non-dropping-particle&quot;:&quot;&quot;,&quot;parse-names&quot;:false,&quot;suffix&quot;:&quot;&quot;},{&quot;dropping-particle&quot;:&quot;&quot;,&quot;family&quot;:&quot;Silveira&quot;,&quot;given&quot;:&quot;M S&quot;,&quot;non-dropping-particle&quot;:&quot;&quot;,&quot;parse-names&quot;:false,&quot;suffix&quot;:&quot;&quot;}],&quot;container-title&quot;:&quot;3rd International Conference on Design, User Experience, and Usability: Theories, Methods, and Tools for Designing the User Experience, DUXU 2014, Held as Part of 16th International Conference on Human-Computer Interaction, HCI International 2014&quot;,&quot;id&quot;:&quot;abecb306-65fa-5f4e-bcec-bb67da162194&quot;,&quot;issue&quot;:&quot;PART 1&quot;,&quot;issued&quot;:{&quot;date-parts&quot;:[[&quot;2014&quot;]]},&quot;language&quot;:&quot;English&quot;,&quot;note&quot;:&quot;Conference code: 107055\n\nCited By :17\n\nExport Date: 20 November 2021\n\nReferences: Dingsøyr, T., Dyba, T., Moe, N.B., (2010) Agile Software Development - Current Research and Future Directions, , 1st edn Springer; \nRatcliffe, L., McNeill, M., Agile experience design: A digital designers guide to agile (2012) Lean, and Continuous, , New Riders;\nLarman, C., Agile and iterative development: A managers guide (2003) Pearson Education;\nAssociation U.E.P What is user-centered design? January 2014; Sy, D., Adapting usability investigations for agile user-centered design (2007) Journal of Usability Studies, 2 (3), pp. 112-132;\nFox, D., Sillito, J., Maurer, F., Agile methods and user-centered design: How these two methodologies are being successfully integrated in industry (2008) Agile 2008 Conference, pp. 63-72;\nSilva Da Silva, T., Martin, A., Maurer, F., Silveira, M., User-centered design and agile methods: A systematic review (2011) Agile Conference, Agile 2011, pp. 77-86. , Society, I.C. (ed);\nSantos, A.P.O., Application of Agile Usability Practices in Free and Open Source Software 131 P Thesis (Master in Computer Science) 2012); Institute of Mathematics and Statistics, , http://www.teses.usp.br/teses/disponiveis/45/45134/tde-22082012-154721, University of Sao Paulo, Sao Paulo;\nSchwaber, K., Beedle, M., (2001) Agile Software Development with Scrum, , 1st edn Prentice Hall PTR, Upper Saddle River;\nBeck, K., Andres, C., (2004) Extreme Programming Explained: Embrace Change, , 2nd edn Addison-Wesley Professional;\nAlexander, C., Ishikawa, S., Silverstein, M., Jacobson, M., King, I.F., Angel, S., A pattern language: Towns, buildings, construction (1977) Center for Environmental Structure Series, , Oxford University Press;\nTullis, T., Albert, B., Measuring the user experience: Collecting (2008) Analysing, and Presenting Usability Metrics, , Morgan Kaufmann March;\nChamberlain, S., Sharp, H., Maiden, N., Towards a framework for integrating agile development and user-centred design (2006) LNCS, 4044, pp. 143-153. , Abrahamsson, P., Marchesi, M., Succi, G. (eds) XP 2006 Springer, Heidelberg;\nBelchev, B., Baker, P., Improving obama campaign software: Learning from users (2009) Agile 2009 Conference, pp. 395-399;\nSy, D., Miller, L., Optimizing agile user-centred design (2008) CHI 2008 Extended Abstracts on Human Factors in Computing Systems, pp. 3897-3900. , ACM, New York;\nCho, L., Adopting an agile culture (2009) Proceedings of the 2009 Agile Conference, AGILE 2009, pp. 400-403. , IEEE Computer Society, Washington, DC;\nGothelf, J., Ux Designer As Product Owner, , http://www.jeffgothelf.com/blog/ux-designer-as-product-owner/, (February 2011);\nPatton, J., (2008) Emerging Best Agile Ux Practice, , http://agileproductdesign.com/blog/emerging.best.agile.ux.practice.Html;\nLu, C., Rauch, T., Miller, L., (2010) Agile Teams: Best Practices for Agile Development, 9 (1), pp. 6-10;\nNielsen, J., (2009) Agile User Experience Projects, , http://www.useit.com/alertbox/agile-user-experience.html;\nEnterprise, E., Incorporating User-centered Design into An Agile Development Process, , http://experoinc.com/incorporating-user-centered-design-into-anagile- development-process/, (December 2011 acessed on: December 2011);\nHussain, Z., Milchrahm, H., Shahzad, S., Slany, W., Tscheligi, M., Wolkerstorfer, P., Integration of extreme programming and user-centered design: Lessons learned (2009) Agile Processes in Software Engineering and Extreme Programming, 31, pp. 174-179;\nSohaib, O., Khan, K., Integrating usability engineering and agile software development: A literature review (2010) 2010 International Conference on Computer Design and Applications ICCDA, 2;\nSix, J.M., Integrating Ux into Agile Development (April 2011), , http://www.uxmatters.com/mt/archives/2011/04/integrating-ux-intoagile- development.php, Accessed on: December 2011;\nBroschinsky, D., Baker, L., Using persona with xp at landesk software, an avocent company (2008) Proceedings of the Agile 2008 IEEE Computer Society, pp. 543-548. , Washington, DC\nA4 -&quot;,&quot;page&quot;:&quot;33-44&quot;,&quot;publisher&quot;:&quot;Springer Verlag&quot;,&quot;publisher-place&quot;:&quot;IME/USP - Universidade de São Paulo, Brazil&quot;,&quot;title&quot;:&quot;Agile usability patterns for UCD early stages&quot;,&quot;type&quot;:&quot;article&quot;,&quot;volume&quot;:&quot;8517 LNCS&quot;,&quot;container-title-short&quot;:&quot;&quot;},&quot;uris&quot;:[&quot;http://www.mendeley.com/documents/?uuid=5fd62402-28b0-4327-85b0-38f32ea84059&quot;],&quot;isTemporary&quot;:false,&quot;legacyDesktopId&quot;:&quot;5fd62402-28b0-4327-85b0-38f32ea84059&quot;}]},{&quot;citationID&quot;:&quot;MENDELEY_CITATION_b46de43a-fae7-42d8-9521-0518c6ec00f2&quot;,&quot;properties&quot;:{&quot;noteIndex&quot;:0},&quot;isEdited&quot;:false,&quot;manualOverride&quot;:{&quot;citeprocText&quot;:&quot;[12]&quot;,&quot;isManuallyOverridden&quot;:false,&quot;manualOverrideText&quot;:&quot;&quot;},&quot;citationTag&quot;:&quot;MENDELEY_CITATION_v3_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&quot;,&quot;citationItems&quot;:[{&quot;id&quot;:&quot;d1acd8cd-b1f2-5ac9-b03b-9b13cca219cb&quot;,&quot;itemData&quot;:{&quot;author&quot;:[{&quot;dropping-particle&quot;:&quot;&quot;,&quot;family&quot;:&quot;Cajander&quot;,&quot;given&quot;:&quot;Åsa&quot;,&quot;non-dropping-particle&quot;:&quot;&quot;,&quot;parse-names&quot;:false,&quot;suffix&quot;:&quot;&quot;},{&quot;dropping-particle&quot;:&quot;&quot;,&quot;family&quot;:&quot;Larusdottir&quot;,&quot;given&quot;:&quot;Marta&quot;,&quot;non-dropping-particle&quot;:&quot;&quot;,&quot;parse-names&quot;:false,&quot;suffix&quot;:&quot;&quot;},{&quot;dropping-particle&quot;:&quot;&quot;,&quot;family&quot;:&quot;Geiser&quot;,&quot;given&quot;:&quot;Johannes L&quot;,&quot;non-dropping-particle&quot;:&quot;&quot;,&quot;parse-names&quot;:false,&quot;suffix&quot;:&quot;&quot;}],&quot;container-title&quot;:&quot;Information and Software Technology&quot;,&quot;id&quot;:&quot;d1acd8cd-b1f2-5ac9-b03b-9b13cca219cb&quot;,&quot;issued&quot;:{&quot;date-parts&quot;:[[&quot;2022&quot;]]},&quot;page&quot;:&quot;107005&quot;,&quot;publisher&quot;:&quot;Elsevier&quot;,&quot;title&quot;:&quot;UX professionals’ learning and usage of UX methods in agile&quot;,&quot;type&quot;:&quot;article-journal&quot;,&quot;volume&quot;:&quot;151&quot;,&quot;container-title-short&quot;:&quot;Inf Softw Technol&quot;},&quot;uris&quot;:[&quot;http://www.mendeley.com/documents/?uuid=dea76e81-05ec-4deb-9dd6-9d4304b508fd&quot;],&quot;isTemporary&quot;:false,&quot;legacyDesktopId&quot;:&quot;dea76e81-05ec-4deb-9dd6-9d4304b508fd&quot;}]},{&quot;citationID&quot;:&quot;MENDELEY_CITATION_a8d3cc32-4df8-4bbd-9961-fbbd69b5a8a5&quot;,&quot;properties&quot;:{&quot;noteIndex&quot;:0},&quot;isEdited&quot;:false,&quot;manualOverride&quot;:{&quot;citeprocText&quot;:&quot;[19]&quot;,&quot;isManuallyOverridden&quot;:false,&quot;manualOverrideText&quot;:&quot;&quot;},&quot;citationTag&quot;:&quot;MENDELEY_CITATION_v3_eyJjaXRhdGlvbklEIjoiTUVOREVMRVlfQ0lUQVRJT05fYThkM2NjMzItNGRmOC00YmJkLTk5NjEtZmJiZDY5YjVhOGE1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fb0a18ea-c069-427b-93c1-028007ecaf44&quot;,&quot;properties&quot;:{&quot;noteIndex&quot;:0},&quot;isEdited&quot;:false,&quot;manualOverride&quot;:{&quot;isManuallyOverridden&quot;:false,&quot;citeprocText&quot;:&quot;[20]&quot;,&quot;manualOverrideText&quot;:&quot;&quot;},&quot;citationTag&quot;:&quot;MENDELEY_CITATION_v3_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&quot;,&quot;citationItems&quot;:[{&quot;id&quot;:&quot;df327b47-038c-3b8b-bf2e-6ec681dcd961&quot;,&quot;itemData&quot;:{&quot;type&quot;:&quot;article-journal&quot;,&quot;id&quot;:&quot;df327b47-038c-3b8b-bf2e-6ec681dcd961&quot;,&quot;title&quot;:&quot;Integrating User Experience into Agile -- An Experience Report on Lean UX and Scrum&quot;,&quot;author&quot;:[{&quot;family&quot;:&quot;Alhammad&quot;,&quot;given&quot;:&quot;Manal&quot;,&quot;parse-names&quot;:false,&quot;dropping-particle&quot;:&quot;&quot;,&quot;non-dropping-particle&quot;:&quot;&quot;},{&quot;family&quot;:&quot;Moreno&quot;,&quot;given&quot;:&quot;Ana&quot;,&quot;parse-names&quot;:false,&quot;dropping-particle&quot;:&quot;&quot;,&quot;non-dropping-particle&quot;:&quot;&quot;}],&quot;accessed&quot;:{&quot;date-parts&quot;:[[2022,9,27]]},&quot;DOI&quot;:&quot;10.1145/3510456.3514156&quot;,&quot;URL&quot;:&quot;http://arxiv.org/abs/2204.11329&quot;,&quot;issued&quot;:{&quot;date-parts&quot;:[[2022,4,24]]},&quot;abstract&quot;:&quot;The integration of Agile development and user experience (UX) has received significant attention over the past decade. The literature contains several process models and wide-ranging discussion about the benefits and challenges of this integration. However, academia has given this integration short shrift. In fact, there are very few publications covering educational courses dealing with Agile development and UX. In this paper, we report on our experience of designing and running a graduate software engineering course that covers the integration of Lean UX into Scrum and employs gamification to improve student engagement. We identified six lessons learned that new point to important aspects to be considered when integrating Agile development and UX in academia. For example, we discuss the complexity of managing Lean UX activities in short sprints or how the design of a testable and tactical hypothesis can be one of the most challenging aspects of the Lean UX process.&quot;,&quot;container-title-short&quot;:&quot;&quot;},&quot;isTemporary&quot;:false}]},{&quot;citationID&quot;:&quot;MENDELEY_CITATION_08d0c8df-7c90-4ab5-a4ad-0b2c22702ff5&quot;,&quot;properties&quot;:{&quot;noteIndex&quot;:0},&quot;isEdited&quot;:false,&quot;manualOverride&quot;:{&quot;isManuallyOverridden&quot;:false,&quot;citeprocText&quot;:&quot;[8]&quot;,&quot;manualOverrideText&quot;:&quot;&quot;},&quot;citationTag&quot;:&quot;MENDELEY_CITATION_v3_eyJjaXRhdGlvbklEIjoiTUVOREVMRVlfQ0lUQVRJT05fMDhkMGM4ZGYtN2M5MC00YWI1LWE0YWQtMGIyYzIyNzAyZmY1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quot;,&quot;citationItems&quot;:[{&quot;id&quot;:&quot;2a07b8f6-56ee-371b-b9df-374a5ee0dd01&quot;,&quot;itemData&quot;:{&quot;type&quot;:&quot;article-journal&quot;,&quot;id&quot;:&quot;2a07b8f6-56ee-371b-b9df-374a5ee0dd01&quot;,&quot;title&quot;:&quot;UX professionals’ learning and usage of UX methods in agile&quot;,&quot;author&quot;:[{&quot;family&quot;:&quot;Cajander&quot;,&quot;given&quot;:&quot;Åsa&quot;,&quot;parse-names&quot;:false,&quot;dropping-particle&quot;:&quot;&quot;,&quot;non-dropping-particle&quot;:&quot;&quot;},{&quot;family&quot;:&quot;Larusdottir&quot;,&quot;given&quot;:&quot;Marta&quot;,&quot;parse-names&quot;:false,&quot;dropping-particle&quot;:&quot;&quot;,&quot;non-dropping-particle&quot;:&quot;&quot;},{&quot;family&quot;:&quot;Geiser&quot;,&quot;given&quot;:&quot;Johannes L&quot;,&quot;parse-names&quot;:false,&quot;dropping-particle&quot;:&quot;&quot;,&quot;non-dropping-particle&quot;:&quot;&quot;}],&quot;container-title&quot;:&quot;Information and Software Technology&quot;,&quot;issued&quot;:{&quot;date-parts&quot;:[[2022]]},&quot;page&quot;:&quot;107005&quot;,&quot;publisher&quot;:&quot;Elsevier&quot;,&quot;volume&quot;:&quot;151&quot;,&quot;container-title-short&quot;:&quot;Inf Softw Technol&quot;},&quot;isTemporary&quot;:false}]},{&quot;citationID&quot;:&quot;MENDELEY_CITATION_d1e22520-6b7c-44ee-9b25-ec382e2292f1&quot;,&quot;properties&quot;:{&quot;noteIndex&quot;:0},&quot;isEdited&quot;:false,&quot;manualOverride&quot;:{&quot;isManuallyOverridden&quot;:false,&quot;citeprocText&quot;:&quot;[21]&quot;,&quot;manualOverrideText&quot;:&quot;&quot;},&quot;citationTag&quot;:&quot;MENDELEY_CITATION_v3_eyJjaXRhdGlvbklEIjoiTUVOREVMRVlfQ0lUQVRJT05fZDFlMjI1MjAtNmI3Yy00NGVlLTliMjUtZWMzODJlMjI5MmYx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quot;,&quot;citationItems&quot;:[{&quot;id&quot;:&quot;91999755-4e36-34bf-91fb-9670e021d7fb&quot;,&quot;itemData&quot;:{&quot;type&quot;:&quot;article-journal&quot;,&quot;id&quot;:&quot;91999755-4e36-34bf-91fb-9670e021d7fb&quot;,&quot;title&quot;:&quot;Manifesto for agile software development&quot;,&quot;author&quot;:[{&quot;family&quot;:&quot;Beck&quot;,&quot;given&quot;:&quot;Kent&quot;,&quot;parse-names&quot;:false,&quot;dropping-particle&quot;:&quot;&quot;,&quot;non-dropping-particle&quot;:&quot;&quot;},{&quot;family&quot;:&quot;Beedle&quot;,&quot;given&quot;:&quot;Mike&quot;,&quot;parse-names&quot;:false,&quot;dropping-particle&quot;:&quot;&quot;,&quot;non-dropping-particle&quot;:&quot;&quot;},{&quot;family&quot;:&quot;Bennekum&quot;,&quot;given&quot;:&quot;Arie&quot;,&quot;parse-names&quot;:false,&quot;dropping-particle&quot;:&quot;&quot;,&quot;non-dropping-particle&quot;:&quot;van&quot;},{&quot;family&quot;:&quot;Cockburn&quot;,&quot;given&quot;:&quot;Alistair&quot;,&quot;parse-names&quot;:false,&quot;dropping-particle&quot;:&quot;&quot;,&quot;non-dropping-particle&quot;:&quot;&quot;},{&quot;family&quot;:&quot;Cunningham&quot;,&quot;given&quot;:&quot;Ward&quot;,&quot;parse-names&quot;:false,&quot;dropping-particle&quot;:&quot;&quot;,&quot;non-dropping-particle&quot;:&quot;&quot;},{&quot;family&quot;:&quot;Fowler&quot;,&quot;given&quot;:&quot;Martin&quot;,&quot;parse-names&quot;:false,&quot;dropping-particle&quot;:&quot;&quot;,&quot;non-dropping-particle&quot;:&quot;&quot;},{&quot;family&quot;:&quot;Grenning&quot;,&quot;given&quot;:&quot;James&quot;,&quot;parse-names&quot;:false,&quot;dropping-particle&quot;:&quot;&quot;,&quot;non-dropping-particle&quot;:&quot;&quot;},{&quot;family&quot;:&quot;Highsmith&quot;,&quot;given&quot;:&quot;Jim&quot;,&quot;parse-names&quot;:false,&quot;dropping-particle&quot;:&quot;&quot;,&quot;non-dropping-particle&quot;:&quot;&quot;},{&quot;family&quot;:&quot;Hunt&quot;,&quot;given&quot;:&quot;Andrew&quot;,&quot;parse-names&quot;:false,&quot;dropping-particle&quot;:&quot;&quot;,&quot;non-dropping-particle&quot;:&quot;&quot;},{&quot;family&quot;:&quot;Jeffries&quot;,&quot;given&quot;:&quot;Ron&quot;,&quot;parse-names&quot;:false,&quot;dropping-particle&quot;:&quot;&quot;,&quot;non-dropping-particle&quot;:&quot;&quot;},{&quot;family&quot;:&quot;others&quot;,&quot;given&quot;:&quot;&quot;,&quot;parse-names&quot;:false,&quot;dropping-particle&quot;:&quot;&quot;,&quot;non-dropping-particle&quot;:&quot;&quot;}],&quot;issued&quot;:{&quot;date-parts&quot;:[[2001]]},&quot;publisher&quot;:&quot;Snowbird, UT&quot;,&quot;container-title-short&quot;:&quot;&quot;},&quot;isTemporary&quot;:false}]},{&quot;citationID&quot;:&quot;MENDELEY_CITATION_d6fb3a39-9719-4581-b0c2-71a6aeebb450&quot;,&quot;properties&quot;:{&quot;noteIndex&quot;:0},&quot;isEdited&quot;:false,&quot;manualOverride&quot;:{&quot;isManuallyOverridden&quot;:false,&quot;citeprocText&quot;:&quot;[22]&quot;,&quot;manualOverrideText&quot;:&quot;&quot;},&quot;citationTag&quot;:&quot;MENDELEY_CITATION_v3_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&quot;,&quot;citationItems&quot;:[{&quot;id&quot;:&quot;29b72542-487a-3a3e-a406-9102b5e1814a&quot;,&quot;itemData&quot;:{&quot;type&quot;:&quot;article-journal&quot;,&quot;id&quot;:&quot;29b72542-487a-3a3e-a406-9102b5e1814a&quot;,&quot;title&quot;:&quot;A systematic study on agile software development methodologies and practices&quot;,&quot;author&quot;:[{&quot;family&quot;:&quot;Flora&quot;,&quot;given&quot;:&quot;Harleen K&quot;,&quot;parse-names&quot;:false,&quot;dropping-particle&quot;:&quot;&quot;,&quot;non-dropping-particle&quot;:&quot;&quot;},{&quot;family&quot;:&quot;Chande&quot;,&quot;given&quot;:&quot;Swati&quot;,&quot;parse-names&quot;:false,&quot;dropping-particle&quot;:&quot;v&quot;,&quot;non-dropping-particle&quot;:&quot;&quot;}],&quot;container-title&quot;:&quot;International Journal of Computer Science and Information Technologies&quot;,&quot;issued&quot;:{&quot;date-parts&quot;:[[2014]]},&quot;page&quot;:&quot;3626-3637&quot;,&quot;publisher&quot;:&quot;Citeseer&quot;,&quot;issue&quot;:&quot;3&quot;,&quot;volume&quot;:&quot;5&quot;,&quot;container-title-short&quot;:&quot;&quot;},&quot;isTemporary&quot;:false}]},{&quot;citationID&quot;:&quot;MENDELEY_CITATION_7a48d1fb-5037-4793-a7d1-82d3466c02e4&quot;,&quot;properties&quot;:{&quot;noteIndex&quot;:0},&quot;isEdited&quot;:false,&quot;manualOverride&quot;:{&quot;isManuallyOverridden&quot;:false,&quot;citeprocText&quot;:&quot;[23]&quot;,&quot;manualOverrideText&quot;:&quot;&quot;},&quot;citationTag&quot;:&quot;MENDELEY_CITATION_v3_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&quot;,&quot;citationItems&quot;:[{&quot;id&quot;:&quot;8db11d05-08b8-34bc-8a54-929250edb2f5&quot;,&quot;itemData&quot;:{&quot;type&quot;:&quot;article-journal&quot;,&quot;id&quot;:&quot;8db11d05-08b8-34bc-8a54-929250edb2f5&quot;,&quot;title&quot;:&quot;Management challenges to implementing agile processes in traditional development organizations&quot;,&quot;author&quot;:[{&quot;family&quot;:&quot;Boehm&quot;,&quot;given&quot;:&quot;Barry&quot;,&quot;parse-names&quot;:false,&quot;dropping-particle&quot;:&quot;&quot;,&quot;non-dropping-particle&quot;:&quot;&quot;},{&quot;family&quot;:&quot;Turner&quot;,&quot;given&quot;:&quot;Richard&quot;,&quot;parse-names&quot;:false,&quot;dropping-particle&quot;:&quot;&quot;,&quot;non-dropping-particle&quot;:&quot;&quot;}],&quot;container-title&quot;:&quot;IEEE software&quot;,&quot;container-title-short&quot;:&quot;IEEE Softw&quot;,&quot;issued&quot;:{&quot;date-parts&quot;:[[2005]]},&quot;page&quot;:&quot;30-39&quot;,&quot;publisher&quot;:&quot;IEEE&quot;,&quot;issue&quot;:&quot;5&quot;,&quot;volume&quot;:&quot;22&quot;},&quot;isTemporary&quot;:false}]},{&quot;citationID&quot;:&quot;MENDELEY_CITATION_d8386855-4f92-4527-8457-0ff440f7fc8e&quot;,&quot;properties&quot;:{&quot;noteIndex&quot;:0},&quot;isEdited&quot;:false,&quot;manualOverride&quot;:{&quot;isManuallyOverridden&quot;:false,&quot;citeprocText&quot;:&quot;[24]&quot;,&quot;manualOverrideText&quot;:&quot;&quot;},&quot;citationTag&quot;:&quot;MENDELEY_CITATION_v3_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&quot;,&quot;citationItems&quot;:[{&quot;id&quot;:&quot;d5158a36-0374-3fa3-b0d7-803c4f0cbe62&quot;,&quot;itemData&quot;:{&quot;type&quot;:&quot;article-journal&quot;,&quot;id&quot;:&quot;d5158a36-0374-3fa3-b0d7-803c4f0cbe62&quot;,&quot;title&quot;:&quot;Adopting agile software development: issues and challenges&quot;,&quot;author&quot;:[{&quot;family&quot;:&quot;Hajjdiab&quot;,&quot;given&quot;:&quot;Hassan&quot;,&quot;parse-names&quot;:false,&quot;dropping-particle&quot;:&quot;&quot;,&quot;non-dropping-particle&quot;:&quot;&quot;},{&quot;family&quot;:&quot;Taleb&quot;,&quot;given&quot;:&quot;Al Shaima&quot;,&quot;parse-names&quot;:false,&quot;dropping-particle&quot;:&quot;&quot;,&quot;non-dropping-particle&quot;:&quot;&quot;}],&quot;container-title-short&quot;:&quot;&quot;},&quot;isTemporary&quot;:false}]},{&quot;citationID&quot;:&quot;MENDELEY_CITATION_a286c079-6c91-486e-9f25-e29d9a95a254&quot;,&quot;properties&quot;:{&quot;noteIndex&quot;:0},&quot;isEdited&quot;:false,&quot;manualOverride&quot;:{&quot;isManuallyOverridden&quot;:false,&quot;citeprocText&quot;:&quot;[21]&quot;,&quot;manualOverrideText&quot;:&quot;&quot;},&quot;citationTag&quot;:&quot;MENDELEY_CITATION_v3_eyJjaXRhdGlvbklEIjoiTUVOREVMRVlfQ0lUQVRJT05fYTI4NmMwNzktNmM5MS00ODZlLTlmMjUtZTI5ZDlhOTVhMjU0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quot;,&quot;citationItems&quot;:[{&quot;id&quot;:&quot;91999755-4e36-34bf-91fb-9670e021d7fb&quot;,&quot;itemData&quot;:{&quot;type&quot;:&quot;article-journal&quot;,&quot;id&quot;:&quot;91999755-4e36-34bf-91fb-9670e021d7fb&quot;,&quot;title&quot;:&quot;Manifesto for agile software development&quot;,&quot;author&quot;:[{&quot;family&quot;:&quot;Beck&quot;,&quot;given&quot;:&quot;Kent&quot;,&quot;parse-names&quot;:false,&quot;dropping-particle&quot;:&quot;&quot;,&quot;non-dropping-particle&quot;:&quot;&quot;},{&quot;family&quot;:&quot;Beedle&quot;,&quot;given&quot;:&quot;Mike&quot;,&quot;parse-names&quot;:false,&quot;dropping-particle&quot;:&quot;&quot;,&quot;non-dropping-particle&quot;:&quot;&quot;},{&quot;family&quot;:&quot;Bennekum&quot;,&quot;given&quot;:&quot;Arie&quot;,&quot;parse-names&quot;:false,&quot;dropping-particle&quot;:&quot;&quot;,&quot;non-dropping-particle&quot;:&quot;van&quot;},{&quot;family&quot;:&quot;Cockburn&quot;,&quot;given&quot;:&quot;Alistair&quot;,&quot;parse-names&quot;:false,&quot;dropping-particle&quot;:&quot;&quot;,&quot;non-dropping-particle&quot;:&quot;&quot;},{&quot;family&quot;:&quot;Cunningham&quot;,&quot;given&quot;:&quot;Ward&quot;,&quot;parse-names&quot;:false,&quot;dropping-particle&quot;:&quot;&quot;,&quot;non-dropping-particle&quot;:&quot;&quot;},{&quot;family&quot;:&quot;Fowler&quot;,&quot;given&quot;:&quot;Martin&quot;,&quot;parse-names&quot;:false,&quot;dropping-particle&quot;:&quot;&quot;,&quot;non-dropping-particle&quot;:&quot;&quot;},{&quot;family&quot;:&quot;Grenning&quot;,&quot;given&quot;:&quot;James&quot;,&quot;parse-names&quot;:false,&quot;dropping-particle&quot;:&quot;&quot;,&quot;non-dropping-particle&quot;:&quot;&quot;},{&quot;family&quot;:&quot;Highsmith&quot;,&quot;given&quot;:&quot;Jim&quot;,&quot;parse-names&quot;:false,&quot;dropping-particle&quot;:&quot;&quot;,&quot;non-dropping-particle&quot;:&quot;&quot;},{&quot;family&quot;:&quot;Hunt&quot;,&quot;given&quot;:&quot;Andrew&quot;,&quot;parse-names&quot;:false,&quot;dropping-particle&quot;:&quot;&quot;,&quot;non-dropping-particle&quot;:&quot;&quot;},{&quot;family&quot;:&quot;Jeffries&quot;,&quot;given&quot;:&quot;Ron&quot;,&quot;parse-names&quot;:false,&quot;dropping-particle&quot;:&quot;&quot;,&quot;non-dropping-particle&quot;:&quot;&quot;},{&quot;family&quot;:&quot;others&quot;,&quot;given&quot;:&quot;&quot;,&quot;parse-names&quot;:false,&quot;dropping-particle&quot;:&quot;&quot;,&quot;non-dropping-particle&quot;:&quot;&quot;}],&quot;issued&quot;:{&quot;date-parts&quot;:[[2001]]},&quot;publisher&quot;:&quot;Snowbird, UT&quot;,&quot;container-title-short&quot;:&quot;&quot;},&quot;isTemporary&quot;:false}]},{&quot;citationID&quot;:&quot;MENDELEY_CITATION_c291f242-38d0-4124-ae8a-23900c1cbb3e&quot;,&quot;properties&quot;:{&quot;noteIndex&quot;:0},&quot;isEdited&quot;:false,&quot;manualOverride&quot;:{&quot;isManuallyOverridden&quot;:false,&quot;citeprocText&quot;:&quot;[21]&quot;,&quot;manualOverrideText&quot;:&quot;&quot;},&quot;citationTag&quot;:&quot;MENDELEY_CITATION_v3_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&quot;,&quot;citationItems&quot;:[{&quot;id&quot;:&quot;91999755-4e36-34bf-91fb-9670e021d7fb&quot;,&quot;itemData&quot;:{&quot;type&quot;:&quot;article-journal&quot;,&quot;id&quot;:&quot;91999755-4e36-34bf-91fb-9670e021d7fb&quot;,&quot;title&quot;:&quot;Manifesto for agile software development&quot;,&quot;author&quot;:[{&quot;family&quot;:&quot;Beck&quot;,&quot;given&quot;:&quot;Kent&quot;,&quot;parse-names&quot;:false,&quot;dropping-particle&quot;:&quot;&quot;,&quot;non-dropping-particle&quot;:&quot;&quot;},{&quot;family&quot;:&quot;Beedle&quot;,&quot;given&quot;:&quot;Mike&quot;,&quot;parse-names&quot;:false,&quot;dropping-particle&quot;:&quot;&quot;,&quot;non-dropping-particle&quot;:&quot;&quot;},{&quot;family&quot;:&quot;Bennekum&quot;,&quot;given&quot;:&quot;Arie&quot;,&quot;parse-names&quot;:false,&quot;dropping-particle&quot;:&quot;&quot;,&quot;non-dropping-particle&quot;:&quot;van&quot;},{&quot;family&quot;:&quot;Cockburn&quot;,&quot;given&quot;:&quot;Alistair&quot;,&quot;parse-names&quot;:false,&quot;dropping-particle&quot;:&quot;&quot;,&quot;non-dropping-particle&quot;:&quot;&quot;},{&quot;family&quot;:&quot;Cunningham&quot;,&quot;given&quot;:&quot;Ward&quot;,&quot;parse-names&quot;:false,&quot;dropping-particle&quot;:&quot;&quot;,&quot;non-dropping-particle&quot;:&quot;&quot;},{&quot;family&quot;:&quot;Fowler&quot;,&quot;given&quot;:&quot;Martin&quot;,&quot;parse-names&quot;:false,&quot;dropping-particle&quot;:&quot;&quot;,&quot;non-dropping-particle&quot;:&quot;&quot;},{&quot;family&quot;:&quot;Grenning&quot;,&quot;given&quot;:&quot;James&quot;,&quot;parse-names&quot;:false,&quot;dropping-particle&quot;:&quot;&quot;,&quot;non-dropping-particle&quot;:&quot;&quot;},{&quot;family&quot;:&quot;Highsmith&quot;,&quot;given&quot;:&quot;Jim&quot;,&quot;parse-names&quot;:false,&quot;dropping-particle&quot;:&quot;&quot;,&quot;non-dropping-particle&quot;:&quot;&quot;},{&quot;family&quot;:&quot;Hunt&quot;,&quot;given&quot;:&quot;Andrew&quot;,&quot;parse-names&quot;:false,&quot;dropping-particle&quot;:&quot;&quot;,&quot;non-dropping-particle&quot;:&quot;&quot;},{&quot;family&quot;:&quot;Jeffries&quot;,&quot;given&quot;:&quot;Ron&quot;,&quot;parse-names&quot;:false,&quot;dropping-particle&quot;:&quot;&quot;,&quot;non-dropping-particle&quot;:&quot;&quot;},{&quot;family&quot;:&quot;others&quot;,&quot;given&quot;:&quot;&quot;,&quot;parse-names&quot;:false,&quot;dropping-particle&quot;:&quot;&quot;,&quot;non-dropping-particle&quot;:&quot;&quot;}],&quot;issued&quot;:{&quot;date-parts&quot;:[[2001]]},&quot;publisher&quot;:&quot;Snowbird, UT&quot;,&quot;container-title-short&quot;:&quot;&quot;},&quot;isTemporary&quot;:false}]},{&quot;citationID&quot;:&quot;MENDELEY_CITATION_9f378594-71c0-4ba0-a3bc-0dee3382ff6c&quot;,&quot;properties&quot;:{&quot;noteIndex&quot;:0},&quot;isEdited&quot;:false,&quot;manualOverride&quot;:{&quot;citeprocText&quot;:&quot;[25]&quot;,&quot;isManuallyOverridden&quot;:false,&quot;manualOverrideText&quot;:&quot;&quot;},&quot;citationTag&quot;:&quot;MENDELEY_CITATION_v3_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&quot;,&quot;citationItems&quot;:[{&quot;id&quot;:&quot;9b0528eb-46b4-5227-af56-3772fb80e155&quot;,&quot;itemData&quot;:{&quot;author&quot;:[{&quot;dropping-particle&quot;:&quot;&quot;,&quot;family&quot;:&quot;Norman&quot;,&quot;given&quot;:&quot;Don&quot;,&quot;non-dropping-particle&quot;:&quot;&quot;,&quot;parse-names&quot;:false,&quot;suffix&quot;:&quot;&quot;},{&quot;dropping-particle&quot;:&quot;&quot;,&quot;family&quot;:&quot;Miller&quot;,&quot;given&quot;:&quot;Jim&quot;,&quot;non-dropping-particle&quot;:&quot;&quot;,&quot;parse-names&quot;:false,&quot;suffix&quot;:&quot;&quot;},{&quot;dropping-particle&quot;:&quot;&quot;,&quot;family&quot;:&quot;Henderson&quot;,&quot;given&quot;:&quot;Austin&quot;,&quot;non-dropping-particle&quot;:&quot;&quot;,&quot;parse-names&quot;:false,&quot;suffix&quot;:&quot;&quot;}],&quot;container-title&quot;:&quot;Conference companion on Human factors in computing systems&quot;,&quot;id&quot;:&quot;9b0528eb-46b4-5227-af56-3772fb80e155&quot;,&quot;issued&quot;:{&quot;date-parts&quot;:[[&quot;1995&quot;]]},&quot;page&quot;:&quot;155&quot;,&quot;title&quot;:&quot;What you see, some of what's in the future, and how we go about doing it: HI at Apple Computer&quot;,&quot;type&quot;:&quot;paper-conference&quot;,&quot;container-title-short&quot;:&quot;&quot;},&quot;uris&quot;:[&quot;http://www.mendeley.com/documents/?uuid=e597dc72-3231-4462-9992-f4b2c687ab2e&quot;],&quot;isTemporary&quot;:false,&quot;legacyDesktopId&quot;:&quot;e597dc72-3231-4462-9992-f4b2c687ab2e&quot;}]},{&quot;citationID&quot;:&quot;MENDELEY_CITATION_471998f8-a8cc-4a9f-a242-1709323b2ab1&quot;,&quot;properties&quot;:{&quot;noteIndex&quot;:0},&quot;isEdited&quot;:false,&quot;manualOverride&quot;:{&quot;isManuallyOverridden&quot;:false,&quot;citeprocText&quot;:&quot;[26]&quot;,&quot;manualOverrideText&quot;:&quot;&quot;},&quot;citationTag&quot;:&quot;MENDELEY_CITATION_v3_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&quot;,&quot;citationItems&quot;:[{&quot;id&quot;:&quot;b747d8b8-ab8e-315b-a1bd-84ef40eed519&quot;,&quot;itemData&quot;:{&quot;type&quot;:&quot;book&quot;,&quot;id&quot;:&quot;b747d8b8-ab8e-315b-a1bd-84ef40eed519&quot;,&quot;title&quot;:&quot;The Elements of User Experience: User-Centered Design for the Web and Beyond&quot;,&quot;author&quot;:[{&quot;family&quot;:&quot;Garrett&quot;,&quot;given&quot;:&quot;Jesse James&quot;,&quot;parse-names&quot;:false,&quot;dropping-particle&quot;:&quot;&quot;,&quot;non-dropping-particle&quot;:&quot;&quot;}],&quot;ISBN&quot;:&quot;9780321683687&quot;,&quot;issued&quot;:{&quot;date-parts&quot;:[[2010]]},&quot;publisher-place&quot;:&quot;USA&quot;,&quot;abstract&quot;:&quot;From the moment it was published almost ten years ago, Elements of User Experience became a vital reference for web and interaction designers the world over, and has come to define the core principles of the practice. Now, in this updated, expanded, and full-color new edition, Jesse James Garrett has refined his thinking about the Web, going beyond the desktop to include information that also applies to the sudden proliferation of mobile devices and applications. Successful interaction design requires more than just creating clean code and sharp graphics. You must also fulfill your strategic objectives while meeting the needs of your users. Even the best content and the most sophisticated technology won't help you balance those goals without a cohesive, consistent user experience to support it. With so many issues involvedusability, brand identity, information architecture, interaction design creating the user experience can be overwhelmingly complex. This new edition of The Elements of User Experience cuts through that complexity with clear explanations and vivid illustrations that focus on ideas rather than tools or techniques. Garrett gives readers the big picture of user experience development, from strategy and requirements to information architecture and visual design.&quot;,&quot;edition&quot;:&quot;2nd&quot;,&quot;publisher&quot;:&quot;New Riders Publishing&quot;,&quot;container-title-short&quot;:&quot;&quot;},&quot;isTemporary&quot;:false}]},{&quot;citationID&quot;:&quot;MENDELEY_CITATION_2bf3878c-52da-439d-badf-772df9aac635&quot;,&quot;properties&quot;:{&quot;noteIndex&quot;:0},&quot;isEdited&quot;:false,&quot;manualOverride&quot;:{&quot;isManuallyOverridden&quot;:false,&quot;citeprocText&quot;:&quot;[27]&quot;,&quot;manualOverrideText&quot;:&quot;&quot;},&quot;citationTag&quot;:&quot;MENDELEY_CITATION_v3_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&quot;,&quot;citationItems&quot;:[{&quot;id&quot;:&quot;3ef20543-38cd-3845-9408-34fd98e75da9&quot;,&quot;itemData&quot;:{&quot;type&quot;:&quot;article-journal&quot;,&quot;id&quot;:&quot;3ef20543-38cd-3845-9408-34fd98e75da9&quot;,&quot;title&quot;:&quot;A formal analysis of the ISO 9241-210 definition of user experience&quot;,&quot;author&quot;:[{&quot;family&quot;:&quot;Mirnig&quot;,&quot;given&quot;:&quot;Alexander G.&quot;,&quot;parse-names&quot;:false,&quot;dropping-particle&quot;:&quot;&quot;,&quot;non-dropping-particle&quot;:&quot;&quot;},{&quot;family&quot;:&quot;Meschtscherjakov&quot;,&quot;given&quot;:&quot;Alexander&quot;,&quot;parse-names&quot;:false,&quot;dropping-particle&quot;:&quot;&quot;,&quot;non-dropping-particle&quot;:&quot;&quot;},{&quot;family&quot;:&quot;Wurhofer&quot;,&quot;given&quot;:&quot;Daniela&quot;,&quot;parse-names&quot;:false,&quot;dropping-particle&quot;:&quot;&quot;,&quot;non-dropping-particle&quot;:&quot;&quot;},{&quot;family&quot;:&quot;Meneweger&quot;,&quot;given&quot;:&quot;Thomas&quot;,&quot;parse-names&quot;:false,&quot;dropping-particle&quot;:&quot;&quot;,&quot;non-dropping-particle&quot;:&quot;&quot;},{&quot;family&quot;:&quot;Tscheligi&quot;,&quot;given&quot;:&quot;Manfred&quot;,&quot;parse-names&quot;:false,&quot;dropping-particle&quot;:&quot;&quot;,&quot;non-dropping-particle&quot;:&quot;&quot;}],&quot;container-title&quot;:&quot;Conference on Human Factors in Computing Systems - Proceedings&quot;,&quot;accessed&quot;:{&quot;date-parts&quot;:[[2022,9,23]]},&quot;DOI&quot;:&quot;10.1145/2702613.2732511&quot;,&quot;ISBN&quot;:&quot;9781450331463&quot;,&quot;issued&quot;:{&quot;date-parts&quot;:[[2015,4,18]]},&quot;page&quot;:&quot;437-446&quot;,&quot;abstract&quot;:&quot;User Experience (UX) is a major concept in HCI and a variety of different UX definitions have been suggested within the scientific community. An ISO UX definition has been presented to standardize the term from an industry perspective. We introduce methods from formal logic in order to formalize and analyze the ISO UX definition with regard to consistency and ambiguities and present recommendations for an improved version. Although this kind of formalization is not common within the CHI community, we show that quasi-formal methods provide an alternative way of analyzing widely discussed HCI terms, such as UX, to deepen its understanding.&quot;,&quot;publisher&quot;:&quot;Association for Computing Machinery&quot;,&quot;volume&quot;:&quot;18&quot;,&quot;container-title-short&quot;:&quot;&quot;},&quot;isTemporary&quot;:false}]},{&quot;citationID&quot;:&quot;MENDELEY_CITATION_2e0b5cc9-e874-4558-9751-67b4d5156da4&quot;,&quot;properties&quot;:{&quot;noteIndex&quot;:0},&quot;isEdited&quot;:false,&quot;manualOverride&quot;:{&quot;isManuallyOverridden&quot;:false,&quot;citeprocText&quot;:&quot;[28]&quot;,&quot;manualOverrideText&quot;:&quot;&quot;},&quot;citationTag&quot;:&quot;MENDELEY_CITATION_v3_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&quot;,&quot;citationItems&quot;:[{&quot;id&quot;:&quot;9bea878d-aea3-393a-8b47-8032fd248ee2&quot;,&quot;itemData&quot;:{&quot;type&quot;:&quot;article-journal&quot;,&quot;id&quot;:&quot;9bea878d-aea3-393a-8b47-8032fd248ee2&quot;,&quot;title&quot;:&quot;UX Curve: A method for evaluating long-term user experience&quot;,&quot;author&quot;:[{&quot;family&quot;:&quot;Kujala&quot;,&quot;given&quot;:&quot;Sari&quot;,&quot;parse-names&quot;:false,&quot;dropping-particle&quot;:&quot;&quot;,&quot;non-dropping-particle&quot;:&quot;&quot;},{&quot;family&quot;:&quot;Roto&quot;,&quot;given&quot;:&quot;Virpi&quot;,&quot;parse-names&quot;:false,&quot;dropping-particle&quot;:&quot;&quot;,&quot;non-dropping-particle&quot;:&quot;&quot;},{&quot;family&quot;:&quot;Väänänen-Vainio-Mattila&quot;,&quot;given&quot;:&quot;Kaisa&quot;,&quot;parse-names&quot;:false,&quot;dropping-particle&quot;:&quot;&quot;,&quot;non-dropping-particle&quot;:&quot;&quot;},{&quot;family&quot;:&quot;Karapanos&quot;,&quot;given&quot;:&quot;Evangelos&quot;,&quot;parse-names&quot;:false,&quot;dropping-particle&quot;:&quot;&quot;,&quot;non-dropping-particle&quot;:&quot;&quot;},{&quot;family&quot;:&quot;Sinnelä&quot;,&quot;given&quot;:&quot;Arto&quot;,&quot;parse-names&quot;:false,&quot;dropping-particle&quot;:&quot;&quot;,&quot;non-dropping-particle&quot;:&quot;&quot;}],&quot;container-title&quot;:&quot;academic.oup.com&quot;,&quot;accessed&quot;:{&quot;date-parts&quot;:[[2022,9,23]]},&quot;DOI&quot;:&quot;10.1016/j.intcom.2011.06.005&quot;,&quot;URL&quot;:&quot;https://academic.oup.com/iwc/article-abstract/23/5/473/660020&quot;,&quot;issued&quot;:{&quot;date-parts&quot;:[[2011]]},&quot;abstract&quot;:&quot;The goal of user experience design in industry is to improve customer satisfaction and loyalty through the utility, ease of use, and pleasure provided in the interaction with a product. So far, user experience studies have mostly focused on short-term evaluations and consequently on aspects relating to the initial adoption of new product designs. Nevertheless, the relationship between the user and the product evolves over long periods of time and the relevance of prolonged use for market success has been recently highlighted. In this paper, we argue for the cost-effective elicitation of longitudinal user experience data. We propose a method called the ''UX Curve'' which aims at assisting users in retrospectively reporting how and why their experience with a product has changed over time. The usefulness of the UX Curve method was assessed in a qualitative study with 20 mobile phone users. In particular, we investigated how users' specific memories of their experiences with their mobile phones guide their behavior and their willingness to recommend the product to others. The results suggest that the UX Curve method enables users and researchers to determine the quality of long-term user experience and the influences that improve user experience over time or cause it to deteriorate. The method provided rich qualitative data and we found that an improving trend of perceived attractiveness of mobile phones was related to user satisfaction and willingness to recommend their phone to friends. This highlights that sustaining perceived attractiveness can be a differentiating factor in the user acceptance of personal interactive products such as mobile phones. The study suggests that the proposed method can be used as a straightforward tool for understanding the reasons why user experience improves or worsens in long-term product use and how these reasons relate to customer loyalty.&quot;,&quot;container-title-short&quot;:&quot;&quot;},&quot;isTemporary&quot;:false}]},{&quot;citationID&quot;:&quot;MENDELEY_CITATION_25959afb-afce-42a8-95ef-d2e31e3ffff1&quot;,&quot;properties&quot;:{&quot;noteIndex&quot;:0},&quot;isEdited&quot;:false,&quot;manualOverride&quot;:{&quot;citeprocText&quot;:&quot;[29]&quot;,&quot;isManuallyOverridden&quot;:false,&quot;manualOverrideText&quot;:&quot;&quot;},&quot;citationTag&quot;:&quot;MENDELEY_CITATION_v3_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&quot;,&quot;citationItems&quot;:[{&quot;id&quot;:&quot;ce2d18d9-37c6-5cd6-a839-91e7b4912444&quot;,&quot;itemData&quot;:{&quot;author&quot;:[{&quot;dropping-particle&quot;:&quot;&quot;,&quot;family&quot;:&quot;Santoso&quot;,&quot;given&quot;:&quot;Harry Budi&quot;,&quot;non-dropping-particle&quot;:&quot;&quot;,&quot;parse-names&quot;:false,&quot;suffix&quot;:&quot;&quot;},{&quot;dropping-particle&quot;:&quot;&quot;,&quot;family&quot;:&quot;Schrepp&quot;,&quot;given&quot;:&quot;Martin&quot;,&quot;non-dropping-particle&quot;:&quot;&quot;,&quot;parse-names&quot;:false,&quot;suffix&quot;:&quot;&quot;}],&quot;container-title&quot;:&quot;International Conference on User Science and Engineering&quot;,&quot;id&quot;:&quot;ce2d18d9-37c6-5cd6-a839-91e7b4912444&quot;,&quot;issued&quot;:{&quot;date-parts&quot;:[[&quot;2018&quot;]]},&quot;page&quot;:&quot;231-241&quot;,&quot;title&quot;:&quot;Importance of user experience aspects for different software product categories&quot;,&quot;type&quot;:&quot;paper-conference&quot;,&quot;container-title-short&quot;:&quot;&quot;},&quot;uris&quot;:[&quot;http://www.mendeley.com/documents/?uuid=84e676ef-c310-4910-aa7d-ed883b688d54&quot;],&quot;isTemporary&quot;:false,&quot;legacyDesktopId&quot;:&quot;84e676ef-c310-4910-aa7d-ed883b688d54&quot;}]},{&quot;citationID&quot;:&quot;MENDELEY_CITATION_c9b9cac1-ae2d-4790-aaf4-ad0078a28d0e&quot;,&quot;properties&quot;:{&quot;noteIndex&quot;:0},&quot;isEdited&quot;:false,&quot;manualOverride&quot;:{&quot;isManuallyOverridden&quot;:false,&quot;citeprocText&quot;:&quot;[30]&quot;,&quot;manualOverrideText&quot;:&quot;&quot;},&quot;citationTag&quot;:&quot;MENDELEY_CITATION_v3_eyJjaXRhdGlvbklEIjoiTUVOREVMRVlfQ0lUQVRJT05fYzliOWNhYzEtYWUyZC00NzkwLWFhZjQtYWQwMDc4YTI4ZDBl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quot;,&quot;citationItems&quot;:[{&quot;id&quot;:&quot;c78c1437-2365-312c-9a61-e725eb0bf9ec&quot;,&quot;itemData&quot;:{&quot;type&quot;:&quot;paper-conference&quot;,&quot;id&quot;:&quot;c78c1437-2365-312c-9a61-e725eb0bf9ec&quot;,&quot;title&quot;:&quot;A Systematic Review of Usability Techniques in Agile Methodologies&quot;,&quot;author&quot;:[{&quot;family&quot;:&quot;Salvador&quot;,&quot;given&quot;:&quot;Carolina&quot;,&quot;parse-names&quot;:false,&quot;dropping-particle&quot;:&quot;&quot;,&quot;non-dropping-particle&quot;:&quot;&quot;},{&quot;family&quot;:&quot;Nakasone&quot;,&quot;given&quot;:&quot;Arturo&quot;,&quot;parse-names&quot;:false,&quot;dropping-particle&quot;:&quot;&quot;,&quot;non-dropping-particle&quot;:&quot;&quot;},{&quot;family&quot;:&quot;Pow-Sang&quot;,&quot;given&quot;:&quot;Jose Antonio&quot;,&quot;parse-names&quot;:false,&quot;dropping-particle&quot;:&quot;&quot;,&quot;non-dropping-particle&quot;:&quot;&quot;}],&quot;collection-title&quot;:&quot;EATIS '14&quot;,&quot;container-title&quot;:&quot;Proceedings of the 7th Euro American Conference on Telematics and Information Systems&quot;,&quot;DOI&quot;:&quot;10.1145/2590651.2590668&quot;,&quot;ISBN&quot;:&quot;9781450324359&quot;,&quot;URL&quot;:&quot;https://doi-org.sdl.idm.oclc.org/10.1145/2590651.2590668&quot;,&quot;issued&quot;:{&quot;date-parts&quot;:[[2014]]},&quot;publisher-place&quot;:&quot;New York, NY, USA&quot;,&quot;abstract&quot;:&quot;In this paper, we present the results of a systematic review involving the use of usability techniques in software developments where agile methodologies were used. The search strategy identified 307 studies, where only 32 were finally selected for the review. We found that complementary techniques are the most frequent techniques used with agile methodologies. In addition, most studies performed usability evaluations only during the implementation phase, and these evaluations were mostly constructed as elaborations of case studies.&quot;,&quot;publisher&quot;:&quot;Association for Computing Machinery&quot;,&quot;container-title-short&quot;:&quot;&quot;},&quot;isTemporary&quot;:false}]},{&quot;citationID&quot;:&quot;MENDELEY_CITATION_83eb257c-6768-4d00-b165-c209e0a12c36&quot;,&quot;properties&quot;:{&quot;noteIndex&quot;:0},&quot;isEdited&quot;:false,&quot;manualOverride&quot;:{&quot;citeprocText&quot;:&quot;[31]&quot;,&quot;isManuallyOverridden&quot;:false,&quot;manualOverrideText&quot;:&quot;&quot;},&quot;citationTag&quot;:&quot;MENDELEY_CITATION_v3_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&quot;,&quot;citationItems&quot;:[{&quot;id&quot;:&quot;1370aeb7-2a05-5c73-9d64-be53e5cd9147&quot;,&quot;itemData&quot;:{&quot;author&quot;:[{&quot;dropping-particle&quot;:&quot;&quot;,&quot;family&quot;:&quot;for Standardization&quot;,&quot;given&quot;:&quot;International Organization&quot;,&quot;non-dropping-particle&quot;:&quot;&quot;,&quot;parse-names&quot;:false,&quot;suffix&quot;:&quot;&quot;}],&quot;id&quot;:&quot;1370aeb7-2a05-5c73-9d64-be53e5cd9147&quot;,&quot;issued&quot;:{&quot;date-parts&quot;:[[&quot;1999&quot;]]},&quot;publisher&quot;:&quot;International Organization for Standardization&quot;,&quot;title&quot;:&quot;Human-centred design processes for interactive systems&quot;,&quot;type&quot;:&quot;book&quot;,&quot;container-title-short&quot;:&quot;&quot;},&quot;uris&quot;:[&quot;http://www.mendeley.com/documents/?uuid=563ebd6d-c94a-4791-81df-c9a3c43b5a10&quot;],&quot;isTemporary&quot;:false,&quot;legacyDesktopId&quot;:&quot;563ebd6d-c94a-4791-81df-c9a3c43b5a10&quot;}]},{&quot;citationID&quot;:&quot;MENDELEY_CITATION_e5a3895c-229f-4fa5-baaf-2e7ed4f02c68&quot;,&quot;properties&quot;:{&quot;noteIndex&quot;:0},&quot;isEdited&quot;:false,&quot;manualOverride&quot;:{&quot;citeprocText&quot;:&quot;[32]&quot;,&quot;isManuallyOverridden&quot;:false,&quot;manualOverrideText&quot;:&quot;&quot;},&quot;citationTag&quot;:&quot;MENDELEY_CITATION_v3_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&quot;,&quot;citationItems&quot;:[{&quot;id&quot;:&quot;3408028b-bbc9-51d4-a732-54eb48344633&quot;,&quot;itemData&quot;:{&quot;author&quot;:[{&quot;dropping-particle&quot;:&quot;&quot;,&quot;family&quot;:&quot;of Human-System Interaction (Subcommittee)&quot;,&quot;given&quot;:&quot;ISO/TC 159/SC 4 Ergonomics&quot;,&quot;non-dropping-particle&quot;:&quot;&quot;,&quot;parse-names&quot;:false,&quot;suffix&quot;:&quot;&quot;}],&quot;id&quot;:&quot;3408028b-bbc9-51d4-a732-54eb48344633&quot;,&quot;issued&quot;:{&quot;date-parts&quot;:[[&quot;1998&quot;]]},&quot;publisher&quot;:&quot;International Organization for Standardization&quot;,&quot;title&quot;:&quot;Ergonomic Requirements for Office Work with Visual Display Terminals (VDTs).: Guidance on Usability&quot;,&quot;type&quot;:&quot;book&quot;,&quot;container-title-short&quot;:&quot;&quot;},&quot;uris&quot;:[&quot;http://www.mendeley.com/documents/?uuid=8db7b813-9fba-4301-b465-c3307f3303f0&quot;],&quot;isTemporary&quot;:false,&quot;legacyDesktopId&quot;:&quot;8db7b813-9fba-4301-b465-c3307f3303f0&quot;}]},{&quot;citationID&quot;:&quot;MENDELEY_CITATION_e44fb30c-eda3-42e3-b365-ecbb9efc57d6&quot;,&quot;properties&quot;:{&quot;noteIndex&quot;:0},&quot;isEdited&quot;:false,&quot;manualOverride&quot;:{&quot;citeprocText&quot;:&quot;[33]&quot;,&quot;isManuallyOverridden&quot;:false,&quot;manualOverrideText&quot;:&quot;&quot;},&quot;citationTag&quot;:&quot;MENDELEY_CITATION_v3_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&quot;,&quot;citationItems&quot;:[{&quot;id&quot;:&quot;5f2c42bf-fe1c-3f5b-8341-9f58c6bfd60d&quot;,&quot;itemData&quot;:{&quot;author&quot;:[{&quot;dropping-particle&quot;:&quot;&quot;,&quot;family&quot;:&quot;Nielsen&quot;,&quot;given&quot;:&quot;Jakob&quot;,&quot;non-dropping-particle&quot;:&quot;&quot;,&quot;parse-names&quot;:false,&quot;suffix&quot;:&quot;&quot;}],&quot;id&quot;:&quot;5f2c42bf-fe1c-3f5b-8341-9f58c6bfd60d&quot;,&quot;issued&quot;:{&quot;date-parts&quot;:[[&quot;1994&quot;]]},&quot;publisher&quot;:&quot;Morgan Kaufmann&quot;,&quot;title&quot;:&quot;Usability engineering&quot;,&quot;type&quot;:&quot;book&quot;,&quot;container-title-short&quot;:&quot;&quot;},&quot;uris&quot;:[&quot;http://www.mendeley.com/documents/?uuid=7c12fa7d-ded4-412f-a57b-c3b4699ee293&quot;],&quot;isTemporary&quot;:false,&quot;legacyDesktopId&quot;:&quot;7c12fa7d-ded4-412f-a57b-c3b4699ee293&quot;}]},{&quot;citationID&quot;:&quot;MENDELEY_CITATION_4c4f74de-ba24-4920-9c71-ba0a28be60fb&quot;,&quot;properties&quot;:{&quot;noteIndex&quot;:0},&quot;isEdited&quot;:false,&quot;manualOverride&quot;:{&quot;isManuallyOverridden&quot;:false,&quot;citeprocText&quot;:&quot;[34]&quot;,&quot;manualOverrideText&quot;:&quot;&quot;},&quot;citationTag&quot;:&quot;MENDELEY_CITATION_v3_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&quot;,&quot;citationItems&quot;:[{&quot;id&quot;:&quot;d81048bb-d4b7-38ff-915a-c31fc39f86db&quot;,&quot;itemData&quot;:{&quot;type&quot;:&quot;article-journal&quot;,&quot;id&quot;:&quot;d81048bb-d4b7-38ff-915a-c31fc39f86db&quot;,&quot;title&quot;:&quot;IEEE Standard for a Software Quality Metrics Methodology&quot;,&quot;container-title&quot;:&quot;IEEE Std 1061-1992&quot;,&quot;DOI&quot;:&quot;10.1109/IEEESTD.1993.115124&quot;,&quot;issued&quot;:{&quot;date-parts&quot;:[[1993]]},&quot;page&quot;:&quot;1-96&quot;,&quot;container-title-short&quot;:&quot;&quot;},&quot;isTemporary&quot;:false}]},{&quot;citationID&quot;:&quot;MENDELEY_CITATION_6e6d0267-e34e-4db9-b90f-1dd31778fccd&quot;,&quot;properties&quot;:{&quot;noteIndex&quot;:0},&quot;isEdited&quot;:false,&quot;manualOverride&quot;:{&quot;isManuallyOverridden&quot;:false,&quot;citeprocText&quot;:&quot;[35]–[37]&quot;,&quot;manualOverrideText&quot;:&quot;&quot;},&quot;citationTag&quot;:&quot;MENDELEY_CITATION_v3_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&quot;,&quot;citationItems&quot;:[{&quot;id&quot;:&quot;94df2914-3044-3b90-b6fe-f56bd9c40628&quot;,&quot;itemData&quot;:{&quot;type&quot;:&quot;paper-conference&quot;,&quot;id&quot;:&quot;94df2914-3044-3b90-b6fe-f56bd9c40628&quot;,&quot;title&quot;:&quot;User-centered design and agile methods: A systematic review&quot;,&quot;author&quot;:[{&quot;family&quot;:&quot;Silva&quot;,&quot;given&quot;:&quot;T S&quot;,&quot;parse-names&quot;:false,&quot;dropping-particle&quot;:&quot;&quot;,&quot;non-dropping-particle&quot;:&quot;da&quot;},{&quot;family&quot;:&quot;Martin&quot;,&quot;given&quot;:&quot;A&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M&quot;,&quot;parse-names&quot;:false,&quot;dropping-particle&quot;:&quot;&quot;,&quot;non-dropping-particle&quot;:&quot;&quot;}],&quot;container-title&quot;:&quot;2011 Agile Conference, Agile 2011&quot;,&quot;DOI&quot;:&quot;10.1109/AGILE.2011.24&quot;,&quot;ISBN&quot;:&quot;9780769543703 (ISBN)&quot;,&quot;URL&quot;:&quot;https://www.scopus.com/inward/record.uri?eid=2-s2.0-80053016566&amp;doi=10.1109%2FAGILE.2011.24&amp;partnerID=40&amp;md5=ffa1e60ba32eff0e80e1268269426828&quot;,&quot;issued&quot;:{&quot;date-parts&quot;:[[2011]]},&quot;publisher-place&quot;:&quot;PUCRS, Porto Alegre, RS, Brazil&quot;,&quot;page&quot;:&quot;77-86&quot;,&quot;language&quot;:&quot;English&quot;,&quot;abstract&quot;:&quot;This paper presents the results of a systematic review of existing literature on the integration of agile software development with user-centered design approaches. It shows that a common process model underlies such approaches and discusses which artifacts are used to support the collaboration between designers and developers. © 2011 IEEE.&quot;,&quot;container-title-short&quot;:&quot;&quot;},&quot;isTemporary&quot;:false},{&quot;id&quot;:&quot;9ac4f276-1245-3709-98f3-b1e3e4a241f6&quot;,&quot;itemData&quot;:{&quot;type&quot;:&quot;paper-conference&quot;,&quot;id&quot;:&quot;9ac4f276-1245-3709-98f3-b1e3e4a241f6&quot;,&quot;title&quot;:&quot;Integrating usability engineering and agile software development: A literature review&quot;,&quot;author&quot;:[{&quot;family&quot;:&quot;Sohaib&quot;,&quot;given&quot;:&quot;O&quot;,&quot;parse-names&quot;:false,&quot;dropping-particle&quot;:&quot;&quot;,&quot;non-dropping-particle&quot;:&quot;&quot;},{&quot;family&quot;:&quot;Khan&quot;,&quot;given&quot;:&quot;K&quot;,&quot;parse-names&quot;:false,&quot;dropping-particle&quot;:&quot;&quot;,&quot;non-dropping-particle&quot;:&quot;&quot;}],&quot;container-title&quot;:&quot;2010 International Conference On Computer Design and Applications&quot;,&quot;DOI&quot;:&quot;10.1109/ICCDA.2010.5540916&quot;,&quot;ISBN&quot;:&quot;VO  - 2&quot;,&quot;issued&quot;:{&quot;date-parts&quot;:[[2010]]},&quot;page&quot;:&quot;V2-32-V2-38&quot;,&quot;volume&quot;:&quot;2&quot;,&quot;container-title-short&quot;:&quot;&quot;},&quot;isTemporary&quot;:false},{&quot;id&quot;:&quot;83be6ac8-bf55-3512-9a77-04efcf7b0944&quot;,&quot;itemData&quot;:{&quot;type&quot;:&quot;paper-conference&quot;,&quot;id&quot;:&quot;83be6ac8-bf55-3512-9a77-04efcf7b0944&quot;,&quot;title&quot;:&quot;A systematic literature review for Agile development processes and user centred design integration&quot;,&quot;author&quot;:[{&quot;family&quot;:&quot;Salah&quot;,&quot;given&quot;:&quot;D&quot;,&quot;parse-names&quot;:false,&quot;dropping-particle&quot;:&quot;&quot;,&quot;non-dropping-particle&quot;:&quot;&quot;},{&quot;family&quot;:&quot;Paige&quot;,&quot;given&quot;:&quot;R F&quot;,&quot;parse-names&quot;:false,&quot;dropping-particle&quot;:&quot;&quot;,&quot;non-dropping-particle&quot;:&quot;&quot;},{&quot;family&quot;:&quot;Cairns&quot;,&quot;given&quot;:&quot;P&quot;,&quot;parse-names&quot;:false,&quot;dropping-particle&quot;:&quot;&quot;,&quot;non-dropping-particle&quot;:&quot;&quot;}],&quot;container-title&quot;:&quot;18th International Conference on Evaluation and Assessment in Software Engineering, EASE 2014&quot;,&quot;DOI&quot;:&quot;10.1145/2601248.2601276&quot;,&quot;ISBN&quot;:&quot;9781450324762 (ISBN)&quot;,&quot;URL&quot;:&quot;https://www.scopus.com/inward/record.uri?eid=2-s2.0-84905456573&amp;doi=10.1145%2F2601248.2601276&amp;partnerID=40&amp;md5=5d04f9c2cfb64ec82429aa4d20d326be&quot;,&quot;issued&quot;:{&quot;date-parts&quot;:[[2014]]},&quot;publisher-place&quot;:&quot;Department of Computer Science, University of York, York, United Kingdom&quot;,&quot;language&quot;:&quot;English&quot;,&quot;abstract&quot;:&quot;Agile development processes and User Centred Design (UCD) integration have been gaining increased interest, in part due to the complementarity of the techniques, the benefits each can apply to the other, and the challenges associated with their combination. This paper describes a Systematic Literature Review (SLR) that was conducted on Agile and UCD integration. The aim of this SLR was to identify various challenging factors that restrict Agile and User Centred Design Integration (AUCDI) and explore the proposed practices to deal with them. The study included a total of 71 papers and excluded 80 papers published from the year 2000 till 2012. AUCDI challenges and their respective proposed practices and success factors were synthesized. A description and taxonomy of AUCDI challenges and its respective success factors and practices were reported. Practitioners can utilise the results in identifying potential AUCDI challenges and practices or success factors to deal with them. Copyright 2014 ACM.&quot;,&quot;publisher&quot;:&quot;Association for Computing Machinery&quot;,&quot;container-title-short&quot;:&quot;&quot;},&quot;isTemporary&quot;:false}]},{&quot;citationID&quot;:&quot;MENDELEY_CITATION_296c8c61-7b3b-4584-87ff-ee76bd896496&quot;,&quot;properties&quot;:{&quot;noteIndex&quot;:0},&quot;isEdited&quot;:false,&quot;manualOverride&quot;:{&quot;isManuallyOverridden&quot;:false,&quot;citeprocText&quot;:&quot;[35]&quot;,&quot;manualOverrideText&quot;:&quot;&quot;},&quot;citationTag&quot;:&quot;MENDELEY_CITATION_v3_eyJjaXRhdGlvbklEIjoiTUVOREVMRVlfQ0lUQVRJT05fMjk2YzhjNjEtN2IzYi00NTg0LTg3ZmYtZWU3NmJkODk2NDk2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quot;,&quot;citationItems&quot;:[{&quot;id&quot;:&quot;94df2914-3044-3b90-b6fe-f56bd9c40628&quot;,&quot;itemData&quot;:{&quot;type&quot;:&quot;paper-conference&quot;,&quot;id&quot;:&quot;94df2914-3044-3b90-b6fe-f56bd9c40628&quot;,&quot;title&quot;:&quot;User-centered design and agile methods: A systematic review&quot;,&quot;author&quot;:[{&quot;family&quot;:&quot;Silva&quot;,&quot;given&quot;:&quot;T S&quot;,&quot;parse-names&quot;:false,&quot;dropping-particle&quot;:&quot;&quot;,&quot;non-dropping-particle&quot;:&quot;da&quot;},{&quot;family&quot;:&quot;Martin&quot;,&quot;given&quot;:&quot;A&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M&quot;,&quot;parse-names&quot;:false,&quot;dropping-particle&quot;:&quot;&quot;,&quot;non-dropping-particle&quot;:&quot;&quot;}],&quot;container-title&quot;:&quot;2011 Agile Conference, Agile 2011&quot;,&quot;DOI&quot;:&quot;10.1109/AGILE.2011.24&quot;,&quot;ISBN&quot;:&quot;9780769543703 (ISBN)&quot;,&quot;URL&quot;:&quot;https://www.scopus.com/inward/record.uri?eid=2-s2.0-80053016566&amp;doi=10.1109%2FAGILE.2011.24&amp;partnerID=40&amp;md5=ffa1e60ba32eff0e80e1268269426828&quot;,&quot;issued&quot;:{&quot;date-parts&quot;:[[2011]]},&quot;publisher-place&quot;:&quot;PUCRS, Porto Alegre, RS, Brazil&quot;,&quot;page&quot;:&quot;77-86&quot;,&quot;language&quot;:&quot;English&quot;,&quot;abstract&quot;:&quot;This paper presents the results of a systematic review of existing literature on the integration of agile software development with user-centered design approaches. It shows that a common process model underlies such approaches and discusses which artifacts are used to support the collaboration between designers and developers. © 2011 IEEE.&quot;,&quot;container-title-short&quot;:&quot;&quot;},&quot;isTemporary&quot;:false}]},{&quot;citationID&quot;:&quot;MENDELEY_CITATION_8abbb47e-cb5e-49f8-88b5-b99db55af6a5&quot;,&quot;properties&quot;:{&quot;noteIndex&quot;:0},&quot;isEdited&quot;:false,&quot;manualOverride&quot;:{&quot;isManuallyOverridden&quot;:false,&quot;citeprocText&quot;:&quot;[38]&quot;,&quot;manualOverrideText&quot;:&quot;&quot;},&quot;citationTag&quot;:&quot;MENDELEY_CITATION_v3_eyJjaXRhdGlvbklEIjoiTUVOREVMRVlfQ0lUQVRJT05fOGFiYmI0N2UtY2I1ZS00OWY4LTg4YjUtYjk5ZGI1NWFmNmE1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quot;,&quot;citationItems&quot;:[{&quot;id&quot;:&quot;dda60117-c1f5-3946-983e-cfb4ea3b210b&quot;,&quot;itemData&quot;:{&quot;type&quot;:&quot;article-journal&quot;,&quot;id&quot;:&quot;dda60117-c1f5-3946-983e-cfb4ea3b210b&quot;,&quot;title&quot;:&quot;Challenges in Integrating SCRUM and the User-Centered Design Framework: A Systematic Review&quot;,&quot;author&quot;:[{&quot;family&quot;:&quot;Argumanis&quot;,&quot;given&quot;:&quot;Daniela&quot;,&quot;parse-names&quot;:false,&quot;dropping-particle&quot;:&quot;&quot;,&quot;non-dropping-particle&quot;:&quot;&quot;},{&quot;family&quot;:&quot;Moquillaza&quot;,&quot;given&quot;:&quot;Arturo&quot;,&quot;parse-names&quot;:false,&quot;dropping-particle&quot;:&quot;&quot;,&quot;non-dropping-particle&quot;:&quot;&quot;},{&quot;family&quot;:&quot;Paz&quot;,&quot;given&quot;:&quot;Freddy&quot;,&quot;parse-names&quot;:false,&quot;dropping-particle&quot;:&quot;&quot;,&quot;non-dropping-particle&quot;:&quot;&quot;}],&quot;container-title&quot;:&quot;Communications in Computer and Information Science&quot;,&quot;accessed&quot;:{&quot;date-parts&quot;:[[2022,9,23]]},&quot;DOI&quot;:&quot;10.1007/978-3-030-66919-5_6/COVER&quot;,&quot;ISBN&quot;:&quot;9783030669188&quot;,&quot;ISSN&quot;:&quot;18650937&quot;,&quot;URL&quot;:&quot;https://link.springer.com/chapter/10.1007/978-3-030-66919-5_6&quot;,&quot;issued&quot;:{&quot;date-parts&quot;:[[2020]]},&quot;page&quot;:&quot;52-62&quot;,&quot;abstract&quot;:&quot;This paper presents the results of a systematic review conducted in order to identify the challenges integrating user-centered design and Scrum, as well as the techniques and methodologies that would allow the Scrum Team to overcome these challenges. A total of 416 studies where identified, out of which only 29 studies where selected for this review. According to the analysis, most challenges are related to the insufficient importance assigned to Usability and the User Experience in general, insufficient communication between designers and developers, insufficient resources assigned to Scrum for upfront activities, and clients trying to represent final users without being aware of their real needs. Additionally, 30 techniques and methodologies have been identified as possible solutions to these challenges, which should be further analyzed to determine whether they should be adapted and incorporated into the Scrum framework.&quot;,&quot;publisher&quot;:&quot;Springer Science and Business Media Deutschland GmbH&quot;,&quot;volume&quot;:&quot;1334&quot;,&quot;container-title-short&quot;:&quot;&quot;},&quot;isTemporary&quot;:false}]},{&quot;citationID&quot;:&quot;MENDELEY_CITATION_d1d5eca1-c1c5-4bd3-a050-fb2201ed4515&quot;,&quot;properties&quot;:{&quot;noteIndex&quot;:0},&quot;isEdited&quot;:false,&quot;manualOverride&quot;:{&quot;isManuallyOverridden&quot;:false,&quot;citeprocText&quot;:&quot;[6]&quot;,&quot;manualOverrideText&quot;:&quot;&quot;},&quot;citationTag&quot;:&quot;MENDELEY_CITATION_v3_eyJjaXRhdGlvbklEIjoiTUVOREVMRVlfQ0lUQVRJT05fZDFkNWVjYTEtYzFjNS00YmQzLWEwNTAtZmIyMjAxZWQ0NTE1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quot;,&quot;citationItems&quot;:[{&quot;id&quot;:&quot;902371f8-347a-32c0-92b2-b6bb938f685e&quot;,&quot;itemData&quot;:{&quot;type&quot;:&quot;article-journal&quot;,&quot;id&quot;:&quot;902371f8-347a-32c0-92b2-b6bb938f685e&quot;,&quot;title&quot;:&quot;Usability in agile software development: A tertiary study&quot;,&quot;author&quot;:[{&quot;family&quot;:&quot;Curcio&quot;,&quot;given&quot;:&quot;K&quot;,&quot;parse-names&quot;:false,&quot;dropping-particle&quot;:&quot;&quot;,&quot;non-dropping-particle&quot;:&quot;&quot;},{&quot;family&quot;:&quot;Santana&quot;,&quot;given&quot;:&quot;R&quot;,&quot;parse-names&quot;:false,&quot;dropping-particle&quot;:&quot;&quot;,&quot;non-dropping-particle&quot;:&quot;&quot;},{&quot;family&quot;:&quot;Reinehr&quot;,&quot;given&quot;:&quot;S&quot;,&quot;parse-names&quot;:false,&quot;dropping-particle&quot;:&quot;&quot;,&quot;non-dropping-particle&quot;:&quot;&quot;},{&quot;family&quot;:&quot;Malucelli&quot;,&quot;given&quot;:&quot;A&quot;,&quot;parse-names&quot;:false,&quot;dropping-particle&quot;:&quot;&quot;,&quot;non-dropping-particle&quot;:&quot;&quot;}],&quot;container-title&quot;:&quot;Computer Standards and Interfaces&quot;,&quot;container-title-short&quot;:&quot;Comput Stand Interfaces&quot;,&quot;DOI&quot;:&quot;10.1016/j.csi.2018.12.003&quot;,&quot;ISSN&quot;:&quot;09205489 (ISSN)&quot;,&quot;URL&quot;:&quot;https://www.scopus.com/inward/record.uri?eid=2-s2.0-85059608411&amp;doi=10.1016%2Fj.csi.2018.12.003&amp;partnerID=40&amp;md5=bea1482eac73e38adc215ce8ced82d18&quot;,&quot;issued&quot;:{&quot;date-parts&quot;:[[2019]]},&quot;publisher-place&quot;:&quot;Graduate Program in Computer Science (PPGIa), Pontifícia Universidade Católica do Paraná – PUCPR, Curitiba, Brazil&quot;,&quot;page&quot;:&quot;61-77&quot;,&quot;language&quot;:&quot;English&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publisher&quot;:&quot;Elsevier B.V.&quot;,&quot;volume&quot;:&quot;64&quot;},&quot;isTemporary&quot;:false}]},{&quot;citationID&quot;:&quot;MENDELEY_CITATION_227910a3-90c9-4f54-a05a-397d9ac90ffd&quot;,&quot;properties&quot;:{&quot;noteIndex&quot;:0},&quot;isEdited&quot;:false,&quot;manualOverride&quot;:{&quot;isManuallyOverridden&quot;:false,&quot;citeprocText&quot;:&quot;[1]&quot;,&quot;manualOverrideText&quot;:&quot;&quot;},&quot;citationTag&quot;:&quot;MENDELEY_CITATION_v3_eyJjaXRhdGlvbklEIjoiTUVOREVMRVlfQ0lUQVRJT05fMjI3OTEwYTMtOTBjOS00ZjU0LWEwNWEtMzk3ZDlhYzkwZmZk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container-title-short&quot;:&quot;Inf Softw Technol&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isTemporary&quot;:false}]},{&quot;citationID&quot;:&quot;MENDELEY_CITATION_f2d65b4a-0b0a-431a-b887-01c38ea2515a&quot;,&quot;properties&quot;:{&quot;noteIndex&quot;:0},&quot;isEdited&quot;:false,&quot;manualOverride&quot;:{&quot;isManuallyOverridden&quot;:false,&quot;citeprocText&quot;:&quot;[4]&quot;,&quot;manualOverrideText&quot;:&quot;&quot;},&quot;citationTag&quot;:&quot;MENDELEY_CITATION_v3_eyJjaXRhdGlvbklEIjoiTUVOREVMRVlfQ0lUQVRJT05fZjJkNjViNGEtMGIwYS00MzFhLWI4ODctMDFjMzhlYTI1MTVh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quot;,&quot;citationItems&quot;:[{&quot;id&quot;:&quot;4d68f2e2-58d5-3212-9e89-cae3d286decd&quot;,&quot;itemData&quot;:{&quot;type&quot;:&quot;report&quot;,&quot;id&quot;:&quot;4d68f2e2-58d5-3212-9e89-cae3d286decd&quot;,&quot;title&quot;:&quot;A Gamified Framework to Integrate User Experience into Agile Software Development Process&quot;,&quot;author&quot;:[{&quot;family&quot;:&quot;Alhammad&quot;,&quot;given&quot;:&quot;Manal M&quot;,&quot;parse-names&quot;:false,&quot;dropping-particle&quot;:&quot;&quot;,&quot;non-dropping-particle&quot;:&quot;&quot;}],&quot;URL&quot;:&quot;https://oa.upm.es/66064/&quot;,&quot;issued&quot;:{&quot;date-parts&quot;:[[2020]]},&quot;abstract&quot;:&quot;While the significance of integrating User eXperience Design (UXD) with agile development processes is underscored in the literature, there are yet challenges and issues that must be resolved to achieve a seamless integration process. Those challenges range from practical issues such as the lack of technical means in terms of supportive tools or artefacts, to more fundamental issues such as the complexity of building a shared understanding of the User eXperience (UX) vision among the entire agile team and organization. Those issues do not necessarily imply that the integration of agile and UX is infeasible, but rather point to areas in which further research is needed to improve the integration process.  In this respect, we saw an opportunity to contribute to improving the process of integrating UX practices into agile by addressing one of the reported challenges in the literature which is the lack of prioritizing UX aspects compared to functional aspects. Recognizing the importance of incorporating UXD into agile as a team culture, this thesis aims to design and validate a framework to help agile teams to develop a motivated mindset towards UX activities. Following Design Science Research (DSR), this doctoral work began by identifying, describing, and analyzing the challenge of focusing on functional features over UX features in agile teams. We essentially found that the prioritization of functional features over UX features embodies a set of issues and it represents a recurrent obstacle when integrating UX with agile. Among those issues are the lack of motivation towards UX work, resistance to change, and the curse of knowledge in which agile teams think they know better than the user.  To address this challenge, we proposed a gamified framework to integrate Lean UX into Scrum, called ?GLUX? (Gamified Lean UX). The goal of our proposed framework is to motivate and engage agile teams to carry out UX activities collaboratively and develop a user-centered mindset using gamification. The choice of gamification as a motivational technique is primarily based on the hypothesis established in the literature that gamification has potential in influencing human behavior in general, and in promoting software engineering best practices in particular.  In validating our proposed framework, we conducted a pilot study to primarily examine the effectiveness of GLUX in terms of usability and utility in promoting and developing a motivated mindset in agile teams towards UX. Three agile teams consisting of software engineering graduate students participated in the study, simulating a real-world agile project. Our data collection occurred through student surveys, unstructured interviews, and the analysis of projects reports. Preliminary results suggest that GLUX can be effective in facilitating the integration process by engaging Scrum teams in carrying out UX activities throughout the development process. However, similar outcomes cannot be guaranteed if the GLUX framework was to be applied into a different context or when not implemented as specified.  Nonetheless, key observations have been reported in the form of lessons learned. We mainly found that the team?s collective mindset towards UX work can sometimes override the individual?s mindset, and that it can be influenced by a variety of factors such as the knowledge and experience in UX. We have also discussed some of the challenges that can emerge from managing the integration of agile and UX as one process such as the difficulty to incorporate UX activities and development work in short iterations. Finally, we highlight that gamification can be susceptible to the ?novelty effect?, and that some game elements (e.g. challenges) can be motivating and de-motivating at the same time. ———-RESUMEN———- Si bien en la literatura se subraya la importancia de integrar User eXperience (UX) con procesos de desarrollo ágiles, aún existen desafíos y problemas que deben resolverse para lograr un proceso de integración eficiente. Esos desafíos van desde cuestiones prácticas, como la falta de medios técnicos en términos de herramientas o artefactos de apoyo, hasta cuestiones más fundamentales como la complejidad de construir una comprensión compartida de la visión de la experiencia del usuario entre todo el equipo y la organización ágil. Estos problemas identifican áreas en las que se necesita más investigación para mejorar dicho proceso de integración.  Esta investigación aborda uno de estos desafíos, concretamente la necesidad de priorizar los aspectos de UX en comparación con los aspectos funcionales en el desarrollo ágil, lo que implica a su vez abordar, por ejemplo aspectos como la falta de motivación hacia el trabajo UX o la resistencia al cambio.  En este contexto, esta tesis doctoral tiene como objetivo diseñar un marco para ayudar a los equipos ágiles a considerar la UX como elemento guía del desarrollo ágil. Siguiendo Design Science Research (DSR) se ha propuesto un marco gamificado para integrar Lean UX en Scrum, llamado \&quot;GLUX\&quot; (Gamified Lean UX). El objetivo de GLUX es utilizar gamificación para motivar e involucrar a los equipos ágiles a realizar actividades de UX de manera colaborativa desarrollando una mentalidad de UX que guíe y motive el desarrollo ágil. La elección de la gamificación como técnica motivacional se basa principalmente en la hipótesis establecida en la literatura de que la gamificación tiene potencial para influir en el comportamiento humano en general y para promover las mejores prácticas de ingeniería de software en particular.  GLUX se ha aplicado en un estudio piloto con el fin de analizar su efectividad en términos de usabilidad y utilidad para promover y desarrollar una mentalidad UX en equipos ágiles. Tres equipos ágiles formados por estudiantes graduados de ingeniería de software participaron en el estudio, simulando un proyecto ágil. Se han recopilado datos a través de encuestas a los estudiantes, entrevistas no estructuradas y análisis de informes de proyectos. Los resultados sugieren que GLUX puede ser eficaz para facilitar el proceso de integración al involucrar a los equipos Scrum en la realización de actividades UX durante todo el proceso de desarrollo. Estos resultados, aunque alentadores son preliminares, requiriéndose replicación tanto en contextos similares como diferentes.  Además de estos resultados preliminares, se han identificado importantes lecciones aprendidas relacionadas con el uso de la gamificación en el desarrollo de software, como por ejemplo, el efecto de la mentalidad colectiva del equipo en relación con la mentalidad individual; el efecto de las iteraciones cortas que guían el trabajo ágil sobre la integración de UX; o el posible ?efecto novedad? del que puede ser susceptible la gamificación haciendo algunos elementos del juego motivadores y desmotivadores al mismo tiempo.&quot;,&quot;container-title-short&quot;:&quot;&quot;},&quot;isTemporary&quot;:false}]},{&quot;citationID&quot;:&quot;MENDELEY_CITATION_3409d72a-306d-4150-a8d9-45793cfbb1f1&quot;,&quot;properties&quot;:{&quot;noteIndex&quot;:0},&quot;isEdited&quot;:false,&quot;manualOverride&quot;:{&quot;isManuallyOverridden&quot;:false,&quot;citeprocText&quot;:&quot;[39]&quot;,&quot;manualOverrideText&quot;:&quot;&quot;},&quot;citationTag&quot;:&quot;MENDELEY_CITATION_v3_eyJjaXRhdGlvbklEIjoiTUVOREVMRVlfQ0lUQVRJT05fMzQwOWQ3MmEtMzA2ZC00MTUwLWE4ZDktNDU3OTNjZmJiMWYx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quot;,&quot;citationItems&quot;:[{&quot;id&quot;:&quot;dd2701f8-48e7-3e44-b0d4-d4381a31db05&quot;,&quot;itemData&quot;:{&quot;type&quot;:&quot;article&quot;,&quot;id&quot;:&quot;dd2701f8-48e7-3e44-b0d4-d4381a31db05&quot;,&quot;title&quot;:&quot;Task allocation between ux specialists and developers in agile software development projects&quot;,&quot;author&quot;:[{&quot;family&quot;:&quot;Kuusinen&quot;,&quot;given&quot;:&quot;K&quot;,&quot;parse-names&quot;:false,&quot;dropping-particle&quot;:&quot;&quot;,&quot;non-dropping-particle&quot;:&quot;&quot;}],&quot;container-title&quot;:&quot;15th IFIP TC 13 International Conference on Human–Computer Interaction, INTERACT 2015&quot;,&quot;editor&quot;:[{&quot;family&quot;:&quot;P.&quot;,&quot;given&quot;:&quot;Palanque&quot;,&quot;parse-names&quot;:false,&quot;dropping-particle&quot;:&quot;&quot;,&quot;non-dropping-particle&quot;:&quot;&quot;},{&quot;family&quot;:&quot;T.&quot;,&quot;given&quot;:&quot;Gross&quot;,&quot;parse-names&quot;:false,&quot;dropping-particle&quot;:&quot;&quot;,&quot;non-dropping-particle&quot;:&quot;&quot;},{&quot;family&quot;:&quot;M.&quot;,&quot;given&quot;:&quot;Fetter&quot;,&quot;parse-names&quot;:false,&quot;dropping-particle&quot;:&quot;&quot;,&quot;non-dropping-particle&quot;:&quot;&quot;},{&quot;family&quot;:&quot;S.&quot;,&quot;given&quot;:&quot;Barbosa&quot;,&quot;parse-names&quot;:false,&quot;dropping-particle&quot;:&quot;&quot;,&quot;non-dropping-particle&quot;:&quot;&quot;},{&quot;family&quot;:&quot;M.&quot;,&quot;given&quot;:&quot;Winckler&quot;,&quot;parse-names&quot;:false,&quot;dropping-particle&quot;:&quot;&quot;,&quot;non-dropping-particle&quot;:&quot;&quot;},{&quot;family&quot;:&quot;J.&quot;,&quot;given&quot;:&quot;Abascal&quot;,&quot;parse-names&quot;:false,&quot;dropping-particle&quot;:&quot;&quot;,&quot;non-dropping-particle&quot;:&quot;&quot;}],&quot;DOI&quot;:&quot;10.1007/978-3-319-22698-9_3&quot;,&quot;ISBN&quot;:&quot;03029743 (ISSN); 9783319226972 (ISBN)&quot;,&quot;URL&quot;:&quot;https://www.scopus.com/inward/record.uri?eid=2-s2.0-84946095787&amp;doi=10.1007%2F978-3-319-22698-9_3&amp;partnerID=40&amp;md5=22f4a9e5f131a3b66ac27e6e4b53343c&quot;,&quot;issued&quot;:{&quot;date-parts&quot;:[[2015]]},&quot;publisher-place&quot;:&quot;Tampere University of Technology, Tampere, Finland&quot;,&quot;page&quot;:&quot;27-44&quot;,&quot;language&quot;:&quot;English&quot;,&quot;abstract&quot;:&quot;Synchronizing efforts between developers and user experience (UX) specialists is one of the major challenges in agile UX work. In this paper, we report results of a study conducted over a release cycle of six agile software development projects in five companies, considering the task allocation and cooperation in the team. Team members (N = 31), including product owners, UX specialists, and developers, reported weekly on the UX-related tasks they had contributed to and whether the UX specialist had participated. We identified three forms of cooperation: minimal, product owner–UX specialist, and developer–UX specialist. Our study suggests that for projects operating in the minimal cooperation mode, the collaboration concentrates on the user interface (UI) design, while other aspects of UX work are downplayed. At the same time, many UX-related tasks were successfully handled by developers alone. Therefore, to support UX work integration, we suggest a task-oriented integration approach for projects with minimal UX resources. © IFIP International Federation for Information Processing 2015.&quot;,&quot;publisher&quot;:&quot;Springer Verlag&quot;,&quot;volume&quot;:&quot;9298&quot;,&quot;container-title-short&quot;:&quot;&quot;},&quot;isTemporary&quot;:false}]},{&quot;citationID&quot;:&quot;MENDELEY_CITATION_a18709ae-378e-4293-b8c8-4781c2841e25&quot;,&quot;properties&quot;:{&quot;noteIndex&quot;:0},&quot;isEdited&quot;:false,&quot;manualOverride&quot;:{&quot;isManuallyOverridden&quot;:false,&quot;citeprocText&quot;:&quot;[5]&quot;,&quot;manualOverrideText&quot;:&quot;&quot;},&quot;citationTag&quot;:&quot;MENDELEY_CITATION_v3_eyJjaXRhdGlvbklEIjoiTUVOREVMRVlfQ0lUQVRJT05fYTE4NzA5YWUtMzc4ZS00MjkzLWI4YzgtNDc4MWMyODQxZTI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quot;,&quot;citationItems&quot;:[{&quot;id&quot;:&quot;a11e4b5a-f113-3e48-b8ae-cb8116713b55&quot;,&quot;itemData&quot;:{&quot;type&quot;:&quot;article-journal&quot;,&quot;id&quot;:&quot;a11e4b5a-f113-3e48-b8ae-cb8116713b55&quot;,&quot;title&quot;:&quot;Integrating UX work with agile development through user stories: An action research study in a small software company&quot;,&quot;author&quot;:[{&quot;family&quot;:&quot;Ananjeva&quot;,&quot;given&quot;:&quot;A&quot;,&quot;parse-names&quot;:false,&quot;dropping-particle&quot;:&quot;&quot;,&quot;non-dropping-particle&quot;:&quot;&quot;},{&quot;family&quot;:&quot;Persson&quot;,&quot;given&quot;:&quot;J S&quot;,&quot;parse-names&quot;:false,&quot;dropping-particle&quot;:&quot;&quot;,&quot;non-dropping-particle&quot;:&quot;&quot;},{&quot;family&quot;:&quot;Bruun&quot;,&quot;given&quot;:&quot;A&quot;,&quot;parse-names&quot;:false,&quot;dropping-particle&quot;:&quot;&quot;,&quot;non-dropping-particle&quot;:&quot;&quot;}],&quot;container-title&quot;:&quot;Journal of Systems and Software&quot;,&quot;DOI&quot;:&quot;10.1016/j.jss.2020.110785&quot;,&quot;ISSN&quot;:&quot;01641212 (ISSN)&quot;,&quot;URL&quot;:&quot;https://www.scopus.com/inward/record.uri?eid=2-s2.0-85089812983&amp;doi=10.1016%2Fj.jss.2020.110785&amp;partnerID=40&amp;md5=4df1f4e80c9c92189ddf642cd78ebc08&quot;,&quot;issued&quot;:{&quot;date-parts&quot;:[[2020]]},&quot;publisher-place&quot;:&quot;Aalborg University, Computer Science, Selma Lagerlöfs Vej 300, Aalborg Oest, DK-9220, Denmark&quot;,&quot;language&quot;:&quot;English&quot;,&quot;abstract&quot;:&quot;The integration of user experience (UX) work with agile software development has been addressed in extensive research of challenges and process models. However, in-depth research of context-specific improvements of this integration with actual UX professionals and agile developers in their actual practice is limited. This study examines how the integration of UX work with agile development can be improved in the context of a small Danish Software-as-a-Service (SaaS) company. We used the problem- and solution-oriented action research method over 12 months in the company. During this period, we initially carried out extensive participant observations, recorded 32 semi-structured interviews, and finally conducted two improvement iterations with evaluations of their effect on agility. We identified user stories as an essential indicator of UX integration. Verbose user stories imply problems in collaboration and trust, while concise user stories and deliberation improve integration of UX work with agile development. The conclusion is that integrating UX work with agile development in practice is complex, contextualized, and difficult even for only a small part of it. We propose that concise user stories and deliberation can be useful and well-defined focuses for integrating UX work with agile software development without sacrificing their agility. © 2020&quot;,&quot;publisher&quot;:&quot;Elsevier Inc.&quot;,&quot;volume&quot;:&quot;170&quot;,&quot;container-title-short&quot;:&quot;&quot;},&quot;isTemporary&quot;:false}]},{&quot;citationID&quot;:&quot;MENDELEY_CITATION_1b61e21a-faac-4a9f-9772-0bcb7bbcabbe&quot;,&quot;properties&quot;:{&quot;noteIndex&quot;:0},&quot;isEdited&quot;:false,&quot;manualOverride&quot;:{&quot;isManuallyOverridden&quot;:false,&quot;citeprocText&quot;:&quot;[40]&quot;,&quot;manualOverrideText&quot;:&quot;&quot;},&quot;citationTag&quot;:&quot;MENDELEY_CITATION_v3_eyJjaXRhdGlvbklEIjoiTUVOREVMRVlfQ0lUQVRJT05fMWI2MWUyMWEtZmFhYy00YTlmLTk3NzItMGJjYjdiYmNhYmJl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quot;,&quot;citationItems&quot;:[{&quot;id&quot;:&quot;bf5cc5f5-c106-3e09-a55b-597f87910b39&quot;,&quot;itemData&quot;:{&quot;type&quot;:&quot;article-journal&quot;,&quot;id&quot;:&quot;bf5cc5f5-c106-3e09-a55b-597f87910b39&quot;,&quot;title&quot;:&quot;Agile software development and UX design: A case study of integration by mutual adjustment&quot;,&quot;author&quot;:[{&quot;family&quot;:&quot;Persson&quot;,&quot;given&quot;:&quot;John Stouby&quot;,&quot;parse-names&quot;:false,&quot;dropping-particle&quot;:&quot;&quot;,&quot;non-dropping-particle&quot;:&quot;&quot;},{&quot;family&quot;:&quot;Bruun&quot;,&quot;given&quot;:&quot;Anders&quot;,&quot;parse-names&quot;:false,&quot;dropping-particle&quot;:&quot;&quot;,&quot;non-dropping-particle&quot;:&quot;&quot;},{&quot;family&quot;:&quot;Lárusdóttir&quot;,&quot;given&quot;:&quot;Marta Kristín&quot;,&quot;parse-names&quot;:false,&quot;dropping-particle&quot;:&quot;&quot;,&quot;non-dropping-particle&quot;:&quot;&quot;},{&quot;family&quot;:&quot;Nielsen&quot;,&quot;given&quot;:&quot;Peter Axel&quot;,&quot;parse-names&quot;:false,&quot;dropping-particle&quot;:&quot;&quot;,&quot;non-dropping-particle&quot;:&quot;&quot;}],&quot;container-title&quot;:&quot;Information and Software Technology&quot;,&quot;container-title-short&quot;:&quot;Inf Softw Technol&quot;,&quot;accessed&quot;:{&quot;date-parts&quot;:[[2022,9,30]]},&quot;DOI&quot;:&quot;10.1016/J.INFSOF.2022.107059&quot;,&quot;ISSN&quot;:&quot;0950-5849&quot;,&quot;issued&quot;:{&quot;date-parts&quot;:[[2022,12,1]]},&quot;page&quot;:&quot;107059&quot;,&quot;abstract&quot;:&quot;CONTEXT\r\n: Agility is an overarching ideal for empirically-driven software development processes that embrace change in order to improve quality, economy, and simplicity. While the pursuit of Agility has held prominence in software practice and research for over two decades, user experience (UX) designers struggle to integrate their work processes with agile software development.\r\nOBJECTIVE\r\n: As empirical processes are constantly evolving, so is this integration struggle for UX designers. We, therefore, present an industrial case study of how a Danish software company integrates UX design and agile software development.\r\nMETHOD\r\n: We conducted a case study involving a) one iteration of individual interviews with 10 employees (four UX designers, three software developers, two project managers, and one solution architect) and b) a follow-up iteration consisting of a workshop with 6 employees (three UX designers, two solution architects, and one project manager) two years later. We analyzed how the company's approach to integration with 'upfront design' and 'work in parallel' involve mutual adjustments as opposed to assimilation or separation of UX design and software development.\r\nRESULTS\r\n: Our analysis shows how integration through mutual adjustments made distinct contributions to UX designers' and software developers' pursuit of Agility. They experienced notably different work processes that still dealt effectively with change and contributed to quality, economy, or simplicity. Nevertheless, as shown from a follow-up workshop two years after our first interviews, these processes were still susceptible to integration struggles over time.\r\nCONCLUSION\r\n: We conclude that integration based on mutual adjustment potentially makes Agility for UX designers and software developers different and mutually complementary. This integration contrasts with assimilation, which potentially makes their Agility mutually indistinguishably, and with separation, which makes their Agility different and mutually competing.&quot;,&quot;publisher&quot;:&quot;Elsevier&quot;,&quot;volume&quot;:&quot;152&quot;},&quot;isTemporary&quot;:false}]},{&quot;citationID&quot;:&quot;MENDELEY_CITATION_70f8db5d-58e1-4155-ad8d-366471d2ecf8&quot;,&quot;properties&quot;:{&quot;noteIndex&quot;:0},&quot;isEdited&quot;:false,&quot;manualOverride&quot;:{&quot;isManuallyOverridden&quot;:false,&quot;citeprocText&quot;:&quot;[41]&quot;,&quot;manualOverrideText&quot;:&quot;&quot;},&quot;citationTag&quot;:&quot;MENDELEY_CITATION_v3_eyJjaXRhdGlvbklEIjoiTUVOREVMRVlfQ0lUQVRJT05fNzBmOGRiNWQtNThlMS00MTU1LWFkOGQtMzY2NDcxZDJlY2Y4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quot;,&quot;citationItems&quot;:[{&quot;id&quot;:&quot;3a56c406-9c00-314e-8e94-898554e90dcc&quot;,&quot;itemData&quot;:{&quot;type&quot;:&quot;article-journal&quot;,&quot;id&quot;:&quot;3a56c406-9c00-314e-8e94-898554e90dcc&quot;,&quot;title&quot;:&quot;Agility from First Principles: Reconstructing the Concept of Agility in Information Systems Development&quot;,&quot;author&quot;:[{&quot;family&quot;:&quot;Conboy&quot;,&quot;given&quot;:&quot;Kieran&quot;,&quot;parse-names&quot;:false,&quot;dropping-particle&quot;:&quot;&quot;,&quot;non-dropping-particle&quot;:&quot;&quot;}],&quot;container-title&quot;:&quot;Info. Sys. Research&quot;,&quot;DOI&quot;:&quot;10.1287/isre.1090.0236&quot;,&quot;ISSN&quot;:&quot;1526-5536&quot;,&quot;URL&quot;:&quot;https://doi.org/10.1287/isre.1090.0236&quot;,&quot;issued&quot;:{&quot;date-parts&quot;:[[2009,9]]},&quot;publisher-place&quot;:&quot;Linthicum, MD, USA&quot;,&quot;page&quot;:&quot;329-354&quot;,&quot;abstract&quot;:&quot;Awareness and use of agile methods has grown rapidly among the information systems development (ISD) community in recent years. Like most previous methods, the development and promotion of these methods have been almost entirely driven by practitioners and consultants, with little participation from the research community during the early stages of evolution. While these methods are now the focus of more and more research efforts, most studies are still based on XP, Scrum, and other industry-driven foundations, with little or no conceptual studies of ISD agility in existence. As a result, this study proposes that there are a number of significant conceptual shortcomings with agile methods and the associated literature in its current state, including a lack of clarity, theoretical glue, parsimony, limited applicability, and naivety regarding the evolution of the concept of agility in fields outside systems development. Furthermore, this has significant implications for practitioners, rendering agile method comparison and many other activities very difficult, especially in instances such as distributed development and large teams that are not conducive to many of the commercial agile methods. This study develops a definition and formative taxonomy of agility in an ISD context, based on a structured literature review of agility across a number of disciplines, including manufacturing and management where the concept originated, matured, and has been applied and tested thoroughly over time. The application of the texonomy in practice is then demonstrated through a series of thought trials conducted in a large multinational organization. The intention is that the definition and taxonomy can then be used as a starting point to study ISD method agility regardless of whether the method is XP or Scrum, agile or traditional, complete or fragmented, out-of-the-box or in-house, used as is or tailored to suit the project context.&quot;,&quot;publisher&quot;:&quot;INFORMS&quot;,&quot;issue&quot;:&quot;3&quot;,&quot;volume&quot;:&quot;20&quot;,&quot;container-title-short&quot;:&quot;&quot;},&quot;isTemporary&quot;:false}]},{&quot;citationID&quot;:&quot;MENDELEY_CITATION_c18a7a3b-5e1b-4751-bc1c-bbb765409902&quot;,&quot;properties&quot;:{&quot;noteIndex&quot;:0},&quot;isEdited&quot;:false,&quot;manualOverride&quot;:{&quot;isManuallyOverridden&quot;:false,&quot;citeprocText&quot;:&quot;[42]&quot;,&quot;manualOverrideText&quot;:&quot;&quot;},&quot;citationTag&quot;:&quot;MENDELEY_CITATION_v3_eyJjaXRhdGlvbklEIjoiTUVOREVMRVlfQ0lUQVRJT05fYzE4YTdhM2ItNWUxYi00NzUxLWJjMWMtYmJiNzY1NDA5OTAy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quot;,&quot;citationItems&quot;:[{&quot;id&quot;:&quot;710a99e7-ef9f-3c02-8412-1ed9a019cc0e&quot;,&quot;itemData&quot;:{&quot;type&quot;:&quot;article-journal&quot;,&quot;id&quot;:&quot;710a99e7-ef9f-3c02-8412-1ed9a019cc0e&quot;,&quot;title&quot;:&quot;The role of UX professionals in agile development: a case study from industry&quot;,&quot;author&quot;:[{&quot;family&quot;:&quot;Bruun&quot;,&quot;given&quot;:&quot;A&quot;,&quot;parse-names&quot;:false,&quot;dropping-particle&quot;:&quot;&quot;,&quot;non-dropping-particle&quot;:&quot;&quot;},{&quot;family&quot;:&quot;Larusdottir&quot;,&quot;given&quot;:&quot;MK&quot;,&quot;parse-names&quot;:false,&quot;dropping-particle&quot;:&quot;&quot;,&quot;non-dropping-particle&quot;:&quot;&quot;},{&quot;family&quot;:&quot;Nielsen&quot;,&quot;given&quot;:&quot;L&quot;,&quot;parse-names&quot;:false,&quot;dropping-particle&quot;:&quot;&quot;,&quot;non-dropping-particle&quot;:&quot;&quot;},{&quot;family&quot;:&quot;…&quot;,&quot;given&quot;:&quot;PA Nielsen - Proceedings of the 10th&quot;,&quot;parse-names&quot;:false,&quot;dropping-particle&quot;:&quot;&quot;,&quot;non-dropping-particle&quot;:&quot;&quot;},{&quot;family&quot;:&quot;2018&quot;,&quot;given&quot;:&quot;undefined&quot;,&quot;parse-names&quot;:false,&quot;dropping-particle&quot;:&quot;&quot;,&quot;non-dropping-particle&quot;:&quot;&quot;}],&quot;container-title&quot;:&quot;dl.acm.org&quot;,&quot;accessed&quot;:{&quot;date-parts&quot;:[[2022,9,23]]},&quot;DOI&quot;:&quot;10.1145/3240167.3240213&quot;,&quot;ISBN&quot;:&quot;9781450364379&quot;,&quot;URL&quot;:&quot;https://dl.acm.org/doi/abs/10.1145/3240167.3240213&quot;,&quot;issued&quot;:{&quot;date-parts&quot;:[[2018,9,29]]},&quot;page&quot;:&quot;352-363&quot;,&quot;abstract&quot;:&quot;A highly debated topic within recent literature in HCI is the integration of UX activities into agile development. While we acknowledge the question of integration to be one of the main challenges for UX professionals, this seems to have received traction and is heading closer towards a resolution. We believe the time is right for gaining an in-depth understanding of the UX roles responsibilities in an agile case company that has moved beyond the question of UX integration. Through interviews with UX professionals, developers and managers we found that the UX professionals have a very broad set of responsibilities, of which some are unseen in relation to previous studies and not classically considered part of the UX role. Interestingly, these newly identified responsibilities are some of the most critical to the success of integrating UX into agile development.&quot;,&quot;publisher&quot;:&quot;Association for Computing Machinery&quot;,&quot;container-title-short&quot;:&quot;&quot;},&quot;isTemporary&quot;:false}]},{&quot;citationID&quot;:&quot;MENDELEY_CITATION_5ccd3878-9e00-41cd-9337-136b0359d74a&quot;,&quot;properties&quot;:{&quot;noteIndex&quot;:0},&quot;isEdited&quot;:false,&quot;manualOverride&quot;:{&quot;isManuallyOverridden&quot;:false,&quot;citeprocText&quot;:&quot;[30]&quot;,&quot;manualOverrideText&quot;:&quot;&quot;},&quot;citationTag&quot;:&quot;MENDELEY_CITATION_v3_eyJjaXRhdGlvbklEIjoiTUVOREVMRVlfQ0lUQVRJT05fNWNjZDM4NzgtOWUwMC00MWNkLTkzMzctMTM2YjAzNTlkNzRh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quot;,&quot;citationItems&quot;:[{&quot;id&quot;:&quot;c78c1437-2365-312c-9a61-e725eb0bf9ec&quot;,&quot;itemData&quot;:{&quot;type&quot;:&quot;paper-conference&quot;,&quot;id&quot;:&quot;c78c1437-2365-312c-9a61-e725eb0bf9ec&quot;,&quot;title&quot;:&quot;A Systematic Review of Usability Techniques in Agile Methodologies&quot;,&quot;author&quot;:[{&quot;family&quot;:&quot;Salvador&quot;,&quot;given&quot;:&quot;Carolina&quot;,&quot;parse-names&quot;:false,&quot;dropping-particle&quot;:&quot;&quot;,&quot;non-dropping-particle&quot;:&quot;&quot;},{&quot;family&quot;:&quot;Nakasone&quot;,&quot;given&quot;:&quot;Arturo&quot;,&quot;parse-names&quot;:false,&quot;dropping-particle&quot;:&quot;&quot;,&quot;non-dropping-particle&quot;:&quot;&quot;},{&quot;family&quot;:&quot;Pow-Sang&quot;,&quot;given&quot;:&quot;Jose Antonio&quot;,&quot;parse-names&quot;:false,&quot;dropping-particle&quot;:&quot;&quot;,&quot;non-dropping-particle&quot;:&quot;&quot;}],&quot;collection-title&quot;:&quot;EATIS '14&quot;,&quot;container-title&quot;:&quot;Proceedings of the 7th Euro American Conference on Telematics and Information Systems&quot;,&quot;DOI&quot;:&quot;10.1145/2590651.2590668&quot;,&quot;ISBN&quot;:&quot;9781450324359&quot;,&quot;URL&quot;:&quot;https://doi-org.sdl.idm.oclc.org/10.1145/2590651.2590668&quot;,&quot;issued&quot;:{&quot;date-parts&quot;:[[2014]]},&quot;publisher-place&quot;:&quot;New York, NY, USA&quot;,&quot;abstract&quot;:&quot;In this paper, we present the results of a systematic review involving the use of usability techniques in software developments where agile methodologies were used. The search strategy identified 307 studies, where only 32 were finally selected for the review. We found that complementary techniques are the most frequent techniques used with agile methodologies. In addition, most studies performed usability evaluations only during the implementation phase, and these evaluations were mostly constructed as elaborations of case studies.&quot;,&quot;publisher&quot;:&quot;Association for Computing Machinery&quot;,&quot;container-title-short&quot;:&quot;&quot;},&quot;isTemporary&quot;:false}]},{&quot;citationID&quot;:&quot;MENDELEY_CITATION_93b92657-5993-4b77-b7ab-22aaaf284505&quot;,&quot;properties&quot;:{&quot;noteIndex&quot;:0},&quot;isEdited&quot;:false,&quot;manualOverride&quot;:{&quot;isManuallyOverridden&quot;:false,&quot;citeprocText&quot;:&quot;[7]&quot;,&quot;manualOverrideText&quot;:&quot;&quot;},&quot;citationTag&quot;:&quot;MENDELEY_CITATION_v3_eyJjaXRhdGlvbklEIjoiTUVOREVMRVlfQ0lUQVRJT05fOTNiOTI2NTctNTk5My00Yjc3LWI3YWItMjJhYWFmMjg0NTA1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quot;,&quot;citationItems&quot;:[{&quot;id&quot;:&quot;aed2a8bd-b8fc-3851-bdb3-b5f8dc19958b&quot;,&quot;itemData&quot;:{&quot;type&quot;:&quot;article-journal&quot;,&quot;id&quot;:&quot;aed2a8bd-b8fc-3851-bdb3-b5f8dc19958b&quot;,&quot;title&quot;:&quot;How Agile Developers Integrate User-Centered Design into Their Processes: A Literature Review&quot;,&quot;author&quot;:[{&quot;family&quot;:&quot;Caballero&quot;,&quot;given&quot;:&quot;L&quot;,&quot;parse-names&quot;:false,&quot;dropping-particle&quot;:&quot;&quot;,&quot;non-dropping-particle&quot;:&quot;&quot;},{&quot;family&quot;:&quot;Moreno&quot;,&quot;given&quot;:&quot;A M&quot;,&quot;parse-names&quot;:false,&quot;dropping-particle&quot;:&quot;&quot;,&quot;non-dropping-particle&quot;:&quot;&quot;},{&quot;family&quot;:&quot;Seffah&quot;,&quot;given&quot;:&quot;A&quot;,&quot;parse-names&quot;:false,&quot;dropping-particle&quot;:&quot;&quot;,&quot;non-dropping-particle&quot;:&quot;&quot;}],&quot;container-title&quot;:&quot;International Journal of Software Engineering and Knowledge Engineering&quot;,&quot;DOI&quot;:&quot;10.1142/S0218194016500418&quot;,&quot;ISSN&quot;:&quot;02181940 (ISSN)&quot;,&quot;URL&quot;:&quot;https://www.scopus.com/inward/record.uri?eid=2-s2.0-84993985680&amp;doi=10.1142%2FS0218194016500418&amp;partnerID=40&amp;md5=447273c6238f95b2a3d9fd5a6eb081c5&quot;,&quot;issued&quot;:{&quot;date-parts&quot;:[[2016]]},&quot;publisher-place&quot;:&quot;Instituto Tecnológico de Conkal, Km 16 oldroadMotul Yucatán, Mexico&quot;,&quot;page&quot;:&quot;1175-1201&quot;,&quot;language&quot;:&quot;English&quot;,&quot;abstract&quot;:&quot;The lack of user engagement, the absence of user feedback, incomplete and continuously changing user requirements are among the critical concerns that cause projects to fail. User-centered design (UCD) and agile software development are two iterative approaches that have been proposed to overcome such concerns. UCD is a design process focusing on user research, user interface design and usability evaluation. Introduced by software engineering practitioners, agile refers to a number of iterative and incremental software development practices that emphasize people's needs, communication between developers and stakeholders and the ability to adapt to change. In both the agile and UCD communities, however, a full understanding of user requirements is often seen as incompatible with early and quick development iterations. We performed a literature review aiming to identify how agile teams have integrated UCD tools into their agile software development process to a better understanding of the user requirements without losing sight of the agile values and principles. UCD tools adaptations and minimal-up-front design applied in agile development are among the approaches discovered in this study. The findings could lead to a comprehensive user-centric software engineering that will overcome inherent problems faced by agile teams to understand user needs, priorities and goals. © 2016 World Scientific Publishing Company.&quot;,&quot;publisher&quot;:&quot;World Scientific Publishing Co. Pte Ltd&quot;,&quot;issue&quot;:&quot;8&quot;,&quot;volume&quot;:&quot;26&quot;,&quot;container-title-short&quot;:&quot;&quot;},&quot;isTemporary&quot;:false}]},{&quot;citationID&quot;:&quot;MENDELEY_CITATION_3879f277-c94b-4bd5-855e-880efe46fdb8&quot;,&quot;properties&quot;:{&quot;noteIndex&quot;:0},&quot;isEdited&quot;:false,&quot;manualOverride&quot;:{&quot;isManuallyOverridden&quot;:false,&quot;citeprocText&quot;:&quot;[8]&quot;,&quot;manualOverrideText&quot;:&quot;&quot;},&quot;citationTag&quot;:&quot;MENDELEY_CITATION_v3_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&quot;,&quot;citationItems&quot;:[{&quot;id&quot;:&quot;2a07b8f6-56ee-371b-b9df-374a5ee0dd01&quot;,&quot;itemData&quot;:{&quot;type&quot;:&quot;article-journal&quot;,&quot;id&quot;:&quot;2a07b8f6-56ee-371b-b9df-374a5ee0dd01&quot;,&quot;title&quot;:&quot;UX professionals’ learning and usage of UX methods in agile&quot;,&quot;author&quot;:[{&quot;family&quot;:&quot;Cajander&quot;,&quot;given&quot;:&quot;Åsa&quot;,&quot;parse-names&quot;:false,&quot;dropping-particle&quot;:&quot;&quot;,&quot;non-dropping-particle&quot;:&quot;&quot;},{&quot;family&quot;:&quot;Larusdottir&quot;,&quot;given&quot;:&quot;Marta&quot;,&quot;parse-names&quot;:false,&quot;dropping-particle&quot;:&quot;&quot;,&quot;non-dropping-particle&quot;:&quot;&quot;},{&quot;family&quot;:&quot;Geiser&quot;,&quot;given&quot;:&quot;Johannes L&quot;,&quot;parse-names&quot;:false,&quot;dropping-particle&quot;:&quot;&quot;,&quot;non-dropping-particle&quot;:&quot;&quot;}],&quot;container-title&quot;:&quot;Information and Software Technology&quot;,&quot;issued&quot;:{&quot;date-parts&quot;:[[2022]]},&quot;page&quot;:&quot;107005&quot;,&quot;publisher&quot;:&quot;Elsevier&quot;,&quot;volume&quot;:&quot;151&quot;,&quot;container-title-short&quot;:&quot;Inf Softw Technol&quot;},&quot;isTemporary&quot;:false}]},{&quot;citationID&quot;:&quot;MENDELEY_CITATION_8592f446-c8b0-449a-bf13-bd2292b4ce61&quot;,&quot;properties&quot;:{&quot;noteIndex&quot;:0},&quot;isEdited&quot;:false,&quot;manualOverride&quot;:{&quot;isManuallyOverridden&quot;:false,&quot;citeprocText&quot;:&quot;[43]&quot;,&quot;manualOverrideText&quot;:&quot;&quot;},&quot;citationTag&quot;:&quot;MENDELEY_CITATION_v3_eyJjaXRhdGlvbklEIjoiTUVOREVMRVlfQ0lUQVRJT05fODU5MmY0NDYtYzhiMC00NDlhLWJmMTMtYmQyMjkyYjRjZTYx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quot;,&quot;citationItems&quot;:[{&quot;id&quot;:&quot;ca164d15-45fd-3da7-a093-d439ab4d61ef&quot;,&quot;itemData&quot;:{&quot;type&quot;:&quot;paper-conference&quot;,&quot;id&quot;:&quot;ca164d15-45fd-3da7-a093-d439ab4d61ef&quot;,&quot;title&quot;:&quot;Coherent Heuristic Evaluation (CoHE): Toward Increasing the Effectiveness of Heuristic Evaluation for Novice Evaluators&quot;,&quot;author&quot;:[{&quot;family&quot;:&quot;Abulfaraj&quot;,&quot;given&quot;:&quot;Anas&quot;,&quot;parse-names&quot;:false,&quot;dropping-particle&quot;:&quot;&quot;,&quot;non-dropping-particle&quot;:&quot;&quot;},{&quot;family&quot;:&quot;Steele&quot;,&quot;given&quot;:&quot;Adam&quot;,&quot;parse-names&quot;:false,&quot;dropping-particle&quot;:&quot;&quot;,&quot;non-dropping-particle&quot;:&quot;&quot;}],&quot;container-title&quot;:&quot;Design, User Experience, and Usability. Interaction Design&quot;,&quot;editor&quot;:[{&quot;family&quot;:&quot;Marcus&quot;,&quot;given&quot;:&quot;Aaron&quot;,&quot;parse-names&quot;:false,&quot;dropping-particle&quot;:&quot;&quot;,&quot;non-dropping-particle&quot;:&quot;&quot;},{&quot;family&quot;:&quot;Rosenzweig&quot;,&quot;given&quot;:&quot;Elizabeth&quot;,&quot;parse-names&quot;:false,&quot;dropping-particle&quot;:&quot;&quot;,&quot;non-dropping-particle&quot;:&quot;&quot;}],&quot;ISBN&quot;:&quot;978-3-030-49713-2&quot;,&quot;issued&quot;:{&quot;date-parts&quot;:[[2020]]},&quot;publisher-place&quot;:&quot;Cham&quot;,&quot;page&quot;:&quot;3-20&quot;,&quot;abstract&quot;:&quot;Heuristic evaluation (HE) is an inspection-based usability evaluation method in which a number of evaluators, typically 3--5, assess the usability of a system based on a set of usability guidelines. HE was first introduced by Nielsen and Molich and then revised by Nielsen. Since its introduction, HE has gained wide popularity among human-computer interaction (HCI) and user experience (UX) practitioners and is now one of the most common usability evaluation methods. A few years after the introduction of HE, some researchers realized that novice evaluators perform poorly on complex systems. This issue, known as the expertise effect, is one of the major challenges of HE; i.e., the more experienced the evaluator is, the better the results of the evaluation. Consequently, some researchers argue that the results of HE are the product of the evaluator's experience rather than the method itself. To address this issue, we interviewed 15 usability experts, all of whom had at least four years of experience and who came from both academia and industry. We analyzed their responses and developed a step-by-step protocol.&quot;,&quot;publisher&quot;:&quot;Springer International Publishing&quot;,&quot;container-title-short&quot;:&quot;&quot;},&quot;isTemporary&quot;:false}]},{&quot;citationID&quot;:&quot;MENDELEY_CITATION_431bffcd-3dc9-4724-978b-1a62ee42c860&quot;,&quot;properties&quot;:{&quot;noteIndex&quot;:0},&quot;isEdited&quot;:false,&quot;manualOverride&quot;:{&quot;citeprocText&quot;:&quot;[44]&quot;,&quot;isManuallyOverridden&quot;:false,&quot;manualOverrideText&quot;:&quot;&quot;},&quot;citationTag&quot;:&quot;MENDELEY_CITATION_v3_eyJjaXRhdGlvbklEIjoiTUVOREVMRVlfQ0lUQVRJT05fNDMxYmZmY2QtM2RjOS00NzI0LTk3OGItMWE2MmVlNDJjODYw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quot;,&quot;citationItems&quot;:[{&quot;id&quot;:&quot;e3a41025-980e-55d2-9126-e66cc4b6c7f5&quot;,&quot;itemData&quot;:{&quot;author&quot;:[{&quot;dropping-particle&quot;:&quot;&quot;,&quot;family&quot;:&quot;Gothelf&quot;,&quot;given&quot;:&quot;Jeff&quot;,&quot;non-dropping-particle&quot;:&quot;&quot;,&quot;parse-names&quot;:false,&quot;suffix&quot;:&quot;&quot;},{&quot;dropping-particle&quot;:&quot;&quot;,&quot;family&quot;:&quot;Seiden&quot;,&quot;given&quot;:&quot;Josh&quot;,&quot;non-dropping-particle&quot;:&quot;&quot;,&quot;parse-names&quot;:false,&quot;suffix&quot;:&quot;&quot;}],&quot;id&quot;:&quot;e3a41025-980e-55d2-9126-e66cc4b6c7f5&quot;,&quot;issued&quot;:{&quot;date-parts&quot;:[[&quot;2021&quot;]]},&quot;publisher&quot;:&quot;\&quot; O'Reilly Media, Inc.\&quot;&quot;,&quot;title&quot;:&quot;Lean ux&quot;,&quot;type&quot;:&quot;book&quot;,&quot;container-title-short&quot;:&quot;&quot;},&quot;uris&quot;:[&quot;http://www.mendeley.com/documents/?uuid=7d8e0326-d1a3-4024-85df-276466bbc0f5&quot;],&quot;isTemporary&quot;:false,&quot;legacyDesktopId&quot;:&quot;7d8e0326-d1a3-4024-85df-276466bbc0f5&quot;}]},{&quot;citationID&quot;:&quot;MENDELEY_CITATION_45ee75c8-e940-4523-b2df-72427e0e6ef3&quot;,&quot;properties&quot;:{&quot;noteIndex&quot;:0},&quot;isEdited&quot;:false,&quot;manualOverride&quot;:{&quot;citeprocText&quot;:&quot;[19]&quot;,&quot;isManuallyOverridden&quot;:false,&quot;manualOverrideText&quot;:&quot;&quot;},&quot;citationTag&quot;:&quot;MENDELEY_CITATION_v3_eyJjaXRhdGlvbklEIjoiTUVOREVMRVlfQ0lUQVRJT05fNDVlZTc1YzgtZTk0MC00NTIzLWIyZGYtNzI0MjdlMGU2ZWY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ef1f0bca-1396-4a0f-ad20-9d035ae00d23&quot;,&quot;properties&quot;:{&quot;noteIndex&quot;:0},&quot;isEdited&quot;:false,&quot;manualOverride&quot;:{&quot;citeprocText&quot;:&quot;[19]&quot;,&quot;isManuallyOverridden&quot;:false,&quot;manualOverrideText&quot;:&quot;&quot;},&quot;citationTag&quot;:&quot;MENDELEY_CITATION_v3_eyJjaXRhdGlvbklEIjoiTUVOREVMRVlfQ0lUQVRJT05fZWYxZjBiY2EtMTM5Ni00YTBmLWFkMjAtOWQwMzVhZTAwZDIz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3d10e695-d668-4d06-8ed3-911a9985fc32&quot;,&quot;properties&quot;:{&quot;noteIndex&quot;:0},&quot;isEdited&quot;:false,&quot;manualOverride&quot;:{&quot;citeprocText&quot;:&quot;[44]&quot;,&quot;isManuallyOverridden&quot;:false,&quot;manualOverrideText&quot;:&quot;&quot;},&quot;citationTag&quot;:&quot;MENDELEY_CITATION_v3_eyJjaXRhdGlvbklEIjoiTUVOREVMRVlfQ0lUQVRJT05fM2QxMGU2OTUtZDY2OC00ZDA2LThlZDMtOTExYTk5ODVmYzMy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quot;,&quot;citationItems&quot;:[{&quot;id&quot;:&quot;e3a41025-980e-55d2-9126-e66cc4b6c7f5&quot;,&quot;itemData&quot;:{&quot;author&quot;:[{&quot;dropping-particle&quot;:&quot;&quot;,&quot;family&quot;:&quot;Gothelf&quot;,&quot;given&quot;:&quot;Jeff&quot;,&quot;non-dropping-particle&quot;:&quot;&quot;,&quot;parse-names&quot;:false,&quot;suffix&quot;:&quot;&quot;},{&quot;dropping-particle&quot;:&quot;&quot;,&quot;family&quot;:&quot;Seiden&quot;,&quot;given&quot;:&quot;Josh&quot;,&quot;non-dropping-particle&quot;:&quot;&quot;,&quot;parse-names&quot;:false,&quot;suffix&quot;:&quot;&quot;}],&quot;id&quot;:&quot;e3a41025-980e-55d2-9126-e66cc4b6c7f5&quot;,&quot;issued&quot;:{&quot;date-parts&quot;:[[&quot;2021&quot;]]},&quot;publisher&quot;:&quot;\&quot; O'Reilly Media, Inc.\&quot;&quot;,&quot;title&quot;:&quot;Lean ux&quot;,&quot;type&quot;:&quot;book&quot;,&quot;container-title-short&quot;:&quot;&quot;},&quot;uris&quot;:[&quot;http://www.mendeley.com/documents/?uuid=7d8e0326-d1a3-4024-85df-276466bbc0f5&quot;],&quot;isTemporary&quot;:false,&quot;legacyDesktopId&quot;:&quot;7d8e0326-d1a3-4024-85df-276466bbc0f5&quot;}]},{&quot;citationID&quot;:&quot;MENDELEY_CITATION_d3748a32-b25a-4ebf-895e-d5e1ec1bf019&quot;,&quot;properties&quot;:{&quot;noteIndex&quot;:0},&quot;isEdited&quot;:false,&quot;manualOverride&quot;:{&quot;isManuallyOverridden&quot;:false,&quot;citeprocText&quot;:&quot;[35]&quot;,&quot;manualOverrideText&quot;:&quot;&quot;},&quot;citationTag&quot;:&quot;MENDELEY_CITATION_v3_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&quot;,&quot;citationItems&quot;:[{&quot;id&quot;:&quot;94df2914-3044-3b90-b6fe-f56bd9c40628&quot;,&quot;itemData&quot;:{&quot;type&quot;:&quot;paper-conference&quot;,&quot;id&quot;:&quot;94df2914-3044-3b90-b6fe-f56bd9c40628&quot;,&quot;title&quot;:&quot;User-centered design and agile methods: A systematic review&quot;,&quot;author&quot;:[{&quot;family&quot;:&quot;Silva&quot;,&quot;given&quot;:&quot;T S&quot;,&quot;parse-names&quot;:false,&quot;dropping-particle&quot;:&quot;&quot;,&quot;non-dropping-particle&quot;:&quot;da&quot;},{&quot;family&quot;:&quot;Martin&quot;,&quot;given&quot;:&quot;A&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M&quot;,&quot;parse-names&quot;:false,&quot;dropping-particle&quot;:&quot;&quot;,&quot;non-dropping-particle&quot;:&quot;&quot;}],&quot;container-title&quot;:&quot;2011 Agile Conference, Agile 2011&quot;,&quot;DOI&quot;:&quot;10.1109/AGILE.2011.24&quot;,&quot;ISBN&quot;:&quot;9780769543703 (ISBN)&quot;,&quot;URL&quot;:&quot;https://www.scopus.com/inward/record.uri?eid=2-s2.0-80053016566&amp;doi=10.1109%2FAGILE.2011.24&amp;partnerID=40&amp;md5=ffa1e60ba32eff0e80e1268269426828&quot;,&quot;issued&quot;:{&quot;date-parts&quot;:[[2011]]},&quot;publisher-place&quot;:&quot;PUCRS, Porto Alegre, RS, Brazil&quot;,&quot;page&quot;:&quot;77-86&quot;,&quot;language&quot;:&quot;English&quot;,&quot;abstract&quot;:&quot;This paper presents the results of a systematic review of existing literature on the integration of agile software development with user-centered design approaches. It shows that a common process model underlies such approaches and discusses which artifacts are used to support the collaboration between designers and developers. © 2011 IEEE.&quot;,&quot;container-title-short&quot;:&quot;&quot;},&quot;isTemporary&quot;:false}]},{&quot;citationID&quot;:&quot;MENDELEY_CITATION_042d8ae4-b3bf-4f31-8241-6b48bb208348&quot;,&quot;properties&quot;:{&quot;noteIndex&quot;:0},&quot;isEdited&quot;:false,&quot;manualOverride&quot;:{&quot;isManuallyOverridden&quot;:false,&quot;citeprocText&quot;:&quot;[38]&quot;,&quot;manualOverrideText&quot;:&quot;&quot;},&quot;citationTag&quot;:&quot;MENDELEY_CITATION_v3_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&quot;,&quot;citationItems&quot;:[{&quot;id&quot;:&quot;dda60117-c1f5-3946-983e-cfb4ea3b210b&quot;,&quot;itemData&quot;:{&quot;type&quot;:&quot;article-journal&quot;,&quot;id&quot;:&quot;dda60117-c1f5-3946-983e-cfb4ea3b210b&quot;,&quot;title&quot;:&quot;Challenges in Integrating SCRUM and the User-Centered Design Framework: A Systematic Review&quot;,&quot;author&quot;:[{&quot;family&quot;:&quot;Argumanis&quot;,&quot;given&quot;:&quot;Daniela&quot;,&quot;parse-names&quot;:false,&quot;dropping-particle&quot;:&quot;&quot;,&quot;non-dropping-particle&quot;:&quot;&quot;},{&quot;family&quot;:&quot;Moquillaza&quot;,&quot;given&quot;:&quot;Arturo&quot;,&quot;parse-names&quot;:false,&quot;dropping-particle&quot;:&quot;&quot;,&quot;non-dropping-particle&quot;:&quot;&quot;},{&quot;family&quot;:&quot;Paz&quot;,&quot;given&quot;:&quot;Freddy&quot;,&quot;parse-names&quot;:false,&quot;dropping-particle&quot;:&quot;&quot;,&quot;non-dropping-particle&quot;:&quot;&quot;}],&quot;container-title&quot;:&quot;Communications in Computer and Information Science&quot;,&quot;accessed&quot;:{&quot;date-parts&quot;:[[2022,9,23]]},&quot;DOI&quot;:&quot;10.1007/978-3-030-66919-5_6/COVER&quot;,&quot;ISBN&quot;:&quot;9783030669188&quot;,&quot;ISSN&quot;:&quot;18650937&quot;,&quot;URL&quot;:&quot;https://link.springer.com/chapter/10.1007/978-3-030-66919-5_6&quot;,&quot;issued&quot;:{&quot;date-parts&quot;:[[2020]]},&quot;page&quot;:&quot;52-62&quot;,&quot;abstract&quot;:&quot;This paper presents the results of a systematic review conducted in order to identify the challenges integrating user-centered design and Scrum, as well as the techniques and methodologies that would allow the Scrum Team to overcome these challenges. A total of 416 studies where identified, out of which only 29 studies where selected for this review. According to the analysis, most challenges are related to the insufficient importance assigned to Usability and the User Experience in general, insufficient communication between designers and developers, insufficient resources assigned to Scrum for upfront activities, and clients trying to represent final users without being aware of their real needs. Additionally, 30 techniques and methodologies have been identified as possible solutions to these challenges, which should be further analyzed to determine whether they should be adapted and incorporated into the Scrum framework.&quot;,&quot;publisher&quot;:&quot;Springer Science and Business Media Deutschland GmbH&quot;,&quot;volume&quot;:&quot;1334&quot;,&quot;container-title-short&quot;:&quot;&quot;},&quot;isTemporary&quot;:false}]},{&quot;citationID&quot;:&quot;MENDELEY_CITATION_80467506-458a-4315-be07-14b6b3f9029f&quot;,&quot;properties&quot;:{&quot;noteIndex&quot;:0},&quot;isEdited&quot;:false,&quot;manualOverride&quot;:{&quot;isManuallyOverridden&quot;:false,&quot;citeprocText&quot;:&quot;[6]&quot;,&quot;manualOverrideText&quot;:&quot;&quot;},&quot;citationTag&quot;:&quot;MENDELEY_CITATION_v3_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&quot;,&quot;citationItems&quot;:[{&quot;id&quot;:&quot;902371f8-347a-32c0-92b2-b6bb938f685e&quot;,&quot;itemData&quot;:{&quot;type&quot;:&quot;article-journal&quot;,&quot;id&quot;:&quot;902371f8-347a-32c0-92b2-b6bb938f685e&quot;,&quot;title&quot;:&quot;Usability in agile software development: A tertiary study&quot;,&quot;author&quot;:[{&quot;family&quot;:&quot;Curcio&quot;,&quot;given&quot;:&quot;K&quot;,&quot;parse-names&quot;:false,&quot;dropping-particle&quot;:&quot;&quot;,&quot;non-dropping-particle&quot;:&quot;&quot;},{&quot;family&quot;:&quot;Santana&quot;,&quot;given&quot;:&quot;R&quot;,&quot;parse-names&quot;:false,&quot;dropping-particle&quot;:&quot;&quot;,&quot;non-dropping-particle&quot;:&quot;&quot;},{&quot;family&quot;:&quot;Reinehr&quot;,&quot;given&quot;:&quot;S&quot;,&quot;parse-names&quot;:false,&quot;dropping-particle&quot;:&quot;&quot;,&quot;non-dropping-particle&quot;:&quot;&quot;},{&quot;family&quot;:&quot;Malucelli&quot;,&quot;given&quot;:&quot;A&quot;,&quot;parse-names&quot;:false,&quot;dropping-particle&quot;:&quot;&quot;,&quot;non-dropping-particle&quot;:&quot;&quot;}],&quot;container-title&quot;:&quot;Computer Standards and Interfaces&quot;,&quot;container-title-short&quot;:&quot;Comput Stand Interfaces&quot;,&quot;DOI&quot;:&quot;10.1016/j.csi.2018.12.003&quot;,&quot;ISSN&quot;:&quot;09205489 (ISSN)&quot;,&quot;URL&quot;:&quot;https://www.scopus.com/inward/record.uri?eid=2-s2.0-85059608411&amp;doi=10.1016%2Fj.csi.2018.12.003&amp;partnerID=40&amp;md5=bea1482eac73e38adc215ce8ced82d18&quot;,&quot;issued&quot;:{&quot;date-parts&quot;:[[2019]]},&quot;publisher-place&quot;:&quot;Graduate Program in Computer Science (PPGIa), Pontifícia Universidade Católica do Paraná – PUCPR, Curitiba, Brazil&quot;,&quot;page&quot;:&quot;61-77&quot;,&quot;language&quot;:&quot;English&quot;,&quot;abstract&quot;:&quot;In the last years the interest in developing research on integration of usability and agile software development has been increasing. The number of systematic literature reviews, systematic mapping studies and non-systematic reviews, related to this thematic has also increased. Nevertheless, there is no analysis on the quality of these published secondary studies, nor is there a consolidated research that brings the answer of how to integrate these two areas. The goal of this paper is to categorize secondary studies related to the integration of usability and agile software development and present a critical analysis on the quality of the selected studies. To accomplish this goal a tertiary study was performed to categorize the related studies selected. Initially 3,065 papers were identified and further narrowed to 14 by applying exclusion criteria and analysis. We classified the selected studies as systematic literature reviews, systematic mapping studies and non-systematic literature reviews to report the data analysis. As a result of this study different forms to integrate usability and agile software development were detected as well as the various challenges that must be overcome for the integration success. Six main categories were identified to represent ways of integrating usability into agile development: processes, techniques, practices, recommendations, principles and different approaches. Regarding to the challenges for the integration seven main categories were also identified: issues related to tests, time, work balance, modularization, feedback, prioritization, and documentation. Although the interest in researching the integration of usability and agile software development has increased in the last years, mostly of the analyzed studies neglected the quality criteria and presented difficulties to use methods to synthetize the research results. Despite this, it has been realized that the integration of usability with agile software development is possible and is strongly aligned with user-centered design. The initial studies indicated a separation of activities and roles into specific tracks with parallel work to treat usability in agile software development, but the trend is no longer to manage and control these activities in separate ways, so new challenges are becoming to appear. Although we have identified several points of tension, the integration does not become unfeasible. © 2018&quot;,&quot;publisher&quot;:&quot;Elsevier B.V.&quot;,&quot;volume&quot;:&quot;64&quot;},&quot;isTemporary&quot;:false}]},{&quot;citationID&quot;:&quot;MENDELEY_CITATION_cb749b68-9593-4b91-9116-16d7903b316b&quot;,&quot;properties&quot;:{&quot;noteIndex&quot;:0},&quot;isEdited&quot;:false,&quot;manualOverride&quot;:{&quot;isManuallyOverridden&quot;:false,&quot;citeprocText&quot;:&quot;[1]&quot;,&quot;manualOverrideText&quot;:&quot;&quot;},&quot;citationTag&quot;:&quot;MENDELEY_CITATION_v3_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&quot;,&quot;citationItems&quot;:[{&quot;id&quot;:&quot;f602ae72-aa65-35e1-9a2d-16fd4036b267&quot;,&quot;itemData&quot;:{&quot;type&quot;:&quot;article-journal&quot;,&quot;id&quot;:&quot;f602ae72-aa65-35e1-9a2d-16fd4036b267&quot;,&quot;title&quot;:&quot;The evolution of agile UXD&quot;,&quot;author&quot;:[{&quot;family&quot;:&quot;Silva&quot;,&quot;given&quot;:&quot;T S&quot;,&quot;parse-names&quot;:false,&quot;dropping-particle&quot;:&quot;&quot;,&quot;non-dropping-particle&quot;:&quot;da&quot;},{&quot;family&quot;:&quot;Silveira&quot;,&quot;given&quot;:&quot;M S&quot;,&quot;parse-names&quot;:false,&quot;dropping-particle&quot;:&quot;&quot;,&quot;non-dropping-particle&quot;:&quot;&quot;},{&quot;family&quot;:&quot;Maurer&quot;,&quot;given&quot;:&quot;F&quot;,&quot;parse-names&quot;:false,&quot;dropping-particle&quot;:&quot;&quot;,&quot;non-dropping-particle&quot;:&quot;&quot;},{&quot;family&quot;:&quot;Silveira&quot;,&quot;given&quot;:&quot;F F&quot;,&quot;parse-names&quot;:false,&quot;dropping-particle&quot;:&quot;&quot;,&quot;non-dropping-particle&quot;:&quot;&quot;}],&quot;container-title&quot;:&quot;Information and Software Technology&quot;,&quot;container-title-short&quot;:&quot;Inf Softw Technol&quot;,&quot;DOI&quot;:&quot;10.1016/j.infsof.2018.04.008&quot;,&quot;ISSN&quot;:&quot;09505849 (ISSN)&quot;,&quot;issued&quot;:{&quot;date-parts&quot;:[[2018]]},&quot;publisher-place&quot;:&quot;Universidade Federal de São Paulo, Brazil&quot;,&quot;page&quot;:&quot;1-5&quot;,&quot;language&quot;:&quot;English&quot;,&quot;abstract&quot;:&quot;Context: Agile User eXperience Design (Agile UXD) is a current theme and a trending topic for the future of software development. The integration of UX Design within Agile development is seen as one of the frontiers for Agile Methods as a balance between upfront design as advocated by UX and the you-ain't-gonna-need-it (YAGNI) principle from the agile community must be found. Objective: In this paper, we analyze the evolution and current state of Agile UXD to provide a brief overview of the topic and to point out still unaddressed gaps, challenges, and future trends. Method: We systematically analyzed the existing research literature on how this topic evolved over time. We identified three categories with distinctive sets of work and classified them as Early, Middle and Recent years. Results: We noticed that the Process and Practice dimension has already crossed the line that separates Agile and UXD, the People and Social dimension is crossing this line right now, and the Technology and Artifact is the dimension that took the longest to be addressed, and it did not cross the line yet. Crossing the line means that there is already a full understanding from the Agile side of UX needs and vice versa. Conclusion: Agile UXD is a need for today's software development teams. However, integrated teams still need to understand that UXD is not a role, but discipline and culture for the whole Agile environment. © 2018 Elsevier B.V.&quot;,&quot;publisher&quot;:&quot;Elsevier B.V.&quot;,&quot;volume&quot;:&quot;102&quot;},&quot;isTemporary&quot;:false}]},{&quot;citationID&quot;:&quot;MENDELEY_CITATION_084e0dfc-b56f-4a60-bf6a-3bac91a1906d&quot;,&quot;properties&quot;:{&quot;noteIndex&quot;:0},&quot;isEdited&quot;:false,&quot;manualOverride&quot;:{&quot;isManuallyOverridden&quot;:false,&quot;citeprocText&quot;:&quot;[4]&quot;,&quot;manualOverrideText&quot;:&quot;&quot;},&quot;citationTag&quot;:&quot;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&quot;,&quot;citationItems&quot;:[{&quot;id&quot;:&quot;4d68f2e2-58d5-3212-9e89-cae3d286decd&quot;,&quot;itemData&quot;:{&quot;type&quot;:&quot;report&quot;,&quot;id&quot;:&quot;4d68f2e2-58d5-3212-9e89-cae3d286decd&quot;,&quot;title&quot;:&quot;A Gamified Framework to Integrate User Experience into Agile Software Development Process&quot;,&quot;author&quot;:[{&quot;family&quot;:&quot;Alhammad&quot;,&quot;given&quot;:&quot;Manal M&quot;,&quot;parse-names&quot;:false,&quot;dropping-particle&quot;:&quot;&quot;,&quot;non-dropping-particle&quot;:&quot;&quot;}],&quot;URL&quot;:&quot;https://oa.upm.es/66064/&quot;,&quot;issued&quot;:{&quot;date-parts&quot;:[[2020]]},&quot;abstract&quot;:&quot;While the significance of integrating User eXperience Design (UXD) with agile development processes is underscored in the literature, there are yet challenges and issues that must be resolved to achieve a seamless integration process. Those challenges range from practical issues such as the lack of technical means in terms of supportive tools or artefacts, to more fundamental issues such as the complexity of building a shared understanding of the User eXperience (UX) vision among the entire agile team and organization. Those issues do not necessarily imply that the integration of agile and UX is infeasible, but rather point to areas in which further research is needed to improve the integration process.  In this respect, we saw an opportunity to contribute to improving the process of integrating UX practices into agile by addressing one of the reported challenges in the literature which is the lack of prioritizing UX aspects compared to functional aspects. Recognizing the importance of incorporating UXD into agile as a team culture, this thesis aims to design and validate a framework to help agile teams to develop a motivated mindset towards UX activities. Following Design Science Research (DSR), this doctoral work began by identifying, describing, and analyzing the challenge of focusing on functional features over UX features in agile teams. We essentially found that the prioritization of functional features over UX features embodies a set of issues and it represents a recurrent obstacle when integrating UX with agile. Among those issues are the lack of motivation towards UX work, resistance to change, and the curse of knowledge in which agile teams think they know better than the user.  To address this challenge, we proposed a gamified framework to integrate Lean UX into Scrum, called ?GLUX? (Gamified Lean UX). The goal of our proposed framework is to motivate and engage agile teams to carry out UX activities collaboratively and develop a user-centered mindset using gamification. The choice of gamification as a motivational technique is primarily based on the hypothesis established in the literature that gamification has potential in influencing human behavior in general, and in promoting software engineering best practices in particular.  In validating our proposed framework, we conducted a pilot study to primarily examine the effectiveness of GLUX in terms of usability and utility in promoting and developing a motivated mindset in agile teams towards UX. Three agile teams consisting of software engineering graduate students participated in the study, simulating a real-world agile project. Our data collection occurred through student surveys, unstructured interviews, and the analysis of projects reports. Preliminary results suggest that GLUX can be effective in facilitating the integration process by engaging Scrum teams in carrying out UX activities throughout the development process. However, similar outcomes cannot be guaranteed if the GLUX framework was to be applied into a different context or when not implemented as specified.  Nonetheless, key observations have been reported in the form of lessons learned. We mainly found that the team?s collective mindset towards UX work can sometimes override the individual?s mindset, and that it can be influenced by a variety of factors such as the knowledge and experience in UX. We have also discussed some of the challenges that can emerge from managing the integration of agile and UX as one process such as the difficulty to incorporate UX activities and development work in short iterations. Finally, we highlight that gamification can be susceptible to the ?novelty effect?, and that some game elements (e.g. challenges) can be motivating and de-motivating at the same time. ———-RESUMEN———- Si bien en la literatura se subraya la importancia de integrar User eXperience (UX) con procesos de desarrollo ágiles, aún existen desafíos y problemas que deben resolverse para lograr un proceso de integración eficiente. Esos desafíos van desde cuestiones prácticas, como la falta de medios técnicos en términos de herramientas o artefactos de apoyo, hasta cuestiones más fundamentales como la complejidad de construir una comprensión compartida de la visión de la experiencia del usuario entre todo el equipo y la organización ágil. Estos problemas identifican áreas en las que se necesita más investigación para mejorar dicho proceso de integración.  Esta investigación aborda uno de estos desafíos, concretamente la necesidad de priorizar los aspectos de UX en comparación con los aspectos funcionales en el desarrollo ágil, lo que implica a su vez abordar, por ejemplo aspectos como la falta de motivación hacia el trabajo UX o la resistencia al cambio.  En este contexto, esta tesis doctoral tiene como objetivo diseñar un marco para ayudar a los equipos ágiles a considerar la UX como elemento guía del desarrollo ágil. Siguiendo Design Science Research (DSR) se ha propuesto un marco gamificado para integrar Lean UX en Scrum, llamado \&quot;GLUX\&quot; (Gamified Lean UX). El objetivo de GLUX es utilizar gamificación para motivar e involucrar a los equipos ágiles a realizar actividades de UX de manera colaborativa desarrollando una mentalidad de UX que guíe y motive el desarrollo ágil. La elección de la gamificación como técnica motivacional se basa principalmente en la hipótesis establecida en la literatura de que la gamificación tiene potencial para influir en el comportamiento humano en general y para promover las mejores prácticas de ingeniería de software en particular.  GLUX se ha aplicado en un estudio piloto con el fin de analizar su efectividad en términos de usabilidad y utilidad para promover y desarrollar una mentalidad UX en equipos ágiles. Tres equipos ágiles formados por estudiantes graduados de ingeniería de software participaron en el estudio, simulando un proyecto ágil. Se han recopilado datos a través de encuestas a los estudiantes, entrevistas no estructuradas y análisis de informes de proyectos. Los resultados sugieren que GLUX puede ser eficaz para facilitar el proceso de integración al involucrar a los equipos Scrum en la realización de actividades UX durante todo el proceso de desarrollo. Estos resultados, aunque alentadores son preliminares, requiriéndose replicación tanto en contextos similares como diferentes.  Además de estos resultados preliminares, se han identificado importantes lecciones aprendidas relacionadas con el uso de la gamificación en el desarrollo de software, como por ejemplo, el efecto de la mentalidad colectiva del equipo en relación con la mentalidad individual; el efecto de las iteraciones cortas que guían el trabajo ágil sobre la integración de UX; o el posible ?efecto novedad? del que puede ser susceptible la gamificación haciendo algunos elementos del juego motivadores y desmotivadores al mismo tiempo.&quot;,&quot;container-title-short&quot;:&quot;&quot;},&quot;isTemporary&quot;:false}]},{&quot;citationID&quot;:&quot;MENDELEY_CITATION_11425c8d-e14c-4a3f-9f5c-3f581761e25a&quot;,&quot;properties&quot;:{&quot;noteIndex&quot;:0},&quot;isEdited&quot;:false,&quot;manualOverride&quot;:{&quot;isManuallyOverridden&quot;:false,&quot;citeprocText&quot;:&quot;[39]&quot;,&quot;manualOverrideText&quot;:&quot;&quot;},&quot;citationTag&quot;:&quot;MENDELEY_CITATION_v3_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&quot;,&quot;citationItems&quot;:[{&quot;id&quot;:&quot;dd2701f8-48e7-3e44-b0d4-d4381a31db05&quot;,&quot;itemData&quot;:{&quot;type&quot;:&quot;article&quot;,&quot;id&quot;:&quot;dd2701f8-48e7-3e44-b0d4-d4381a31db05&quot;,&quot;title&quot;:&quot;Task allocation between ux specialists and developers in agile software development projects&quot;,&quot;author&quot;:[{&quot;family&quot;:&quot;Kuusinen&quot;,&quot;given&quot;:&quot;K&quot;,&quot;parse-names&quot;:false,&quot;dropping-particle&quot;:&quot;&quot;,&quot;non-dropping-particle&quot;:&quot;&quot;}],&quot;container-title&quot;:&quot;15th IFIP TC 13 International Conference on Human–Computer Interaction, INTERACT 2015&quot;,&quot;editor&quot;:[{&quot;family&quot;:&quot;P.&quot;,&quot;given&quot;:&quot;Palanque&quot;,&quot;parse-names&quot;:false,&quot;dropping-particle&quot;:&quot;&quot;,&quot;non-dropping-particle&quot;:&quot;&quot;},{&quot;family&quot;:&quot;T.&quot;,&quot;given&quot;:&quot;Gross&quot;,&quot;parse-names&quot;:false,&quot;dropping-particle&quot;:&quot;&quot;,&quot;non-dropping-particle&quot;:&quot;&quot;},{&quot;family&quot;:&quot;M.&quot;,&quot;given&quot;:&quot;Fetter&quot;,&quot;parse-names&quot;:false,&quot;dropping-particle&quot;:&quot;&quot;,&quot;non-dropping-particle&quot;:&quot;&quot;},{&quot;family&quot;:&quot;S.&quot;,&quot;given&quot;:&quot;Barbosa&quot;,&quot;parse-names&quot;:false,&quot;dropping-particle&quot;:&quot;&quot;,&quot;non-dropping-particle&quot;:&quot;&quot;},{&quot;family&quot;:&quot;M.&quot;,&quot;given&quot;:&quot;Winckler&quot;,&quot;parse-names&quot;:false,&quot;dropping-particle&quot;:&quot;&quot;,&quot;non-dropping-particle&quot;:&quot;&quot;},{&quot;family&quot;:&quot;J.&quot;,&quot;given&quot;:&quot;Abascal&quot;,&quot;parse-names&quot;:false,&quot;dropping-particle&quot;:&quot;&quot;,&quot;non-dropping-particle&quot;:&quot;&quot;}],&quot;DOI&quot;:&quot;10.1007/978-3-319-22698-9_3&quot;,&quot;ISBN&quot;:&quot;03029743 (ISSN); 9783319226972 (ISBN)&quot;,&quot;URL&quot;:&quot;https://www.scopus.com/inward/record.uri?eid=2-s2.0-84946095787&amp;doi=10.1007%2F978-3-319-22698-9_3&amp;partnerID=40&amp;md5=22f4a9e5f131a3b66ac27e6e4b53343c&quot;,&quot;issued&quot;:{&quot;date-parts&quot;:[[2015]]},&quot;publisher-place&quot;:&quot;Tampere University of Technology, Tampere, Finland&quot;,&quot;page&quot;:&quot;27-44&quot;,&quot;language&quot;:&quot;English&quot;,&quot;abstract&quot;:&quot;Synchronizing efforts between developers and user experience (UX) specialists is one of the major challenges in agile UX work. In this paper, we report results of a study conducted over a release cycle of six agile software development projects in five companies, considering the task allocation and cooperation in the team. Team members (N = 31), including product owners, UX specialists, and developers, reported weekly on the UX-related tasks they had contributed to and whether the UX specialist had participated. We identified three forms of cooperation: minimal, product owner–UX specialist, and developer–UX specialist. Our study suggests that for projects operating in the minimal cooperation mode, the collaboration concentrates on the user interface (UI) design, while other aspects of UX work are downplayed. At the same time, many UX-related tasks were successfully handled by developers alone. Therefore, to support UX work integration, we suggest a task-oriented integration approach for projects with minimal UX resources. © IFIP International Federation for Information Processing 2015.&quot;,&quot;publisher&quot;:&quot;Springer Verlag&quot;,&quot;volume&quot;:&quot;9298&quot;,&quot;container-title-short&quot;:&quot;&quot;},&quot;isTemporary&quot;:false}]},{&quot;citationID&quot;:&quot;MENDELEY_CITATION_043360cf-ec3d-479d-a2ae-14546a31f585&quot;,&quot;properties&quot;:{&quot;noteIndex&quot;:0},&quot;isEdited&quot;:false,&quot;manualOverride&quot;:{&quot;isManuallyOverridden&quot;:false,&quot;citeprocText&quot;:&quot;[5]&quot;,&quot;manualOverrideText&quot;:&quot;&quot;},&quot;citationTag&quot;:&quot;MENDELEY_CITATION_v3_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&quot;,&quot;citationItems&quot;:[{&quot;id&quot;:&quot;a11e4b5a-f113-3e48-b8ae-cb8116713b55&quot;,&quot;itemData&quot;:{&quot;type&quot;:&quot;article-journal&quot;,&quot;id&quot;:&quot;a11e4b5a-f113-3e48-b8ae-cb8116713b55&quot;,&quot;title&quot;:&quot;Integrating UX work with agile development through user stories: An action research study in a small software company&quot;,&quot;author&quot;:[{&quot;family&quot;:&quot;Ananjeva&quot;,&quot;given&quot;:&quot;A&quot;,&quot;parse-names&quot;:false,&quot;dropping-particle&quot;:&quot;&quot;,&quot;non-dropping-particle&quot;:&quot;&quot;},{&quot;family&quot;:&quot;Persson&quot;,&quot;given&quot;:&quot;J S&quot;,&quot;parse-names&quot;:false,&quot;dropping-particle&quot;:&quot;&quot;,&quot;non-dropping-particle&quot;:&quot;&quot;},{&quot;family&quot;:&quot;Bruun&quot;,&quot;given&quot;:&quot;A&quot;,&quot;parse-names&quot;:false,&quot;dropping-particle&quot;:&quot;&quot;,&quot;non-dropping-particle&quot;:&quot;&quot;}],&quot;container-title&quot;:&quot;Journal of Systems and Software&quot;,&quot;DOI&quot;:&quot;10.1016/j.jss.2020.110785&quot;,&quot;ISSN&quot;:&quot;01641212 (ISSN)&quot;,&quot;URL&quot;:&quot;https://www.scopus.com/inward/record.uri?eid=2-s2.0-85089812983&amp;doi=10.1016%2Fj.jss.2020.110785&amp;partnerID=40&amp;md5=4df1f4e80c9c92189ddf642cd78ebc08&quot;,&quot;issued&quot;:{&quot;date-parts&quot;:[[2020]]},&quot;publisher-place&quot;:&quot;Aalborg University, Computer Science, Selma Lagerlöfs Vej 300, Aalborg Oest, DK-9220, Denmark&quot;,&quot;language&quot;:&quot;English&quot;,&quot;abstract&quot;:&quot;The integration of user experience (UX) work with agile software development has been addressed in extensive research of challenges and process models. However, in-depth research of context-specific improvements of this integration with actual UX professionals and agile developers in their actual practice is limited. This study examines how the integration of UX work with agile development can be improved in the context of a small Danish Software-as-a-Service (SaaS) company. We used the problem- and solution-oriented action research method over 12 months in the company. During this period, we initially carried out extensive participant observations, recorded 32 semi-structured interviews, and finally conducted two improvement iterations with evaluations of their effect on agility. We identified user stories as an essential indicator of UX integration. Verbose user stories imply problems in collaboration and trust, while concise user stories and deliberation improve integration of UX work with agile development. The conclusion is that integrating UX work with agile development in practice is complex, contextualized, and difficult even for only a small part of it. We propose that concise user stories and deliberation can be useful and well-defined focuses for integrating UX work with agile software development without sacrificing their agility. © 2020&quot;,&quot;publisher&quot;:&quot;Elsevier Inc.&quot;,&quot;volume&quot;:&quot;170&quot;,&quot;container-title-short&quot;:&quot;&quot;},&quot;isTemporary&quot;:false}]},{&quot;citationID&quot;:&quot;MENDELEY_CITATION_4171e870-760b-483a-9053-e1510c4d9328&quot;,&quot;properties&quot;:{&quot;noteIndex&quot;:0},&quot;isEdited&quot;:false,&quot;manualOverride&quot;:{&quot;isManuallyOverridden&quot;:false,&quot;citeprocText&quot;:&quot;[40]&quot;,&quot;manualOverrideText&quot;:&quot;&quot;},&quot;citationTag&quot;:&quot;MENDELEY_CITATION_v3_eyJjaXRhdGlvbklEIjoiTUVOREVMRVlfQ0lUQVRJT05fNDE3MWU4NzAtNzYwYi00ODNhLTkwNTMtZTE1MTBjNGQ5MzI4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&quot;,&quot;citationItems&quot;:[{&quot;id&quot;:&quot;bf5cc5f5-c106-3e09-a55b-597f87910b39&quot;,&quot;itemData&quot;:{&quot;type&quot;:&quot;article-journal&quot;,&quot;id&quot;:&quot;bf5cc5f5-c106-3e09-a55b-597f87910b39&quot;,&quot;title&quot;:&quot;Agile software development and UX design: A case study of integration by mutual adjustment&quot;,&quot;author&quot;:[{&quot;family&quot;:&quot;Persson&quot;,&quot;given&quot;:&quot;John Stouby&quot;,&quot;parse-names&quot;:false,&quot;dropping-particle&quot;:&quot;&quot;,&quot;non-dropping-particle&quot;:&quot;&quot;},{&quot;family&quot;:&quot;Bruun&quot;,&quot;given&quot;:&quot;Anders&quot;,&quot;parse-names&quot;:false,&quot;dropping-particle&quot;:&quot;&quot;,&quot;non-dropping-particle&quot;:&quot;&quot;},{&quot;family&quot;:&quot;Lárusdóttir&quot;,&quot;given&quot;:&quot;Marta Kristín&quot;,&quot;parse-names&quot;:false,&quot;dropping-particle&quot;:&quot;&quot;,&quot;non-dropping-particle&quot;:&quot;&quot;},{&quot;family&quot;:&quot;Nielsen&quot;,&quot;given&quot;:&quot;Peter Axel&quot;,&quot;parse-names&quot;:false,&quot;dropping-particle&quot;:&quot;&quot;,&quot;non-dropping-particle&quot;:&quot;&quot;}],&quot;container-title&quot;:&quot;Information and Software Technology&quot;,&quot;container-title-short&quot;:&quot;Inf Softw Technol&quot;,&quot;accessed&quot;:{&quot;date-parts&quot;:[[2022,9,30]]},&quot;DOI&quot;:&quot;10.1016/J.INFSOF.2022.107059&quot;,&quot;ISSN&quot;:&quot;0950-5849&quot;,&quot;issued&quot;:{&quot;date-parts&quot;:[[2022,12,1]]},&quot;page&quot;:&quot;107059&quot;,&quot;abstract&quot;:&quot;CONTEXT\r\n: Agility is an overarching ideal for empirically-driven software development processes that embrace change in order to improve quality, economy, and simplicity. While the pursuit of Agility has held prominence in software practice and research for over two decades, user experience (UX) designers struggle to integrate their work processes with agile software development.\r\nOBJECTIVE\r\n: As empirical processes are constantly evolving, so is this integration struggle for UX designers. We, therefore, present an industrial case study of how a Danish software company integrates UX design and agile software development.\r\nMETHOD\r\n: We conducted a case study involving a) one iteration of individual interviews with 10 employees (four UX designers, three software developers, two project managers, and one solution architect) and b) a follow-up iteration consisting of a workshop with 6 employees (three UX designers, two solution architects, and one project manager) two years later. We analyzed how the company's approach to integration with 'upfront design' and 'work in parallel' involve mutual adjustments as opposed to assimilation or separation of UX design and software development.\r\nRESULTS\r\n: Our analysis shows how integration through mutual adjustments made distinct contributions to UX designers' and software developers' pursuit of Agility. They experienced notably different work processes that still dealt effectively with change and contributed to quality, economy, or simplicity. Nevertheless, as shown from a follow-up workshop two years after our first interviews, these processes were still susceptible to integration struggles over time.\r\nCONCLUSION\r\n: We conclude that integration based on mutual adjustment potentially makes Agility for UX designers and software developers different and mutually complementary. This integration contrasts with assimilation, which potentially makes their Agility mutually indistinguishably, and with separation, which makes their Agility different and mutually competing.&quot;,&quot;publisher&quot;:&quot;Elsevier&quot;,&quot;volume&quot;:&quot;152&quot;},&quot;isTemporary&quot;:false}]},{&quot;citationID&quot;:&quot;MENDELEY_CITATION_fe2d402a-95d9-42ed-9e15-81b191b6286b&quot;,&quot;properties&quot;:{&quot;noteIndex&quot;:0},&quot;isEdited&quot;:false,&quot;manualOverride&quot;:{&quot;isManuallyOverridden&quot;:false,&quot;citeprocText&quot;:&quot;[42]&quot;,&quot;manualOverrideText&quot;:&quot;&quot;},&quot;citationTag&quot;:&quot;MENDELEY_CITATION_v3_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&quot;,&quot;citationItems&quot;:[{&quot;id&quot;:&quot;710a99e7-ef9f-3c02-8412-1ed9a019cc0e&quot;,&quot;itemData&quot;:{&quot;type&quot;:&quot;article-journal&quot;,&quot;id&quot;:&quot;710a99e7-ef9f-3c02-8412-1ed9a019cc0e&quot;,&quot;title&quot;:&quot;The role of UX professionals in agile development: a case study from industry&quot;,&quot;author&quot;:[{&quot;family&quot;:&quot;Bruun&quot;,&quot;given&quot;:&quot;A&quot;,&quot;parse-names&quot;:false,&quot;dropping-particle&quot;:&quot;&quot;,&quot;non-dropping-particle&quot;:&quot;&quot;},{&quot;family&quot;:&quot;Larusdottir&quot;,&quot;given&quot;:&quot;MK&quot;,&quot;parse-names&quot;:false,&quot;dropping-particle&quot;:&quot;&quot;,&quot;non-dropping-particle&quot;:&quot;&quot;},{&quot;family&quot;:&quot;Nielsen&quot;,&quot;given&quot;:&quot;L&quot;,&quot;parse-names&quot;:false,&quot;dropping-particle&quot;:&quot;&quot;,&quot;non-dropping-particle&quot;:&quot;&quot;},{&quot;family&quot;:&quot;…&quot;,&quot;given&quot;:&quot;PA Nielsen - Proceedings of the 10th&quot;,&quot;parse-names&quot;:false,&quot;dropping-particle&quot;:&quot;&quot;,&quot;non-dropping-particle&quot;:&quot;&quot;},{&quot;family&quot;:&quot;2018&quot;,&quot;given&quot;:&quot;undefined&quot;,&quot;parse-names&quot;:false,&quot;dropping-particle&quot;:&quot;&quot;,&quot;non-dropping-particle&quot;:&quot;&quot;}],&quot;container-title&quot;:&quot;dl.acm.org&quot;,&quot;accessed&quot;:{&quot;date-parts&quot;:[[2022,9,23]]},&quot;DOI&quot;:&quot;10.1145/3240167.3240213&quot;,&quot;ISBN&quot;:&quot;9781450364379&quot;,&quot;URL&quot;:&quot;https://dl.acm.org/doi/abs/10.1145/3240167.3240213&quot;,&quot;issued&quot;:{&quot;date-parts&quot;:[[2018,9,29]]},&quot;page&quot;:&quot;352-363&quot;,&quot;abstract&quot;:&quot;A highly debated topic within recent literature in HCI is the integration of UX activities into agile development. While we acknowledge the question of integration to be one of the main challenges for UX professionals, this seems to have received traction and is heading closer towards a resolution. We believe the time is right for gaining an in-depth understanding of the UX roles responsibilities in an agile case company that has moved beyond the question of UX integration. Through interviews with UX professionals, developers and managers we found that the UX professionals have a very broad set of responsibilities, of which some are unseen in relation to previous studies and not classically considered part of the UX role. Interestingly, these newly identified responsibilities are some of the most critical to the success of integrating UX into agile development.&quot;,&quot;publisher&quot;:&quot;Association for Computing Machinery&quot;,&quot;container-title-short&quot;:&quot;&quot;},&quot;isTemporary&quot;:false}]},{&quot;citationID&quot;:&quot;MENDELEY_CITATION_d84c1c88-e521-4b31-a82d-8e81fc7d4ae9&quot;,&quot;properties&quot;:{&quot;noteIndex&quot;:0},&quot;isEdited&quot;:false,&quot;manualOverride&quot;:{&quot;isManuallyOverridden&quot;:false,&quot;citeprocText&quot;:&quot;[30]&quot;,&quot;manualOverrideText&quot;:&quot;&quot;},&quot;citationTag&quot;:&quot;MENDELEY_CITATION_v3_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&quot;,&quot;citationItems&quot;:[{&quot;id&quot;:&quot;c78c1437-2365-312c-9a61-e725eb0bf9ec&quot;,&quot;itemData&quot;:{&quot;type&quot;:&quot;paper-conference&quot;,&quot;id&quot;:&quot;c78c1437-2365-312c-9a61-e725eb0bf9ec&quot;,&quot;title&quot;:&quot;A Systematic Review of Usability Techniques in Agile Methodologies&quot;,&quot;author&quot;:[{&quot;family&quot;:&quot;Salvador&quot;,&quot;given&quot;:&quot;Carolina&quot;,&quot;parse-names&quot;:false,&quot;dropping-particle&quot;:&quot;&quot;,&quot;non-dropping-particle&quot;:&quot;&quot;},{&quot;family&quot;:&quot;Nakasone&quot;,&quot;given&quot;:&quot;Arturo&quot;,&quot;parse-names&quot;:false,&quot;dropping-particle&quot;:&quot;&quot;,&quot;non-dropping-particle&quot;:&quot;&quot;},{&quot;family&quot;:&quot;Pow-Sang&quot;,&quot;given&quot;:&quot;Jose Antonio&quot;,&quot;parse-names&quot;:false,&quot;dropping-particle&quot;:&quot;&quot;,&quot;non-dropping-particle&quot;:&quot;&quot;}],&quot;collection-title&quot;:&quot;EATIS '14&quot;,&quot;container-title&quot;:&quot;Proceedings of the 7th Euro American Conference on Telematics and Information Systems&quot;,&quot;DOI&quot;:&quot;10.1145/2590651.2590668&quot;,&quot;ISBN&quot;:&quot;9781450324359&quot;,&quot;URL&quot;:&quot;https://doi-org.sdl.idm.oclc.org/10.1145/2590651.2590668&quot;,&quot;issued&quot;:{&quot;date-parts&quot;:[[2014]]},&quot;publisher-place&quot;:&quot;New York, NY, USA&quot;,&quot;abstract&quot;:&quot;In this paper, we present the results of a systematic review involving the use of usability techniques in software developments where agile methodologies were used. The search strategy identified 307 studies, where only 32 were finally selected for the review. We found that complementary techniques are the most frequent techniques used with agile methodologies. In addition, most studies performed usability evaluations only during the implementation phase, and these evaluations were mostly constructed as elaborations of case studies.&quot;,&quot;publisher&quot;:&quot;Association for Computing Machinery&quot;,&quot;container-title-short&quot;:&quot;&quot;},&quot;isTemporary&quot;:false}]},{&quot;citationID&quot;:&quot;MENDELEY_CITATION_5e276cc8-1471-4791-8552-bb105b512ee4&quot;,&quot;properties&quot;:{&quot;noteIndex&quot;:0},&quot;isEdited&quot;:false,&quot;manualOverride&quot;:{&quot;isManuallyOverridden&quot;:false,&quot;citeprocText&quot;:&quot;[7]&quot;,&quot;manualOverrideText&quot;:&quot;&quot;},&quot;citationTag&quot;:&quot;MENDELEY_CITATION_v3_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&quot;,&quot;citationItems&quot;:[{&quot;id&quot;:&quot;aed2a8bd-b8fc-3851-bdb3-b5f8dc19958b&quot;,&quot;itemData&quot;:{&quot;type&quot;:&quot;article-journal&quot;,&quot;id&quot;:&quot;aed2a8bd-b8fc-3851-bdb3-b5f8dc19958b&quot;,&quot;title&quot;:&quot;How Agile Developers Integrate User-Centered Design into Their Processes: A Literature Review&quot;,&quot;author&quot;:[{&quot;family&quot;:&quot;Caballero&quot;,&quot;given&quot;:&quot;L&quot;,&quot;parse-names&quot;:false,&quot;dropping-particle&quot;:&quot;&quot;,&quot;non-dropping-particle&quot;:&quot;&quot;},{&quot;family&quot;:&quot;Moreno&quot;,&quot;given&quot;:&quot;A M&quot;,&quot;parse-names&quot;:false,&quot;dropping-particle&quot;:&quot;&quot;,&quot;non-dropping-particle&quot;:&quot;&quot;},{&quot;family&quot;:&quot;Seffah&quot;,&quot;given&quot;:&quot;A&quot;,&quot;parse-names&quot;:false,&quot;dropping-particle&quot;:&quot;&quot;,&quot;non-dropping-particle&quot;:&quot;&quot;}],&quot;container-title&quot;:&quot;International Journal of Software Engineering and Knowledge Engineering&quot;,&quot;DOI&quot;:&quot;10.1142/S0218194016500418&quot;,&quot;ISSN&quot;:&quot;02181940 (ISSN)&quot;,&quot;URL&quot;:&quot;https://www.scopus.com/inward/record.uri?eid=2-s2.0-84993985680&amp;doi=10.1142%2FS0218194016500418&amp;partnerID=40&amp;md5=447273c6238f95b2a3d9fd5a6eb081c5&quot;,&quot;issued&quot;:{&quot;date-parts&quot;:[[2016]]},&quot;publisher-place&quot;:&quot;Instituto Tecnológico de Conkal, Km 16 oldroadMotul Yucatán, Mexico&quot;,&quot;page&quot;:&quot;1175-1201&quot;,&quot;language&quot;:&quot;English&quot;,&quot;abstract&quot;:&quot;The lack of user engagement, the absence of user feedback, incomplete and continuously changing user requirements are among the critical concerns that cause projects to fail. User-centered design (UCD) and agile software development are two iterative approaches that have been proposed to overcome such concerns. UCD is a design process focusing on user research, user interface design and usability evaluation. Introduced by software engineering practitioners, agile refers to a number of iterative and incremental software development practices that emphasize people's needs, communication between developers and stakeholders and the ability to adapt to change. In both the agile and UCD communities, however, a full understanding of user requirements is often seen as incompatible with early and quick development iterations. We performed a literature review aiming to identify how agile teams have integrated UCD tools into their agile software development process to a better understanding of the user requirements without losing sight of the agile values and principles. UCD tools adaptations and minimal-up-front design applied in agile development are among the approaches discovered in this study. The findings could lead to a comprehensive user-centric software engineering that will overcome inherent problems faced by agile teams to understand user needs, priorities and goals. © 2016 World Scientific Publishing Company.&quot;,&quot;publisher&quot;:&quot;World Scientific Publishing Co. Pte Ltd&quot;,&quot;issue&quot;:&quot;8&quot;,&quot;volume&quot;:&quot;26&quot;,&quot;container-title-short&quot;:&quot;&quot;},&quot;isTemporary&quot;:false}]},{&quot;citationID&quot;:&quot;MENDELEY_CITATION_dccd06af-0240-4873-ac3b-213bd7e1bf6b&quot;,&quot;properties&quot;:{&quot;noteIndex&quot;:0},&quot;isEdited&quot;:false,&quot;manualOverride&quot;:{&quot;isManuallyOverridden&quot;:false,&quot;citeprocText&quot;:&quot;[43]&quot;,&quot;manualOverrideText&quot;:&quot;&quot;},&quot;citationTag&quot;:&quot;MENDELEY_CITATION_v3_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&quot;,&quot;citationItems&quot;:[{&quot;id&quot;:&quot;ca164d15-45fd-3da7-a093-d439ab4d61ef&quot;,&quot;itemData&quot;:{&quot;type&quot;:&quot;paper-conference&quot;,&quot;id&quot;:&quot;ca164d15-45fd-3da7-a093-d439ab4d61ef&quot;,&quot;title&quot;:&quot;Coherent Heuristic Evaluation (CoHE): Toward Increasing the Effectiveness of Heuristic Evaluation for Novice Evaluators&quot;,&quot;author&quot;:[{&quot;family&quot;:&quot;Abulfaraj&quot;,&quot;given&quot;:&quot;Anas&quot;,&quot;parse-names&quot;:false,&quot;dropping-particle&quot;:&quot;&quot;,&quot;non-dropping-particle&quot;:&quot;&quot;},{&quot;family&quot;:&quot;Steele&quot;,&quot;given&quot;:&quot;Adam&quot;,&quot;parse-names&quot;:false,&quot;dropping-particle&quot;:&quot;&quot;,&quot;non-dropping-particle&quot;:&quot;&quot;}],&quot;container-title&quot;:&quot;Design, User Experience, and Usability. Interaction Design&quot;,&quot;editor&quot;:[{&quot;family&quot;:&quot;Marcus&quot;,&quot;given&quot;:&quot;Aaron&quot;,&quot;parse-names&quot;:false,&quot;dropping-particle&quot;:&quot;&quot;,&quot;non-dropping-particle&quot;:&quot;&quot;},{&quot;family&quot;:&quot;Rosenzweig&quot;,&quot;given&quot;:&quot;Elizabeth&quot;,&quot;parse-names&quot;:false,&quot;dropping-particle&quot;:&quot;&quot;,&quot;non-dropping-particle&quot;:&quot;&quot;}],&quot;ISBN&quot;:&quot;978-3-030-49713-2&quot;,&quot;issued&quot;:{&quot;date-parts&quot;:[[2020]]},&quot;publisher-place&quot;:&quot;Cham&quot;,&quot;page&quot;:&quot;3-20&quot;,&quot;abstract&quot;:&quot;Heuristic evaluation (HE) is an inspection-based usability evaluation method in which a number of evaluators, typically 3--5, assess the usability of a system based on a set of usability guidelines. HE was first introduced by Nielsen and Molich and then revised by Nielsen. Since its introduction, HE has gained wide popularity among human-computer interaction (HCI) and user experience (UX) practitioners and is now one of the most common usability evaluation methods. A few years after the introduction of HE, some researchers realized that novice evaluators perform poorly on complex systems. This issue, known as the expertise effect, is one of the major challenges of HE; i.e., the more experienced the evaluator is, the better the results of the evaluation. Consequently, some researchers argue that the results of HE are the product of the evaluator's experience rather than the method itself. To address this issue, we interviewed 15 usability experts, all of whom had at least four years of experience and who came from both academia and industry. We analyzed their responses and developed a step-by-step protocol.&quot;,&quot;publisher&quot;:&quot;Springer International Publishing&quot;,&quot;container-title-short&quot;:&quot;&quot;},&quot;isTemporary&quot;:false}]},{&quot;citationID&quot;:&quot;MENDELEY_CITATION_fcb9f84d-9e5a-404d-9104-025a879df88f&quot;,&quot;properties&quot;:{&quot;noteIndex&quot;:0},&quot;isEdited&quot;:false,&quot;manualOverride&quot;:{&quot;citeprocText&quot;:&quot;[44]&quot;,&quot;isManuallyOverridden&quot;:false,&quot;manualOverrideText&quot;:&quot;&quot;},&quot;citationTag&quot;:&quot;MENDELEY_CITATION_v3_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&quot;,&quot;citationItems&quot;:[{&quot;id&quot;:&quot;e3a41025-980e-55d2-9126-e66cc4b6c7f5&quot;,&quot;itemData&quot;:{&quot;author&quot;:[{&quot;dropping-particle&quot;:&quot;&quot;,&quot;family&quot;:&quot;Gothelf&quot;,&quot;given&quot;:&quot;Jeff&quot;,&quot;non-dropping-particle&quot;:&quot;&quot;,&quot;parse-names&quot;:false,&quot;suffix&quot;:&quot;&quot;},{&quot;dropping-particle&quot;:&quot;&quot;,&quot;family&quot;:&quot;Seiden&quot;,&quot;given&quot;:&quot;Josh&quot;,&quot;non-dropping-particle&quot;:&quot;&quot;,&quot;parse-names&quot;:false,&quot;suffix&quot;:&quot;&quot;}],&quot;id&quot;:&quot;e3a41025-980e-55d2-9126-e66cc4b6c7f5&quot;,&quot;issued&quot;:{&quot;date-parts&quot;:[[&quot;2021&quot;]]},&quot;publisher&quot;:&quot;\&quot; O'Reilly Media, Inc.\&quot;&quot;,&quot;title&quot;:&quot;Lean ux&quot;,&quot;type&quot;:&quot;book&quot;,&quot;container-title-short&quot;:&quot;&quot;},&quot;uris&quot;:[&quot;http://www.mendeley.com/documents/?uuid=7d8e0326-d1a3-4024-85df-276466bbc0f5&quot;],&quot;isTemporary&quot;:false,&quot;legacyDesktopId&quot;:&quot;7d8e0326-d1a3-4024-85df-276466bbc0f5&quot;}]},{&quot;citationID&quot;:&quot;MENDELEY_CITATION_f1b574e8-1eca-4275-af59-605262b26ac0&quot;,&quot;properties&quot;:{&quot;noteIndex&quot;:0},&quot;isEdited&quot;:false,&quot;manualOverride&quot;:{&quot;citeprocText&quot;:&quot;[19]&quot;,&quot;isManuallyOverridden&quot;:false,&quot;manualOverrideText&quot;:&quot;&quot;},&quot;citationTag&quot;:&quot;MENDELEY_CITATION_v3_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&quot;,&quot;citationItems&quot;:[{&quot;id&quot;:&quot;2796596b-d570-5914-8821-6f25b2aa33a1&quot;,&quot;itemData&quot;:{&quot;author&quot;:[{&quot;dropping-particle&quot;:&quot;&quot;,&quot;family&quot;:&quot;Lang&quot;,&quot;given&quot;:&quot;Dominic&quot;,&quot;non-dropping-particle&quot;:&quot;&quot;,&quot;parse-names&quot;:false,&quot;suffix&quot;:&quot;&quot;},{&quot;dropping-particle&quot;:&quot;&quot;,&quot;family&quot;:&quot;Spies&quot;,&quot;given&quot;:&quot;Selina&quot;,&quot;non-dropping-particle&quot;:&quot;&quot;,&quot;parse-names&quot;:false,&quot;suffix&quot;:&quot;&quot;},{&quot;dropping-particle&quot;:&quot;&quot;,&quot;family&quot;:&quot;Trieflinger&quot;,&quot;given&quot;:&quot;Stefan&quot;,&quot;non-dropping-particle&quot;:&quot;&quot;,&quot;parse-names&quot;:false,&quot;suffix&quot;:&quot;&quot;},{&quot;dropping-particle&quot;:&quot;&quot;,&quot;family&quot;:&quot;Münch&quot;,&quot;given&quot;:&quot;Jürgen&quot;,&quot;non-dropping-particle&quot;:&quot;&quot;,&quot;parse-names&quot;:false,&quot;suffix&quot;:&quot;&quot;}],&quot;container-title&quot;:&quot;International Conference on Software Business&quot;,&quot;id&quot;:&quot;2796596b-d570-5914-8821-6f25b2aa33a1&quot;,&quot;issued&quot;:{&quot;date-parts&quot;:[[&quot;2021&quot;]]},&quot;page&quot;:&quot;37-49&quot;,&quot;title&quot;:&quot;Tailored design thinking approach-a shortcut for agile teams&quot;,&quot;type&quot;:&quot;paper-conference&quot;,&quot;container-title-short&quot;:&quot;&quot;},&quot;uris&quot;:[&quot;http://www.mendeley.com/documents/?uuid=972a0897-8216-4c1a-99dd-2bcfa67e80d3&quot;],&quot;isTemporary&quot;:false,&quot;legacyDesktopId&quot;:&quot;972a0897-8216-4c1a-99dd-2bcfa67e80d3&quot;}]},{&quot;citationID&quot;:&quot;MENDELEY_CITATION_900eccf8-0b95-4712-bb04-251ff147c228&quot;,&quot;properties&quot;:{&quot;noteIndex&quot;:0},&quot;isEdited&quot;:false,&quot;manualOverride&quot;:{&quot;isManuallyOverridden&quot;:false,&quot;citeprocText&quot;:&quot;[45]&quot;,&quot;manualOverrideText&quot;:&quot;&quot;},&quot;citationTag&quot;:&quot;MENDELEY_CITATION_v3_eyJjaXRhdGlvbklEIjoiTUVOREVMRVlfQ0lUQVRJT05fOTAwZWNjZjgtMGI5NS00NzEyLWJiMDQtMjUxZmYxNDdjMjI4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86d4729d-9bd0-4652-850b-9aebca47fc6f&quot;,&quot;properties&quot;:{&quot;noteIndex&quot;:0},&quot;isEdited&quot;:false,&quot;manualOverride&quot;:{&quot;isManuallyOverridden&quot;:false,&quot;citeprocText&quot;:&quot;[45]&quot;,&quot;manualOverrideText&quot;:&quot;&quot;},&quot;citationTag&quot;:&quot;MENDELEY_CITATION_v3_eyJjaXRhdGlvbklEIjoiTUVOREVMRVlfQ0lUQVRJT05fODZkNDcyOWQtOWJkMC00NjUyLTg1MGItOWFlYmNhNDdmYzZm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8fc770f6-5543-4b55-899d-c529c10af3d3&quot;,&quot;properties&quot;:{&quot;noteIndex&quot;:0},&quot;isEdited&quot;:false,&quot;manualOverride&quot;:{&quot;isManuallyOverridden&quot;:false,&quot;citeprocText&quot;:&quot;[45]&quot;,&quot;manualOverrideText&quot;:&quot;&quot;},&quot;citationTag&quot;:&quot;MENDELEY_CITATION_v3_eyJjaXRhdGlvbklEIjoiTUVOREVMRVlfQ0lUQVRJT05fOGZjNzcwZjYtNTU0My00YjU1LTg5OWQtYzUyOWMxMGFmM2Qz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dcc21fe1-2b51-4fc3-bde9-c248eb15db92&quot;,&quot;properties&quot;:{&quot;noteIndex&quot;:0},&quot;isEdited&quot;:false,&quot;manualOverride&quot;:{&quot;isManuallyOverridden&quot;:false,&quot;citeprocText&quot;:&quot;[46]&quot;,&quot;manualOverrideText&quot;:&quot;&quot;},&quot;citationTag&quot;:&quot;MENDELEY_CITATION_v3_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&quot;,&quot;citationItems&quot;:[{&quot;id&quot;:&quot;31020821-4394-3588-b301-d14acf216606&quot;,&quot;itemData&quot;:{&quot;type&quot;:&quot;webpage&quot;,&quot;id&quot;:&quot;31020821-4394-3588-b301-d14acf216606&quot;,&quot;title&quot;:&quot;UX Research Cheat Sheet&quot;,&quot;accessed&quot;:{&quot;date-parts&quot;:[[2022,10,15]]},&quot;URL&quot;:&quot;https://www.nngroup.com/articles/ux-research-cheat-sheet/&quot;,&quot;container-title-short&quot;:&quot;&quot;},&quot;isTemporary&quot;:false}]},{&quot;citationID&quot;:&quot;MENDELEY_CITATION_aa3eb1b7-66f5-44de-af5b-00646fb9bdd0&quot;,&quot;properties&quot;:{&quot;noteIndex&quot;:0},&quot;isEdited&quot;:false,&quot;manualOverride&quot;:{&quot;isManuallyOverridden&quot;:false,&quot;citeprocText&quot;:&quot;[45]&quot;,&quot;manualOverrideText&quot;:&quot;&quot;},&quot;citationTag&quot;:&quot;MENDELEY_CITATION_v3_eyJjaXRhdGlvbklEIjoiTUVOREVMRVlfQ0lUQVRJT05fYWEzZWIxYjctNjZmNS00NGRlLWFmNWItMDA2NDZmYjliZGQw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quot;citationID&quot;:&quot;MENDELEY_CITATION_a418e431-f1a7-4d07-9721-913740c3527e&quot;,&quot;properties&quot;:{&quot;noteIndex&quot;:0},&quot;isEdited&quot;:false,&quot;manualOverride&quot;:{&quot;isManuallyOverridden&quot;:false,&quot;citeprocText&quot;:&quot;[47]&quot;,&quot;manualOverrideText&quot;:&quot;&quot;},&quot;citationTag&quot;:&quot;MENDELEY_CITATION_v3_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&quot;,&quot;citationItems&quot;:[{&quot;id&quot;:&quot;c65f30af-8507-37fe-b97c-8d71d68ba63b&quot;,&quot;itemData&quot;:{&quot;type&quot;:&quot;article-journal&quot;,&quot;id&quot;:&quot;c65f30af-8507-37fe-b97c-8d71d68ba63b&quot;,&quot;title&quot;:&quot;How many interviews are enough? An experiment with data saturation and variability.&quot;,&quot;author&quot;:[{&quot;family&quot;:&quot;Guest&quot;,&quot;given&quot;:&quot;Greg&quot;,&quot;parse-names&quot;:false,&quot;dropping-particle&quot;:&quot;&quot;,&quot;non-dropping-particle&quot;:&quot;&quot;},{&quot;family&quot;:&quot;Bunce&quot;,&quot;given&quot;:&quot;Arwen&quot;,&quot;parse-names&quot;:false,&quot;dropping-particle&quot;:&quot;&quot;,&quot;non-dropping-particle&quot;:&quot;&quot;},{&quot;family&quot;:&quot;Johnson&quot;,&quot;given&quot;:&quot;Laura&quot;,&quot;parse-names&quot;:false,&quot;dropping-particle&quot;:&quot;&quot;,&quot;non-dropping-particle&quot;:&quot;&quot;}],&quot;container-title&quot;:&quot;Field Methods&quot;,&quot;container-title-short&quot;:&quot;Field methods&quot;,&quot;DOI&quot;:&quot;10.1177/1525822X05279903&quot;,&quot;ISSN&quot;:&quot;1552-3969(Electronic),1525-822X(Print)&quot;,&quot;issued&quot;:{&quot;date-parts&quot;:[[2006]]},&quot;publisher-place&quot;:&quot;US&quot;,&quot;page&quot;:&quot;59-82&quot;,&quot;abstract&quot;:&quot;Guidelines for determining nonprobabilistic sample sizes are virtually nonexistent. Purposive samples are the most commonly used form of nonprobabilistic sampling, and their size typically relies on the concept of \&quot;saturation,\&quot; or the point at which no new information or themes are observed in the data. Although the idea of saturation is helpful at the conceptual level, it provides little practical guidance for estimating sample sizes, prior to data collection, necessary for conducting quality research. Using data from a study involving sixty in-depth interviews with women in two West African countries, the authors systematically document the degree of data saturation and variability over the course of thematic analysis. They operationalize saturation and make evidence-based recommendations regarding nonprobabilistic sample sizes for interviews. Based on the data set, they found that saturation occurred within the first twelve interviews, although basic elements for metathemes were present as early as six interviews. Variability within the data followed similar patterns. (PsycINFO Database Record (c) 2016 APA, all rights reserved)&quot;,&quot;publisher&quot;:&quot;Sage Publications&quot;,&quot;volume&quot;:&quot;18&quot;},&quot;isTemporary&quot;:false}]},{&quot;citationID&quot;:&quot;MENDELEY_CITATION_7cbf8ca7-5865-435b-be82-8fadd3807f19&quot;,&quot;properties&quot;:{&quot;noteIndex&quot;:0},&quot;isEdited&quot;:false,&quot;manualOverride&quot;:{&quot;isManuallyOverridden&quot;:false,&quot;citeprocText&quot;:&quot;[48]&quot;,&quot;manualOverrideText&quot;:&quot;&quot;},&quot;citationTag&quot;:&quot;MENDELEY_CITATION_v3_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&quot;,&quot;citationItems&quot;:[{&quot;id&quot;:&quot;c3bcca4d-fb68-39a8-bdb4-7b441e0d4449&quot;,&quot;itemData&quot;:{&quot;type&quot;:&quot;paper-conference&quot;,&quot;id&quot;:&quot;c3bcca4d-fb68-39a8-bdb4-7b441e0d4449&quot;,&quot;title&quot;:&quot;Quality assessment, verification, and validation of modeling and simulation applications&quot;,&quot;author&quot;:[{&quot;family&quot;:&quot;Balci&quot;,&quot;given&quot;:&quot;O&quot;,&quot;parse-names&quot;:false,&quot;dropping-particle&quot;:&quot;&quot;,&quot;non-dropping-particle&quot;:&quot;&quot;}],&quot;container-title&quot;:&quot;Proceedings of the 2004 Winter Simulation Conference, 2004.&quot;,&quot;DOI&quot;:&quot;10.1109/WSC.2004.1371309&quot;,&quot;issued&quot;:{&quot;date-parts&quot;:[[2004]]},&quot;page&quot;:&quot;129&quot;,&quot;volume&quot;:&quot;1&quot;,&quot;container-title-short&quot;:&quot;&quot;},&quot;isTemporary&quot;:false}]},{&quot;citationID&quot;:&quot;MENDELEY_CITATION_a22d8f0e-0885-4b4d-ba9d-552b8c2501b6&quot;,&quot;properties&quot;:{&quot;noteIndex&quot;:0},&quot;isEdited&quot;:false,&quot;manualOverride&quot;:{&quot;isManuallyOverridden&quot;:false,&quot;citeprocText&quot;:&quot;[49]&quot;,&quot;manualOverrideText&quot;:&quot;&quot;},&quot;citationTag&quot;:&quot;MENDELEY_CITATION_v3_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&quot;,&quot;citationItems&quot;:[{&quot;id&quot;:&quot;6e499b04-ae01-3670-8029-da11d5fbe5ea&quot;,&quot;itemData&quot;:{&quot;type&quot;:&quot;webpage&quot;,&quot;id&quot;:&quot;6e499b04-ae01-3670-8029-da11d5fbe5ea&quot;,&quot;title&quot;:&quot;Visual Studio Code - Code Editing. Redefined&quot;,&quot;accessed&quot;:{&quot;date-parts&quot;:[[2023,1,23]]},&quot;URL&quot;:&quot;https://code.visualstudio.com/&quot;,&quot;container-title-short&quot;:&quot;&quot;},&quot;isTemporary&quot;:false}]},{&quot;citationID&quot;:&quot;MENDELEY_CITATION_71b642ae-6acf-4ecb-8bef-85e789f28b0d&quot;,&quot;properties&quot;:{&quot;noteIndex&quot;:0},&quot;isEdited&quot;:false,&quot;manualOverride&quot;:{&quot;isManuallyOverridden&quot;:false,&quot;citeprocText&quot;:&quot;[50]&quot;,&quot;manualOverrideText&quot;:&quot;&quot;},&quot;citationTag&quot;:&quot;MENDELEY_CITATION_v3_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&quot;,&quot;citationItems&quot;:[{&quot;id&quot;:&quot;88f106f1-d8a6-3e6f-88d2-679653a46765&quot;,&quot;itemData&quot;:{&quot;type&quot;:&quot;article-journal&quot;,&quot;id&quot;:&quot;88f106f1-d8a6-3e6f-88d2-679653a46765&quot;,&quot;title&quot;:&quot;Evolving JavaScript Code to Reduce Load Time&quot;,&quot;author&quot;:[{&quot;family&quot;:&quot;Farzat&quot;,&quot;given&quot;:&quot;Fábio de A&quot;,&quot;parse-names&quot;:false,&quot;dropping-particle&quot;:&quot;&quot;,&quot;non-dropping-particle&quot;:&quot;&quot;},{&quot;family&quot;:&quot;Barros&quot;,&quot;given&quot;:&quot;Márcio de O&quot;,&quot;parse-names&quot;:false,&quot;dropping-particle&quot;:&quot;&quot;,&quot;non-dropping-particle&quot;:&quot;&quot;},{&quot;family&quot;:&quot;Travassos&quot;,&quot;given&quot;:&quot;Guilherme H&quot;,&quot;parse-names&quot;:false,&quot;dropping-particle&quot;:&quot;&quot;,&quot;non-dropping-particle&quot;:&quot;&quot;}],&quot;container-title&quot;:&quot;IEEE Transactions on Software Engineering&quot;,&quot;DOI&quot;:&quot;10.1109/TSE.2019.2928293&quot;,&quot;issued&quot;:{&quot;date-parts&quot;:[[2021]]},&quot;page&quot;:&quot;1544-1558&quot;,&quot;issue&quot;:&quot;8&quot;,&quot;volume&quot;:&quot;47&quot;,&quot;container-title-short&quot;:&quot;&quot;},&quot;isTemporary&quot;:false}]},{&quot;citationID&quot;:&quot;MENDELEY_CITATION_02e19f44-a303-4afa-bd3a-2fd704da5c5e&quot;,&quot;properties&quot;:{&quot;noteIndex&quot;:0},&quot;isEdited&quot;:false,&quot;manualOverride&quot;:{&quot;isManuallyOverridden&quot;:false,&quot;citeprocText&quot;:&quot;[51]&quot;,&quot;manualOverrideText&quot;:&quot;&quot;},&quot;citationTag&quot;:&quot;MENDELEY_CITATION_v3_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&quot;,&quot;citationItems&quot;:[{&quot;id&quot;:&quot;ce55148f-8a34-38e8-aa3d-36212e210cd6&quot;,&quot;itemData&quot;:{&quot;type&quot;:&quot;webpage&quot;,&quot;id&quot;:&quot;ce55148f-8a34-38e8-aa3d-36212e210cd6&quot;,&quot;title&quot;:&quot;Trello | Atlassian&quot;,&quot;accessed&quot;:{&quot;date-parts&quot;:[[2023,1,23]]},&quot;URL&quot;:&quot;https://www.atlassian.com/software/trello&quot;,&quot;container-title-short&quot;:&quot;&quot;},&quot;isTemporary&quot;:false}]},{&quot;citationID&quot;:&quot;MENDELEY_CITATION_9aaaac73-ebcc-4030-ab8b-a3ad8655f5a2&quot;,&quot;properties&quot;:{&quot;noteIndex&quot;:0},&quot;isEdited&quot;:false,&quot;manualOverride&quot;:{&quot;isManuallyOverridden&quot;:false,&quot;citeprocText&quot;:&quot;[52]&quot;,&quot;manualOverrideText&quot;:&quot;&quot;},&quot;citationTag&quot;:&quot;MENDELEY_CITATION_v3_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&quot;,&quot;citationItems&quot;:[{&quot;id&quot;:&quot;2e3a0ee4-9949-3143-b64b-61fb4736ea2d&quot;,&quot;itemData&quot;:{&quot;type&quot;:&quot;webpage&quot;,&quot;id&quot;:&quot;2e3a0ee4-9949-3143-b64b-61fb4736ea2d&quot;,&quot;title&quot;:&quot;Get Started Building on Trello&quot;,&quot;accessed&quot;:{&quot;date-parts&quot;:[[2023,1,23]]},&quot;URL&quot;:&quot;https://developer.atlassian.com/cloud/trello/&quot;,&quot;container-title-short&quot;:&quot;&quot;},&quot;isTemporary&quot;:false}]},{&quot;citationID&quot;:&quot;MENDELEY_CITATION_1850beed-ed80-4361-bb09-1305ff0c91d6&quot;,&quot;properties&quot;:{&quot;noteIndex&quot;:0},&quot;isEdited&quot;:false,&quot;manualOverride&quot;:{&quot;isManuallyOverridden&quot;:false,&quot;citeprocText&quot;:&quot;[53]&quot;,&quot;manualOverrideText&quot;:&quot;&quot;},&quot;citationTag&quot;:&quot;MENDELEY_CITATION_v3_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&quot;,&quot;citationItems&quot;:[{&quot;id&quot;:&quot;474bbc9b-dd9e-355f-971d-92580ea75586&quot;,&quot;itemData&quot;:{&quot;type&quot;:&quot;webpage&quot;,&quot;id&quot;:&quot;474bbc9b-dd9e-355f-971d-92580ea75586&quot;,&quot;title&quot;:&quot;Develop and deploy websites and apps in record time | Netlify&quot;,&quot;accessed&quot;:{&quot;date-parts&quot;:[[2023,1,23]]},&quot;URL&quot;:&quot;https://www.netlify.com/&quot;,&quot;container-title-short&quot;:&quot;&quot;},&quot;isTemporary&quot;:false}]},{&quot;citationID&quot;:&quot;MENDELEY_CITATION_0f590cab-2544-4333-bed4-9544befe3c69&quot;,&quot;properties&quot;:{&quot;noteIndex&quot;:0},&quot;isEdited&quot;:false,&quot;manualOverride&quot;:{&quot;isManuallyOverridden&quot;:false,&quot;citeprocText&quot;:&quot;[54]&quot;,&quot;manualOverrideText&quot;:&quot;&quot;},&quot;citationTag&quot;:&quot;MENDELEY_CITATION_v3_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&quot;,&quot;citationItems&quot;:[{&quot;id&quot;:&quot;ee895652-7cb2-34f6-9a8e-9dca2a037a0b&quot;,&quot;itemData&quot;:{&quot;type&quot;:&quot;webpage&quot;,&quot;id&quot;:&quot;ee895652-7cb2-34f6-9a8e-9dca2a037a0b&quot;,&quot;title&quot;:&quot;GitHub: Let’s build from here · GitHub&quot;,&quot;accessed&quot;:{&quot;date-parts&quot;:[[2023,1,23]]},&quot;URL&quot;:&quot;https://github.com/&quot;,&quot;container-title-short&quot;:&quot;&quot;},&quot;isTemporary&quot;:false}]},{&quot;citationID&quot;:&quot;MENDELEY_CITATION_ba902a21-32df-4a3d-a23d-ee8e4da33f09&quot;,&quot;properties&quot;:{&quot;noteIndex&quot;:0},&quot;isEdited&quot;:false,&quot;manualOverride&quot;:{&quot;isManuallyOverridden&quot;:false,&quot;citeprocText&quot;:&quot;[55]&quot;,&quot;manualOverrideText&quot;:&quot;&quot;},&quot;citationTag&quot;:&quot;MENDELEY_CITATION_v3_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&quot;,&quot;citationItems&quot;:[{&quot;id&quot;:&quot;4625c5e9-97ad-3350-9b06-16d70b6b3377&quot;,&quot;itemData&quot;:{&quot;type&quot;:&quot;webpage&quot;,&quot;id&quot;:&quot;4625c5e9-97ad-3350-9b06-16d70b6b3377&quot;,&quot;title&quot;:&quot;Get Started Building on Trello&quot;,&quot;accessed&quot;:{&quot;date-parts&quot;:[[2023,1,20]]},&quot;URL&quot;:&quot;https://developer.atlassian.com/cloud/trello/&quot;,&quot;container-title-short&quot;:&quot;&quot;},&quot;isTemporary&quot;:false}]},{&quot;citationID&quot;:&quot;MENDELEY_CITATION_50a069e2-997e-489e-a0a9-5c7b7fa313f3&quot;,&quot;properties&quot;:{&quot;noteIndex&quot;:0},&quot;isEdited&quot;:false,&quot;manualOverride&quot;:{&quot;isManuallyOverridden&quot;:false,&quot;citeprocText&quot;:&quot;[40]&quot;,&quot;manualOverrideText&quot;:&quot;&quot;},&quot;citationTag&quot;:&quot;MENDELEY_CITATION_v3_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&quot;,&quot;citationItems&quot;:[{&quot;id&quot;:&quot;bf5cc5f5-c106-3e09-a55b-597f87910b39&quot;,&quot;itemData&quot;:{&quot;type&quot;:&quot;article-journal&quot;,&quot;id&quot;:&quot;bf5cc5f5-c106-3e09-a55b-597f87910b39&quot;,&quot;title&quot;:&quot;Agile software development and UX design: A case study of integration by mutual adjustment&quot;,&quot;author&quot;:[{&quot;family&quot;:&quot;Persson&quot;,&quot;given&quot;:&quot;John Stouby&quot;,&quot;parse-names&quot;:false,&quot;dropping-particle&quot;:&quot;&quot;,&quot;non-dropping-particle&quot;:&quot;&quot;},{&quot;family&quot;:&quot;Bruun&quot;,&quot;given&quot;:&quot;Anders&quot;,&quot;parse-names&quot;:false,&quot;dropping-particle&quot;:&quot;&quot;,&quot;non-dropping-particle&quot;:&quot;&quot;},{&quot;family&quot;:&quot;Lárusdóttir&quot;,&quot;given&quot;:&quot;Marta Kristín&quot;,&quot;parse-names&quot;:false,&quot;dropping-particle&quot;:&quot;&quot;,&quot;non-dropping-particle&quot;:&quot;&quot;},{&quot;family&quot;:&quot;Nielsen&quot;,&quot;given&quot;:&quot;Peter Axel&quot;,&quot;parse-names&quot;:false,&quot;dropping-particle&quot;:&quot;&quot;,&quot;non-dropping-particle&quot;:&quot;&quot;}],&quot;container-title&quot;:&quot;Information and Software Technology&quot;,&quot;accessed&quot;:{&quot;date-parts&quot;:[[2022,9,30]]},&quot;DOI&quot;:&quot;10.1016/J.INFSOF.2022.107059&quot;,&quot;ISSN&quot;:&quot;0950-5849&quot;,&quot;issued&quot;:{&quot;date-parts&quot;:[[2022,12,1]]},&quot;page&quot;:&quot;107059&quot;,&quot;abstract&quot;:&quot;CONTEXT\r\n: Agility is an overarching ideal for empirically-driven software development processes that embrace change in order to improve quality, economy, and simplicity. While the pursuit of Agility has held prominence in software practice and research for over two decades, user experience (UX) designers struggle to integrate their work processes with agile software development.\r\nOBJECTIVE\r\n: As empirical processes are constantly evolving, so is this integration struggle for UX designers. We, therefore, present an industrial case study of how a Danish software company integrates UX design and agile software development.\r\nMETHOD\r\n: We conducted a case study involving a) one iteration of individual interviews with 10 employees (four UX designers, three software developers, two project managers, and one solution architect) and b) a follow-up iteration consisting of a workshop with 6 employees (three UX designers, two solution architects, and one project manager) two years later. We analyzed how the company's approach to integration with 'upfront design' and 'work in parallel' involve mutual adjustments as opposed to assimilation or separation of UX design and software development.\r\nRESULTS\r\n: Our analysis shows how integration through mutual adjustments made distinct contributions to UX designers' and software developers' pursuit of Agility. They experienced notably different work processes that still dealt effectively with change and contributed to quality, economy, or simplicity. Nevertheless, as shown from a follow-up workshop two years after our first interviews, these processes were still susceptible to integration struggles over time.\r\nCONCLUSION\r\n: We conclude that integration based on mutual adjustment potentially makes Agility for UX designers and software developers different and mutually complementary. This integration contrasts with assimilation, which potentially makes their Agility mutually indistinguishably, and with separation, which makes their Agility different and mutually competing.&quot;,&quot;publisher&quot;:&quot;Elsevier&quot;,&quot;volume&quot;:&quot;152&quot;,&quot;container-title-short&quot;:&quot;Inf Softw Technol&quot;},&quot;isTemporary&quot;:false}]},{&quot;citationID&quot;:&quot;MENDELEY_CITATION_57bba5f8-c99d-4e86-8855-b562e5459fcc&quot;,&quot;properties&quot;:{&quot;noteIndex&quot;:0},&quot;isEdited&quot;:false,&quot;manualOverride&quot;:{&quot;isManuallyOverridden&quot;:false,&quot;citeprocText&quot;:&quot;[41]&quot;,&quot;manualOverrideText&quot;:&quot;&quot;},&quot;citationTag&quot;:&quot;MENDELEY_CITATION_v3_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&quot;,&quot;citationItems&quot;:[{&quot;id&quot;:&quot;3a56c406-9c00-314e-8e94-898554e90dcc&quot;,&quot;itemData&quot;:{&quot;type&quot;:&quot;article-journal&quot;,&quot;id&quot;:&quot;3a56c406-9c00-314e-8e94-898554e90dcc&quot;,&quot;title&quot;:&quot;Agility from First Principles: Reconstructing the Concept of Agility in Information Systems Development&quot;,&quot;author&quot;:[{&quot;family&quot;:&quot;Conboy&quot;,&quot;given&quot;:&quot;Kieran&quot;,&quot;parse-names&quot;:false,&quot;dropping-particle&quot;:&quot;&quot;,&quot;non-dropping-particle&quot;:&quot;&quot;}],&quot;container-title&quot;:&quot;Info. Sys. Research&quot;,&quot;DOI&quot;:&quot;10.1287/isre.1090.0236&quot;,&quot;ISSN&quot;:&quot;1526-5536&quot;,&quot;URL&quot;:&quot;https://doi.org/10.1287/isre.1090.0236&quot;,&quot;issued&quot;:{&quot;date-parts&quot;:[[2009,9]]},&quot;publisher-place&quot;:&quot;Linthicum, MD, USA&quot;,&quot;page&quot;:&quot;329-354&quot;,&quot;abstract&quot;:&quot;Awareness and use of agile methods has grown rapidly among the information systems development (ISD) community in recent years. Like most previous methods, the development and promotion of these methods have been almost entirely driven by practitioners and consultants, with little participation from the research community during the early stages of evolution. While these methods are now the focus of more and more research efforts, most studies are still based on XP, Scrum, and other industry-driven foundations, with little or no conceptual studies of ISD agility in existence. As a result, this study proposes that there are a number of significant conceptual shortcomings with agile methods and the associated literature in its current state, including a lack of clarity, theoretical glue, parsimony, limited applicability, and naivety regarding the evolution of the concept of agility in fields outside systems development. Furthermore, this has significant implications for practitioners, rendering agile method comparison and many other activities very difficult, especially in instances such as distributed development and large teams that are not conducive to many of the commercial agile methods. This study develops a definition and formative taxonomy of agility in an ISD context, based on a structured literature review of agility across a number of disciplines, including manufacturing and management where the concept originated, matured, and has been applied and tested thoroughly over time. The application of the texonomy in practice is then demonstrated through a series of thought trials conducted in a large multinational organization. The intention is that the definition and taxonomy can then be used as a starting point to study ISD method agility regardless of whether the method is XP or Scrum, agile or traditional, complete or fragmented, out-of-the-box or in-house, used as is or tailored to suit the project context.&quot;,&quot;publisher&quot;:&quot;INFORMS&quot;,&quot;issue&quot;:&quot;3&quot;,&quot;volume&quot;:&quot;20&quot;,&quot;container-title-short&quot;:&quot;&quot;},&quot;isTemporary&quot;:false}]},{&quot;citationID&quot;:&quot;MENDELEY_CITATION_eb2fe547-051e-49c3-87c6-bfab62b5e60e&quot;,&quot;properties&quot;:{&quot;noteIndex&quot;:0},&quot;isEdited&quot;:false,&quot;manualOverride&quot;:{&quot;isManuallyOverridden&quot;:false,&quot;citeprocText&quot;:&quot;[45]&quot;,&quot;manualOverrideText&quot;:&quot;&quot;},&quot;citationTag&quot;:&quot;MENDELEY_CITATION_v3_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&quot;,&quot;citationItems&quot;:[{&quot;id&quot;:&quot;e4bf19fb-4413-3055-96a6-860d41ad9c9e&quot;,&quot;itemData&quot;:{&quot;type&quot;:&quot;article-journal&quot;,&quot;id&quot;:&quot;e4bf19fb-4413-3055-96a6-860d41ad9c9e&quot;,&quot;title&quot;:&quot;Design science methodology: For information systems and software engineering&quot;,&quot;author&quot;:[{&quot;family&quot;:&quot;Wieringa&quot;,&quot;given&quot;:&quot;Roel J.&quot;,&quot;parse-names&quot;:false,&quot;dropping-particle&quot;:&quot;&quot;,&quot;non-dropping-particle&quot;:&quot;&quot;}],&quot;container-title&quot;:&quot;Design Science Methodology: For Information Systems and Software Engineering&quot;,&quot;accessed&quot;:{&quot;date-parts&quot;:[[2022,10,15]]},&quot;DOI&quot;:&quot;10.1007/978-3-662-43839-8/COVER&quot;,&quot;ISBN&quot;:&quot;9783662438398&quot;,&quot;issued&quot;:{&quot;date-parts&quot;:[[2014,1,1]]},&quot;page&quot;:&quot;1-332&quot;,&quot;abstract&quot;:&quot;This book provides guidelines for practicing design science in the fields of information systems and software engineering research. A design process usually iterates over two activities: first designing an artifact that improves something for stakeholders and subsequently empirically investigating the performance of that artifact in its context. This validation in context is a key feature of the book - since an artifact is designed for a context, it should also be validated in this context.&quot;,&quot;publisher&quot;:&quot;Springer Berlin Heidelberg&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D1BE9-4EF5-AB45-AE45-F16396B10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1</Pages>
  <Words>17436</Words>
  <Characters>99389</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رزان الدوسري ID 443203966</dc:creator>
  <cp:keywords/>
  <dc:description/>
  <cp:lastModifiedBy>رزان الدوسري ID 443203966</cp:lastModifiedBy>
  <cp:revision>4</cp:revision>
  <dcterms:created xsi:type="dcterms:W3CDTF">2023-03-18T12:20:00Z</dcterms:created>
  <dcterms:modified xsi:type="dcterms:W3CDTF">2023-03-18T21:34:00Z</dcterms:modified>
</cp:coreProperties>
</file>