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40940" w14:textId="4A28D1CF" w:rsidR="001C373C" w:rsidRDefault="001C373C" w:rsidP="00A1426E">
      <w:pPr>
        <w:rPr>
          <w:rFonts w:ascii="Times New Roman" w:hAnsi="Times New Roman" w:cs="Times New Roman"/>
          <w:b/>
          <w:bCs/>
          <w:color w:val="000000"/>
          <w:sz w:val="28"/>
          <w:szCs w:val="27"/>
        </w:rPr>
      </w:pPr>
    </w:p>
    <w:p w14:paraId="72EF6D1F" w14:textId="6FA6B5AA" w:rsidR="00983BEC" w:rsidRPr="00806BC7" w:rsidRDefault="00983BEC" w:rsidP="00983BEC">
      <w:pPr>
        <w:jc w:val="center"/>
        <w:rPr>
          <w:rFonts w:ascii="Times New Roman" w:hAnsi="Times New Roman" w:cs="Times New Roman"/>
          <w:b/>
          <w:bCs/>
          <w:color w:val="000000"/>
          <w:sz w:val="28"/>
          <w:szCs w:val="27"/>
        </w:rPr>
      </w:pPr>
      <w:r w:rsidRPr="00806BC7">
        <w:rPr>
          <w:rFonts w:ascii="Times New Roman" w:hAnsi="Times New Roman" w:cs="Times New Roman"/>
          <w:b/>
          <w:bCs/>
          <w:color w:val="000000"/>
          <w:sz w:val="28"/>
          <w:szCs w:val="27"/>
        </w:rPr>
        <w:t xml:space="preserve">King Saud University </w:t>
      </w:r>
    </w:p>
    <w:p w14:paraId="663A20A4" w14:textId="7B60DA82" w:rsidR="00983BEC" w:rsidRPr="00806BC7" w:rsidRDefault="00983BEC" w:rsidP="00983BEC">
      <w:pPr>
        <w:jc w:val="center"/>
        <w:rPr>
          <w:rFonts w:ascii="Times New Roman" w:hAnsi="Times New Roman" w:cs="Times New Roman"/>
          <w:b/>
          <w:bCs/>
          <w:color w:val="000000"/>
          <w:sz w:val="28"/>
          <w:szCs w:val="27"/>
        </w:rPr>
      </w:pPr>
      <w:r w:rsidRPr="00806BC7">
        <w:rPr>
          <w:rFonts w:ascii="Times New Roman" w:hAnsi="Times New Roman" w:cs="Times New Roman"/>
          <w:b/>
          <w:bCs/>
          <w:color w:val="000000"/>
          <w:sz w:val="28"/>
          <w:szCs w:val="27"/>
        </w:rPr>
        <w:t>College of Computer and Information Sciences</w:t>
      </w:r>
    </w:p>
    <w:p w14:paraId="5F032073" w14:textId="44899A70" w:rsidR="00983BEC" w:rsidRPr="00806BC7" w:rsidRDefault="00983BEC" w:rsidP="00983BEC">
      <w:pPr>
        <w:jc w:val="center"/>
        <w:rPr>
          <w:rFonts w:ascii="Times New Roman" w:hAnsi="Times New Roman" w:cs="Times New Roman"/>
          <w:color w:val="000000"/>
          <w:sz w:val="28"/>
          <w:szCs w:val="27"/>
        </w:rPr>
      </w:pPr>
      <w:r w:rsidRPr="00806BC7">
        <w:rPr>
          <w:rFonts w:ascii="Times New Roman" w:hAnsi="Times New Roman" w:cs="Times New Roman"/>
          <w:b/>
          <w:bCs/>
          <w:color w:val="000000"/>
          <w:sz w:val="28"/>
          <w:szCs w:val="27"/>
        </w:rPr>
        <w:t>Software Engineering department</w:t>
      </w:r>
    </w:p>
    <w:p w14:paraId="1600B2B2" w14:textId="7C5121DF" w:rsidR="00983BEC" w:rsidRPr="00806BC7" w:rsidRDefault="00983BEC" w:rsidP="00983BEC">
      <w:pPr>
        <w:jc w:val="center"/>
        <w:rPr>
          <w:rFonts w:ascii="Times New Roman" w:hAnsi="Times New Roman" w:cs="Times New Roman"/>
          <w:color w:val="000000"/>
          <w:sz w:val="27"/>
          <w:szCs w:val="27"/>
        </w:rPr>
      </w:pPr>
    </w:p>
    <w:p w14:paraId="33D4251D" w14:textId="24A66283" w:rsidR="00983BEC" w:rsidRPr="00806BC7" w:rsidRDefault="00983BEC" w:rsidP="00983BEC">
      <w:pPr>
        <w:jc w:val="center"/>
        <w:rPr>
          <w:rFonts w:ascii="Times New Roman" w:hAnsi="Times New Roman" w:cs="Times New Roman"/>
          <w:color w:val="000000"/>
          <w:sz w:val="27"/>
          <w:szCs w:val="27"/>
        </w:rPr>
      </w:pPr>
    </w:p>
    <w:p w14:paraId="6CA0AA31" w14:textId="64CEA143" w:rsidR="00983BEC" w:rsidRPr="00806BC7" w:rsidRDefault="00983BEC" w:rsidP="00983BEC">
      <w:pPr>
        <w:jc w:val="center"/>
        <w:rPr>
          <w:rFonts w:ascii="Times New Roman" w:hAnsi="Times New Roman" w:cs="Times New Roman"/>
          <w:b/>
          <w:sz w:val="28"/>
          <w:szCs w:val="28"/>
        </w:rPr>
      </w:pPr>
    </w:p>
    <w:p w14:paraId="6AADFFC7" w14:textId="1493BA04" w:rsidR="00983BEC" w:rsidRDefault="002A244C" w:rsidP="00983BEC">
      <w:pPr>
        <w:jc w:val="center"/>
        <w:rPr>
          <w:rFonts w:ascii="Times New Roman" w:hAnsi="Times New Roman" w:cs="Times New Roman"/>
          <w:b/>
          <w:bCs/>
          <w:sz w:val="32"/>
          <w:szCs w:val="32"/>
          <w:rtl/>
        </w:rPr>
      </w:pPr>
      <w:r w:rsidRPr="0ABC43A6">
        <w:rPr>
          <w:rFonts w:ascii="Times New Roman" w:hAnsi="Times New Roman" w:cs="Times New Roman"/>
          <w:b/>
          <w:bCs/>
          <w:sz w:val="32"/>
          <w:szCs w:val="32"/>
        </w:rPr>
        <w:t xml:space="preserve">UX-Estimator: A </w:t>
      </w:r>
      <w:r w:rsidR="001F5CE3" w:rsidRPr="0ABC43A6">
        <w:rPr>
          <w:rFonts w:ascii="Times New Roman" w:hAnsi="Times New Roman" w:cs="Times New Roman"/>
          <w:b/>
          <w:bCs/>
          <w:sz w:val="32"/>
          <w:szCs w:val="32"/>
        </w:rPr>
        <w:t>Framework</w:t>
      </w:r>
      <w:r w:rsidRPr="0ABC43A6">
        <w:rPr>
          <w:rFonts w:ascii="Times New Roman" w:hAnsi="Times New Roman" w:cs="Times New Roman"/>
          <w:b/>
          <w:bCs/>
          <w:sz w:val="32"/>
          <w:szCs w:val="32"/>
        </w:rPr>
        <w:t xml:space="preserve"> </w:t>
      </w:r>
      <w:r w:rsidR="001F5CE3" w:rsidRPr="0ABC43A6">
        <w:rPr>
          <w:rFonts w:ascii="Times New Roman" w:hAnsi="Times New Roman" w:cs="Times New Roman"/>
          <w:b/>
          <w:bCs/>
          <w:sz w:val="32"/>
          <w:szCs w:val="32"/>
        </w:rPr>
        <w:t xml:space="preserve">to Facilitate the </w:t>
      </w:r>
      <w:r w:rsidR="00B20D70" w:rsidRPr="0ABC43A6">
        <w:rPr>
          <w:rFonts w:ascii="Times New Roman" w:hAnsi="Times New Roman" w:cs="Times New Roman"/>
          <w:b/>
          <w:bCs/>
          <w:sz w:val="32"/>
          <w:szCs w:val="32"/>
        </w:rPr>
        <w:t>I</w:t>
      </w:r>
      <w:r w:rsidR="001F5CE3" w:rsidRPr="0ABC43A6">
        <w:rPr>
          <w:rFonts w:ascii="Times New Roman" w:hAnsi="Times New Roman" w:cs="Times New Roman"/>
          <w:b/>
          <w:bCs/>
          <w:sz w:val="32"/>
          <w:szCs w:val="32"/>
        </w:rPr>
        <w:t xml:space="preserve">ntegration of </w:t>
      </w:r>
      <w:r w:rsidR="0ABC43A6" w:rsidRPr="0ABC43A6">
        <w:rPr>
          <w:rFonts w:ascii="Times New Roman" w:hAnsi="Times New Roman" w:cs="Times New Roman"/>
          <w:b/>
          <w:bCs/>
          <w:sz w:val="32"/>
          <w:szCs w:val="32"/>
        </w:rPr>
        <w:t>U</w:t>
      </w:r>
      <w:ins w:id="0" w:author="Guest User" w:date="2023-02-09T07:03:00Z">
        <w:r w:rsidR="0ABC43A6" w:rsidRPr="0ABC43A6">
          <w:rPr>
            <w:rFonts w:ascii="Times New Roman" w:hAnsi="Times New Roman" w:cs="Times New Roman"/>
            <w:b/>
            <w:bCs/>
            <w:sz w:val="32"/>
            <w:szCs w:val="32"/>
          </w:rPr>
          <w:t>ser Experience Practices</w:t>
        </w:r>
      </w:ins>
      <w:del w:id="1" w:author="Guest User" w:date="2023-02-09T07:03:00Z">
        <w:r w:rsidRPr="0ABC43A6" w:rsidDel="0ABC43A6">
          <w:rPr>
            <w:rFonts w:ascii="Times New Roman" w:hAnsi="Times New Roman" w:cs="Times New Roman"/>
            <w:b/>
            <w:bCs/>
            <w:sz w:val="32"/>
            <w:szCs w:val="32"/>
          </w:rPr>
          <w:delText>X</w:delText>
        </w:r>
      </w:del>
      <w:r w:rsidR="001F5CE3" w:rsidRPr="0ABC43A6">
        <w:rPr>
          <w:rFonts w:ascii="Times New Roman" w:hAnsi="Times New Roman" w:cs="Times New Roman"/>
          <w:b/>
          <w:bCs/>
          <w:sz w:val="32"/>
          <w:szCs w:val="32"/>
        </w:rPr>
        <w:t xml:space="preserve"> into Agile</w:t>
      </w:r>
    </w:p>
    <w:p w14:paraId="6300901F" w14:textId="77777777" w:rsidR="00A1426E" w:rsidRPr="00881761" w:rsidRDefault="00A1426E" w:rsidP="00983BEC">
      <w:pPr>
        <w:jc w:val="center"/>
        <w:rPr>
          <w:rFonts w:ascii="Times New Roman" w:hAnsi="Times New Roman" w:cs="Times New Roman"/>
          <w:b/>
          <w:sz w:val="32"/>
          <w:szCs w:val="40"/>
        </w:rPr>
      </w:pPr>
    </w:p>
    <w:p w14:paraId="303A5760" w14:textId="77777777" w:rsidR="00983BEC" w:rsidRPr="00881761" w:rsidRDefault="00983BEC" w:rsidP="00983BEC">
      <w:pPr>
        <w:jc w:val="center"/>
        <w:rPr>
          <w:rFonts w:ascii="Times New Roman" w:hAnsi="Times New Roman" w:cs="Times New Roman"/>
          <w:sz w:val="24"/>
          <w:szCs w:val="24"/>
        </w:rPr>
      </w:pPr>
      <w:r w:rsidRPr="00881761">
        <w:rPr>
          <w:rFonts w:ascii="Times New Roman" w:hAnsi="Times New Roman" w:cs="Times New Roman"/>
          <w:sz w:val="24"/>
          <w:szCs w:val="24"/>
        </w:rPr>
        <w:t>SWE 59</w:t>
      </w:r>
      <w:r>
        <w:rPr>
          <w:rFonts w:ascii="Times New Roman" w:hAnsi="Times New Roman" w:cs="Times New Roman"/>
          <w:sz w:val="24"/>
          <w:szCs w:val="24"/>
        </w:rPr>
        <w:t>5</w:t>
      </w:r>
    </w:p>
    <w:p w14:paraId="4936CECC" w14:textId="0B4432ED" w:rsidR="00983BEC" w:rsidRPr="00881761" w:rsidRDefault="00983BEC" w:rsidP="00983BEC">
      <w:pPr>
        <w:pStyle w:val="CCISAffilation"/>
        <w:rPr>
          <w:rFonts w:ascii="Times New Roman" w:hAnsi="Times New Roman" w:cs="Times New Roman"/>
        </w:rPr>
      </w:pPr>
      <w:proofErr w:type="spellStart"/>
      <w:r w:rsidRPr="00881761">
        <w:rPr>
          <w:rFonts w:ascii="Times New Roman" w:hAnsi="Times New Roman" w:cs="Times New Roman"/>
        </w:rPr>
        <w:t>Razan</w:t>
      </w:r>
      <w:proofErr w:type="spellEnd"/>
      <w:r w:rsidRPr="00881761">
        <w:rPr>
          <w:rFonts w:ascii="Times New Roman" w:hAnsi="Times New Roman" w:cs="Times New Roman"/>
        </w:rPr>
        <w:t xml:space="preserve"> Mohammed </w:t>
      </w:r>
      <w:proofErr w:type="spellStart"/>
      <w:r w:rsidRPr="00881761">
        <w:rPr>
          <w:rFonts w:ascii="Times New Roman" w:hAnsi="Times New Roman" w:cs="Times New Roman"/>
        </w:rPr>
        <w:t>Aldossari</w:t>
      </w:r>
      <w:proofErr w:type="spellEnd"/>
    </w:p>
    <w:p w14:paraId="56A8488B" w14:textId="77777777" w:rsidR="00983BEC" w:rsidRPr="00881761" w:rsidRDefault="00983BEC" w:rsidP="00983BEC">
      <w:pPr>
        <w:pStyle w:val="CCISAffilation"/>
        <w:rPr>
          <w:rFonts w:ascii="Times New Roman" w:hAnsi="Times New Roman" w:cs="Times New Roman"/>
        </w:rPr>
      </w:pPr>
      <w:r w:rsidRPr="00881761">
        <w:rPr>
          <w:rFonts w:ascii="Times New Roman" w:hAnsi="Times New Roman" w:cs="Times New Roman"/>
        </w:rPr>
        <w:t>443203966</w:t>
      </w:r>
    </w:p>
    <w:p w14:paraId="10F3CD92" w14:textId="77777777" w:rsidR="00983BEC" w:rsidRPr="00881761" w:rsidRDefault="00983BEC" w:rsidP="00983BEC">
      <w:pPr>
        <w:pStyle w:val="CCISAffilation"/>
        <w:rPr>
          <w:rFonts w:ascii="Times New Roman" w:hAnsi="Times New Roman" w:cs="Times New Roman"/>
        </w:rPr>
      </w:pPr>
      <w:r w:rsidRPr="00881761">
        <w:rPr>
          <w:rFonts w:ascii="Times New Roman" w:hAnsi="Times New Roman" w:cs="Times New Roman"/>
        </w:rPr>
        <w:t>443203966@student.ksu.edu.sa</w:t>
      </w:r>
    </w:p>
    <w:p w14:paraId="7422220B" w14:textId="36408B7C" w:rsidR="00983BEC" w:rsidRPr="00881761" w:rsidRDefault="00983BEC" w:rsidP="00983BEC">
      <w:pPr>
        <w:pStyle w:val="CCISTitleAppendix"/>
        <w:rPr>
          <w:rFonts w:ascii="Times New Roman" w:hAnsi="Times New Roman" w:cs="Times New Roman"/>
        </w:rPr>
      </w:pPr>
    </w:p>
    <w:p w14:paraId="5C80EF30" w14:textId="0EB4816C" w:rsidR="00983BEC" w:rsidRPr="00881761" w:rsidRDefault="00983BEC" w:rsidP="00983BEC">
      <w:pPr>
        <w:pStyle w:val="CCISAffilation"/>
        <w:rPr>
          <w:rFonts w:ascii="Times New Roman" w:hAnsi="Times New Roman" w:cs="Times New Roman"/>
        </w:rPr>
      </w:pPr>
      <w:r w:rsidRPr="00881761">
        <w:rPr>
          <w:rFonts w:ascii="Times New Roman" w:hAnsi="Times New Roman" w:cs="Times New Roman"/>
        </w:rPr>
        <w:t>Advisor</w:t>
      </w:r>
    </w:p>
    <w:p w14:paraId="5964F38E" w14:textId="77777777" w:rsidR="00983BEC" w:rsidRPr="00881761" w:rsidRDefault="00983BEC" w:rsidP="00983BEC">
      <w:pPr>
        <w:jc w:val="center"/>
        <w:rPr>
          <w:rFonts w:ascii="Times New Roman" w:hAnsi="Times New Roman" w:cs="Times New Roman"/>
          <w:iCs/>
          <w:sz w:val="24"/>
          <w:szCs w:val="24"/>
        </w:rPr>
      </w:pPr>
      <w:r w:rsidRPr="00881761">
        <w:rPr>
          <w:rFonts w:ascii="Times New Roman" w:eastAsiaTheme="minorEastAsia" w:hAnsi="Times New Roman" w:cs="Times New Roman"/>
          <w:sz w:val="24"/>
          <w:szCs w:val="24"/>
        </w:rPr>
        <w:t xml:space="preserve">Dr. Manal M. </w:t>
      </w:r>
      <w:proofErr w:type="spellStart"/>
      <w:r w:rsidRPr="00881761">
        <w:rPr>
          <w:rFonts w:ascii="Times New Roman" w:eastAsiaTheme="minorEastAsia" w:hAnsi="Times New Roman" w:cs="Times New Roman"/>
          <w:sz w:val="24"/>
          <w:szCs w:val="24"/>
        </w:rPr>
        <w:t>Alhammad</w:t>
      </w:r>
      <w:proofErr w:type="spellEnd"/>
    </w:p>
    <w:p w14:paraId="0E37F692" w14:textId="77777777" w:rsidR="00983BEC" w:rsidRPr="00881761" w:rsidRDefault="00983BEC" w:rsidP="00983BEC">
      <w:pPr>
        <w:tabs>
          <w:tab w:val="left" w:pos="1080"/>
        </w:tabs>
        <w:jc w:val="center"/>
        <w:rPr>
          <w:rFonts w:ascii="Times New Roman" w:hAnsi="Times New Roman" w:cs="Times New Roman"/>
          <w:sz w:val="24"/>
          <w:szCs w:val="24"/>
        </w:rPr>
      </w:pPr>
    </w:p>
    <w:p w14:paraId="13FB0493" w14:textId="77777777" w:rsidR="00983BEC" w:rsidRPr="00881761" w:rsidRDefault="00983BEC" w:rsidP="00983BEC">
      <w:pPr>
        <w:jc w:val="center"/>
        <w:rPr>
          <w:rFonts w:ascii="Times New Roman" w:hAnsi="Times New Roman" w:cs="Times New Roman"/>
          <w:sz w:val="24"/>
          <w:szCs w:val="24"/>
        </w:rPr>
      </w:pPr>
    </w:p>
    <w:p w14:paraId="1FEB4476" w14:textId="77777777" w:rsidR="00983BEC" w:rsidRPr="00881761" w:rsidRDefault="00983BEC" w:rsidP="00983BEC">
      <w:pPr>
        <w:pStyle w:val="CCISAffilation"/>
        <w:rPr>
          <w:rFonts w:ascii="Times New Roman" w:hAnsi="Times New Roman" w:cs="Times New Roman"/>
        </w:rPr>
      </w:pPr>
      <w:r w:rsidRPr="00881761">
        <w:rPr>
          <w:rFonts w:ascii="Times New Roman" w:hAnsi="Times New Roman" w:cs="Times New Roman"/>
        </w:rPr>
        <w:t>Master Project proposal for the degree of</w:t>
      </w:r>
      <w:r w:rsidRPr="00881761">
        <w:rPr>
          <w:rFonts w:ascii="Times New Roman" w:hAnsi="Times New Roman" w:cs="Times New Roman"/>
        </w:rPr>
        <w:br/>
        <w:t>MSc in Software Engineering</w:t>
      </w:r>
    </w:p>
    <w:p w14:paraId="1FAE1A2B" w14:textId="77777777" w:rsidR="00983BEC" w:rsidRPr="00881761" w:rsidRDefault="00983BEC" w:rsidP="00983BEC">
      <w:pPr>
        <w:pStyle w:val="CCISAffilation"/>
        <w:rPr>
          <w:rFonts w:ascii="Times New Roman" w:hAnsi="Times New Roman" w:cs="Times New Roman"/>
        </w:rPr>
      </w:pPr>
      <w:r w:rsidRPr="00881761">
        <w:rPr>
          <w:rFonts w:ascii="Times New Roman" w:hAnsi="Times New Roman" w:cs="Times New Roman"/>
        </w:rPr>
        <w:t>College of Computer and Information Sciences</w:t>
      </w:r>
    </w:p>
    <w:p w14:paraId="752E990B" w14:textId="77777777" w:rsidR="00983BEC" w:rsidRPr="00881761" w:rsidRDefault="00983BEC" w:rsidP="00983BEC">
      <w:pPr>
        <w:pStyle w:val="CCISAffilation"/>
        <w:rPr>
          <w:rFonts w:ascii="Times New Roman" w:hAnsi="Times New Roman" w:cs="Times New Roman"/>
        </w:rPr>
      </w:pPr>
      <w:r w:rsidRPr="00881761">
        <w:rPr>
          <w:rFonts w:ascii="Times New Roman" w:hAnsi="Times New Roman" w:cs="Times New Roman"/>
        </w:rPr>
        <w:t>King Saud University</w:t>
      </w:r>
    </w:p>
    <w:p w14:paraId="17B22865" w14:textId="77777777" w:rsidR="00983BEC" w:rsidRPr="00881761" w:rsidRDefault="00983BEC" w:rsidP="00983BEC">
      <w:pPr>
        <w:pStyle w:val="CCISTitleAppendix"/>
        <w:rPr>
          <w:rFonts w:ascii="Times New Roman" w:hAnsi="Times New Roman" w:cs="Times New Roman"/>
        </w:rPr>
      </w:pPr>
    </w:p>
    <w:p w14:paraId="28C465A9" w14:textId="77777777" w:rsidR="00983BEC" w:rsidRPr="00881761" w:rsidRDefault="00983BEC" w:rsidP="00983BEC">
      <w:pPr>
        <w:pStyle w:val="CCISTitleAppendix"/>
        <w:rPr>
          <w:rFonts w:ascii="Times New Roman" w:hAnsi="Times New Roman" w:cs="Times New Roman"/>
        </w:rPr>
      </w:pPr>
    </w:p>
    <w:p w14:paraId="7E1E98B3" w14:textId="77777777" w:rsidR="00983BEC" w:rsidRPr="00881761" w:rsidRDefault="00983BEC" w:rsidP="00983BEC">
      <w:pPr>
        <w:pStyle w:val="CCISTitleAppendix"/>
        <w:rPr>
          <w:rFonts w:ascii="Times New Roman" w:hAnsi="Times New Roman" w:cs="Times New Roman"/>
        </w:rPr>
      </w:pPr>
    </w:p>
    <w:p w14:paraId="76D4FEB7" w14:textId="77777777" w:rsidR="00983BEC" w:rsidRPr="00881761" w:rsidRDefault="00983BEC" w:rsidP="00983BEC">
      <w:pPr>
        <w:pStyle w:val="CCISTitleAppendix"/>
        <w:rPr>
          <w:rFonts w:ascii="Times New Roman" w:hAnsi="Times New Roman" w:cs="Times New Roman"/>
        </w:rPr>
      </w:pPr>
    </w:p>
    <w:p w14:paraId="643C9DB3" w14:textId="6AFA0723" w:rsidR="00983BEC" w:rsidRPr="00881761" w:rsidRDefault="001C74E8" w:rsidP="00983BEC">
      <w:pPr>
        <w:pStyle w:val="CCISAffilation"/>
        <w:rPr>
          <w:rFonts w:ascii="Times New Roman" w:hAnsi="Times New Roman" w:cs="Times New Roman"/>
        </w:rPr>
      </w:pPr>
      <w:r>
        <w:rPr>
          <w:rFonts w:ascii="Times New Roman" w:hAnsi="Times New Roman" w:cs="Times New Roman"/>
        </w:rPr>
        <w:t>Third</w:t>
      </w:r>
      <w:r w:rsidR="00983BEC" w:rsidRPr="00881761">
        <w:rPr>
          <w:rFonts w:ascii="Times New Roman" w:hAnsi="Times New Roman" w:cs="Times New Roman"/>
        </w:rPr>
        <w:t xml:space="preserve"> Semester</w:t>
      </w:r>
    </w:p>
    <w:p w14:paraId="047AD989" w14:textId="77777777" w:rsidR="00983BEC" w:rsidRPr="00881761" w:rsidRDefault="00983BEC" w:rsidP="00983BEC">
      <w:pPr>
        <w:pStyle w:val="CCISAffilation"/>
        <w:rPr>
          <w:rFonts w:ascii="Times New Roman" w:hAnsi="Times New Roman" w:cs="Times New Roman"/>
          <w:highlight w:val="yellow"/>
        </w:rPr>
      </w:pPr>
      <w:r w:rsidRPr="00881761">
        <w:rPr>
          <w:rFonts w:ascii="Times New Roman" w:hAnsi="Times New Roman" w:cs="Times New Roman"/>
          <w:highlight w:val="yellow"/>
        </w:rPr>
        <w:t>[Date Hijri dd/mm/</w:t>
      </w:r>
      <w:proofErr w:type="spellStart"/>
      <w:r w:rsidRPr="00881761">
        <w:rPr>
          <w:rFonts w:ascii="Times New Roman" w:hAnsi="Times New Roman" w:cs="Times New Roman"/>
          <w:highlight w:val="yellow"/>
        </w:rPr>
        <w:t>yyyy</w:t>
      </w:r>
      <w:proofErr w:type="spellEnd"/>
      <w:r w:rsidRPr="00881761">
        <w:rPr>
          <w:rFonts w:ascii="Times New Roman" w:hAnsi="Times New Roman" w:cs="Times New Roman"/>
          <w:highlight w:val="yellow"/>
        </w:rPr>
        <w:t>]</w:t>
      </w:r>
    </w:p>
    <w:p w14:paraId="50DD064C" w14:textId="517B3449" w:rsidR="00CA6727" w:rsidRPr="001C373C" w:rsidRDefault="00983BEC" w:rsidP="001C373C">
      <w:pPr>
        <w:jc w:val="center"/>
        <w:rPr>
          <w:rFonts w:ascii="Times New Roman" w:hAnsi="Times New Roman" w:cs="Times New Roman"/>
          <w:sz w:val="24"/>
          <w:szCs w:val="24"/>
        </w:rPr>
      </w:pPr>
      <w:r w:rsidRPr="00881761">
        <w:rPr>
          <w:rFonts w:ascii="Times New Roman" w:hAnsi="Times New Roman" w:cs="Times New Roman"/>
          <w:highlight w:val="yellow"/>
        </w:rPr>
        <w:t xml:space="preserve">[Date </w:t>
      </w:r>
      <w:proofErr w:type="spellStart"/>
      <w:r w:rsidRPr="00881761">
        <w:rPr>
          <w:rFonts w:ascii="Times New Roman" w:hAnsi="Times New Roman" w:cs="Times New Roman"/>
          <w:highlight w:val="yellow"/>
        </w:rPr>
        <w:t>Gregoriandd</w:t>
      </w:r>
      <w:proofErr w:type="spellEnd"/>
      <w:r w:rsidRPr="00881761">
        <w:rPr>
          <w:rFonts w:ascii="Times New Roman" w:hAnsi="Times New Roman" w:cs="Times New Roman"/>
          <w:highlight w:val="yellow"/>
        </w:rPr>
        <w:t>/mm/</w:t>
      </w:r>
      <w:proofErr w:type="spellStart"/>
      <w:r w:rsidRPr="00881761">
        <w:rPr>
          <w:rFonts w:ascii="Times New Roman" w:hAnsi="Times New Roman" w:cs="Times New Roman"/>
          <w:highlight w:val="yellow"/>
        </w:rPr>
        <w:t>yyyy</w:t>
      </w:r>
      <w:proofErr w:type="spellEnd"/>
      <w:r w:rsidRPr="00881761">
        <w:rPr>
          <w:rFonts w:ascii="Times New Roman" w:hAnsi="Times New Roman" w:cs="Times New Roman"/>
          <w:highlight w:val="yellow"/>
        </w:rPr>
        <w:t>]</w:t>
      </w:r>
    </w:p>
    <w:p w14:paraId="04012223" w14:textId="7CF4A7F9" w:rsidR="00983BEC" w:rsidRPr="00806BC7" w:rsidRDefault="00983BEC" w:rsidP="00983BEC">
      <w:pPr>
        <w:pStyle w:val="CCISHeading"/>
        <w:spacing w:before="360"/>
        <w:jc w:val="center"/>
        <w:rPr>
          <w:rFonts w:ascii="Times New Roman" w:hAnsi="Times New Roman"/>
        </w:rPr>
      </w:pPr>
      <w:r w:rsidRPr="000A6729">
        <w:rPr>
          <w:rFonts w:ascii="Times New Roman" w:hAnsi="Times New Roman"/>
        </w:rPr>
        <w:lastRenderedPageBreak/>
        <w:t>ABSTRACT</w:t>
      </w:r>
      <w:r>
        <w:rPr>
          <w:rFonts w:ascii="Times New Roman" w:hAnsi="Times New Roman"/>
        </w:rPr>
        <w:t xml:space="preserve"> (300)</w:t>
      </w:r>
    </w:p>
    <w:p w14:paraId="6C3AD510" w14:textId="77777777" w:rsidR="003B7F0D" w:rsidRDefault="003B7F0D" w:rsidP="00C443F7">
      <w:pPr>
        <w:pStyle w:val="CCISHeading"/>
        <w:spacing w:line="276" w:lineRule="auto"/>
        <w:ind w:firstLine="284"/>
        <w:jc w:val="both"/>
        <w:rPr>
          <w:rFonts w:ascii="Times New Roman" w:eastAsiaTheme="minorEastAsia" w:hAnsi="Times New Roman"/>
          <w:b w:val="0"/>
          <w:i/>
          <w:iCs/>
          <w:caps w:val="0"/>
          <w:lang w:val="en-US"/>
        </w:rPr>
      </w:pPr>
      <w:r w:rsidRPr="003B7F0D">
        <w:rPr>
          <w:rFonts w:ascii="Times New Roman" w:eastAsiaTheme="minorEastAsia" w:hAnsi="Times New Roman"/>
          <w:b w:val="0"/>
          <w:i/>
          <w:iCs/>
          <w:caps w:val="0"/>
          <w:lang w:val="en-US"/>
        </w:rPr>
        <w:t xml:space="preserve">Context. </w:t>
      </w:r>
      <w:r w:rsidRPr="003B7F0D">
        <w:rPr>
          <w:rFonts w:ascii="Times New Roman" w:eastAsiaTheme="minorEastAsia" w:hAnsi="Times New Roman"/>
          <w:b w:val="0"/>
          <w:caps w:val="0"/>
          <w:lang w:val="en-US"/>
        </w:rPr>
        <w:t>Companies increasingly use Agile methods to develop digital products and services faster and more effectively. Today’s users demand products that are not only easy to use but also have a high User Experience (UX). Using Agile methods alone cannot necessarily guarantee a good user experience; UX activities need to be combined with agile methods to fulfil that purpose. However, there seems to be a lack of time for conducting UX activities when integrating Agile and UX. To create a product with a great user experience within a tight schedule, it is essential to assess the efforts involved in conducting UX experiments and choose the appropriate method to achieve valuable results.</w:t>
      </w:r>
    </w:p>
    <w:p w14:paraId="53B303E1" w14:textId="27832182" w:rsidR="003B7F0D" w:rsidRDefault="003B7F0D" w:rsidP="00C443F7">
      <w:pPr>
        <w:pStyle w:val="CCISHeading"/>
        <w:spacing w:line="276" w:lineRule="auto"/>
        <w:ind w:firstLine="284"/>
        <w:jc w:val="both"/>
        <w:rPr>
          <w:rFonts w:ascii="Times New Roman" w:eastAsiaTheme="minorEastAsia" w:hAnsi="Times New Roman"/>
          <w:b w:val="0"/>
          <w:caps w:val="0"/>
          <w:lang w:val="en-US"/>
        </w:rPr>
      </w:pPr>
      <w:r w:rsidRPr="003B7F0D">
        <w:rPr>
          <w:rFonts w:ascii="Times New Roman" w:eastAsiaTheme="minorEastAsia" w:hAnsi="Times New Roman"/>
          <w:b w:val="0"/>
          <w:i/>
          <w:iCs/>
          <w:caps w:val="0"/>
          <w:lang w:val="en-US"/>
        </w:rPr>
        <w:t>Objective.</w:t>
      </w:r>
      <w:r w:rsidRPr="003B7F0D">
        <w:rPr>
          <w:rFonts w:ascii="Times New Roman" w:eastAsiaTheme="minorEastAsia" w:hAnsi="Times New Roman"/>
          <w:b w:val="0"/>
          <w:caps w:val="0"/>
          <w:lang w:val="en-US"/>
        </w:rPr>
        <w:t xml:space="preserve"> The objective of this study is </w:t>
      </w:r>
      <w:r w:rsidRPr="00493153">
        <w:rPr>
          <w:rFonts w:ascii="Times New Roman" w:eastAsiaTheme="minorEastAsia" w:hAnsi="Times New Roman"/>
          <w:b w:val="0"/>
          <w:caps w:val="0"/>
          <w:lang w:val="en-US"/>
        </w:rPr>
        <w:t>to develop a tool called “</w:t>
      </w:r>
      <w:r w:rsidR="00B21901" w:rsidRPr="00493153">
        <w:rPr>
          <w:rFonts w:ascii="Times New Roman" w:eastAsiaTheme="minorEastAsia" w:hAnsi="Times New Roman"/>
          <w:b w:val="0"/>
          <w:caps w:val="0"/>
          <w:lang w:val="en-US"/>
        </w:rPr>
        <w:t>UX-Estimator</w:t>
      </w:r>
      <w:r w:rsidRPr="00493153">
        <w:rPr>
          <w:rFonts w:ascii="Times New Roman" w:eastAsiaTheme="minorEastAsia" w:hAnsi="Times New Roman"/>
          <w:b w:val="0"/>
          <w:caps w:val="0"/>
          <w:lang w:val="en-US"/>
        </w:rPr>
        <w:t>” to</w:t>
      </w:r>
      <w:r w:rsidRPr="003B7F0D">
        <w:rPr>
          <w:rFonts w:ascii="Times New Roman" w:eastAsiaTheme="minorEastAsia" w:hAnsi="Times New Roman"/>
          <w:b w:val="0"/>
          <w:caps w:val="0"/>
          <w:lang w:val="en-US"/>
        </w:rPr>
        <w:t xml:space="preserve"> assist agile teams in determining the worthiness of conducting UX experiments. With this tool, agile teams can 1) estimate the effort for conducting UX experiments, 2) select the most appropriate UX method for discovering and validating user stories.</w:t>
      </w:r>
    </w:p>
    <w:p w14:paraId="3588D12B" w14:textId="7F6744C7" w:rsidR="003B7F0D" w:rsidRPr="003B7F0D" w:rsidRDefault="003B7F0D" w:rsidP="00C443F7">
      <w:pPr>
        <w:pStyle w:val="CCISHeading"/>
        <w:spacing w:line="276" w:lineRule="auto"/>
        <w:ind w:firstLine="284"/>
        <w:jc w:val="both"/>
        <w:rPr>
          <w:rFonts w:ascii="Times New Roman" w:eastAsiaTheme="minorEastAsia" w:hAnsi="Times New Roman"/>
          <w:bCs w:val="0"/>
          <w:caps w:val="0"/>
          <w:lang w:val="en-US"/>
        </w:rPr>
      </w:pPr>
      <w:r w:rsidRPr="003B7F0D">
        <w:rPr>
          <w:rFonts w:ascii="Times New Roman" w:eastAsiaTheme="minorEastAsia" w:hAnsi="Times New Roman"/>
          <w:b w:val="0"/>
          <w:i/>
          <w:iCs/>
          <w:caps w:val="0"/>
          <w:lang w:val="en-US"/>
        </w:rPr>
        <w:t>Method.</w:t>
      </w:r>
      <w:r w:rsidRPr="003B7F0D">
        <w:rPr>
          <w:rFonts w:ascii="Times New Roman" w:eastAsiaTheme="minorEastAsia" w:hAnsi="Times New Roman"/>
          <w:b w:val="0"/>
          <w:caps w:val="0"/>
          <w:lang w:val="en-US"/>
        </w:rPr>
        <w:t xml:space="preserve"> </w:t>
      </w:r>
      <w:r w:rsidRPr="008A7304">
        <w:rPr>
          <w:rFonts w:ascii="Times New Roman" w:eastAsiaTheme="minorEastAsia" w:hAnsi="Times New Roman"/>
          <w:b w:val="0"/>
          <w:caps w:val="0"/>
          <w:lang w:val="en-US"/>
        </w:rPr>
        <w:t>We developed the “UX-Estimator” step by step</w:t>
      </w:r>
      <w:r w:rsidRPr="003B7F0D">
        <w:rPr>
          <w:rFonts w:ascii="Times New Roman" w:eastAsiaTheme="minorEastAsia" w:hAnsi="Times New Roman"/>
          <w:b w:val="0"/>
          <w:caps w:val="0"/>
          <w:lang w:val="en-US"/>
        </w:rPr>
        <w:t xml:space="preserve">, according to the Design Science Research Methodology. First, we conducted a Structured Literature Review (SLR) to determine the current state of the art regarding the integration of Agile and UX, specifically in estimating UX work. As a result of the SLR, there is potential to improve UX integration into agile by addressing one of the reported challenges in the literature, i.e., the difficulty of assisting the worthiness of conducting UX experiments. On this basis, we explored the factors influencing the effort required to conduct UX methods and understood how UX practitioners decide what UX methods to use for a given user story. </w:t>
      </w:r>
      <w:r w:rsidRPr="003B7F0D">
        <w:rPr>
          <w:rFonts w:ascii="Times New Roman" w:eastAsiaTheme="minorEastAsia" w:hAnsi="Times New Roman"/>
          <w:bCs w:val="0"/>
          <w:caps w:val="0"/>
          <w:lang w:val="en-US"/>
        </w:rPr>
        <w:t xml:space="preserve">Thus, we designed a framework that UX practitioners have validated (see section 1.1 for detail on </w:t>
      </w:r>
      <w:r w:rsidR="00B21901" w:rsidRPr="00B21901">
        <w:rPr>
          <w:rFonts w:ascii="Times New Roman" w:eastAsiaTheme="minorEastAsia" w:hAnsi="Times New Roman"/>
          <w:bCs w:val="0"/>
          <w:caps w:val="0"/>
          <w:lang w:val="en-US"/>
        </w:rPr>
        <w:t>UX-Estimator</w:t>
      </w:r>
      <w:r w:rsidRPr="003B7F0D">
        <w:rPr>
          <w:rFonts w:ascii="Times New Roman" w:eastAsiaTheme="minorEastAsia" w:hAnsi="Times New Roman"/>
          <w:bCs w:val="0"/>
          <w:caps w:val="0"/>
          <w:lang w:val="en-US"/>
        </w:rPr>
        <w:t xml:space="preserve">). The final step was to validate that </w:t>
      </w:r>
      <w:r w:rsidR="00B21901" w:rsidRPr="00B21901">
        <w:rPr>
          <w:rFonts w:ascii="Times New Roman" w:eastAsiaTheme="minorEastAsia" w:hAnsi="Times New Roman"/>
          <w:bCs w:val="0"/>
          <w:caps w:val="0"/>
          <w:lang w:val="en-US"/>
        </w:rPr>
        <w:t>UX-Estimator</w:t>
      </w:r>
      <w:r w:rsidRPr="003B7F0D">
        <w:rPr>
          <w:rFonts w:ascii="Times New Roman" w:eastAsiaTheme="minorEastAsia" w:hAnsi="Times New Roman"/>
          <w:bCs w:val="0"/>
          <w:caps w:val="0"/>
          <w:lang w:val="en-US"/>
        </w:rPr>
        <w:t>.</w:t>
      </w:r>
    </w:p>
    <w:p w14:paraId="11CAC4BA" w14:textId="1F6169AF" w:rsidR="00983BEC" w:rsidRPr="00AA5BA2" w:rsidRDefault="00983BEC" w:rsidP="00C443F7">
      <w:pPr>
        <w:pStyle w:val="CCISHeading"/>
        <w:spacing w:line="276" w:lineRule="auto"/>
        <w:ind w:firstLine="284"/>
        <w:jc w:val="both"/>
        <w:rPr>
          <w:rFonts w:ascii="Times New Roman" w:eastAsiaTheme="minorEastAsia" w:hAnsi="Times New Roman"/>
          <w:b w:val="0"/>
          <w:i/>
          <w:iCs/>
          <w:caps w:val="0"/>
          <w:highlight w:val="yellow"/>
          <w:lang w:val="en-US"/>
        </w:rPr>
      </w:pPr>
      <w:r w:rsidRPr="00AA5BA2">
        <w:rPr>
          <w:rFonts w:ascii="Times New Roman" w:eastAsiaTheme="minorEastAsia" w:hAnsi="Times New Roman"/>
          <w:b w:val="0"/>
          <w:i/>
          <w:iCs/>
          <w:caps w:val="0"/>
          <w:highlight w:val="yellow"/>
          <w:lang w:val="en-US"/>
        </w:rPr>
        <w:t>Results.</w:t>
      </w:r>
      <w:r w:rsidR="003A043F" w:rsidRPr="003A043F">
        <w:rPr>
          <w:rFonts w:ascii="Times New Roman" w:eastAsiaTheme="minorEastAsia" w:hAnsi="Times New Roman"/>
          <w:b w:val="0"/>
          <w:caps w:val="0"/>
          <w:lang w:val="en-US"/>
        </w:rPr>
        <w:t xml:space="preserve">………………………………………………………………………………………………………………………………………………………………………………………………………………………………………………………………………………………… ………………………………………………………………………………………………… ………………………………………………………………………………………………… </w:t>
      </w:r>
    </w:p>
    <w:p w14:paraId="3B2DE2A3" w14:textId="77201A37" w:rsidR="003A043F" w:rsidRPr="00AA5BA2" w:rsidRDefault="00983BEC" w:rsidP="00C443F7">
      <w:pPr>
        <w:pStyle w:val="CCISHeading"/>
        <w:spacing w:line="276" w:lineRule="auto"/>
        <w:ind w:firstLine="284"/>
        <w:jc w:val="both"/>
        <w:rPr>
          <w:rFonts w:ascii="Times New Roman" w:eastAsiaTheme="minorEastAsia" w:hAnsi="Times New Roman"/>
          <w:b w:val="0"/>
          <w:i/>
          <w:iCs/>
          <w:caps w:val="0"/>
          <w:highlight w:val="yellow"/>
          <w:lang w:val="en-US"/>
        </w:rPr>
      </w:pPr>
      <w:r w:rsidRPr="00AA5BA2">
        <w:rPr>
          <w:rFonts w:ascii="Times New Roman" w:eastAsiaTheme="minorEastAsia" w:hAnsi="Times New Roman"/>
          <w:b w:val="0"/>
          <w:i/>
          <w:iCs/>
          <w:caps w:val="0"/>
          <w:highlight w:val="yellow"/>
          <w:lang w:val="en-US"/>
        </w:rPr>
        <w:t>Conclusion.</w:t>
      </w:r>
      <w:r w:rsidR="003A043F" w:rsidRPr="003A043F">
        <w:rPr>
          <w:rFonts w:ascii="Times New Roman" w:eastAsiaTheme="minorEastAsia" w:hAnsi="Times New Roman"/>
          <w:b w:val="0"/>
          <w:caps w:val="0"/>
          <w:lang w:val="en-US"/>
        </w:rPr>
        <w:t xml:space="preserve">…………………………………………………………………………………………………………………………………………………………………………………………………………………………………………………………………………………… ………………………………………………………………………………………………… ………………………………………………………………………………………………… </w:t>
      </w:r>
    </w:p>
    <w:p w14:paraId="6840699A" w14:textId="6A5C543D" w:rsidR="00983BEC" w:rsidRPr="006D0D27" w:rsidRDefault="00983BEC" w:rsidP="003A043F">
      <w:pPr>
        <w:pStyle w:val="CCISHeading"/>
        <w:spacing w:line="276" w:lineRule="auto"/>
        <w:ind w:firstLine="567"/>
        <w:jc w:val="both"/>
        <w:rPr>
          <w:rFonts w:ascii="Times New Roman" w:hAnsi="Times New Roman"/>
          <w:lang w:val="en-US"/>
        </w:rPr>
      </w:pPr>
      <w:r w:rsidRPr="00806BC7">
        <w:rPr>
          <w:rFonts w:ascii="Times New Roman" w:hAnsi="Times New Roman"/>
        </w:rPr>
        <w:t>Keywords</w:t>
      </w:r>
    </w:p>
    <w:p w14:paraId="0A72122A" w14:textId="7EA4A49D" w:rsidR="00983BEC" w:rsidRPr="00806BC7" w:rsidRDefault="00983BEC" w:rsidP="003A043F">
      <w:pPr>
        <w:pStyle w:val="CCISNormal"/>
        <w:rPr>
          <w:rFonts w:ascii="Times New Roman" w:hAnsi="Times New Roman" w:cs="Times New Roman"/>
        </w:rPr>
      </w:pPr>
      <w:r w:rsidRPr="00881761">
        <w:rPr>
          <w:rFonts w:ascii="Times New Roman" w:hAnsi="Times New Roman" w:cs="Times New Roman"/>
        </w:rPr>
        <w:t>User Experience, Agile, Agile Software Development, Agile UX Integration, Practitioners</w:t>
      </w:r>
      <w:r w:rsidRPr="00806BC7">
        <w:rPr>
          <w:rFonts w:ascii="Times New Roman" w:hAnsi="Times New Roman" w:cs="Times New Roman"/>
        </w:rPr>
        <w:t xml:space="preserve">. </w:t>
      </w:r>
      <w:r w:rsidRPr="00806BC7">
        <w:rPr>
          <w:rFonts w:ascii="Times New Roman" w:hAnsi="Times New Roman" w:cs="Times New Roman"/>
        </w:rPr>
        <w:br w:type="page"/>
      </w:r>
    </w:p>
    <w:p w14:paraId="552F8D61" w14:textId="77777777" w:rsidR="00983BEC" w:rsidRPr="00806BC7" w:rsidRDefault="00983BEC" w:rsidP="00983BEC">
      <w:pPr>
        <w:spacing w:line="480" w:lineRule="auto"/>
        <w:jc w:val="center"/>
        <w:rPr>
          <w:rFonts w:ascii="Times New Roman" w:hAnsi="Times New Roman" w:cs="Times New Roman"/>
          <w:b/>
          <w:sz w:val="28"/>
          <w:szCs w:val="28"/>
        </w:rPr>
      </w:pPr>
      <w:r w:rsidRPr="00806BC7">
        <w:rPr>
          <w:rFonts w:ascii="Times New Roman" w:hAnsi="Times New Roman" w:cs="Times New Roman"/>
          <w:b/>
          <w:sz w:val="28"/>
          <w:szCs w:val="28"/>
        </w:rPr>
        <w:lastRenderedPageBreak/>
        <w:t>ACKNOWLEDGEMENTS (optional)</w:t>
      </w:r>
    </w:p>
    <w:p w14:paraId="1C4F9DF4" w14:textId="77777777" w:rsidR="00983BEC" w:rsidRPr="00806BC7" w:rsidRDefault="00983BEC" w:rsidP="00983BEC">
      <w:pPr>
        <w:spacing w:line="480" w:lineRule="auto"/>
        <w:rPr>
          <w:rFonts w:ascii="Times New Roman" w:hAnsi="Times New Roman" w:cs="Times New Roman"/>
          <w:iCs/>
          <w:sz w:val="24"/>
          <w:szCs w:val="24"/>
        </w:rPr>
      </w:pPr>
      <w:r w:rsidRPr="00806BC7">
        <w:rPr>
          <w:rFonts w:ascii="Times New Roman" w:hAnsi="Times New Roman" w:cs="Times New Roman"/>
          <w:iCs/>
          <w:sz w:val="24"/>
          <w:szCs w:val="24"/>
          <w:highlight w:val="yellow"/>
        </w:rPr>
        <w:t>(Sample Wording)</w:t>
      </w:r>
    </w:p>
    <w:p w14:paraId="356B59B5" w14:textId="77777777" w:rsidR="00983BEC" w:rsidRDefault="00983BEC" w:rsidP="00983BEC">
      <w:pPr>
        <w:spacing w:line="480" w:lineRule="auto"/>
        <w:rPr>
          <w:rFonts w:ascii="Times New Roman" w:hAnsi="Times New Roman" w:cs="Times New Roman"/>
          <w:iCs/>
          <w:sz w:val="24"/>
          <w:szCs w:val="24"/>
        </w:rPr>
      </w:pPr>
      <w:r w:rsidRPr="00806BC7">
        <w:rPr>
          <w:rFonts w:ascii="Times New Roman" w:hAnsi="Times New Roman" w:cs="Times New Roman"/>
          <w:iCs/>
          <w:sz w:val="24"/>
          <w:szCs w:val="24"/>
        </w:rPr>
        <w:t xml:space="preserve"> I would like to thank my committee chair, Dr. Smith, and my committee members, Dr. Jones, Dr. Morton, Dr. Anderson, and Professor Benner, for their guidance and support throughout the course of this research.</w:t>
      </w:r>
    </w:p>
    <w:p w14:paraId="725D33D7" w14:textId="77777777" w:rsidR="00983BEC" w:rsidRPr="00806BC7" w:rsidRDefault="00983BEC" w:rsidP="00983BEC">
      <w:pPr>
        <w:spacing w:line="480" w:lineRule="auto"/>
        <w:rPr>
          <w:rFonts w:ascii="Times New Roman" w:hAnsi="Times New Roman" w:cs="Times New Roman"/>
          <w:iCs/>
          <w:sz w:val="24"/>
          <w:szCs w:val="24"/>
        </w:rPr>
      </w:pPr>
    </w:p>
    <w:p w14:paraId="7C9ABD0E" w14:textId="77777777" w:rsidR="00983BEC" w:rsidRPr="00806BC7" w:rsidRDefault="00983BEC" w:rsidP="00983BEC">
      <w:pPr>
        <w:spacing w:line="480" w:lineRule="auto"/>
        <w:rPr>
          <w:rFonts w:ascii="Times New Roman" w:hAnsi="Times New Roman" w:cs="Times New Roman"/>
          <w:sz w:val="24"/>
          <w:szCs w:val="24"/>
        </w:rPr>
      </w:pPr>
    </w:p>
    <w:p w14:paraId="5753CF53" w14:textId="77777777" w:rsidR="00983BEC" w:rsidRPr="00806BC7" w:rsidRDefault="00983BEC" w:rsidP="00983BEC">
      <w:pPr>
        <w:spacing w:line="480" w:lineRule="auto"/>
        <w:rPr>
          <w:rFonts w:ascii="Times New Roman" w:hAnsi="Times New Roman" w:cs="Times New Roman"/>
          <w:sz w:val="24"/>
          <w:szCs w:val="24"/>
        </w:rPr>
      </w:pPr>
    </w:p>
    <w:p w14:paraId="45458C20" w14:textId="77777777" w:rsidR="00983BEC" w:rsidRPr="00806BC7" w:rsidRDefault="00983BEC" w:rsidP="00983BEC">
      <w:pPr>
        <w:spacing w:line="480" w:lineRule="auto"/>
        <w:rPr>
          <w:rFonts w:ascii="Times New Roman" w:hAnsi="Times New Roman" w:cs="Times New Roman"/>
          <w:sz w:val="24"/>
          <w:szCs w:val="24"/>
        </w:rPr>
      </w:pPr>
    </w:p>
    <w:p w14:paraId="181D93D3" w14:textId="77777777" w:rsidR="00983BEC" w:rsidRPr="00806BC7" w:rsidRDefault="00983BEC" w:rsidP="00983BEC">
      <w:pPr>
        <w:spacing w:line="480" w:lineRule="auto"/>
        <w:rPr>
          <w:rFonts w:ascii="Times New Roman" w:hAnsi="Times New Roman" w:cs="Times New Roman"/>
          <w:sz w:val="24"/>
          <w:szCs w:val="24"/>
        </w:rPr>
      </w:pPr>
    </w:p>
    <w:p w14:paraId="41BCC438" w14:textId="77777777" w:rsidR="00983BEC" w:rsidRPr="00806BC7" w:rsidRDefault="00983BEC" w:rsidP="00983BEC">
      <w:pPr>
        <w:spacing w:line="480" w:lineRule="auto"/>
        <w:rPr>
          <w:rFonts w:ascii="Times New Roman" w:hAnsi="Times New Roman" w:cs="Times New Roman"/>
          <w:sz w:val="24"/>
          <w:szCs w:val="24"/>
        </w:rPr>
      </w:pPr>
    </w:p>
    <w:p w14:paraId="01C06586" w14:textId="77777777" w:rsidR="00983BEC" w:rsidRPr="00806BC7" w:rsidRDefault="00983BEC" w:rsidP="00983BEC">
      <w:pPr>
        <w:spacing w:line="480" w:lineRule="auto"/>
        <w:rPr>
          <w:rFonts w:ascii="Times New Roman" w:hAnsi="Times New Roman" w:cs="Times New Roman"/>
          <w:sz w:val="24"/>
          <w:szCs w:val="24"/>
        </w:rPr>
      </w:pPr>
    </w:p>
    <w:p w14:paraId="4D037C9A" w14:textId="77777777" w:rsidR="00983BEC" w:rsidRPr="00806BC7" w:rsidRDefault="00983BEC" w:rsidP="00983BEC">
      <w:pPr>
        <w:spacing w:line="480" w:lineRule="auto"/>
        <w:rPr>
          <w:rFonts w:ascii="Times New Roman" w:hAnsi="Times New Roman" w:cs="Times New Roman"/>
          <w:sz w:val="24"/>
          <w:szCs w:val="24"/>
        </w:rPr>
      </w:pPr>
    </w:p>
    <w:p w14:paraId="19CFFF42" w14:textId="77777777" w:rsidR="00983BEC" w:rsidRPr="00806BC7" w:rsidRDefault="00983BEC" w:rsidP="00983BEC">
      <w:pPr>
        <w:spacing w:line="480" w:lineRule="auto"/>
        <w:rPr>
          <w:rFonts w:ascii="Times New Roman" w:hAnsi="Times New Roman" w:cs="Times New Roman"/>
          <w:sz w:val="24"/>
          <w:szCs w:val="24"/>
        </w:rPr>
      </w:pPr>
    </w:p>
    <w:p w14:paraId="5B805341" w14:textId="77777777" w:rsidR="00983BEC" w:rsidRPr="00806BC7" w:rsidRDefault="00983BEC" w:rsidP="00983BEC">
      <w:pPr>
        <w:spacing w:line="480" w:lineRule="auto"/>
        <w:rPr>
          <w:rFonts w:ascii="Times New Roman" w:hAnsi="Times New Roman" w:cs="Times New Roman"/>
          <w:sz w:val="24"/>
          <w:szCs w:val="24"/>
        </w:rPr>
      </w:pPr>
    </w:p>
    <w:p w14:paraId="6506BB01" w14:textId="77777777" w:rsidR="00983BEC" w:rsidRPr="00806BC7" w:rsidRDefault="00983BEC" w:rsidP="00983BEC">
      <w:pPr>
        <w:spacing w:line="480" w:lineRule="auto"/>
        <w:rPr>
          <w:rFonts w:ascii="Times New Roman" w:hAnsi="Times New Roman" w:cs="Times New Roman"/>
          <w:sz w:val="24"/>
          <w:szCs w:val="24"/>
        </w:rPr>
      </w:pPr>
    </w:p>
    <w:p w14:paraId="4E40FFC3" w14:textId="77777777" w:rsidR="00983BEC" w:rsidRDefault="00983BEC" w:rsidP="00983BEC">
      <w:pPr>
        <w:spacing w:line="480" w:lineRule="auto"/>
        <w:rPr>
          <w:rFonts w:ascii="Times New Roman" w:hAnsi="Times New Roman" w:cs="Times New Roman"/>
          <w:sz w:val="24"/>
          <w:szCs w:val="24"/>
        </w:rPr>
      </w:pPr>
    </w:p>
    <w:p w14:paraId="4F9E402F" w14:textId="2C55822B" w:rsidR="00983BEC" w:rsidRPr="00983BEC" w:rsidRDefault="00983BEC" w:rsidP="00983BEC">
      <w:pPr>
        <w:spacing w:after="0" w:line="240" w:lineRule="auto"/>
        <w:rPr>
          <w:rFonts w:ascii="Times New Roman" w:eastAsiaTheme="minorEastAsia" w:hAnsi="Times New Roman"/>
          <w:sz w:val="24"/>
          <w:szCs w:val="24"/>
        </w:rPr>
      </w:pPr>
      <w:r>
        <w:rPr>
          <w:rFonts w:ascii="Times New Roman" w:eastAsiaTheme="minorEastAsia" w:hAnsi="Times New Roman"/>
          <w:b/>
          <w:bCs/>
          <w:sz w:val="24"/>
          <w:szCs w:val="24"/>
        </w:rPr>
        <w:br w:type="page"/>
      </w:r>
    </w:p>
    <w:sdt>
      <w:sdtPr>
        <w:rPr>
          <w:rFonts w:ascii="Times New Roman" w:eastAsiaTheme="minorEastAsia" w:hAnsi="Times New Roman" w:cs="Arial"/>
          <w:b w:val="0"/>
          <w:bCs w:val="0"/>
          <w:color w:val="auto"/>
          <w:sz w:val="24"/>
          <w:szCs w:val="24"/>
          <w:lang w:eastAsia="en-US"/>
        </w:rPr>
        <w:id w:val="-508763222"/>
        <w:docPartObj>
          <w:docPartGallery w:val="Table of Contents"/>
          <w:docPartUnique/>
        </w:docPartObj>
      </w:sdtPr>
      <w:sdtEndPr>
        <w:rPr>
          <w:rFonts w:eastAsia="Calibri"/>
          <w:noProof/>
          <w:sz w:val="22"/>
          <w:szCs w:val="22"/>
        </w:rPr>
      </w:sdtEndPr>
      <w:sdtContent>
        <w:sdt>
          <w:sdtPr>
            <w:rPr>
              <w:rFonts w:ascii="Calibri" w:eastAsia="Calibri" w:hAnsi="Calibri" w:cs="Arial"/>
              <w:b w:val="0"/>
              <w:bCs w:val="0"/>
              <w:color w:val="auto"/>
              <w:sz w:val="22"/>
              <w:szCs w:val="22"/>
              <w:lang w:eastAsia="en-US"/>
            </w:rPr>
            <w:id w:val="-1046518383"/>
            <w:docPartObj>
              <w:docPartGallery w:val="Table of Contents"/>
              <w:docPartUnique/>
            </w:docPartObj>
          </w:sdtPr>
          <w:sdtEndPr>
            <w:rPr>
              <w:noProof/>
            </w:rPr>
          </w:sdtEndPr>
          <w:sdtContent>
            <w:p w14:paraId="2E2302B2" w14:textId="6D1060DC" w:rsidR="00983BEC" w:rsidRDefault="00983BEC" w:rsidP="00983BEC">
              <w:pPr>
                <w:pStyle w:val="TOCHeading"/>
              </w:pPr>
              <w:r>
                <w:t>Table of Contents</w:t>
              </w:r>
            </w:p>
            <w:p w14:paraId="754A1BF6" w14:textId="76455D56" w:rsidR="00372BE7" w:rsidRDefault="00983BEC">
              <w:pPr>
                <w:pStyle w:val="TOC1"/>
                <w:rPr>
                  <w:rFonts w:eastAsiaTheme="minorEastAsia" w:cstheme="minorBidi"/>
                  <w:b w:val="0"/>
                  <w:bCs w:val="0"/>
                  <w:i w:val="0"/>
                  <w:iCs w:val="0"/>
                  <w:szCs w:val="24"/>
                </w:rPr>
              </w:pPr>
              <w:r>
                <w:fldChar w:fldCharType="begin"/>
              </w:r>
              <w:r>
                <w:instrText xml:space="preserve"> TOC \o "1-3" \h \z \u </w:instrText>
              </w:r>
              <w:r>
                <w:fldChar w:fldCharType="separate"/>
              </w:r>
              <w:hyperlink w:anchor="_Toc126833860" w:history="1">
                <w:r w:rsidR="00372BE7" w:rsidRPr="000132F5">
                  <w:rPr>
                    <w:rStyle w:val="Hyperlink"/>
                    <w:rFonts w:ascii="Times New Roman" w:eastAsiaTheme="majorEastAsia" w:hAnsi="Times New Roman" w:cs="Times New Roman"/>
                    <w:noProof/>
                  </w:rPr>
                  <w:t>Chapter 1</w:t>
                </w:r>
                <w:r w:rsidR="00372BE7">
                  <w:rPr>
                    <w:noProof/>
                    <w:webHidden/>
                  </w:rPr>
                  <w:tab/>
                </w:r>
                <w:r w:rsidR="00372BE7">
                  <w:rPr>
                    <w:noProof/>
                    <w:webHidden/>
                  </w:rPr>
                  <w:fldChar w:fldCharType="begin"/>
                </w:r>
                <w:r w:rsidR="00372BE7">
                  <w:rPr>
                    <w:noProof/>
                    <w:webHidden/>
                  </w:rPr>
                  <w:instrText xml:space="preserve"> PAGEREF _Toc126833860 \h </w:instrText>
                </w:r>
                <w:r w:rsidR="00372BE7">
                  <w:rPr>
                    <w:noProof/>
                    <w:webHidden/>
                  </w:rPr>
                </w:r>
                <w:r w:rsidR="00372BE7">
                  <w:rPr>
                    <w:noProof/>
                    <w:webHidden/>
                  </w:rPr>
                  <w:fldChar w:fldCharType="separate"/>
                </w:r>
                <w:r w:rsidR="00372BE7">
                  <w:rPr>
                    <w:noProof/>
                    <w:webHidden/>
                  </w:rPr>
                  <w:t>9</w:t>
                </w:r>
                <w:r w:rsidR="00372BE7">
                  <w:rPr>
                    <w:noProof/>
                    <w:webHidden/>
                  </w:rPr>
                  <w:fldChar w:fldCharType="end"/>
                </w:r>
              </w:hyperlink>
            </w:p>
            <w:p w14:paraId="371F9677" w14:textId="041B858B" w:rsidR="00372BE7" w:rsidRDefault="00000000">
              <w:pPr>
                <w:pStyle w:val="TOC1"/>
                <w:rPr>
                  <w:rFonts w:eastAsiaTheme="minorEastAsia" w:cstheme="minorBidi"/>
                  <w:b w:val="0"/>
                  <w:bCs w:val="0"/>
                  <w:i w:val="0"/>
                  <w:iCs w:val="0"/>
                  <w:szCs w:val="24"/>
                </w:rPr>
              </w:pPr>
              <w:hyperlink w:anchor="_Toc126833861" w:history="1">
                <w:r w:rsidR="00372BE7" w:rsidRPr="000132F5">
                  <w:rPr>
                    <w:rStyle w:val="Hyperlink"/>
                    <w:rFonts w:ascii="Times New Roman" w:eastAsiaTheme="majorEastAsia" w:hAnsi="Times New Roman" w:cs="Times New Roman"/>
                    <w:noProof/>
                  </w:rPr>
                  <w:t>Introduction</w:t>
                </w:r>
                <w:r w:rsidR="00372BE7">
                  <w:rPr>
                    <w:noProof/>
                    <w:webHidden/>
                  </w:rPr>
                  <w:tab/>
                </w:r>
                <w:r w:rsidR="00372BE7">
                  <w:rPr>
                    <w:noProof/>
                    <w:webHidden/>
                  </w:rPr>
                  <w:fldChar w:fldCharType="begin"/>
                </w:r>
                <w:r w:rsidR="00372BE7">
                  <w:rPr>
                    <w:noProof/>
                    <w:webHidden/>
                  </w:rPr>
                  <w:instrText xml:space="preserve"> PAGEREF _Toc126833861 \h </w:instrText>
                </w:r>
                <w:r w:rsidR="00372BE7">
                  <w:rPr>
                    <w:noProof/>
                    <w:webHidden/>
                  </w:rPr>
                </w:r>
                <w:r w:rsidR="00372BE7">
                  <w:rPr>
                    <w:noProof/>
                    <w:webHidden/>
                  </w:rPr>
                  <w:fldChar w:fldCharType="separate"/>
                </w:r>
                <w:r w:rsidR="00372BE7">
                  <w:rPr>
                    <w:noProof/>
                    <w:webHidden/>
                  </w:rPr>
                  <w:t>9</w:t>
                </w:r>
                <w:r w:rsidR="00372BE7">
                  <w:rPr>
                    <w:noProof/>
                    <w:webHidden/>
                  </w:rPr>
                  <w:fldChar w:fldCharType="end"/>
                </w:r>
              </w:hyperlink>
            </w:p>
            <w:p w14:paraId="51DC34DC" w14:textId="77F3C6BE" w:rsidR="00372BE7" w:rsidRDefault="00000000">
              <w:pPr>
                <w:pStyle w:val="TOC2"/>
                <w:tabs>
                  <w:tab w:val="left" w:pos="960"/>
                  <w:tab w:val="right" w:leader="dot" w:pos="9089"/>
                </w:tabs>
                <w:rPr>
                  <w:rFonts w:eastAsiaTheme="minorEastAsia" w:cstheme="minorBidi"/>
                  <w:b w:val="0"/>
                  <w:bCs w:val="0"/>
                  <w:sz w:val="24"/>
                  <w:szCs w:val="24"/>
                </w:rPr>
              </w:pPr>
              <w:hyperlink w:anchor="_Toc126833862" w:history="1">
                <w:r w:rsidR="00372BE7" w:rsidRPr="000132F5">
                  <w:rPr>
                    <w:rStyle w:val="Hyperlink"/>
                    <w:rFonts w:ascii="Times New Roman" w:hAnsi="Times New Roman" w:cs="Times New Roman"/>
                    <w:noProof/>
                  </w:rPr>
                  <w:t>1.1</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Problem Definition</w:t>
                </w:r>
                <w:r w:rsidR="00372BE7">
                  <w:rPr>
                    <w:noProof/>
                    <w:webHidden/>
                  </w:rPr>
                  <w:tab/>
                </w:r>
                <w:r w:rsidR="00372BE7">
                  <w:rPr>
                    <w:noProof/>
                    <w:webHidden/>
                  </w:rPr>
                  <w:fldChar w:fldCharType="begin"/>
                </w:r>
                <w:r w:rsidR="00372BE7">
                  <w:rPr>
                    <w:noProof/>
                    <w:webHidden/>
                  </w:rPr>
                  <w:instrText xml:space="preserve"> PAGEREF _Toc126833862 \h </w:instrText>
                </w:r>
                <w:r w:rsidR="00372BE7">
                  <w:rPr>
                    <w:noProof/>
                    <w:webHidden/>
                  </w:rPr>
                </w:r>
                <w:r w:rsidR="00372BE7">
                  <w:rPr>
                    <w:noProof/>
                    <w:webHidden/>
                  </w:rPr>
                  <w:fldChar w:fldCharType="separate"/>
                </w:r>
                <w:r w:rsidR="00372BE7">
                  <w:rPr>
                    <w:noProof/>
                    <w:webHidden/>
                  </w:rPr>
                  <w:t>10</w:t>
                </w:r>
                <w:r w:rsidR="00372BE7">
                  <w:rPr>
                    <w:noProof/>
                    <w:webHidden/>
                  </w:rPr>
                  <w:fldChar w:fldCharType="end"/>
                </w:r>
              </w:hyperlink>
            </w:p>
            <w:p w14:paraId="07E4CFC4" w14:textId="7E930D3A" w:rsidR="00372BE7" w:rsidRDefault="00000000">
              <w:pPr>
                <w:pStyle w:val="TOC2"/>
                <w:tabs>
                  <w:tab w:val="left" w:pos="960"/>
                  <w:tab w:val="right" w:leader="dot" w:pos="9089"/>
                </w:tabs>
                <w:rPr>
                  <w:rFonts w:eastAsiaTheme="minorEastAsia" w:cstheme="minorBidi"/>
                  <w:b w:val="0"/>
                  <w:bCs w:val="0"/>
                  <w:sz w:val="24"/>
                  <w:szCs w:val="24"/>
                </w:rPr>
              </w:pPr>
              <w:hyperlink w:anchor="_Toc126833863" w:history="1">
                <w:r w:rsidR="00372BE7" w:rsidRPr="000132F5">
                  <w:rPr>
                    <w:rStyle w:val="Hyperlink"/>
                    <w:rFonts w:ascii="Times New Roman" w:hAnsi="Times New Roman" w:cs="Times New Roman"/>
                    <w:noProof/>
                  </w:rPr>
                  <w:t>1.2</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Objectives and Research Questions</w:t>
                </w:r>
                <w:r w:rsidR="00372BE7">
                  <w:rPr>
                    <w:noProof/>
                    <w:webHidden/>
                  </w:rPr>
                  <w:tab/>
                </w:r>
                <w:r w:rsidR="00372BE7">
                  <w:rPr>
                    <w:noProof/>
                    <w:webHidden/>
                  </w:rPr>
                  <w:fldChar w:fldCharType="begin"/>
                </w:r>
                <w:r w:rsidR="00372BE7">
                  <w:rPr>
                    <w:noProof/>
                    <w:webHidden/>
                  </w:rPr>
                  <w:instrText xml:space="preserve"> PAGEREF _Toc126833863 \h </w:instrText>
                </w:r>
                <w:r w:rsidR="00372BE7">
                  <w:rPr>
                    <w:noProof/>
                    <w:webHidden/>
                  </w:rPr>
                </w:r>
                <w:r w:rsidR="00372BE7">
                  <w:rPr>
                    <w:noProof/>
                    <w:webHidden/>
                  </w:rPr>
                  <w:fldChar w:fldCharType="separate"/>
                </w:r>
                <w:r w:rsidR="00372BE7">
                  <w:rPr>
                    <w:noProof/>
                    <w:webHidden/>
                  </w:rPr>
                  <w:t>13</w:t>
                </w:r>
                <w:r w:rsidR="00372BE7">
                  <w:rPr>
                    <w:noProof/>
                    <w:webHidden/>
                  </w:rPr>
                  <w:fldChar w:fldCharType="end"/>
                </w:r>
              </w:hyperlink>
            </w:p>
            <w:p w14:paraId="70033EA2" w14:textId="4D33C394" w:rsidR="00372BE7" w:rsidRDefault="00000000">
              <w:pPr>
                <w:pStyle w:val="TOC2"/>
                <w:tabs>
                  <w:tab w:val="left" w:pos="960"/>
                  <w:tab w:val="right" w:leader="dot" w:pos="9089"/>
                </w:tabs>
                <w:rPr>
                  <w:rFonts w:eastAsiaTheme="minorEastAsia" w:cstheme="minorBidi"/>
                  <w:b w:val="0"/>
                  <w:bCs w:val="0"/>
                  <w:sz w:val="24"/>
                  <w:szCs w:val="24"/>
                </w:rPr>
              </w:pPr>
              <w:hyperlink w:anchor="_Toc126833864" w:history="1">
                <w:r w:rsidR="00372BE7" w:rsidRPr="000132F5">
                  <w:rPr>
                    <w:rStyle w:val="Hyperlink"/>
                    <w:rFonts w:ascii="Times New Roman" w:hAnsi="Times New Roman" w:cs="Times New Roman"/>
                    <w:noProof/>
                  </w:rPr>
                  <w:t>1.3</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Relevance to the Department</w:t>
                </w:r>
                <w:r w:rsidR="00372BE7">
                  <w:rPr>
                    <w:noProof/>
                    <w:webHidden/>
                  </w:rPr>
                  <w:tab/>
                </w:r>
                <w:r w:rsidR="00372BE7">
                  <w:rPr>
                    <w:noProof/>
                    <w:webHidden/>
                  </w:rPr>
                  <w:fldChar w:fldCharType="begin"/>
                </w:r>
                <w:r w:rsidR="00372BE7">
                  <w:rPr>
                    <w:noProof/>
                    <w:webHidden/>
                  </w:rPr>
                  <w:instrText xml:space="preserve"> PAGEREF _Toc126833864 \h </w:instrText>
                </w:r>
                <w:r w:rsidR="00372BE7">
                  <w:rPr>
                    <w:noProof/>
                    <w:webHidden/>
                  </w:rPr>
                </w:r>
                <w:r w:rsidR="00372BE7">
                  <w:rPr>
                    <w:noProof/>
                    <w:webHidden/>
                  </w:rPr>
                  <w:fldChar w:fldCharType="separate"/>
                </w:r>
                <w:r w:rsidR="00372BE7">
                  <w:rPr>
                    <w:noProof/>
                    <w:webHidden/>
                  </w:rPr>
                  <w:t>13</w:t>
                </w:r>
                <w:r w:rsidR="00372BE7">
                  <w:rPr>
                    <w:noProof/>
                    <w:webHidden/>
                  </w:rPr>
                  <w:fldChar w:fldCharType="end"/>
                </w:r>
              </w:hyperlink>
            </w:p>
            <w:p w14:paraId="4786C20A" w14:textId="63FEC5EA" w:rsidR="00372BE7" w:rsidRDefault="00000000">
              <w:pPr>
                <w:pStyle w:val="TOC1"/>
                <w:rPr>
                  <w:rFonts w:eastAsiaTheme="minorEastAsia" w:cstheme="minorBidi"/>
                  <w:b w:val="0"/>
                  <w:bCs w:val="0"/>
                  <w:i w:val="0"/>
                  <w:iCs w:val="0"/>
                  <w:szCs w:val="24"/>
                </w:rPr>
              </w:pPr>
              <w:hyperlink w:anchor="_Toc126833865" w:history="1">
                <w:r w:rsidR="00372BE7" w:rsidRPr="000132F5">
                  <w:rPr>
                    <w:rStyle w:val="Hyperlink"/>
                    <w:rFonts w:ascii="Times New Roman" w:eastAsiaTheme="majorEastAsia" w:hAnsi="Times New Roman" w:cs="Times New Roman"/>
                    <w:noProof/>
                  </w:rPr>
                  <w:t>Chapter 2</w:t>
                </w:r>
                <w:r w:rsidR="00372BE7">
                  <w:rPr>
                    <w:noProof/>
                    <w:webHidden/>
                  </w:rPr>
                  <w:tab/>
                </w:r>
                <w:r w:rsidR="00372BE7">
                  <w:rPr>
                    <w:noProof/>
                    <w:webHidden/>
                  </w:rPr>
                  <w:fldChar w:fldCharType="begin"/>
                </w:r>
                <w:r w:rsidR="00372BE7">
                  <w:rPr>
                    <w:noProof/>
                    <w:webHidden/>
                  </w:rPr>
                  <w:instrText xml:space="preserve"> PAGEREF _Toc126833865 \h </w:instrText>
                </w:r>
                <w:r w:rsidR="00372BE7">
                  <w:rPr>
                    <w:noProof/>
                    <w:webHidden/>
                  </w:rPr>
                </w:r>
                <w:r w:rsidR="00372BE7">
                  <w:rPr>
                    <w:noProof/>
                    <w:webHidden/>
                  </w:rPr>
                  <w:fldChar w:fldCharType="separate"/>
                </w:r>
                <w:r w:rsidR="00372BE7">
                  <w:rPr>
                    <w:noProof/>
                    <w:webHidden/>
                  </w:rPr>
                  <w:t>14</w:t>
                </w:r>
                <w:r w:rsidR="00372BE7">
                  <w:rPr>
                    <w:noProof/>
                    <w:webHidden/>
                  </w:rPr>
                  <w:fldChar w:fldCharType="end"/>
                </w:r>
              </w:hyperlink>
            </w:p>
            <w:p w14:paraId="17CED6C5" w14:textId="2B531FD2" w:rsidR="00372BE7" w:rsidRDefault="00000000">
              <w:pPr>
                <w:pStyle w:val="TOC1"/>
                <w:rPr>
                  <w:rFonts w:eastAsiaTheme="minorEastAsia" w:cstheme="minorBidi"/>
                  <w:b w:val="0"/>
                  <w:bCs w:val="0"/>
                  <w:i w:val="0"/>
                  <w:iCs w:val="0"/>
                  <w:szCs w:val="24"/>
                </w:rPr>
              </w:pPr>
              <w:hyperlink w:anchor="_Toc126833866" w:history="1">
                <w:r w:rsidR="00372BE7" w:rsidRPr="000132F5">
                  <w:rPr>
                    <w:rStyle w:val="Hyperlink"/>
                    <w:rFonts w:ascii="Times New Roman" w:eastAsiaTheme="majorEastAsia" w:hAnsi="Times New Roman" w:cs="Times New Roman"/>
                    <w:noProof/>
                  </w:rPr>
                  <w:t>Background, Related Work and Plan</w:t>
                </w:r>
                <w:r w:rsidR="00372BE7">
                  <w:rPr>
                    <w:noProof/>
                    <w:webHidden/>
                  </w:rPr>
                  <w:tab/>
                </w:r>
                <w:r w:rsidR="00372BE7">
                  <w:rPr>
                    <w:noProof/>
                    <w:webHidden/>
                  </w:rPr>
                  <w:fldChar w:fldCharType="begin"/>
                </w:r>
                <w:r w:rsidR="00372BE7">
                  <w:rPr>
                    <w:noProof/>
                    <w:webHidden/>
                  </w:rPr>
                  <w:instrText xml:space="preserve"> PAGEREF _Toc126833866 \h </w:instrText>
                </w:r>
                <w:r w:rsidR="00372BE7">
                  <w:rPr>
                    <w:noProof/>
                    <w:webHidden/>
                  </w:rPr>
                </w:r>
                <w:r w:rsidR="00372BE7">
                  <w:rPr>
                    <w:noProof/>
                    <w:webHidden/>
                  </w:rPr>
                  <w:fldChar w:fldCharType="separate"/>
                </w:r>
                <w:r w:rsidR="00372BE7">
                  <w:rPr>
                    <w:noProof/>
                    <w:webHidden/>
                  </w:rPr>
                  <w:t>14</w:t>
                </w:r>
                <w:r w:rsidR="00372BE7">
                  <w:rPr>
                    <w:noProof/>
                    <w:webHidden/>
                  </w:rPr>
                  <w:fldChar w:fldCharType="end"/>
                </w:r>
              </w:hyperlink>
            </w:p>
            <w:p w14:paraId="751214F0" w14:textId="49C8BE89" w:rsidR="00372BE7" w:rsidRDefault="00000000">
              <w:pPr>
                <w:pStyle w:val="TOC2"/>
                <w:tabs>
                  <w:tab w:val="left" w:pos="960"/>
                  <w:tab w:val="right" w:leader="dot" w:pos="9089"/>
                </w:tabs>
                <w:rPr>
                  <w:rFonts w:eastAsiaTheme="minorEastAsia" w:cstheme="minorBidi"/>
                  <w:b w:val="0"/>
                  <w:bCs w:val="0"/>
                  <w:sz w:val="24"/>
                  <w:szCs w:val="24"/>
                </w:rPr>
              </w:pPr>
              <w:hyperlink w:anchor="_Toc126833867" w:history="1">
                <w:r w:rsidR="00372BE7" w:rsidRPr="000132F5">
                  <w:rPr>
                    <w:rStyle w:val="Hyperlink"/>
                    <w:rFonts w:ascii="Times New Roman" w:hAnsi="Times New Roman" w:cs="Times New Roman"/>
                    <w:noProof/>
                  </w:rPr>
                  <w:t>2.1</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Background</w:t>
                </w:r>
                <w:r w:rsidR="00372BE7">
                  <w:rPr>
                    <w:noProof/>
                    <w:webHidden/>
                  </w:rPr>
                  <w:tab/>
                </w:r>
                <w:r w:rsidR="00372BE7">
                  <w:rPr>
                    <w:noProof/>
                    <w:webHidden/>
                  </w:rPr>
                  <w:fldChar w:fldCharType="begin"/>
                </w:r>
                <w:r w:rsidR="00372BE7">
                  <w:rPr>
                    <w:noProof/>
                    <w:webHidden/>
                  </w:rPr>
                  <w:instrText xml:space="preserve"> PAGEREF _Toc126833867 \h </w:instrText>
                </w:r>
                <w:r w:rsidR="00372BE7">
                  <w:rPr>
                    <w:noProof/>
                    <w:webHidden/>
                  </w:rPr>
                </w:r>
                <w:r w:rsidR="00372BE7">
                  <w:rPr>
                    <w:noProof/>
                    <w:webHidden/>
                  </w:rPr>
                  <w:fldChar w:fldCharType="separate"/>
                </w:r>
                <w:r w:rsidR="00372BE7">
                  <w:rPr>
                    <w:noProof/>
                    <w:webHidden/>
                  </w:rPr>
                  <w:t>14</w:t>
                </w:r>
                <w:r w:rsidR="00372BE7">
                  <w:rPr>
                    <w:noProof/>
                    <w:webHidden/>
                  </w:rPr>
                  <w:fldChar w:fldCharType="end"/>
                </w:r>
              </w:hyperlink>
            </w:p>
            <w:p w14:paraId="51BA1F11" w14:textId="29D0CA27" w:rsidR="00372BE7" w:rsidRDefault="00000000">
              <w:pPr>
                <w:pStyle w:val="TOC2"/>
                <w:tabs>
                  <w:tab w:val="left" w:pos="960"/>
                  <w:tab w:val="right" w:leader="dot" w:pos="9089"/>
                </w:tabs>
                <w:rPr>
                  <w:rFonts w:eastAsiaTheme="minorEastAsia" w:cstheme="minorBidi"/>
                  <w:b w:val="0"/>
                  <w:bCs w:val="0"/>
                  <w:sz w:val="24"/>
                  <w:szCs w:val="24"/>
                </w:rPr>
              </w:pPr>
              <w:hyperlink w:anchor="_Toc126833868" w:history="1">
                <w:r w:rsidR="00372BE7" w:rsidRPr="000132F5">
                  <w:rPr>
                    <w:rStyle w:val="Hyperlink"/>
                    <w:rFonts w:ascii="Times New Roman" w:hAnsi="Times New Roman" w:cs="Times New Roman"/>
                    <w:noProof/>
                  </w:rPr>
                  <w:t>2.1.1</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Agile Software Development</w:t>
                </w:r>
                <w:r w:rsidR="00372BE7">
                  <w:rPr>
                    <w:noProof/>
                    <w:webHidden/>
                  </w:rPr>
                  <w:tab/>
                </w:r>
                <w:r w:rsidR="00372BE7">
                  <w:rPr>
                    <w:noProof/>
                    <w:webHidden/>
                  </w:rPr>
                  <w:fldChar w:fldCharType="begin"/>
                </w:r>
                <w:r w:rsidR="00372BE7">
                  <w:rPr>
                    <w:noProof/>
                    <w:webHidden/>
                  </w:rPr>
                  <w:instrText xml:space="preserve"> PAGEREF _Toc126833868 \h </w:instrText>
                </w:r>
                <w:r w:rsidR="00372BE7">
                  <w:rPr>
                    <w:noProof/>
                    <w:webHidden/>
                  </w:rPr>
                </w:r>
                <w:r w:rsidR="00372BE7">
                  <w:rPr>
                    <w:noProof/>
                    <w:webHidden/>
                  </w:rPr>
                  <w:fldChar w:fldCharType="separate"/>
                </w:r>
                <w:r w:rsidR="00372BE7">
                  <w:rPr>
                    <w:noProof/>
                    <w:webHidden/>
                  </w:rPr>
                  <w:t>14</w:t>
                </w:r>
                <w:r w:rsidR="00372BE7">
                  <w:rPr>
                    <w:noProof/>
                    <w:webHidden/>
                  </w:rPr>
                  <w:fldChar w:fldCharType="end"/>
                </w:r>
              </w:hyperlink>
            </w:p>
            <w:p w14:paraId="6C46ADF5" w14:textId="6F03DE49" w:rsidR="00372BE7" w:rsidRDefault="00000000">
              <w:pPr>
                <w:pStyle w:val="TOC2"/>
                <w:tabs>
                  <w:tab w:val="left" w:pos="960"/>
                  <w:tab w:val="right" w:leader="dot" w:pos="9089"/>
                </w:tabs>
                <w:rPr>
                  <w:rFonts w:eastAsiaTheme="minorEastAsia" w:cstheme="minorBidi"/>
                  <w:b w:val="0"/>
                  <w:bCs w:val="0"/>
                  <w:sz w:val="24"/>
                  <w:szCs w:val="24"/>
                </w:rPr>
              </w:pPr>
              <w:hyperlink w:anchor="_Toc126833869" w:history="1">
                <w:r w:rsidR="00372BE7" w:rsidRPr="000132F5">
                  <w:rPr>
                    <w:rStyle w:val="Hyperlink"/>
                    <w:rFonts w:ascii="Times New Roman" w:hAnsi="Times New Roman" w:cs="Times New Roman"/>
                    <w:noProof/>
                  </w:rPr>
                  <w:t>2.1.2</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User Experience</w:t>
                </w:r>
                <w:r w:rsidR="00372BE7">
                  <w:rPr>
                    <w:noProof/>
                    <w:webHidden/>
                  </w:rPr>
                  <w:tab/>
                </w:r>
                <w:r w:rsidR="00372BE7">
                  <w:rPr>
                    <w:noProof/>
                    <w:webHidden/>
                  </w:rPr>
                  <w:fldChar w:fldCharType="begin"/>
                </w:r>
                <w:r w:rsidR="00372BE7">
                  <w:rPr>
                    <w:noProof/>
                    <w:webHidden/>
                  </w:rPr>
                  <w:instrText xml:space="preserve"> PAGEREF _Toc126833869 \h </w:instrText>
                </w:r>
                <w:r w:rsidR="00372BE7">
                  <w:rPr>
                    <w:noProof/>
                    <w:webHidden/>
                  </w:rPr>
                </w:r>
                <w:r w:rsidR="00372BE7">
                  <w:rPr>
                    <w:noProof/>
                    <w:webHidden/>
                  </w:rPr>
                  <w:fldChar w:fldCharType="separate"/>
                </w:r>
                <w:r w:rsidR="00372BE7">
                  <w:rPr>
                    <w:noProof/>
                    <w:webHidden/>
                  </w:rPr>
                  <w:t>14</w:t>
                </w:r>
                <w:r w:rsidR="00372BE7">
                  <w:rPr>
                    <w:noProof/>
                    <w:webHidden/>
                  </w:rPr>
                  <w:fldChar w:fldCharType="end"/>
                </w:r>
              </w:hyperlink>
            </w:p>
            <w:p w14:paraId="6E8C8796" w14:textId="6B18053F" w:rsidR="00372BE7" w:rsidRDefault="00000000">
              <w:pPr>
                <w:pStyle w:val="TOC2"/>
                <w:tabs>
                  <w:tab w:val="left" w:pos="960"/>
                  <w:tab w:val="right" w:leader="dot" w:pos="9089"/>
                </w:tabs>
                <w:rPr>
                  <w:rFonts w:eastAsiaTheme="minorEastAsia" w:cstheme="minorBidi"/>
                  <w:b w:val="0"/>
                  <w:bCs w:val="0"/>
                  <w:sz w:val="24"/>
                  <w:szCs w:val="24"/>
                </w:rPr>
              </w:pPr>
              <w:hyperlink w:anchor="_Toc126833870" w:history="1">
                <w:r w:rsidR="00372BE7" w:rsidRPr="000132F5">
                  <w:rPr>
                    <w:rStyle w:val="Hyperlink"/>
                    <w:rFonts w:ascii="Times New Roman" w:hAnsi="Times New Roman" w:cs="Times New Roman"/>
                    <w:noProof/>
                  </w:rPr>
                  <w:t>2.2</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Related Work</w:t>
                </w:r>
                <w:r w:rsidR="00372BE7">
                  <w:rPr>
                    <w:noProof/>
                    <w:webHidden/>
                  </w:rPr>
                  <w:tab/>
                </w:r>
                <w:r w:rsidR="00372BE7">
                  <w:rPr>
                    <w:noProof/>
                    <w:webHidden/>
                  </w:rPr>
                  <w:fldChar w:fldCharType="begin"/>
                </w:r>
                <w:r w:rsidR="00372BE7">
                  <w:rPr>
                    <w:noProof/>
                    <w:webHidden/>
                  </w:rPr>
                  <w:instrText xml:space="preserve"> PAGEREF _Toc126833870 \h </w:instrText>
                </w:r>
                <w:r w:rsidR="00372BE7">
                  <w:rPr>
                    <w:noProof/>
                    <w:webHidden/>
                  </w:rPr>
                </w:r>
                <w:r w:rsidR="00372BE7">
                  <w:rPr>
                    <w:noProof/>
                    <w:webHidden/>
                  </w:rPr>
                  <w:fldChar w:fldCharType="separate"/>
                </w:r>
                <w:r w:rsidR="00372BE7">
                  <w:rPr>
                    <w:noProof/>
                    <w:webHidden/>
                  </w:rPr>
                  <w:t>15</w:t>
                </w:r>
                <w:r w:rsidR="00372BE7">
                  <w:rPr>
                    <w:noProof/>
                    <w:webHidden/>
                  </w:rPr>
                  <w:fldChar w:fldCharType="end"/>
                </w:r>
              </w:hyperlink>
            </w:p>
            <w:p w14:paraId="203A81CD" w14:textId="0820E88F" w:rsidR="00372BE7" w:rsidRDefault="00000000">
              <w:pPr>
                <w:pStyle w:val="TOC2"/>
                <w:tabs>
                  <w:tab w:val="left" w:pos="960"/>
                  <w:tab w:val="right" w:leader="dot" w:pos="9089"/>
                </w:tabs>
                <w:rPr>
                  <w:rFonts w:eastAsiaTheme="minorEastAsia" w:cstheme="minorBidi"/>
                  <w:b w:val="0"/>
                  <w:bCs w:val="0"/>
                  <w:sz w:val="24"/>
                  <w:szCs w:val="24"/>
                </w:rPr>
              </w:pPr>
              <w:hyperlink w:anchor="_Toc126833871" w:history="1">
                <w:r w:rsidR="00372BE7" w:rsidRPr="000132F5">
                  <w:rPr>
                    <w:rStyle w:val="Hyperlink"/>
                    <w:rFonts w:ascii="Times New Roman" w:hAnsi="Times New Roman" w:cs="Times New Roman"/>
                    <w:noProof/>
                  </w:rPr>
                  <w:t>2.2.1</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Integration of Agile and UX</w:t>
                </w:r>
                <w:r w:rsidR="00372BE7">
                  <w:rPr>
                    <w:noProof/>
                    <w:webHidden/>
                  </w:rPr>
                  <w:tab/>
                </w:r>
                <w:r w:rsidR="00372BE7">
                  <w:rPr>
                    <w:noProof/>
                    <w:webHidden/>
                  </w:rPr>
                  <w:fldChar w:fldCharType="begin"/>
                </w:r>
                <w:r w:rsidR="00372BE7">
                  <w:rPr>
                    <w:noProof/>
                    <w:webHidden/>
                  </w:rPr>
                  <w:instrText xml:space="preserve"> PAGEREF _Toc126833871 \h </w:instrText>
                </w:r>
                <w:r w:rsidR="00372BE7">
                  <w:rPr>
                    <w:noProof/>
                    <w:webHidden/>
                  </w:rPr>
                </w:r>
                <w:r w:rsidR="00372BE7">
                  <w:rPr>
                    <w:noProof/>
                    <w:webHidden/>
                  </w:rPr>
                  <w:fldChar w:fldCharType="separate"/>
                </w:r>
                <w:r w:rsidR="00372BE7">
                  <w:rPr>
                    <w:noProof/>
                    <w:webHidden/>
                  </w:rPr>
                  <w:t>15</w:t>
                </w:r>
                <w:r w:rsidR="00372BE7">
                  <w:rPr>
                    <w:noProof/>
                    <w:webHidden/>
                  </w:rPr>
                  <w:fldChar w:fldCharType="end"/>
                </w:r>
              </w:hyperlink>
            </w:p>
            <w:p w14:paraId="7F925622" w14:textId="4247069E" w:rsidR="00372BE7" w:rsidRDefault="00000000">
              <w:pPr>
                <w:pStyle w:val="TOC2"/>
                <w:tabs>
                  <w:tab w:val="left" w:pos="960"/>
                  <w:tab w:val="right" w:leader="dot" w:pos="9089"/>
                </w:tabs>
                <w:rPr>
                  <w:rFonts w:eastAsiaTheme="minorEastAsia" w:cstheme="minorBidi"/>
                  <w:b w:val="0"/>
                  <w:bCs w:val="0"/>
                  <w:sz w:val="24"/>
                  <w:szCs w:val="24"/>
                </w:rPr>
              </w:pPr>
              <w:hyperlink w:anchor="_Toc126833872" w:history="1">
                <w:r w:rsidR="00372BE7" w:rsidRPr="000132F5">
                  <w:rPr>
                    <w:rStyle w:val="Hyperlink"/>
                    <w:rFonts w:ascii="Times New Roman" w:hAnsi="Times New Roman" w:cs="Times New Roman"/>
                    <w:noProof/>
                  </w:rPr>
                  <w:t>2.2.2</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UX Methods in Agile</w:t>
                </w:r>
                <w:r w:rsidR="00372BE7">
                  <w:rPr>
                    <w:noProof/>
                    <w:webHidden/>
                  </w:rPr>
                  <w:tab/>
                </w:r>
                <w:r w:rsidR="00372BE7">
                  <w:rPr>
                    <w:noProof/>
                    <w:webHidden/>
                  </w:rPr>
                  <w:fldChar w:fldCharType="begin"/>
                </w:r>
                <w:r w:rsidR="00372BE7">
                  <w:rPr>
                    <w:noProof/>
                    <w:webHidden/>
                  </w:rPr>
                  <w:instrText xml:space="preserve"> PAGEREF _Toc126833872 \h </w:instrText>
                </w:r>
                <w:r w:rsidR="00372BE7">
                  <w:rPr>
                    <w:noProof/>
                    <w:webHidden/>
                  </w:rPr>
                </w:r>
                <w:r w:rsidR="00372BE7">
                  <w:rPr>
                    <w:noProof/>
                    <w:webHidden/>
                  </w:rPr>
                  <w:fldChar w:fldCharType="separate"/>
                </w:r>
                <w:r w:rsidR="00372BE7">
                  <w:rPr>
                    <w:noProof/>
                    <w:webHidden/>
                  </w:rPr>
                  <w:t>17</w:t>
                </w:r>
                <w:r w:rsidR="00372BE7">
                  <w:rPr>
                    <w:noProof/>
                    <w:webHidden/>
                  </w:rPr>
                  <w:fldChar w:fldCharType="end"/>
                </w:r>
              </w:hyperlink>
            </w:p>
            <w:p w14:paraId="2BFF4D30" w14:textId="7541207E" w:rsidR="00372BE7" w:rsidRDefault="00000000">
              <w:pPr>
                <w:pStyle w:val="TOC2"/>
                <w:tabs>
                  <w:tab w:val="left" w:pos="960"/>
                  <w:tab w:val="right" w:leader="dot" w:pos="9089"/>
                </w:tabs>
                <w:rPr>
                  <w:rFonts w:eastAsiaTheme="minorEastAsia" w:cstheme="minorBidi"/>
                  <w:b w:val="0"/>
                  <w:bCs w:val="0"/>
                  <w:sz w:val="24"/>
                  <w:szCs w:val="24"/>
                </w:rPr>
              </w:pPr>
              <w:hyperlink w:anchor="_Toc126833873" w:history="1">
                <w:r w:rsidR="00372BE7" w:rsidRPr="000132F5">
                  <w:rPr>
                    <w:rStyle w:val="Hyperlink"/>
                    <w:rFonts w:ascii="Times New Roman" w:hAnsi="Times New Roman" w:cs="Times New Roman"/>
                    <w:noProof/>
                  </w:rPr>
                  <w:t>2.2.3</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Estimating UX work</w:t>
                </w:r>
                <w:r w:rsidR="00372BE7">
                  <w:rPr>
                    <w:noProof/>
                    <w:webHidden/>
                  </w:rPr>
                  <w:tab/>
                </w:r>
                <w:r w:rsidR="00372BE7">
                  <w:rPr>
                    <w:noProof/>
                    <w:webHidden/>
                  </w:rPr>
                  <w:fldChar w:fldCharType="begin"/>
                </w:r>
                <w:r w:rsidR="00372BE7">
                  <w:rPr>
                    <w:noProof/>
                    <w:webHidden/>
                  </w:rPr>
                  <w:instrText xml:space="preserve"> PAGEREF _Toc126833873 \h </w:instrText>
                </w:r>
                <w:r w:rsidR="00372BE7">
                  <w:rPr>
                    <w:noProof/>
                    <w:webHidden/>
                  </w:rPr>
                </w:r>
                <w:r w:rsidR="00372BE7">
                  <w:rPr>
                    <w:noProof/>
                    <w:webHidden/>
                  </w:rPr>
                  <w:fldChar w:fldCharType="separate"/>
                </w:r>
                <w:r w:rsidR="00372BE7">
                  <w:rPr>
                    <w:noProof/>
                    <w:webHidden/>
                  </w:rPr>
                  <w:t>17</w:t>
                </w:r>
                <w:r w:rsidR="00372BE7">
                  <w:rPr>
                    <w:noProof/>
                    <w:webHidden/>
                  </w:rPr>
                  <w:fldChar w:fldCharType="end"/>
                </w:r>
              </w:hyperlink>
            </w:p>
            <w:p w14:paraId="7C410792" w14:textId="2717B3A7" w:rsidR="00372BE7" w:rsidRDefault="00000000">
              <w:pPr>
                <w:pStyle w:val="TOC2"/>
                <w:tabs>
                  <w:tab w:val="left" w:pos="960"/>
                  <w:tab w:val="right" w:leader="dot" w:pos="9089"/>
                </w:tabs>
                <w:rPr>
                  <w:rFonts w:eastAsiaTheme="minorEastAsia" w:cstheme="minorBidi"/>
                  <w:b w:val="0"/>
                  <w:bCs w:val="0"/>
                  <w:sz w:val="24"/>
                  <w:szCs w:val="24"/>
                </w:rPr>
              </w:pPr>
              <w:hyperlink w:anchor="_Toc126833874" w:history="1">
                <w:r w:rsidR="00372BE7" w:rsidRPr="000132F5">
                  <w:rPr>
                    <w:rStyle w:val="Hyperlink"/>
                    <w:rFonts w:ascii="Times New Roman" w:hAnsi="Times New Roman" w:cs="Times New Roman"/>
                    <w:noProof/>
                  </w:rPr>
                  <w:t>2.3</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Plan</w:t>
                </w:r>
                <w:r w:rsidR="00372BE7">
                  <w:rPr>
                    <w:noProof/>
                    <w:webHidden/>
                  </w:rPr>
                  <w:tab/>
                </w:r>
                <w:r w:rsidR="00372BE7">
                  <w:rPr>
                    <w:noProof/>
                    <w:webHidden/>
                  </w:rPr>
                  <w:fldChar w:fldCharType="begin"/>
                </w:r>
                <w:r w:rsidR="00372BE7">
                  <w:rPr>
                    <w:noProof/>
                    <w:webHidden/>
                  </w:rPr>
                  <w:instrText xml:space="preserve"> PAGEREF _Toc126833874 \h </w:instrText>
                </w:r>
                <w:r w:rsidR="00372BE7">
                  <w:rPr>
                    <w:noProof/>
                    <w:webHidden/>
                  </w:rPr>
                </w:r>
                <w:r w:rsidR="00372BE7">
                  <w:rPr>
                    <w:noProof/>
                    <w:webHidden/>
                  </w:rPr>
                  <w:fldChar w:fldCharType="separate"/>
                </w:r>
                <w:r w:rsidR="00372BE7">
                  <w:rPr>
                    <w:noProof/>
                    <w:webHidden/>
                  </w:rPr>
                  <w:t>22</w:t>
                </w:r>
                <w:r w:rsidR="00372BE7">
                  <w:rPr>
                    <w:noProof/>
                    <w:webHidden/>
                  </w:rPr>
                  <w:fldChar w:fldCharType="end"/>
                </w:r>
              </w:hyperlink>
            </w:p>
            <w:p w14:paraId="65CC63C6" w14:textId="63744507" w:rsidR="00372BE7" w:rsidRDefault="00000000">
              <w:pPr>
                <w:pStyle w:val="TOC2"/>
                <w:tabs>
                  <w:tab w:val="left" w:pos="960"/>
                  <w:tab w:val="right" w:leader="dot" w:pos="9089"/>
                </w:tabs>
                <w:rPr>
                  <w:rFonts w:eastAsiaTheme="minorEastAsia" w:cstheme="minorBidi"/>
                  <w:b w:val="0"/>
                  <w:bCs w:val="0"/>
                  <w:sz w:val="24"/>
                  <w:szCs w:val="24"/>
                </w:rPr>
              </w:pPr>
              <w:hyperlink w:anchor="_Toc126833875" w:history="1">
                <w:r w:rsidR="00372BE7" w:rsidRPr="000132F5">
                  <w:rPr>
                    <w:rStyle w:val="Hyperlink"/>
                    <w:rFonts w:ascii="Times New Roman" w:hAnsi="Times New Roman" w:cs="Times New Roman"/>
                    <w:noProof/>
                  </w:rPr>
                  <w:t>2.3.1</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Methodology</w:t>
                </w:r>
                <w:r w:rsidR="00372BE7">
                  <w:rPr>
                    <w:noProof/>
                    <w:webHidden/>
                  </w:rPr>
                  <w:tab/>
                </w:r>
                <w:r w:rsidR="00372BE7">
                  <w:rPr>
                    <w:noProof/>
                    <w:webHidden/>
                  </w:rPr>
                  <w:fldChar w:fldCharType="begin"/>
                </w:r>
                <w:r w:rsidR="00372BE7">
                  <w:rPr>
                    <w:noProof/>
                    <w:webHidden/>
                  </w:rPr>
                  <w:instrText xml:space="preserve"> PAGEREF _Toc126833875 \h </w:instrText>
                </w:r>
                <w:r w:rsidR="00372BE7">
                  <w:rPr>
                    <w:noProof/>
                    <w:webHidden/>
                  </w:rPr>
                </w:r>
                <w:r w:rsidR="00372BE7">
                  <w:rPr>
                    <w:noProof/>
                    <w:webHidden/>
                  </w:rPr>
                  <w:fldChar w:fldCharType="separate"/>
                </w:r>
                <w:r w:rsidR="00372BE7">
                  <w:rPr>
                    <w:noProof/>
                    <w:webHidden/>
                  </w:rPr>
                  <w:t>22</w:t>
                </w:r>
                <w:r w:rsidR="00372BE7">
                  <w:rPr>
                    <w:noProof/>
                    <w:webHidden/>
                  </w:rPr>
                  <w:fldChar w:fldCharType="end"/>
                </w:r>
              </w:hyperlink>
            </w:p>
            <w:p w14:paraId="6D1C86F5" w14:textId="42273B51" w:rsidR="00372BE7" w:rsidRDefault="00000000">
              <w:pPr>
                <w:pStyle w:val="TOC2"/>
                <w:tabs>
                  <w:tab w:val="left" w:pos="960"/>
                  <w:tab w:val="right" w:leader="dot" w:pos="9089"/>
                </w:tabs>
                <w:rPr>
                  <w:rFonts w:eastAsiaTheme="minorEastAsia" w:cstheme="minorBidi"/>
                  <w:b w:val="0"/>
                  <w:bCs w:val="0"/>
                  <w:sz w:val="24"/>
                  <w:szCs w:val="24"/>
                </w:rPr>
              </w:pPr>
              <w:hyperlink w:anchor="_Toc126833876" w:history="1">
                <w:r w:rsidR="00372BE7" w:rsidRPr="000132F5">
                  <w:rPr>
                    <w:rStyle w:val="Hyperlink"/>
                    <w:rFonts w:ascii="Times New Roman" w:hAnsi="Times New Roman" w:cs="Times New Roman"/>
                    <w:noProof/>
                  </w:rPr>
                  <w:t>2.3.2</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Timeline</w:t>
                </w:r>
                <w:r w:rsidR="00372BE7">
                  <w:rPr>
                    <w:noProof/>
                    <w:webHidden/>
                  </w:rPr>
                  <w:tab/>
                </w:r>
                <w:r w:rsidR="00372BE7">
                  <w:rPr>
                    <w:noProof/>
                    <w:webHidden/>
                  </w:rPr>
                  <w:fldChar w:fldCharType="begin"/>
                </w:r>
                <w:r w:rsidR="00372BE7">
                  <w:rPr>
                    <w:noProof/>
                    <w:webHidden/>
                  </w:rPr>
                  <w:instrText xml:space="preserve"> PAGEREF _Toc126833876 \h </w:instrText>
                </w:r>
                <w:r w:rsidR="00372BE7">
                  <w:rPr>
                    <w:noProof/>
                    <w:webHidden/>
                  </w:rPr>
                </w:r>
                <w:r w:rsidR="00372BE7">
                  <w:rPr>
                    <w:noProof/>
                    <w:webHidden/>
                  </w:rPr>
                  <w:fldChar w:fldCharType="separate"/>
                </w:r>
                <w:r w:rsidR="00372BE7">
                  <w:rPr>
                    <w:noProof/>
                    <w:webHidden/>
                  </w:rPr>
                  <w:t>24</w:t>
                </w:r>
                <w:r w:rsidR="00372BE7">
                  <w:rPr>
                    <w:noProof/>
                    <w:webHidden/>
                  </w:rPr>
                  <w:fldChar w:fldCharType="end"/>
                </w:r>
              </w:hyperlink>
            </w:p>
            <w:p w14:paraId="7A7251A6" w14:textId="0E1C973E" w:rsidR="00372BE7" w:rsidRDefault="00000000">
              <w:pPr>
                <w:pStyle w:val="TOC1"/>
                <w:rPr>
                  <w:rFonts w:eastAsiaTheme="minorEastAsia" w:cstheme="minorBidi"/>
                  <w:b w:val="0"/>
                  <w:bCs w:val="0"/>
                  <w:i w:val="0"/>
                  <w:iCs w:val="0"/>
                  <w:szCs w:val="24"/>
                </w:rPr>
              </w:pPr>
              <w:hyperlink w:anchor="_Toc126833877" w:history="1">
                <w:r w:rsidR="00372BE7" w:rsidRPr="000132F5">
                  <w:rPr>
                    <w:rStyle w:val="Hyperlink"/>
                    <w:rFonts w:ascii="Times New Roman" w:eastAsiaTheme="majorEastAsia" w:hAnsi="Times New Roman" w:cs="Times New Roman"/>
                    <w:noProof/>
                  </w:rPr>
                  <w:t>Chapter 3</w:t>
                </w:r>
                <w:r w:rsidR="00372BE7">
                  <w:rPr>
                    <w:noProof/>
                    <w:webHidden/>
                  </w:rPr>
                  <w:tab/>
                </w:r>
                <w:r w:rsidR="00372BE7">
                  <w:rPr>
                    <w:noProof/>
                    <w:webHidden/>
                  </w:rPr>
                  <w:fldChar w:fldCharType="begin"/>
                </w:r>
                <w:r w:rsidR="00372BE7">
                  <w:rPr>
                    <w:noProof/>
                    <w:webHidden/>
                  </w:rPr>
                  <w:instrText xml:space="preserve"> PAGEREF _Toc126833877 \h </w:instrText>
                </w:r>
                <w:r w:rsidR="00372BE7">
                  <w:rPr>
                    <w:noProof/>
                    <w:webHidden/>
                  </w:rPr>
                </w:r>
                <w:r w:rsidR="00372BE7">
                  <w:rPr>
                    <w:noProof/>
                    <w:webHidden/>
                  </w:rPr>
                  <w:fldChar w:fldCharType="separate"/>
                </w:r>
                <w:r w:rsidR="00372BE7">
                  <w:rPr>
                    <w:noProof/>
                    <w:webHidden/>
                  </w:rPr>
                  <w:t>25</w:t>
                </w:r>
                <w:r w:rsidR="00372BE7">
                  <w:rPr>
                    <w:noProof/>
                    <w:webHidden/>
                  </w:rPr>
                  <w:fldChar w:fldCharType="end"/>
                </w:r>
              </w:hyperlink>
            </w:p>
            <w:p w14:paraId="0EB335D5" w14:textId="4ADDE12E" w:rsidR="00372BE7" w:rsidRDefault="00000000">
              <w:pPr>
                <w:pStyle w:val="TOC1"/>
                <w:rPr>
                  <w:rFonts w:eastAsiaTheme="minorEastAsia" w:cstheme="minorBidi"/>
                  <w:b w:val="0"/>
                  <w:bCs w:val="0"/>
                  <w:i w:val="0"/>
                  <w:iCs w:val="0"/>
                  <w:szCs w:val="24"/>
                </w:rPr>
              </w:pPr>
              <w:hyperlink w:anchor="_Toc126833878" w:history="1">
                <w:r w:rsidR="00372BE7" w:rsidRPr="000132F5">
                  <w:rPr>
                    <w:rStyle w:val="Hyperlink"/>
                    <w:rFonts w:ascii="Times New Roman" w:eastAsiaTheme="majorEastAsia" w:hAnsi="Times New Roman" w:cs="Times New Roman"/>
                    <w:noProof/>
                  </w:rPr>
                  <w:t>Problem Investigation</w:t>
                </w:r>
                <w:r w:rsidR="00372BE7">
                  <w:rPr>
                    <w:noProof/>
                    <w:webHidden/>
                  </w:rPr>
                  <w:tab/>
                </w:r>
                <w:r w:rsidR="00372BE7">
                  <w:rPr>
                    <w:noProof/>
                    <w:webHidden/>
                  </w:rPr>
                  <w:fldChar w:fldCharType="begin"/>
                </w:r>
                <w:r w:rsidR="00372BE7">
                  <w:rPr>
                    <w:noProof/>
                    <w:webHidden/>
                  </w:rPr>
                  <w:instrText xml:space="preserve"> PAGEREF _Toc126833878 \h </w:instrText>
                </w:r>
                <w:r w:rsidR="00372BE7">
                  <w:rPr>
                    <w:noProof/>
                    <w:webHidden/>
                  </w:rPr>
                </w:r>
                <w:r w:rsidR="00372BE7">
                  <w:rPr>
                    <w:noProof/>
                    <w:webHidden/>
                  </w:rPr>
                  <w:fldChar w:fldCharType="separate"/>
                </w:r>
                <w:r w:rsidR="00372BE7">
                  <w:rPr>
                    <w:noProof/>
                    <w:webHidden/>
                  </w:rPr>
                  <w:t>25</w:t>
                </w:r>
                <w:r w:rsidR="00372BE7">
                  <w:rPr>
                    <w:noProof/>
                    <w:webHidden/>
                  </w:rPr>
                  <w:fldChar w:fldCharType="end"/>
                </w:r>
              </w:hyperlink>
            </w:p>
            <w:p w14:paraId="0C24EED8" w14:textId="14B18A88" w:rsidR="00372BE7" w:rsidRDefault="00000000">
              <w:pPr>
                <w:pStyle w:val="TOC2"/>
                <w:tabs>
                  <w:tab w:val="left" w:pos="960"/>
                  <w:tab w:val="right" w:leader="dot" w:pos="9089"/>
                </w:tabs>
                <w:rPr>
                  <w:rFonts w:eastAsiaTheme="minorEastAsia" w:cstheme="minorBidi"/>
                  <w:b w:val="0"/>
                  <w:bCs w:val="0"/>
                  <w:sz w:val="24"/>
                  <w:szCs w:val="24"/>
                </w:rPr>
              </w:pPr>
              <w:hyperlink w:anchor="_Toc126833879" w:history="1">
                <w:r w:rsidR="00372BE7" w:rsidRPr="000132F5">
                  <w:rPr>
                    <w:rStyle w:val="Hyperlink"/>
                    <w:rFonts w:ascii="Times New Roman" w:hAnsi="Times New Roman" w:cs="Times New Roman"/>
                    <w:noProof/>
                  </w:rPr>
                  <w:t>3.1</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w:t>
                </w:r>
                <w:r w:rsidR="00372BE7">
                  <w:rPr>
                    <w:noProof/>
                    <w:webHidden/>
                  </w:rPr>
                  <w:tab/>
                </w:r>
                <w:r w:rsidR="00372BE7">
                  <w:rPr>
                    <w:noProof/>
                    <w:webHidden/>
                  </w:rPr>
                  <w:fldChar w:fldCharType="begin"/>
                </w:r>
                <w:r w:rsidR="00372BE7">
                  <w:rPr>
                    <w:noProof/>
                    <w:webHidden/>
                  </w:rPr>
                  <w:instrText xml:space="preserve"> PAGEREF _Toc126833879 \h </w:instrText>
                </w:r>
                <w:r w:rsidR="00372BE7">
                  <w:rPr>
                    <w:noProof/>
                    <w:webHidden/>
                  </w:rPr>
                </w:r>
                <w:r w:rsidR="00372BE7">
                  <w:rPr>
                    <w:noProof/>
                    <w:webHidden/>
                  </w:rPr>
                  <w:fldChar w:fldCharType="separate"/>
                </w:r>
                <w:r w:rsidR="00372BE7">
                  <w:rPr>
                    <w:noProof/>
                    <w:webHidden/>
                  </w:rPr>
                  <w:t>25</w:t>
                </w:r>
                <w:r w:rsidR="00372BE7">
                  <w:rPr>
                    <w:noProof/>
                    <w:webHidden/>
                  </w:rPr>
                  <w:fldChar w:fldCharType="end"/>
                </w:r>
              </w:hyperlink>
            </w:p>
            <w:p w14:paraId="7FEB8C5D" w14:textId="64F9600A" w:rsidR="00372BE7" w:rsidRDefault="00000000">
              <w:pPr>
                <w:pStyle w:val="TOC2"/>
                <w:tabs>
                  <w:tab w:val="left" w:pos="960"/>
                  <w:tab w:val="right" w:leader="dot" w:pos="9089"/>
                </w:tabs>
                <w:rPr>
                  <w:rFonts w:eastAsiaTheme="minorEastAsia" w:cstheme="minorBidi"/>
                  <w:b w:val="0"/>
                  <w:bCs w:val="0"/>
                  <w:sz w:val="24"/>
                  <w:szCs w:val="24"/>
                </w:rPr>
              </w:pPr>
              <w:hyperlink w:anchor="_Toc126833880" w:history="1">
                <w:r w:rsidR="00372BE7" w:rsidRPr="000132F5">
                  <w:rPr>
                    <w:rStyle w:val="Hyperlink"/>
                    <w:rFonts w:ascii="Times New Roman" w:hAnsi="Times New Roman" w:cs="Times New Roman"/>
                    <w:noProof/>
                  </w:rPr>
                  <w:t>3.1.1</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w:t>
                </w:r>
                <w:r w:rsidR="00372BE7">
                  <w:rPr>
                    <w:noProof/>
                    <w:webHidden/>
                  </w:rPr>
                  <w:tab/>
                </w:r>
                <w:r w:rsidR="00372BE7">
                  <w:rPr>
                    <w:noProof/>
                    <w:webHidden/>
                  </w:rPr>
                  <w:fldChar w:fldCharType="begin"/>
                </w:r>
                <w:r w:rsidR="00372BE7">
                  <w:rPr>
                    <w:noProof/>
                    <w:webHidden/>
                  </w:rPr>
                  <w:instrText xml:space="preserve"> PAGEREF _Toc126833880 \h </w:instrText>
                </w:r>
                <w:r w:rsidR="00372BE7">
                  <w:rPr>
                    <w:noProof/>
                    <w:webHidden/>
                  </w:rPr>
                </w:r>
                <w:r w:rsidR="00372BE7">
                  <w:rPr>
                    <w:noProof/>
                    <w:webHidden/>
                  </w:rPr>
                  <w:fldChar w:fldCharType="separate"/>
                </w:r>
                <w:r w:rsidR="00372BE7">
                  <w:rPr>
                    <w:noProof/>
                    <w:webHidden/>
                  </w:rPr>
                  <w:t>25</w:t>
                </w:r>
                <w:r w:rsidR="00372BE7">
                  <w:rPr>
                    <w:noProof/>
                    <w:webHidden/>
                  </w:rPr>
                  <w:fldChar w:fldCharType="end"/>
                </w:r>
              </w:hyperlink>
            </w:p>
            <w:p w14:paraId="0A74B8F6" w14:textId="66F14D6F" w:rsidR="00372BE7" w:rsidRDefault="00000000">
              <w:pPr>
                <w:pStyle w:val="TOC2"/>
                <w:tabs>
                  <w:tab w:val="left" w:pos="960"/>
                  <w:tab w:val="right" w:leader="dot" w:pos="9089"/>
                </w:tabs>
                <w:rPr>
                  <w:rFonts w:eastAsiaTheme="minorEastAsia" w:cstheme="minorBidi"/>
                  <w:b w:val="0"/>
                  <w:bCs w:val="0"/>
                  <w:sz w:val="24"/>
                  <w:szCs w:val="24"/>
                </w:rPr>
              </w:pPr>
              <w:hyperlink w:anchor="_Toc126833881" w:history="1">
                <w:r w:rsidR="00372BE7" w:rsidRPr="000132F5">
                  <w:rPr>
                    <w:rStyle w:val="Hyperlink"/>
                    <w:rFonts w:ascii="Times New Roman" w:hAnsi="Times New Roman" w:cs="Times New Roman"/>
                    <w:noProof/>
                  </w:rPr>
                  <w:t>3.2</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w:t>
                </w:r>
                <w:r w:rsidR="00372BE7">
                  <w:rPr>
                    <w:noProof/>
                    <w:webHidden/>
                  </w:rPr>
                  <w:tab/>
                </w:r>
                <w:r w:rsidR="00372BE7">
                  <w:rPr>
                    <w:noProof/>
                    <w:webHidden/>
                  </w:rPr>
                  <w:fldChar w:fldCharType="begin"/>
                </w:r>
                <w:r w:rsidR="00372BE7">
                  <w:rPr>
                    <w:noProof/>
                    <w:webHidden/>
                  </w:rPr>
                  <w:instrText xml:space="preserve"> PAGEREF _Toc126833881 \h </w:instrText>
                </w:r>
                <w:r w:rsidR="00372BE7">
                  <w:rPr>
                    <w:noProof/>
                    <w:webHidden/>
                  </w:rPr>
                </w:r>
                <w:r w:rsidR="00372BE7">
                  <w:rPr>
                    <w:noProof/>
                    <w:webHidden/>
                  </w:rPr>
                  <w:fldChar w:fldCharType="separate"/>
                </w:r>
                <w:r w:rsidR="00372BE7">
                  <w:rPr>
                    <w:noProof/>
                    <w:webHidden/>
                  </w:rPr>
                  <w:t>25</w:t>
                </w:r>
                <w:r w:rsidR="00372BE7">
                  <w:rPr>
                    <w:noProof/>
                    <w:webHidden/>
                  </w:rPr>
                  <w:fldChar w:fldCharType="end"/>
                </w:r>
              </w:hyperlink>
            </w:p>
            <w:p w14:paraId="3AE85B82" w14:textId="6CC6598D" w:rsidR="00372BE7" w:rsidRDefault="00000000">
              <w:pPr>
                <w:pStyle w:val="TOC2"/>
                <w:tabs>
                  <w:tab w:val="left" w:pos="960"/>
                  <w:tab w:val="right" w:leader="dot" w:pos="9089"/>
                </w:tabs>
                <w:rPr>
                  <w:rFonts w:eastAsiaTheme="minorEastAsia" w:cstheme="minorBidi"/>
                  <w:b w:val="0"/>
                  <w:bCs w:val="0"/>
                  <w:sz w:val="24"/>
                  <w:szCs w:val="24"/>
                </w:rPr>
              </w:pPr>
              <w:hyperlink w:anchor="_Toc126833882" w:history="1">
                <w:r w:rsidR="00372BE7" w:rsidRPr="000132F5">
                  <w:rPr>
                    <w:rStyle w:val="Hyperlink"/>
                    <w:rFonts w:ascii="Times New Roman" w:hAnsi="Times New Roman" w:cs="Times New Roman"/>
                    <w:noProof/>
                  </w:rPr>
                  <w:t>3.3</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w:t>
                </w:r>
                <w:r w:rsidR="00372BE7">
                  <w:rPr>
                    <w:noProof/>
                    <w:webHidden/>
                  </w:rPr>
                  <w:tab/>
                </w:r>
                <w:r w:rsidR="00372BE7">
                  <w:rPr>
                    <w:noProof/>
                    <w:webHidden/>
                  </w:rPr>
                  <w:fldChar w:fldCharType="begin"/>
                </w:r>
                <w:r w:rsidR="00372BE7">
                  <w:rPr>
                    <w:noProof/>
                    <w:webHidden/>
                  </w:rPr>
                  <w:instrText xml:space="preserve"> PAGEREF _Toc126833882 \h </w:instrText>
                </w:r>
                <w:r w:rsidR="00372BE7">
                  <w:rPr>
                    <w:noProof/>
                    <w:webHidden/>
                  </w:rPr>
                </w:r>
                <w:r w:rsidR="00372BE7">
                  <w:rPr>
                    <w:noProof/>
                    <w:webHidden/>
                  </w:rPr>
                  <w:fldChar w:fldCharType="separate"/>
                </w:r>
                <w:r w:rsidR="00372BE7">
                  <w:rPr>
                    <w:noProof/>
                    <w:webHidden/>
                  </w:rPr>
                  <w:t>25</w:t>
                </w:r>
                <w:r w:rsidR="00372BE7">
                  <w:rPr>
                    <w:noProof/>
                    <w:webHidden/>
                  </w:rPr>
                  <w:fldChar w:fldCharType="end"/>
                </w:r>
              </w:hyperlink>
            </w:p>
            <w:p w14:paraId="7F0B4F28" w14:textId="48B2C3D6" w:rsidR="00372BE7" w:rsidRDefault="00000000">
              <w:pPr>
                <w:pStyle w:val="TOC2"/>
                <w:tabs>
                  <w:tab w:val="left" w:pos="960"/>
                  <w:tab w:val="right" w:leader="dot" w:pos="9089"/>
                </w:tabs>
                <w:rPr>
                  <w:rFonts w:eastAsiaTheme="minorEastAsia" w:cstheme="minorBidi"/>
                  <w:b w:val="0"/>
                  <w:bCs w:val="0"/>
                  <w:sz w:val="24"/>
                  <w:szCs w:val="24"/>
                </w:rPr>
              </w:pPr>
              <w:hyperlink w:anchor="_Toc126833883" w:history="1">
                <w:r w:rsidR="00372BE7" w:rsidRPr="000132F5">
                  <w:rPr>
                    <w:rStyle w:val="Hyperlink"/>
                    <w:rFonts w:ascii="Times New Roman" w:hAnsi="Times New Roman" w:cs="Times New Roman"/>
                    <w:noProof/>
                  </w:rPr>
                  <w:t>3.4</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w:t>
                </w:r>
                <w:r w:rsidR="00372BE7">
                  <w:rPr>
                    <w:noProof/>
                    <w:webHidden/>
                  </w:rPr>
                  <w:tab/>
                </w:r>
                <w:r w:rsidR="00372BE7">
                  <w:rPr>
                    <w:noProof/>
                    <w:webHidden/>
                  </w:rPr>
                  <w:fldChar w:fldCharType="begin"/>
                </w:r>
                <w:r w:rsidR="00372BE7">
                  <w:rPr>
                    <w:noProof/>
                    <w:webHidden/>
                  </w:rPr>
                  <w:instrText xml:space="preserve"> PAGEREF _Toc126833883 \h </w:instrText>
                </w:r>
                <w:r w:rsidR="00372BE7">
                  <w:rPr>
                    <w:noProof/>
                    <w:webHidden/>
                  </w:rPr>
                </w:r>
                <w:r w:rsidR="00372BE7">
                  <w:rPr>
                    <w:noProof/>
                    <w:webHidden/>
                  </w:rPr>
                  <w:fldChar w:fldCharType="separate"/>
                </w:r>
                <w:r w:rsidR="00372BE7">
                  <w:rPr>
                    <w:noProof/>
                    <w:webHidden/>
                  </w:rPr>
                  <w:t>25</w:t>
                </w:r>
                <w:r w:rsidR="00372BE7">
                  <w:rPr>
                    <w:noProof/>
                    <w:webHidden/>
                  </w:rPr>
                  <w:fldChar w:fldCharType="end"/>
                </w:r>
              </w:hyperlink>
            </w:p>
            <w:p w14:paraId="6FE8B5ED" w14:textId="65315BC7" w:rsidR="00372BE7" w:rsidRDefault="00000000">
              <w:pPr>
                <w:pStyle w:val="TOC1"/>
                <w:rPr>
                  <w:rFonts w:eastAsiaTheme="minorEastAsia" w:cstheme="minorBidi"/>
                  <w:b w:val="0"/>
                  <w:bCs w:val="0"/>
                  <w:i w:val="0"/>
                  <w:iCs w:val="0"/>
                  <w:szCs w:val="24"/>
                </w:rPr>
              </w:pPr>
              <w:hyperlink w:anchor="_Toc126833884" w:history="1">
                <w:r w:rsidR="00372BE7" w:rsidRPr="000132F5">
                  <w:rPr>
                    <w:rStyle w:val="Hyperlink"/>
                    <w:rFonts w:ascii="Times New Roman" w:eastAsiaTheme="majorEastAsia" w:hAnsi="Times New Roman" w:cs="Times New Roman"/>
                    <w:noProof/>
                  </w:rPr>
                  <w:t>Chapter 4</w:t>
                </w:r>
                <w:r w:rsidR="00372BE7">
                  <w:rPr>
                    <w:noProof/>
                    <w:webHidden/>
                  </w:rPr>
                  <w:tab/>
                </w:r>
                <w:r w:rsidR="00372BE7">
                  <w:rPr>
                    <w:noProof/>
                    <w:webHidden/>
                  </w:rPr>
                  <w:fldChar w:fldCharType="begin"/>
                </w:r>
                <w:r w:rsidR="00372BE7">
                  <w:rPr>
                    <w:noProof/>
                    <w:webHidden/>
                  </w:rPr>
                  <w:instrText xml:space="preserve"> PAGEREF _Toc126833884 \h </w:instrText>
                </w:r>
                <w:r w:rsidR="00372BE7">
                  <w:rPr>
                    <w:noProof/>
                    <w:webHidden/>
                  </w:rPr>
                </w:r>
                <w:r w:rsidR="00372BE7">
                  <w:rPr>
                    <w:noProof/>
                    <w:webHidden/>
                  </w:rPr>
                  <w:fldChar w:fldCharType="separate"/>
                </w:r>
                <w:r w:rsidR="00372BE7">
                  <w:rPr>
                    <w:noProof/>
                    <w:webHidden/>
                  </w:rPr>
                  <w:t>26</w:t>
                </w:r>
                <w:r w:rsidR="00372BE7">
                  <w:rPr>
                    <w:noProof/>
                    <w:webHidden/>
                  </w:rPr>
                  <w:fldChar w:fldCharType="end"/>
                </w:r>
              </w:hyperlink>
            </w:p>
            <w:p w14:paraId="4D9843CD" w14:textId="58600A0F" w:rsidR="00372BE7" w:rsidRDefault="00000000">
              <w:pPr>
                <w:pStyle w:val="TOC1"/>
                <w:rPr>
                  <w:rFonts w:eastAsiaTheme="minorEastAsia" w:cstheme="minorBidi"/>
                  <w:b w:val="0"/>
                  <w:bCs w:val="0"/>
                  <w:i w:val="0"/>
                  <w:iCs w:val="0"/>
                  <w:szCs w:val="24"/>
                </w:rPr>
              </w:pPr>
              <w:hyperlink w:anchor="_Toc126833885" w:history="1">
                <w:r w:rsidR="00372BE7" w:rsidRPr="000132F5">
                  <w:rPr>
                    <w:rStyle w:val="Hyperlink"/>
                    <w:rFonts w:ascii="Times New Roman" w:eastAsiaTheme="majorEastAsia" w:hAnsi="Times New Roman" w:cs="Times New Roman"/>
                    <w:noProof/>
                  </w:rPr>
                  <w:t>Treatment Design</w:t>
                </w:r>
                <w:r w:rsidR="00372BE7">
                  <w:rPr>
                    <w:noProof/>
                    <w:webHidden/>
                  </w:rPr>
                  <w:tab/>
                </w:r>
                <w:r w:rsidR="00372BE7">
                  <w:rPr>
                    <w:noProof/>
                    <w:webHidden/>
                  </w:rPr>
                  <w:fldChar w:fldCharType="begin"/>
                </w:r>
                <w:r w:rsidR="00372BE7">
                  <w:rPr>
                    <w:noProof/>
                    <w:webHidden/>
                  </w:rPr>
                  <w:instrText xml:space="preserve"> PAGEREF _Toc126833885 \h </w:instrText>
                </w:r>
                <w:r w:rsidR="00372BE7">
                  <w:rPr>
                    <w:noProof/>
                    <w:webHidden/>
                  </w:rPr>
                </w:r>
                <w:r w:rsidR="00372BE7">
                  <w:rPr>
                    <w:noProof/>
                    <w:webHidden/>
                  </w:rPr>
                  <w:fldChar w:fldCharType="separate"/>
                </w:r>
                <w:r w:rsidR="00372BE7">
                  <w:rPr>
                    <w:noProof/>
                    <w:webHidden/>
                  </w:rPr>
                  <w:t>26</w:t>
                </w:r>
                <w:r w:rsidR="00372BE7">
                  <w:rPr>
                    <w:noProof/>
                    <w:webHidden/>
                  </w:rPr>
                  <w:fldChar w:fldCharType="end"/>
                </w:r>
              </w:hyperlink>
            </w:p>
            <w:p w14:paraId="656DEF4E" w14:textId="7275A280" w:rsidR="00372BE7" w:rsidRDefault="00000000">
              <w:pPr>
                <w:pStyle w:val="TOC2"/>
                <w:tabs>
                  <w:tab w:val="left" w:pos="960"/>
                  <w:tab w:val="right" w:leader="dot" w:pos="9089"/>
                </w:tabs>
                <w:rPr>
                  <w:rFonts w:eastAsiaTheme="minorEastAsia" w:cstheme="minorBidi"/>
                  <w:b w:val="0"/>
                  <w:bCs w:val="0"/>
                  <w:sz w:val="24"/>
                  <w:szCs w:val="24"/>
                </w:rPr>
              </w:pPr>
              <w:hyperlink w:anchor="_Toc126833886" w:history="1">
                <w:r w:rsidR="00372BE7" w:rsidRPr="000132F5">
                  <w:rPr>
                    <w:rStyle w:val="Hyperlink"/>
                    <w:rFonts w:ascii="Times New Roman" w:hAnsi="Times New Roman" w:cs="Times New Roman"/>
                    <w:noProof/>
                  </w:rPr>
                  <w:t>4.1</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Building UX-Estimator framework</w:t>
                </w:r>
                <w:r w:rsidR="00372BE7">
                  <w:rPr>
                    <w:noProof/>
                    <w:webHidden/>
                  </w:rPr>
                  <w:tab/>
                </w:r>
                <w:r w:rsidR="00372BE7">
                  <w:rPr>
                    <w:noProof/>
                    <w:webHidden/>
                  </w:rPr>
                  <w:fldChar w:fldCharType="begin"/>
                </w:r>
                <w:r w:rsidR="00372BE7">
                  <w:rPr>
                    <w:noProof/>
                    <w:webHidden/>
                  </w:rPr>
                  <w:instrText xml:space="preserve"> PAGEREF _Toc126833886 \h </w:instrText>
                </w:r>
                <w:r w:rsidR="00372BE7">
                  <w:rPr>
                    <w:noProof/>
                    <w:webHidden/>
                  </w:rPr>
                </w:r>
                <w:r w:rsidR="00372BE7">
                  <w:rPr>
                    <w:noProof/>
                    <w:webHidden/>
                  </w:rPr>
                  <w:fldChar w:fldCharType="separate"/>
                </w:r>
                <w:r w:rsidR="00372BE7">
                  <w:rPr>
                    <w:noProof/>
                    <w:webHidden/>
                  </w:rPr>
                  <w:t>26</w:t>
                </w:r>
                <w:r w:rsidR="00372BE7">
                  <w:rPr>
                    <w:noProof/>
                    <w:webHidden/>
                  </w:rPr>
                  <w:fldChar w:fldCharType="end"/>
                </w:r>
              </w:hyperlink>
            </w:p>
            <w:p w14:paraId="45826963" w14:textId="2EBE9A73" w:rsidR="00372BE7" w:rsidRDefault="00000000">
              <w:pPr>
                <w:pStyle w:val="TOC2"/>
                <w:tabs>
                  <w:tab w:val="left" w:pos="960"/>
                  <w:tab w:val="right" w:leader="dot" w:pos="9089"/>
                </w:tabs>
                <w:rPr>
                  <w:rFonts w:eastAsiaTheme="minorEastAsia" w:cstheme="minorBidi"/>
                  <w:b w:val="0"/>
                  <w:bCs w:val="0"/>
                  <w:sz w:val="24"/>
                  <w:szCs w:val="24"/>
                </w:rPr>
              </w:pPr>
              <w:hyperlink w:anchor="_Toc126833887" w:history="1">
                <w:r w:rsidR="00372BE7" w:rsidRPr="000132F5">
                  <w:rPr>
                    <w:rStyle w:val="Hyperlink"/>
                    <w:rFonts w:ascii="Times New Roman" w:hAnsi="Times New Roman" w:cs="Times New Roman"/>
                    <w:noProof/>
                  </w:rPr>
                  <w:t>4.1.1</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RQ1 – Estimating the worthiness of conducting UX experiments</w:t>
                </w:r>
                <w:r w:rsidR="00372BE7">
                  <w:rPr>
                    <w:noProof/>
                    <w:webHidden/>
                  </w:rPr>
                  <w:tab/>
                </w:r>
                <w:r w:rsidR="00372BE7">
                  <w:rPr>
                    <w:noProof/>
                    <w:webHidden/>
                  </w:rPr>
                  <w:fldChar w:fldCharType="begin"/>
                </w:r>
                <w:r w:rsidR="00372BE7">
                  <w:rPr>
                    <w:noProof/>
                    <w:webHidden/>
                  </w:rPr>
                  <w:instrText xml:space="preserve"> PAGEREF _Toc126833887 \h </w:instrText>
                </w:r>
                <w:r w:rsidR="00372BE7">
                  <w:rPr>
                    <w:noProof/>
                    <w:webHidden/>
                  </w:rPr>
                </w:r>
                <w:r w:rsidR="00372BE7">
                  <w:rPr>
                    <w:noProof/>
                    <w:webHidden/>
                  </w:rPr>
                  <w:fldChar w:fldCharType="separate"/>
                </w:r>
                <w:r w:rsidR="00372BE7">
                  <w:rPr>
                    <w:noProof/>
                    <w:webHidden/>
                  </w:rPr>
                  <w:t>26</w:t>
                </w:r>
                <w:r w:rsidR="00372BE7">
                  <w:rPr>
                    <w:noProof/>
                    <w:webHidden/>
                  </w:rPr>
                  <w:fldChar w:fldCharType="end"/>
                </w:r>
              </w:hyperlink>
            </w:p>
            <w:p w14:paraId="3711E3F1" w14:textId="308E96C2" w:rsidR="00372BE7" w:rsidRDefault="00000000">
              <w:pPr>
                <w:pStyle w:val="TOC2"/>
                <w:tabs>
                  <w:tab w:val="left" w:pos="960"/>
                  <w:tab w:val="right" w:leader="dot" w:pos="9089"/>
                </w:tabs>
                <w:rPr>
                  <w:rFonts w:eastAsiaTheme="minorEastAsia" w:cstheme="minorBidi"/>
                  <w:b w:val="0"/>
                  <w:bCs w:val="0"/>
                  <w:sz w:val="24"/>
                  <w:szCs w:val="24"/>
                </w:rPr>
              </w:pPr>
              <w:hyperlink w:anchor="_Toc126833888" w:history="1">
                <w:r w:rsidR="00372BE7" w:rsidRPr="000132F5">
                  <w:rPr>
                    <w:rStyle w:val="Hyperlink"/>
                    <w:rFonts w:ascii="Times New Roman" w:hAnsi="Times New Roman" w:cs="Times New Roman"/>
                    <w:noProof/>
                  </w:rPr>
                  <w:t>4.1.2</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RQ2 – Deciding which UX method to apply</w:t>
                </w:r>
                <w:r w:rsidR="00372BE7">
                  <w:rPr>
                    <w:noProof/>
                    <w:webHidden/>
                  </w:rPr>
                  <w:tab/>
                </w:r>
                <w:r w:rsidR="00372BE7">
                  <w:rPr>
                    <w:noProof/>
                    <w:webHidden/>
                  </w:rPr>
                  <w:fldChar w:fldCharType="begin"/>
                </w:r>
                <w:r w:rsidR="00372BE7">
                  <w:rPr>
                    <w:noProof/>
                    <w:webHidden/>
                  </w:rPr>
                  <w:instrText xml:space="preserve"> PAGEREF _Toc126833888 \h </w:instrText>
                </w:r>
                <w:r w:rsidR="00372BE7">
                  <w:rPr>
                    <w:noProof/>
                    <w:webHidden/>
                  </w:rPr>
                </w:r>
                <w:r w:rsidR="00372BE7">
                  <w:rPr>
                    <w:noProof/>
                    <w:webHidden/>
                  </w:rPr>
                  <w:fldChar w:fldCharType="separate"/>
                </w:r>
                <w:r w:rsidR="00372BE7">
                  <w:rPr>
                    <w:noProof/>
                    <w:webHidden/>
                  </w:rPr>
                  <w:t>33</w:t>
                </w:r>
                <w:r w:rsidR="00372BE7">
                  <w:rPr>
                    <w:noProof/>
                    <w:webHidden/>
                  </w:rPr>
                  <w:fldChar w:fldCharType="end"/>
                </w:r>
              </w:hyperlink>
            </w:p>
            <w:p w14:paraId="44625A62" w14:textId="5B6FE2A3" w:rsidR="00372BE7" w:rsidRDefault="00000000">
              <w:pPr>
                <w:pStyle w:val="TOC2"/>
                <w:tabs>
                  <w:tab w:val="left" w:pos="960"/>
                  <w:tab w:val="right" w:leader="dot" w:pos="9089"/>
                </w:tabs>
                <w:rPr>
                  <w:rFonts w:eastAsiaTheme="minorEastAsia" w:cstheme="minorBidi"/>
                  <w:b w:val="0"/>
                  <w:bCs w:val="0"/>
                  <w:sz w:val="24"/>
                  <w:szCs w:val="24"/>
                </w:rPr>
              </w:pPr>
              <w:hyperlink w:anchor="_Toc126833889" w:history="1">
                <w:r w:rsidR="00372BE7" w:rsidRPr="000132F5">
                  <w:rPr>
                    <w:rStyle w:val="Hyperlink"/>
                    <w:rFonts w:ascii="Times New Roman" w:hAnsi="Times New Roman" w:cs="Times New Roman"/>
                    <w:noProof/>
                  </w:rPr>
                  <w:t>4.2</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Building UX-Estimator tool</w:t>
                </w:r>
                <w:r w:rsidR="00372BE7">
                  <w:rPr>
                    <w:noProof/>
                    <w:webHidden/>
                  </w:rPr>
                  <w:tab/>
                </w:r>
                <w:r w:rsidR="00372BE7">
                  <w:rPr>
                    <w:noProof/>
                    <w:webHidden/>
                  </w:rPr>
                  <w:fldChar w:fldCharType="begin"/>
                </w:r>
                <w:r w:rsidR="00372BE7">
                  <w:rPr>
                    <w:noProof/>
                    <w:webHidden/>
                  </w:rPr>
                  <w:instrText xml:space="preserve"> PAGEREF _Toc126833889 \h </w:instrText>
                </w:r>
                <w:r w:rsidR="00372BE7">
                  <w:rPr>
                    <w:noProof/>
                    <w:webHidden/>
                  </w:rPr>
                </w:r>
                <w:r w:rsidR="00372BE7">
                  <w:rPr>
                    <w:noProof/>
                    <w:webHidden/>
                  </w:rPr>
                  <w:fldChar w:fldCharType="separate"/>
                </w:r>
                <w:r w:rsidR="00372BE7">
                  <w:rPr>
                    <w:noProof/>
                    <w:webHidden/>
                  </w:rPr>
                  <w:t>37</w:t>
                </w:r>
                <w:r w:rsidR="00372BE7">
                  <w:rPr>
                    <w:noProof/>
                    <w:webHidden/>
                  </w:rPr>
                  <w:fldChar w:fldCharType="end"/>
                </w:r>
              </w:hyperlink>
            </w:p>
            <w:p w14:paraId="0C324689" w14:textId="1BDAD5D6" w:rsidR="00372BE7" w:rsidRDefault="00000000">
              <w:pPr>
                <w:pStyle w:val="TOC2"/>
                <w:tabs>
                  <w:tab w:val="left" w:pos="960"/>
                  <w:tab w:val="right" w:leader="dot" w:pos="9089"/>
                </w:tabs>
                <w:rPr>
                  <w:rFonts w:eastAsiaTheme="minorEastAsia" w:cstheme="minorBidi"/>
                  <w:b w:val="0"/>
                  <w:bCs w:val="0"/>
                  <w:sz w:val="24"/>
                  <w:szCs w:val="24"/>
                </w:rPr>
              </w:pPr>
              <w:hyperlink w:anchor="_Toc126833890" w:history="1">
                <w:r w:rsidR="00372BE7" w:rsidRPr="000132F5">
                  <w:rPr>
                    <w:rStyle w:val="Hyperlink"/>
                    <w:rFonts w:ascii="Times New Roman" w:hAnsi="Times New Roman" w:cs="Times New Roman"/>
                    <w:noProof/>
                  </w:rPr>
                  <w:t>4.2.1</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Product Backlog</w:t>
                </w:r>
                <w:r w:rsidR="00372BE7">
                  <w:rPr>
                    <w:noProof/>
                    <w:webHidden/>
                  </w:rPr>
                  <w:tab/>
                </w:r>
                <w:r w:rsidR="00372BE7">
                  <w:rPr>
                    <w:noProof/>
                    <w:webHidden/>
                  </w:rPr>
                  <w:fldChar w:fldCharType="begin"/>
                </w:r>
                <w:r w:rsidR="00372BE7">
                  <w:rPr>
                    <w:noProof/>
                    <w:webHidden/>
                  </w:rPr>
                  <w:instrText xml:space="preserve"> PAGEREF _Toc126833890 \h </w:instrText>
                </w:r>
                <w:r w:rsidR="00372BE7">
                  <w:rPr>
                    <w:noProof/>
                    <w:webHidden/>
                  </w:rPr>
                </w:r>
                <w:r w:rsidR="00372BE7">
                  <w:rPr>
                    <w:noProof/>
                    <w:webHidden/>
                  </w:rPr>
                  <w:fldChar w:fldCharType="separate"/>
                </w:r>
                <w:r w:rsidR="00372BE7">
                  <w:rPr>
                    <w:noProof/>
                    <w:webHidden/>
                  </w:rPr>
                  <w:t>37</w:t>
                </w:r>
                <w:r w:rsidR="00372BE7">
                  <w:rPr>
                    <w:noProof/>
                    <w:webHidden/>
                  </w:rPr>
                  <w:fldChar w:fldCharType="end"/>
                </w:r>
              </w:hyperlink>
            </w:p>
            <w:p w14:paraId="7FC89C94" w14:textId="4044AB83" w:rsidR="00372BE7" w:rsidRDefault="00000000">
              <w:pPr>
                <w:pStyle w:val="TOC2"/>
                <w:tabs>
                  <w:tab w:val="left" w:pos="960"/>
                  <w:tab w:val="right" w:leader="dot" w:pos="9089"/>
                </w:tabs>
                <w:rPr>
                  <w:rFonts w:eastAsiaTheme="minorEastAsia" w:cstheme="minorBidi"/>
                  <w:b w:val="0"/>
                  <w:bCs w:val="0"/>
                  <w:sz w:val="24"/>
                  <w:szCs w:val="24"/>
                </w:rPr>
              </w:pPr>
              <w:hyperlink w:anchor="_Toc126833891" w:history="1">
                <w:r w:rsidR="00372BE7" w:rsidRPr="000132F5">
                  <w:rPr>
                    <w:rStyle w:val="Hyperlink"/>
                    <w:rFonts w:ascii="Times New Roman" w:hAnsi="Times New Roman" w:cs="Times New Roman"/>
                    <w:noProof/>
                  </w:rPr>
                  <w:t>4.2.2</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Implementation</w:t>
                </w:r>
                <w:r w:rsidR="00372BE7">
                  <w:rPr>
                    <w:noProof/>
                    <w:webHidden/>
                  </w:rPr>
                  <w:tab/>
                </w:r>
                <w:r w:rsidR="00372BE7">
                  <w:rPr>
                    <w:noProof/>
                    <w:webHidden/>
                  </w:rPr>
                  <w:fldChar w:fldCharType="begin"/>
                </w:r>
                <w:r w:rsidR="00372BE7">
                  <w:rPr>
                    <w:noProof/>
                    <w:webHidden/>
                  </w:rPr>
                  <w:instrText xml:space="preserve"> PAGEREF _Toc126833891 \h </w:instrText>
                </w:r>
                <w:r w:rsidR="00372BE7">
                  <w:rPr>
                    <w:noProof/>
                    <w:webHidden/>
                  </w:rPr>
                </w:r>
                <w:r w:rsidR="00372BE7">
                  <w:rPr>
                    <w:noProof/>
                    <w:webHidden/>
                  </w:rPr>
                  <w:fldChar w:fldCharType="separate"/>
                </w:r>
                <w:r w:rsidR="00372BE7">
                  <w:rPr>
                    <w:noProof/>
                    <w:webHidden/>
                  </w:rPr>
                  <w:t>38</w:t>
                </w:r>
                <w:r w:rsidR="00372BE7">
                  <w:rPr>
                    <w:noProof/>
                    <w:webHidden/>
                  </w:rPr>
                  <w:fldChar w:fldCharType="end"/>
                </w:r>
              </w:hyperlink>
            </w:p>
            <w:p w14:paraId="4E2BDD6A" w14:textId="18C4858F" w:rsidR="00372BE7" w:rsidRDefault="00000000">
              <w:pPr>
                <w:pStyle w:val="TOC2"/>
                <w:tabs>
                  <w:tab w:val="left" w:pos="1200"/>
                  <w:tab w:val="right" w:leader="dot" w:pos="9089"/>
                </w:tabs>
                <w:rPr>
                  <w:rFonts w:eastAsiaTheme="minorEastAsia" w:cstheme="minorBidi"/>
                  <w:b w:val="0"/>
                  <w:bCs w:val="0"/>
                  <w:sz w:val="24"/>
                  <w:szCs w:val="24"/>
                </w:rPr>
              </w:pPr>
              <w:hyperlink w:anchor="_Toc126833892" w:history="1">
                <w:r w:rsidR="00372BE7" w:rsidRPr="000132F5">
                  <w:rPr>
                    <w:rStyle w:val="Hyperlink"/>
                    <w:rFonts w:ascii="Times New Roman" w:hAnsi="Times New Roman" w:cs="Times New Roman"/>
                    <w:noProof/>
                  </w:rPr>
                  <w:t>4.2.2.1</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Hardware Description</w:t>
                </w:r>
                <w:r w:rsidR="00372BE7">
                  <w:rPr>
                    <w:noProof/>
                    <w:webHidden/>
                  </w:rPr>
                  <w:tab/>
                </w:r>
                <w:r w:rsidR="00372BE7">
                  <w:rPr>
                    <w:noProof/>
                    <w:webHidden/>
                  </w:rPr>
                  <w:fldChar w:fldCharType="begin"/>
                </w:r>
                <w:r w:rsidR="00372BE7">
                  <w:rPr>
                    <w:noProof/>
                    <w:webHidden/>
                  </w:rPr>
                  <w:instrText xml:space="preserve"> PAGEREF _Toc126833892 \h </w:instrText>
                </w:r>
                <w:r w:rsidR="00372BE7">
                  <w:rPr>
                    <w:noProof/>
                    <w:webHidden/>
                  </w:rPr>
                </w:r>
                <w:r w:rsidR="00372BE7">
                  <w:rPr>
                    <w:noProof/>
                    <w:webHidden/>
                  </w:rPr>
                  <w:fldChar w:fldCharType="separate"/>
                </w:r>
                <w:r w:rsidR="00372BE7">
                  <w:rPr>
                    <w:noProof/>
                    <w:webHidden/>
                  </w:rPr>
                  <w:t>39</w:t>
                </w:r>
                <w:r w:rsidR="00372BE7">
                  <w:rPr>
                    <w:noProof/>
                    <w:webHidden/>
                  </w:rPr>
                  <w:fldChar w:fldCharType="end"/>
                </w:r>
              </w:hyperlink>
            </w:p>
            <w:p w14:paraId="03DA0AE5" w14:textId="45414BFA" w:rsidR="00372BE7" w:rsidRDefault="00000000">
              <w:pPr>
                <w:pStyle w:val="TOC2"/>
                <w:tabs>
                  <w:tab w:val="left" w:pos="1200"/>
                  <w:tab w:val="right" w:leader="dot" w:pos="9089"/>
                </w:tabs>
                <w:rPr>
                  <w:rFonts w:eastAsiaTheme="minorEastAsia" w:cstheme="minorBidi"/>
                  <w:b w:val="0"/>
                  <w:bCs w:val="0"/>
                  <w:sz w:val="24"/>
                  <w:szCs w:val="24"/>
                </w:rPr>
              </w:pPr>
              <w:hyperlink w:anchor="_Toc126833893" w:history="1">
                <w:r w:rsidR="00372BE7" w:rsidRPr="000132F5">
                  <w:rPr>
                    <w:rStyle w:val="Hyperlink"/>
                    <w:rFonts w:ascii="Times New Roman" w:hAnsi="Times New Roman" w:cs="Times New Roman"/>
                    <w:noProof/>
                  </w:rPr>
                  <w:t>4.2.2.2</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Development Environment</w:t>
                </w:r>
                <w:r w:rsidR="00372BE7">
                  <w:rPr>
                    <w:noProof/>
                    <w:webHidden/>
                  </w:rPr>
                  <w:tab/>
                </w:r>
                <w:r w:rsidR="00372BE7">
                  <w:rPr>
                    <w:noProof/>
                    <w:webHidden/>
                  </w:rPr>
                  <w:fldChar w:fldCharType="begin"/>
                </w:r>
                <w:r w:rsidR="00372BE7">
                  <w:rPr>
                    <w:noProof/>
                    <w:webHidden/>
                  </w:rPr>
                  <w:instrText xml:space="preserve"> PAGEREF _Toc126833893 \h </w:instrText>
                </w:r>
                <w:r w:rsidR="00372BE7">
                  <w:rPr>
                    <w:noProof/>
                    <w:webHidden/>
                  </w:rPr>
                </w:r>
                <w:r w:rsidR="00372BE7">
                  <w:rPr>
                    <w:noProof/>
                    <w:webHidden/>
                  </w:rPr>
                  <w:fldChar w:fldCharType="separate"/>
                </w:r>
                <w:r w:rsidR="00372BE7">
                  <w:rPr>
                    <w:noProof/>
                    <w:webHidden/>
                  </w:rPr>
                  <w:t>39</w:t>
                </w:r>
                <w:r w:rsidR="00372BE7">
                  <w:rPr>
                    <w:noProof/>
                    <w:webHidden/>
                  </w:rPr>
                  <w:fldChar w:fldCharType="end"/>
                </w:r>
              </w:hyperlink>
            </w:p>
            <w:p w14:paraId="5EE0AF6F" w14:textId="53C96117" w:rsidR="00372BE7" w:rsidRDefault="00000000">
              <w:pPr>
                <w:pStyle w:val="TOC2"/>
                <w:tabs>
                  <w:tab w:val="left" w:pos="1200"/>
                  <w:tab w:val="right" w:leader="dot" w:pos="9089"/>
                </w:tabs>
                <w:rPr>
                  <w:rFonts w:eastAsiaTheme="minorEastAsia" w:cstheme="minorBidi"/>
                  <w:b w:val="0"/>
                  <w:bCs w:val="0"/>
                  <w:sz w:val="24"/>
                  <w:szCs w:val="24"/>
                </w:rPr>
              </w:pPr>
              <w:hyperlink w:anchor="_Toc126833894" w:history="1">
                <w:r w:rsidR="00372BE7" w:rsidRPr="000132F5">
                  <w:rPr>
                    <w:rStyle w:val="Hyperlink"/>
                    <w:rFonts w:ascii="Times New Roman" w:hAnsi="Times New Roman" w:cs="Times New Roman"/>
                    <w:noProof/>
                  </w:rPr>
                  <w:t>4.2.2.3</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Development Process</w:t>
                </w:r>
                <w:r w:rsidR="00372BE7">
                  <w:rPr>
                    <w:noProof/>
                    <w:webHidden/>
                  </w:rPr>
                  <w:tab/>
                </w:r>
                <w:r w:rsidR="00372BE7">
                  <w:rPr>
                    <w:noProof/>
                    <w:webHidden/>
                  </w:rPr>
                  <w:fldChar w:fldCharType="begin"/>
                </w:r>
                <w:r w:rsidR="00372BE7">
                  <w:rPr>
                    <w:noProof/>
                    <w:webHidden/>
                  </w:rPr>
                  <w:instrText xml:space="preserve"> PAGEREF _Toc126833894 \h </w:instrText>
                </w:r>
                <w:r w:rsidR="00372BE7">
                  <w:rPr>
                    <w:noProof/>
                    <w:webHidden/>
                  </w:rPr>
                </w:r>
                <w:r w:rsidR="00372BE7">
                  <w:rPr>
                    <w:noProof/>
                    <w:webHidden/>
                  </w:rPr>
                  <w:fldChar w:fldCharType="separate"/>
                </w:r>
                <w:r w:rsidR="00372BE7">
                  <w:rPr>
                    <w:noProof/>
                    <w:webHidden/>
                  </w:rPr>
                  <w:t>40</w:t>
                </w:r>
                <w:r w:rsidR="00372BE7">
                  <w:rPr>
                    <w:noProof/>
                    <w:webHidden/>
                  </w:rPr>
                  <w:fldChar w:fldCharType="end"/>
                </w:r>
              </w:hyperlink>
            </w:p>
            <w:p w14:paraId="6CB710A9" w14:textId="46E85DCA" w:rsidR="00372BE7" w:rsidRDefault="00000000">
              <w:pPr>
                <w:pStyle w:val="TOC1"/>
                <w:rPr>
                  <w:rFonts w:eastAsiaTheme="minorEastAsia" w:cstheme="minorBidi"/>
                  <w:b w:val="0"/>
                  <w:bCs w:val="0"/>
                  <w:i w:val="0"/>
                  <w:iCs w:val="0"/>
                  <w:szCs w:val="24"/>
                </w:rPr>
              </w:pPr>
              <w:hyperlink w:anchor="_Toc126833895" w:history="1">
                <w:r w:rsidR="00372BE7" w:rsidRPr="000132F5">
                  <w:rPr>
                    <w:rStyle w:val="Hyperlink"/>
                    <w:rFonts w:ascii="Times New Roman" w:eastAsiaTheme="majorEastAsia" w:hAnsi="Times New Roman" w:cs="Times New Roman"/>
                    <w:noProof/>
                  </w:rPr>
                  <w:t>Chapter 5</w:t>
                </w:r>
                <w:r w:rsidR="00372BE7">
                  <w:rPr>
                    <w:noProof/>
                    <w:webHidden/>
                  </w:rPr>
                  <w:tab/>
                </w:r>
                <w:r w:rsidR="00372BE7">
                  <w:rPr>
                    <w:noProof/>
                    <w:webHidden/>
                  </w:rPr>
                  <w:fldChar w:fldCharType="begin"/>
                </w:r>
                <w:r w:rsidR="00372BE7">
                  <w:rPr>
                    <w:noProof/>
                    <w:webHidden/>
                  </w:rPr>
                  <w:instrText xml:space="preserve"> PAGEREF _Toc126833895 \h </w:instrText>
                </w:r>
                <w:r w:rsidR="00372BE7">
                  <w:rPr>
                    <w:noProof/>
                    <w:webHidden/>
                  </w:rPr>
                </w:r>
                <w:r w:rsidR="00372BE7">
                  <w:rPr>
                    <w:noProof/>
                    <w:webHidden/>
                  </w:rPr>
                  <w:fldChar w:fldCharType="separate"/>
                </w:r>
                <w:r w:rsidR="00372BE7">
                  <w:rPr>
                    <w:noProof/>
                    <w:webHidden/>
                  </w:rPr>
                  <w:t>49</w:t>
                </w:r>
                <w:r w:rsidR="00372BE7">
                  <w:rPr>
                    <w:noProof/>
                    <w:webHidden/>
                  </w:rPr>
                  <w:fldChar w:fldCharType="end"/>
                </w:r>
              </w:hyperlink>
            </w:p>
            <w:p w14:paraId="46070D58" w14:textId="586021BB" w:rsidR="00372BE7" w:rsidRDefault="00000000">
              <w:pPr>
                <w:pStyle w:val="TOC1"/>
                <w:rPr>
                  <w:rFonts w:eastAsiaTheme="minorEastAsia" w:cstheme="minorBidi"/>
                  <w:b w:val="0"/>
                  <w:bCs w:val="0"/>
                  <w:i w:val="0"/>
                  <w:iCs w:val="0"/>
                  <w:szCs w:val="24"/>
                </w:rPr>
              </w:pPr>
              <w:hyperlink w:anchor="_Toc126833896" w:history="1">
                <w:r w:rsidR="00372BE7" w:rsidRPr="000132F5">
                  <w:rPr>
                    <w:rStyle w:val="Hyperlink"/>
                    <w:rFonts w:ascii="Times New Roman" w:eastAsiaTheme="majorEastAsia" w:hAnsi="Times New Roman" w:cs="Times New Roman"/>
                    <w:noProof/>
                  </w:rPr>
                  <w:t>Treatment Validation</w:t>
                </w:r>
                <w:r w:rsidR="00372BE7">
                  <w:rPr>
                    <w:noProof/>
                    <w:webHidden/>
                  </w:rPr>
                  <w:tab/>
                </w:r>
                <w:r w:rsidR="00372BE7">
                  <w:rPr>
                    <w:noProof/>
                    <w:webHidden/>
                  </w:rPr>
                  <w:fldChar w:fldCharType="begin"/>
                </w:r>
                <w:r w:rsidR="00372BE7">
                  <w:rPr>
                    <w:noProof/>
                    <w:webHidden/>
                  </w:rPr>
                  <w:instrText xml:space="preserve"> PAGEREF _Toc126833896 \h </w:instrText>
                </w:r>
                <w:r w:rsidR="00372BE7">
                  <w:rPr>
                    <w:noProof/>
                    <w:webHidden/>
                  </w:rPr>
                </w:r>
                <w:r w:rsidR="00372BE7">
                  <w:rPr>
                    <w:noProof/>
                    <w:webHidden/>
                  </w:rPr>
                  <w:fldChar w:fldCharType="separate"/>
                </w:r>
                <w:r w:rsidR="00372BE7">
                  <w:rPr>
                    <w:noProof/>
                    <w:webHidden/>
                  </w:rPr>
                  <w:t>49</w:t>
                </w:r>
                <w:r w:rsidR="00372BE7">
                  <w:rPr>
                    <w:noProof/>
                    <w:webHidden/>
                  </w:rPr>
                  <w:fldChar w:fldCharType="end"/>
                </w:r>
              </w:hyperlink>
            </w:p>
            <w:p w14:paraId="1797BCD1" w14:textId="551C5CFB" w:rsidR="00372BE7" w:rsidRDefault="00000000">
              <w:pPr>
                <w:pStyle w:val="TOC2"/>
                <w:tabs>
                  <w:tab w:val="left" w:pos="960"/>
                  <w:tab w:val="right" w:leader="dot" w:pos="9089"/>
                </w:tabs>
                <w:rPr>
                  <w:rFonts w:eastAsiaTheme="minorEastAsia" w:cstheme="minorBidi"/>
                  <w:b w:val="0"/>
                  <w:bCs w:val="0"/>
                  <w:sz w:val="24"/>
                  <w:szCs w:val="24"/>
                </w:rPr>
              </w:pPr>
              <w:hyperlink w:anchor="_Toc126833897" w:history="1">
                <w:r w:rsidR="00372BE7" w:rsidRPr="000132F5">
                  <w:rPr>
                    <w:rStyle w:val="Hyperlink"/>
                    <w:rFonts w:ascii="Times New Roman" w:hAnsi="Times New Roman" w:cs="Times New Roman"/>
                    <w:noProof/>
                  </w:rPr>
                  <w:t>5.1</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w:t>
                </w:r>
                <w:r w:rsidR="00372BE7">
                  <w:rPr>
                    <w:noProof/>
                    <w:webHidden/>
                  </w:rPr>
                  <w:tab/>
                </w:r>
                <w:r w:rsidR="00372BE7">
                  <w:rPr>
                    <w:noProof/>
                    <w:webHidden/>
                  </w:rPr>
                  <w:fldChar w:fldCharType="begin"/>
                </w:r>
                <w:r w:rsidR="00372BE7">
                  <w:rPr>
                    <w:noProof/>
                    <w:webHidden/>
                  </w:rPr>
                  <w:instrText xml:space="preserve"> PAGEREF _Toc126833897 \h </w:instrText>
                </w:r>
                <w:r w:rsidR="00372BE7">
                  <w:rPr>
                    <w:noProof/>
                    <w:webHidden/>
                  </w:rPr>
                </w:r>
                <w:r w:rsidR="00372BE7">
                  <w:rPr>
                    <w:noProof/>
                    <w:webHidden/>
                  </w:rPr>
                  <w:fldChar w:fldCharType="separate"/>
                </w:r>
                <w:r w:rsidR="00372BE7">
                  <w:rPr>
                    <w:noProof/>
                    <w:webHidden/>
                  </w:rPr>
                  <w:t>49</w:t>
                </w:r>
                <w:r w:rsidR="00372BE7">
                  <w:rPr>
                    <w:noProof/>
                    <w:webHidden/>
                  </w:rPr>
                  <w:fldChar w:fldCharType="end"/>
                </w:r>
              </w:hyperlink>
            </w:p>
            <w:p w14:paraId="33335B38" w14:textId="268F49B3" w:rsidR="00372BE7" w:rsidRDefault="00000000">
              <w:pPr>
                <w:pStyle w:val="TOC2"/>
                <w:tabs>
                  <w:tab w:val="left" w:pos="960"/>
                  <w:tab w:val="right" w:leader="dot" w:pos="9089"/>
                </w:tabs>
                <w:rPr>
                  <w:rFonts w:eastAsiaTheme="minorEastAsia" w:cstheme="minorBidi"/>
                  <w:b w:val="0"/>
                  <w:bCs w:val="0"/>
                  <w:sz w:val="24"/>
                  <w:szCs w:val="24"/>
                </w:rPr>
              </w:pPr>
              <w:hyperlink w:anchor="_Toc126833898" w:history="1">
                <w:r w:rsidR="00372BE7" w:rsidRPr="000132F5">
                  <w:rPr>
                    <w:rStyle w:val="Hyperlink"/>
                    <w:rFonts w:ascii="Times New Roman" w:hAnsi="Times New Roman" w:cs="Times New Roman"/>
                    <w:noProof/>
                  </w:rPr>
                  <w:t>5.1.1</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w:t>
                </w:r>
                <w:r w:rsidR="00372BE7">
                  <w:rPr>
                    <w:noProof/>
                    <w:webHidden/>
                  </w:rPr>
                  <w:tab/>
                </w:r>
                <w:r w:rsidR="00372BE7">
                  <w:rPr>
                    <w:noProof/>
                    <w:webHidden/>
                  </w:rPr>
                  <w:fldChar w:fldCharType="begin"/>
                </w:r>
                <w:r w:rsidR="00372BE7">
                  <w:rPr>
                    <w:noProof/>
                    <w:webHidden/>
                  </w:rPr>
                  <w:instrText xml:space="preserve"> PAGEREF _Toc126833898 \h </w:instrText>
                </w:r>
                <w:r w:rsidR="00372BE7">
                  <w:rPr>
                    <w:noProof/>
                    <w:webHidden/>
                  </w:rPr>
                </w:r>
                <w:r w:rsidR="00372BE7">
                  <w:rPr>
                    <w:noProof/>
                    <w:webHidden/>
                  </w:rPr>
                  <w:fldChar w:fldCharType="separate"/>
                </w:r>
                <w:r w:rsidR="00372BE7">
                  <w:rPr>
                    <w:noProof/>
                    <w:webHidden/>
                  </w:rPr>
                  <w:t>49</w:t>
                </w:r>
                <w:r w:rsidR="00372BE7">
                  <w:rPr>
                    <w:noProof/>
                    <w:webHidden/>
                  </w:rPr>
                  <w:fldChar w:fldCharType="end"/>
                </w:r>
              </w:hyperlink>
            </w:p>
            <w:p w14:paraId="543F3D26" w14:textId="7E4000A9" w:rsidR="00372BE7" w:rsidRDefault="00000000">
              <w:pPr>
                <w:pStyle w:val="TOC2"/>
                <w:tabs>
                  <w:tab w:val="left" w:pos="960"/>
                  <w:tab w:val="right" w:leader="dot" w:pos="9089"/>
                </w:tabs>
                <w:rPr>
                  <w:rFonts w:eastAsiaTheme="minorEastAsia" w:cstheme="minorBidi"/>
                  <w:b w:val="0"/>
                  <w:bCs w:val="0"/>
                  <w:sz w:val="24"/>
                  <w:szCs w:val="24"/>
                </w:rPr>
              </w:pPr>
              <w:hyperlink w:anchor="_Toc126833899" w:history="1">
                <w:r w:rsidR="00372BE7" w:rsidRPr="000132F5">
                  <w:rPr>
                    <w:rStyle w:val="Hyperlink"/>
                    <w:rFonts w:ascii="Times New Roman" w:hAnsi="Times New Roman" w:cs="Times New Roman"/>
                    <w:noProof/>
                  </w:rPr>
                  <w:t>5.2</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w:t>
                </w:r>
                <w:r w:rsidR="00372BE7">
                  <w:rPr>
                    <w:noProof/>
                    <w:webHidden/>
                  </w:rPr>
                  <w:tab/>
                </w:r>
                <w:r w:rsidR="00372BE7">
                  <w:rPr>
                    <w:noProof/>
                    <w:webHidden/>
                  </w:rPr>
                  <w:fldChar w:fldCharType="begin"/>
                </w:r>
                <w:r w:rsidR="00372BE7">
                  <w:rPr>
                    <w:noProof/>
                    <w:webHidden/>
                  </w:rPr>
                  <w:instrText xml:space="preserve"> PAGEREF _Toc126833899 \h </w:instrText>
                </w:r>
                <w:r w:rsidR="00372BE7">
                  <w:rPr>
                    <w:noProof/>
                    <w:webHidden/>
                  </w:rPr>
                </w:r>
                <w:r w:rsidR="00372BE7">
                  <w:rPr>
                    <w:noProof/>
                    <w:webHidden/>
                  </w:rPr>
                  <w:fldChar w:fldCharType="separate"/>
                </w:r>
                <w:r w:rsidR="00372BE7">
                  <w:rPr>
                    <w:noProof/>
                    <w:webHidden/>
                  </w:rPr>
                  <w:t>49</w:t>
                </w:r>
                <w:r w:rsidR="00372BE7">
                  <w:rPr>
                    <w:noProof/>
                    <w:webHidden/>
                  </w:rPr>
                  <w:fldChar w:fldCharType="end"/>
                </w:r>
              </w:hyperlink>
            </w:p>
            <w:p w14:paraId="1919B16D" w14:textId="10A0288A" w:rsidR="00372BE7" w:rsidRDefault="00000000">
              <w:pPr>
                <w:pStyle w:val="TOC1"/>
                <w:rPr>
                  <w:rFonts w:eastAsiaTheme="minorEastAsia" w:cstheme="minorBidi"/>
                  <w:b w:val="0"/>
                  <w:bCs w:val="0"/>
                  <w:i w:val="0"/>
                  <w:iCs w:val="0"/>
                  <w:szCs w:val="24"/>
                </w:rPr>
              </w:pPr>
              <w:hyperlink w:anchor="_Toc126833900" w:history="1">
                <w:r w:rsidR="00372BE7" w:rsidRPr="000132F5">
                  <w:rPr>
                    <w:rStyle w:val="Hyperlink"/>
                    <w:rFonts w:ascii="Times New Roman" w:eastAsiaTheme="majorEastAsia" w:hAnsi="Times New Roman" w:cs="Times New Roman"/>
                    <w:noProof/>
                  </w:rPr>
                  <w:t>Chapter 6</w:t>
                </w:r>
                <w:r w:rsidR="00372BE7">
                  <w:rPr>
                    <w:noProof/>
                    <w:webHidden/>
                  </w:rPr>
                  <w:tab/>
                </w:r>
                <w:r w:rsidR="00372BE7">
                  <w:rPr>
                    <w:noProof/>
                    <w:webHidden/>
                  </w:rPr>
                  <w:fldChar w:fldCharType="begin"/>
                </w:r>
                <w:r w:rsidR="00372BE7">
                  <w:rPr>
                    <w:noProof/>
                    <w:webHidden/>
                  </w:rPr>
                  <w:instrText xml:space="preserve"> PAGEREF _Toc126833900 \h </w:instrText>
                </w:r>
                <w:r w:rsidR="00372BE7">
                  <w:rPr>
                    <w:noProof/>
                    <w:webHidden/>
                  </w:rPr>
                </w:r>
                <w:r w:rsidR="00372BE7">
                  <w:rPr>
                    <w:noProof/>
                    <w:webHidden/>
                  </w:rPr>
                  <w:fldChar w:fldCharType="separate"/>
                </w:r>
                <w:r w:rsidR="00372BE7">
                  <w:rPr>
                    <w:noProof/>
                    <w:webHidden/>
                  </w:rPr>
                  <w:t>50</w:t>
                </w:r>
                <w:r w:rsidR="00372BE7">
                  <w:rPr>
                    <w:noProof/>
                    <w:webHidden/>
                  </w:rPr>
                  <w:fldChar w:fldCharType="end"/>
                </w:r>
              </w:hyperlink>
            </w:p>
            <w:p w14:paraId="09B8552E" w14:textId="44E6C87C" w:rsidR="00372BE7" w:rsidRDefault="00000000">
              <w:pPr>
                <w:pStyle w:val="TOC1"/>
                <w:rPr>
                  <w:rFonts w:eastAsiaTheme="minorEastAsia" w:cstheme="minorBidi"/>
                  <w:b w:val="0"/>
                  <w:bCs w:val="0"/>
                  <w:i w:val="0"/>
                  <w:iCs w:val="0"/>
                  <w:szCs w:val="24"/>
                </w:rPr>
              </w:pPr>
              <w:hyperlink w:anchor="_Toc126833901" w:history="1">
                <w:r w:rsidR="00372BE7" w:rsidRPr="000132F5">
                  <w:rPr>
                    <w:rStyle w:val="Hyperlink"/>
                    <w:rFonts w:ascii="Times New Roman" w:eastAsiaTheme="majorEastAsia" w:hAnsi="Times New Roman" w:cs="Times New Roman"/>
                    <w:noProof/>
                  </w:rPr>
                  <w:t>Conclusions and Future Work</w:t>
                </w:r>
                <w:r w:rsidR="00372BE7">
                  <w:rPr>
                    <w:noProof/>
                    <w:webHidden/>
                  </w:rPr>
                  <w:tab/>
                </w:r>
                <w:r w:rsidR="00372BE7">
                  <w:rPr>
                    <w:noProof/>
                    <w:webHidden/>
                  </w:rPr>
                  <w:fldChar w:fldCharType="begin"/>
                </w:r>
                <w:r w:rsidR="00372BE7">
                  <w:rPr>
                    <w:noProof/>
                    <w:webHidden/>
                  </w:rPr>
                  <w:instrText xml:space="preserve"> PAGEREF _Toc126833901 \h </w:instrText>
                </w:r>
                <w:r w:rsidR="00372BE7">
                  <w:rPr>
                    <w:noProof/>
                    <w:webHidden/>
                  </w:rPr>
                </w:r>
                <w:r w:rsidR="00372BE7">
                  <w:rPr>
                    <w:noProof/>
                    <w:webHidden/>
                  </w:rPr>
                  <w:fldChar w:fldCharType="separate"/>
                </w:r>
                <w:r w:rsidR="00372BE7">
                  <w:rPr>
                    <w:noProof/>
                    <w:webHidden/>
                  </w:rPr>
                  <w:t>50</w:t>
                </w:r>
                <w:r w:rsidR="00372BE7">
                  <w:rPr>
                    <w:noProof/>
                    <w:webHidden/>
                  </w:rPr>
                  <w:fldChar w:fldCharType="end"/>
                </w:r>
              </w:hyperlink>
            </w:p>
            <w:p w14:paraId="7FA86A1F" w14:textId="3AC3E31E" w:rsidR="00372BE7" w:rsidRDefault="00000000">
              <w:pPr>
                <w:pStyle w:val="TOC2"/>
                <w:tabs>
                  <w:tab w:val="left" w:pos="960"/>
                  <w:tab w:val="right" w:leader="dot" w:pos="9089"/>
                </w:tabs>
                <w:rPr>
                  <w:rFonts w:eastAsiaTheme="minorEastAsia" w:cstheme="minorBidi"/>
                  <w:b w:val="0"/>
                  <w:bCs w:val="0"/>
                  <w:sz w:val="24"/>
                  <w:szCs w:val="24"/>
                </w:rPr>
              </w:pPr>
              <w:hyperlink w:anchor="_Toc126833902" w:history="1">
                <w:r w:rsidR="00372BE7" w:rsidRPr="000132F5">
                  <w:rPr>
                    <w:rStyle w:val="Hyperlink"/>
                    <w:rFonts w:ascii="Times New Roman" w:hAnsi="Times New Roman" w:cs="Times New Roman"/>
                    <w:noProof/>
                  </w:rPr>
                  <w:t>6.1</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Conclusions</w:t>
                </w:r>
                <w:r w:rsidR="00372BE7">
                  <w:rPr>
                    <w:noProof/>
                    <w:webHidden/>
                  </w:rPr>
                  <w:tab/>
                </w:r>
                <w:r w:rsidR="00372BE7">
                  <w:rPr>
                    <w:noProof/>
                    <w:webHidden/>
                  </w:rPr>
                  <w:fldChar w:fldCharType="begin"/>
                </w:r>
                <w:r w:rsidR="00372BE7">
                  <w:rPr>
                    <w:noProof/>
                    <w:webHidden/>
                  </w:rPr>
                  <w:instrText xml:space="preserve"> PAGEREF _Toc126833902 \h </w:instrText>
                </w:r>
                <w:r w:rsidR="00372BE7">
                  <w:rPr>
                    <w:noProof/>
                    <w:webHidden/>
                  </w:rPr>
                </w:r>
                <w:r w:rsidR="00372BE7">
                  <w:rPr>
                    <w:noProof/>
                    <w:webHidden/>
                  </w:rPr>
                  <w:fldChar w:fldCharType="separate"/>
                </w:r>
                <w:r w:rsidR="00372BE7">
                  <w:rPr>
                    <w:noProof/>
                    <w:webHidden/>
                  </w:rPr>
                  <w:t>50</w:t>
                </w:r>
                <w:r w:rsidR="00372BE7">
                  <w:rPr>
                    <w:noProof/>
                    <w:webHidden/>
                  </w:rPr>
                  <w:fldChar w:fldCharType="end"/>
                </w:r>
              </w:hyperlink>
            </w:p>
            <w:p w14:paraId="7AFC321A" w14:textId="0DAEBF4B" w:rsidR="00372BE7" w:rsidRDefault="00000000">
              <w:pPr>
                <w:pStyle w:val="TOC2"/>
                <w:tabs>
                  <w:tab w:val="left" w:pos="960"/>
                  <w:tab w:val="right" w:leader="dot" w:pos="9089"/>
                </w:tabs>
                <w:rPr>
                  <w:rFonts w:eastAsiaTheme="minorEastAsia" w:cstheme="minorBidi"/>
                  <w:b w:val="0"/>
                  <w:bCs w:val="0"/>
                  <w:sz w:val="24"/>
                  <w:szCs w:val="24"/>
                </w:rPr>
              </w:pPr>
              <w:hyperlink w:anchor="_Toc126833903" w:history="1">
                <w:r w:rsidR="00372BE7" w:rsidRPr="000132F5">
                  <w:rPr>
                    <w:rStyle w:val="Hyperlink"/>
                    <w:rFonts w:ascii="Times New Roman" w:hAnsi="Times New Roman" w:cs="Times New Roman"/>
                    <w:noProof/>
                  </w:rPr>
                  <w:t>6.1.1</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w:t>
                </w:r>
                <w:r w:rsidR="00372BE7">
                  <w:rPr>
                    <w:noProof/>
                    <w:webHidden/>
                  </w:rPr>
                  <w:tab/>
                </w:r>
                <w:r w:rsidR="00372BE7">
                  <w:rPr>
                    <w:noProof/>
                    <w:webHidden/>
                  </w:rPr>
                  <w:fldChar w:fldCharType="begin"/>
                </w:r>
                <w:r w:rsidR="00372BE7">
                  <w:rPr>
                    <w:noProof/>
                    <w:webHidden/>
                  </w:rPr>
                  <w:instrText xml:space="preserve"> PAGEREF _Toc126833903 \h </w:instrText>
                </w:r>
                <w:r w:rsidR="00372BE7">
                  <w:rPr>
                    <w:noProof/>
                    <w:webHidden/>
                  </w:rPr>
                </w:r>
                <w:r w:rsidR="00372BE7">
                  <w:rPr>
                    <w:noProof/>
                    <w:webHidden/>
                  </w:rPr>
                  <w:fldChar w:fldCharType="separate"/>
                </w:r>
                <w:r w:rsidR="00372BE7">
                  <w:rPr>
                    <w:noProof/>
                    <w:webHidden/>
                  </w:rPr>
                  <w:t>50</w:t>
                </w:r>
                <w:r w:rsidR="00372BE7">
                  <w:rPr>
                    <w:noProof/>
                    <w:webHidden/>
                  </w:rPr>
                  <w:fldChar w:fldCharType="end"/>
                </w:r>
              </w:hyperlink>
            </w:p>
            <w:p w14:paraId="381AFF9D" w14:textId="7C8ADF3E" w:rsidR="00372BE7" w:rsidRDefault="00000000">
              <w:pPr>
                <w:pStyle w:val="TOC2"/>
                <w:tabs>
                  <w:tab w:val="left" w:pos="960"/>
                  <w:tab w:val="right" w:leader="dot" w:pos="9089"/>
                </w:tabs>
                <w:rPr>
                  <w:rFonts w:eastAsiaTheme="minorEastAsia" w:cstheme="minorBidi"/>
                  <w:b w:val="0"/>
                  <w:bCs w:val="0"/>
                  <w:sz w:val="24"/>
                  <w:szCs w:val="24"/>
                </w:rPr>
              </w:pPr>
              <w:hyperlink w:anchor="_Toc126833904" w:history="1">
                <w:r w:rsidR="00372BE7" w:rsidRPr="000132F5">
                  <w:rPr>
                    <w:rStyle w:val="Hyperlink"/>
                    <w:rFonts w:ascii="Times New Roman" w:hAnsi="Times New Roman" w:cs="Times New Roman"/>
                    <w:noProof/>
                  </w:rPr>
                  <w:t>6.2</w:t>
                </w:r>
                <w:r w:rsidR="00372BE7">
                  <w:rPr>
                    <w:rFonts w:eastAsiaTheme="minorEastAsia" w:cstheme="minorBidi"/>
                    <w:b w:val="0"/>
                    <w:bCs w:val="0"/>
                    <w:noProof/>
                    <w:sz w:val="24"/>
                    <w:szCs w:val="24"/>
                  </w:rPr>
                  <w:tab/>
                </w:r>
                <w:r w:rsidR="00372BE7" w:rsidRPr="000132F5">
                  <w:rPr>
                    <w:rStyle w:val="Hyperlink"/>
                    <w:rFonts w:ascii="Times New Roman" w:hAnsi="Times New Roman" w:cs="Times New Roman"/>
                    <w:noProof/>
                  </w:rPr>
                  <w:t>Future Work</w:t>
                </w:r>
                <w:r w:rsidR="00372BE7">
                  <w:rPr>
                    <w:noProof/>
                    <w:webHidden/>
                  </w:rPr>
                  <w:tab/>
                </w:r>
                <w:r w:rsidR="00372BE7">
                  <w:rPr>
                    <w:noProof/>
                    <w:webHidden/>
                  </w:rPr>
                  <w:fldChar w:fldCharType="begin"/>
                </w:r>
                <w:r w:rsidR="00372BE7">
                  <w:rPr>
                    <w:noProof/>
                    <w:webHidden/>
                  </w:rPr>
                  <w:instrText xml:space="preserve"> PAGEREF _Toc126833904 \h </w:instrText>
                </w:r>
                <w:r w:rsidR="00372BE7">
                  <w:rPr>
                    <w:noProof/>
                    <w:webHidden/>
                  </w:rPr>
                </w:r>
                <w:r w:rsidR="00372BE7">
                  <w:rPr>
                    <w:noProof/>
                    <w:webHidden/>
                  </w:rPr>
                  <w:fldChar w:fldCharType="separate"/>
                </w:r>
                <w:r w:rsidR="00372BE7">
                  <w:rPr>
                    <w:noProof/>
                    <w:webHidden/>
                  </w:rPr>
                  <w:t>50</w:t>
                </w:r>
                <w:r w:rsidR="00372BE7">
                  <w:rPr>
                    <w:noProof/>
                    <w:webHidden/>
                  </w:rPr>
                  <w:fldChar w:fldCharType="end"/>
                </w:r>
              </w:hyperlink>
            </w:p>
            <w:p w14:paraId="7ECD00B9" w14:textId="2E9B1E5A" w:rsidR="00372BE7" w:rsidRDefault="00000000">
              <w:pPr>
                <w:pStyle w:val="TOC1"/>
                <w:rPr>
                  <w:rFonts w:eastAsiaTheme="minorEastAsia" w:cstheme="minorBidi"/>
                  <w:b w:val="0"/>
                  <w:bCs w:val="0"/>
                  <w:i w:val="0"/>
                  <w:iCs w:val="0"/>
                  <w:szCs w:val="24"/>
                </w:rPr>
              </w:pPr>
              <w:hyperlink w:anchor="_Toc126833905" w:history="1">
                <w:r w:rsidR="00372BE7" w:rsidRPr="000132F5">
                  <w:rPr>
                    <w:rStyle w:val="Hyperlink"/>
                    <w:rFonts w:ascii="Times New Roman" w:eastAsiaTheme="majorEastAsia" w:hAnsi="Times New Roman" w:cs="Times New Roman"/>
                    <w:noProof/>
                  </w:rPr>
                  <w:t>References</w:t>
                </w:r>
                <w:r w:rsidR="00372BE7">
                  <w:rPr>
                    <w:noProof/>
                    <w:webHidden/>
                  </w:rPr>
                  <w:tab/>
                </w:r>
                <w:r w:rsidR="00372BE7">
                  <w:rPr>
                    <w:noProof/>
                    <w:webHidden/>
                  </w:rPr>
                  <w:fldChar w:fldCharType="begin"/>
                </w:r>
                <w:r w:rsidR="00372BE7">
                  <w:rPr>
                    <w:noProof/>
                    <w:webHidden/>
                  </w:rPr>
                  <w:instrText xml:space="preserve"> PAGEREF _Toc126833905 \h </w:instrText>
                </w:r>
                <w:r w:rsidR="00372BE7">
                  <w:rPr>
                    <w:noProof/>
                    <w:webHidden/>
                  </w:rPr>
                </w:r>
                <w:r w:rsidR="00372BE7">
                  <w:rPr>
                    <w:noProof/>
                    <w:webHidden/>
                  </w:rPr>
                  <w:fldChar w:fldCharType="separate"/>
                </w:r>
                <w:r w:rsidR="00372BE7">
                  <w:rPr>
                    <w:noProof/>
                    <w:webHidden/>
                  </w:rPr>
                  <w:t>51</w:t>
                </w:r>
                <w:r w:rsidR="00372BE7">
                  <w:rPr>
                    <w:noProof/>
                    <w:webHidden/>
                  </w:rPr>
                  <w:fldChar w:fldCharType="end"/>
                </w:r>
              </w:hyperlink>
            </w:p>
            <w:p w14:paraId="19A1BF7B" w14:textId="4CC4889F" w:rsidR="00372BE7" w:rsidRDefault="00000000">
              <w:pPr>
                <w:pStyle w:val="TOC1"/>
                <w:rPr>
                  <w:rFonts w:eastAsiaTheme="minorEastAsia" w:cstheme="minorBidi"/>
                  <w:b w:val="0"/>
                  <w:bCs w:val="0"/>
                  <w:i w:val="0"/>
                  <w:iCs w:val="0"/>
                  <w:szCs w:val="24"/>
                </w:rPr>
              </w:pPr>
              <w:hyperlink w:anchor="_Toc126833906" w:history="1">
                <w:r w:rsidR="00372BE7" w:rsidRPr="000132F5">
                  <w:rPr>
                    <w:rStyle w:val="Hyperlink"/>
                    <w:rFonts w:ascii="Times New Roman" w:eastAsiaTheme="majorEastAsia" w:hAnsi="Times New Roman" w:cs="Times New Roman"/>
                    <w:noProof/>
                  </w:rPr>
                  <w:t>Appendices</w:t>
                </w:r>
                <w:r w:rsidR="00372BE7">
                  <w:rPr>
                    <w:noProof/>
                    <w:webHidden/>
                  </w:rPr>
                  <w:tab/>
                </w:r>
                <w:r w:rsidR="00372BE7">
                  <w:rPr>
                    <w:noProof/>
                    <w:webHidden/>
                  </w:rPr>
                  <w:fldChar w:fldCharType="begin"/>
                </w:r>
                <w:r w:rsidR="00372BE7">
                  <w:rPr>
                    <w:noProof/>
                    <w:webHidden/>
                  </w:rPr>
                  <w:instrText xml:space="preserve"> PAGEREF _Toc126833906 \h </w:instrText>
                </w:r>
                <w:r w:rsidR="00372BE7">
                  <w:rPr>
                    <w:noProof/>
                    <w:webHidden/>
                  </w:rPr>
                </w:r>
                <w:r w:rsidR="00372BE7">
                  <w:rPr>
                    <w:noProof/>
                    <w:webHidden/>
                  </w:rPr>
                  <w:fldChar w:fldCharType="separate"/>
                </w:r>
                <w:r w:rsidR="00372BE7">
                  <w:rPr>
                    <w:noProof/>
                    <w:webHidden/>
                  </w:rPr>
                  <w:t>56</w:t>
                </w:r>
                <w:r w:rsidR="00372BE7">
                  <w:rPr>
                    <w:noProof/>
                    <w:webHidden/>
                  </w:rPr>
                  <w:fldChar w:fldCharType="end"/>
                </w:r>
              </w:hyperlink>
            </w:p>
            <w:p w14:paraId="6D3B9857" w14:textId="1D3F33AC" w:rsidR="00372BE7" w:rsidRDefault="00000000">
              <w:pPr>
                <w:pStyle w:val="TOC2"/>
                <w:tabs>
                  <w:tab w:val="right" w:leader="dot" w:pos="9089"/>
                </w:tabs>
                <w:rPr>
                  <w:rFonts w:eastAsiaTheme="minorEastAsia" w:cstheme="minorBidi"/>
                  <w:b w:val="0"/>
                  <w:bCs w:val="0"/>
                  <w:sz w:val="24"/>
                  <w:szCs w:val="24"/>
                </w:rPr>
              </w:pPr>
              <w:hyperlink w:anchor="_Toc126833907" w:history="1">
                <w:r w:rsidR="00372BE7" w:rsidRPr="000132F5">
                  <w:rPr>
                    <w:rStyle w:val="Hyperlink"/>
                    <w:rFonts w:ascii="Times New Roman" w:hAnsi="Times New Roman" w:cs="Times New Roman"/>
                    <w:noProof/>
                  </w:rPr>
                  <w:t>Appendix A - Interview Participants</w:t>
                </w:r>
                <w:r w:rsidR="00372BE7">
                  <w:rPr>
                    <w:noProof/>
                    <w:webHidden/>
                  </w:rPr>
                  <w:tab/>
                </w:r>
                <w:r w:rsidR="00372BE7">
                  <w:rPr>
                    <w:noProof/>
                    <w:webHidden/>
                  </w:rPr>
                  <w:fldChar w:fldCharType="begin"/>
                </w:r>
                <w:r w:rsidR="00372BE7">
                  <w:rPr>
                    <w:noProof/>
                    <w:webHidden/>
                  </w:rPr>
                  <w:instrText xml:space="preserve"> PAGEREF _Toc126833907 \h </w:instrText>
                </w:r>
                <w:r w:rsidR="00372BE7">
                  <w:rPr>
                    <w:noProof/>
                    <w:webHidden/>
                  </w:rPr>
                </w:r>
                <w:r w:rsidR="00372BE7">
                  <w:rPr>
                    <w:noProof/>
                    <w:webHidden/>
                  </w:rPr>
                  <w:fldChar w:fldCharType="separate"/>
                </w:r>
                <w:r w:rsidR="00372BE7">
                  <w:rPr>
                    <w:noProof/>
                    <w:webHidden/>
                  </w:rPr>
                  <w:t>56</w:t>
                </w:r>
                <w:r w:rsidR="00372BE7">
                  <w:rPr>
                    <w:noProof/>
                    <w:webHidden/>
                  </w:rPr>
                  <w:fldChar w:fldCharType="end"/>
                </w:r>
              </w:hyperlink>
            </w:p>
            <w:p w14:paraId="329B7CA7" w14:textId="157EDB6A" w:rsidR="00983BEC" w:rsidRDefault="00983BEC" w:rsidP="00983BEC">
              <w:pPr>
                <w:tabs>
                  <w:tab w:val="left" w:pos="923"/>
                </w:tabs>
                <w:rPr>
                  <w:rFonts w:ascii="Times New Roman" w:hAnsi="Times New Roman"/>
                  <w:noProof/>
                </w:rPr>
              </w:pPr>
              <w:r>
                <w:rPr>
                  <w:b/>
                  <w:bCs/>
                  <w:noProof/>
                </w:rPr>
                <w:fldChar w:fldCharType="end"/>
              </w:r>
            </w:p>
          </w:sdtContent>
        </w:sdt>
      </w:sdtContent>
    </w:sdt>
    <w:p w14:paraId="228C5D02" w14:textId="1209DF3F" w:rsidR="00983BEC" w:rsidRDefault="00983BEC" w:rsidP="00983BEC">
      <w:pPr>
        <w:spacing w:line="480" w:lineRule="auto"/>
      </w:pPr>
      <w:r>
        <w:rPr>
          <w:rFonts w:ascii="Times New Roman" w:hAnsi="Times New Roman" w:cs="Times New Roman"/>
          <w:b/>
          <w:sz w:val="28"/>
          <w:szCs w:val="28"/>
        </w:rPr>
        <w:br w:type="page"/>
      </w:r>
    </w:p>
    <w:p w14:paraId="676F7533" w14:textId="77777777" w:rsidR="00983BEC" w:rsidRPr="00EB3285" w:rsidRDefault="00983BEC" w:rsidP="00983BEC">
      <w:pPr>
        <w:jc w:val="center"/>
        <w:rPr>
          <w:rFonts w:ascii="Times New Roman" w:hAnsi="Times New Roman"/>
          <w:noProof/>
        </w:rPr>
      </w:pPr>
      <w:r w:rsidRPr="00806BC7">
        <w:rPr>
          <w:rFonts w:ascii="Times New Roman" w:hAnsi="Times New Roman" w:cs="Times New Roman"/>
          <w:b/>
          <w:sz w:val="28"/>
          <w:szCs w:val="28"/>
        </w:rPr>
        <w:lastRenderedPageBreak/>
        <w:t>LIST OF ABBREVIATIONS</w:t>
      </w:r>
    </w:p>
    <w:p w14:paraId="39F00D9A" w14:textId="77777777" w:rsidR="00983BEC" w:rsidRDefault="00983BEC" w:rsidP="00983BEC">
      <w:pPr>
        <w:autoSpaceDE w:val="0"/>
        <w:autoSpaceDN w:val="0"/>
        <w:adjustRightInd w:val="0"/>
        <w:spacing w:after="0" w:line="240" w:lineRule="auto"/>
        <w:jc w:val="both"/>
        <w:rPr>
          <w:rFonts w:ascii="Times New Roman" w:hAnsi="Times New Roman" w:cs="Times New Roman"/>
          <w:sz w:val="24"/>
          <w:szCs w:val="24"/>
        </w:rPr>
      </w:pPr>
      <w:r w:rsidRPr="00DC38B2">
        <w:rPr>
          <w:rFonts w:ascii="Times New Roman" w:hAnsi="Times New Roman" w:cs="Times New Roman"/>
          <w:sz w:val="24"/>
          <w:szCs w:val="24"/>
        </w:rPr>
        <w:t xml:space="preserve">UCD </w:t>
      </w:r>
      <w:r w:rsidRPr="00DC38B2">
        <w:rPr>
          <w:rFonts w:ascii="Times New Roman" w:hAnsi="Times New Roman" w:cs="Times New Roman"/>
          <w:sz w:val="24"/>
          <w:szCs w:val="24"/>
        </w:rPr>
        <w:tab/>
      </w:r>
      <w:r w:rsidRPr="00DC38B2">
        <w:rPr>
          <w:rFonts w:ascii="Times New Roman" w:hAnsi="Times New Roman" w:cs="Times New Roman"/>
          <w:sz w:val="24"/>
          <w:szCs w:val="24"/>
        </w:rPr>
        <w:tab/>
      </w:r>
      <w:r w:rsidRPr="00DC38B2">
        <w:rPr>
          <w:rFonts w:ascii="Times New Roman" w:hAnsi="Times New Roman" w:cs="Times New Roman"/>
          <w:sz w:val="24"/>
          <w:szCs w:val="24"/>
        </w:rPr>
        <w:tab/>
        <w:t>User-Centered Design</w:t>
      </w:r>
    </w:p>
    <w:p w14:paraId="4946B240" w14:textId="77777777" w:rsidR="00983BEC" w:rsidRPr="00DC38B2" w:rsidRDefault="00983BEC" w:rsidP="00983BEC">
      <w:pPr>
        <w:autoSpaceDE w:val="0"/>
        <w:autoSpaceDN w:val="0"/>
        <w:adjustRightInd w:val="0"/>
        <w:spacing w:after="0" w:line="240" w:lineRule="auto"/>
        <w:jc w:val="both"/>
        <w:rPr>
          <w:rFonts w:ascii="Times New Roman" w:hAnsi="Times New Roman" w:cs="Times New Roman"/>
          <w:sz w:val="24"/>
          <w:szCs w:val="24"/>
        </w:rPr>
      </w:pPr>
      <w:r w:rsidRPr="00DC38B2">
        <w:rPr>
          <w:rFonts w:ascii="Times New Roman" w:hAnsi="Times New Roman" w:cs="Times New Roman"/>
          <w:sz w:val="24"/>
          <w:szCs w:val="24"/>
        </w:rPr>
        <w:t xml:space="preserve">UX </w:t>
      </w:r>
      <w:r w:rsidRPr="00DC38B2">
        <w:rPr>
          <w:rFonts w:ascii="Times New Roman" w:hAnsi="Times New Roman" w:cs="Times New Roman"/>
          <w:sz w:val="24"/>
          <w:szCs w:val="24"/>
        </w:rPr>
        <w:tab/>
      </w:r>
      <w:r w:rsidRPr="00DC38B2">
        <w:rPr>
          <w:rFonts w:ascii="Times New Roman" w:hAnsi="Times New Roman" w:cs="Times New Roman"/>
          <w:sz w:val="24"/>
          <w:szCs w:val="24"/>
        </w:rPr>
        <w:tab/>
      </w:r>
      <w:r w:rsidRPr="00DC38B2">
        <w:rPr>
          <w:rFonts w:ascii="Times New Roman" w:hAnsi="Times New Roman" w:cs="Times New Roman"/>
          <w:sz w:val="24"/>
          <w:szCs w:val="24"/>
        </w:rPr>
        <w:tab/>
        <w:t>User Experience</w:t>
      </w:r>
    </w:p>
    <w:p w14:paraId="38310AE8" w14:textId="77777777" w:rsidR="00983BEC" w:rsidRPr="00DC38B2" w:rsidRDefault="00983BEC" w:rsidP="00983BEC">
      <w:pPr>
        <w:autoSpaceDE w:val="0"/>
        <w:autoSpaceDN w:val="0"/>
        <w:adjustRightInd w:val="0"/>
        <w:spacing w:after="0" w:line="240" w:lineRule="auto"/>
        <w:jc w:val="both"/>
        <w:rPr>
          <w:rFonts w:ascii="Times New Roman" w:hAnsi="Times New Roman" w:cs="Times New Roman"/>
          <w:sz w:val="24"/>
          <w:szCs w:val="24"/>
        </w:rPr>
      </w:pPr>
    </w:p>
    <w:p w14:paraId="4C7C2EF6" w14:textId="77777777" w:rsidR="00983BEC" w:rsidRPr="00806BC7" w:rsidRDefault="00983BEC" w:rsidP="00983BEC">
      <w:pPr>
        <w:autoSpaceDE w:val="0"/>
        <w:autoSpaceDN w:val="0"/>
        <w:adjustRightInd w:val="0"/>
        <w:spacing w:after="0" w:line="240" w:lineRule="auto"/>
        <w:rPr>
          <w:rFonts w:ascii="Times New Roman" w:hAnsi="Times New Roman" w:cs="Times New Roman"/>
          <w:i/>
          <w:iCs/>
          <w:sz w:val="24"/>
          <w:szCs w:val="24"/>
        </w:rPr>
      </w:pPr>
    </w:p>
    <w:p w14:paraId="5322748C" w14:textId="77777777" w:rsidR="00983BEC" w:rsidRPr="00806BC7" w:rsidRDefault="00983BEC" w:rsidP="00983BEC">
      <w:pPr>
        <w:autoSpaceDE w:val="0"/>
        <w:autoSpaceDN w:val="0"/>
        <w:adjustRightInd w:val="0"/>
        <w:spacing w:after="0" w:line="240" w:lineRule="auto"/>
        <w:rPr>
          <w:rFonts w:ascii="Times New Roman" w:hAnsi="Times New Roman" w:cs="Times New Roman"/>
          <w:i/>
          <w:iCs/>
          <w:sz w:val="24"/>
          <w:szCs w:val="24"/>
        </w:rPr>
      </w:pPr>
    </w:p>
    <w:p w14:paraId="6BDE0F40" w14:textId="77777777" w:rsidR="00983BEC" w:rsidRPr="00806BC7" w:rsidRDefault="00983BEC" w:rsidP="00983BEC">
      <w:pPr>
        <w:spacing w:line="480" w:lineRule="auto"/>
        <w:rPr>
          <w:rFonts w:ascii="Times New Roman" w:hAnsi="Times New Roman" w:cs="Times New Roman"/>
          <w:sz w:val="24"/>
          <w:szCs w:val="24"/>
        </w:rPr>
      </w:pPr>
    </w:p>
    <w:p w14:paraId="40FBF5C6" w14:textId="77777777" w:rsidR="00983BEC" w:rsidRPr="00806BC7" w:rsidRDefault="00983BEC" w:rsidP="00983BEC">
      <w:pPr>
        <w:spacing w:line="480" w:lineRule="auto"/>
        <w:rPr>
          <w:rFonts w:ascii="Times New Roman" w:hAnsi="Times New Roman" w:cs="Times New Roman"/>
          <w:sz w:val="24"/>
          <w:szCs w:val="24"/>
        </w:rPr>
      </w:pPr>
    </w:p>
    <w:p w14:paraId="1D107995" w14:textId="77777777" w:rsidR="00983BEC" w:rsidRPr="00806BC7" w:rsidRDefault="00983BEC" w:rsidP="00983BEC">
      <w:pPr>
        <w:spacing w:line="480" w:lineRule="auto"/>
        <w:rPr>
          <w:rFonts w:ascii="Times New Roman" w:hAnsi="Times New Roman" w:cs="Times New Roman"/>
          <w:sz w:val="24"/>
          <w:szCs w:val="24"/>
        </w:rPr>
      </w:pPr>
    </w:p>
    <w:p w14:paraId="1C151C01" w14:textId="77777777" w:rsidR="00983BEC" w:rsidRPr="00806BC7" w:rsidRDefault="00983BEC" w:rsidP="00983BEC">
      <w:pPr>
        <w:spacing w:after="0" w:line="240" w:lineRule="auto"/>
        <w:rPr>
          <w:rFonts w:ascii="Times New Roman" w:hAnsi="Times New Roman" w:cs="Times New Roman"/>
          <w:sz w:val="24"/>
          <w:szCs w:val="24"/>
        </w:rPr>
      </w:pPr>
    </w:p>
    <w:p w14:paraId="70E001CA" w14:textId="77777777" w:rsidR="00983BEC" w:rsidRPr="00806BC7" w:rsidRDefault="00983BEC" w:rsidP="00983BEC">
      <w:pPr>
        <w:spacing w:line="480" w:lineRule="auto"/>
        <w:rPr>
          <w:rFonts w:ascii="Times New Roman" w:hAnsi="Times New Roman" w:cs="Times New Roman"/>
          <w:sz w:val="24"/>
          <w:szCs w:val="24"/>
        </w:rPr>
      </w:pPr>
    </w:p>
    <w:p w14:paraId="5CB1A1C2" w14:textId="77777777" w:rsidR="00983BEC" w:rsidRPr="00806BC7" w:rsidRDefault="00983BEC" w:rsidP="00983BEC">
      <w:pPr>
        <w:spacing w:line="480" w:lineRule="auto"/>
        <w:rPr>
          <w:rFonts w:ascii="Times New Roman" w:hAnsi="Times New Roman" w:cs="Times New Roman"/>
          <w:sz w:val="24"/>
          <w:szCs w:val="24"/>
        </w:rPr>
      </w:pPr>
    </w:p>
    <w:p w14:paraId="25978797" w14:textId="77777777" w:rsidR="00983BEC" w:rsidRPr="00806BC7" w:rsidRDefault="00983BEC" w:rsidP="00983BEC">
      <w:pPr>
        <w:spacing w:line="480" w:lineRule="auto"/>
        <w:rPr>
          <w:rFonts w:ascii="Times New Roman" w:hAnsi="Times New Roman" w:cs="Times New Roman"/>
          <w:sz w:val="24"/>
          <w:szCs w:val="24"/>
        </w:rPr>
      </w:pPr>
    </w:p>
    <w:p w14:paraId="413965DA" w14:textId="77777777" w:rsidR="00983BEC" w:rsidRPr="00806BC7" w:rsidRDefault="00983BEC" w:rsidP="00983BEC">
      <w:pPr>
        <w:spacing w:line="480" w:lineRule="auto"/>
        <w:rPr>
          <w:rFonts w:ascii="Times New Roman" w:hAnsi="Times New Roman" w:cs="Times New Roman"/>
          <w:sz w:val="24"/>
          <w:szCs w:val="24"/>
        </w:rPr>
      </w:pPr>
    </w:p>
    <w:p w14:paraId="5205264C" w14:textId="77777777" w:rsidR="00983BEC" w:rsidRPr="00806BC7" w:rsidRDefault="00983BEC" w:rsidP="00983BEC">
      <w:pPr>
        <w:spacing w:line="480" w:lineRule="auto"/>
        <w:rPr>
          <w:rFonts w:ascii="Times New Roman" w:hAnsi="Times New Roman" w:cs="Times New Roman"/>
          <w:sz w:val="24"/>
          <w:szCs w:val="24"/>
        </w:rPr>
      </w:pPr>
    </w:p>
    <w:p w14:paraId="2A9B241A" w14:textId="77777777" w:rsidR="00983BEC" w:rsidRPr="00806BC7" w:rsidRDefault="00983BEC" w:rsidP="00983BEC">
      <w:pPr>
        <w:spacing w:line="480" w:lineRule="auto"/>
        <w:rPr>
          <w:rFonts w:ascii="Times New Roman" w:hAnsi="Times New Roman" w:cs="Times New Roman"/>
          <w:sz w:val="24"/>
          <w:szCs w:val="24"/>
        </w:rPr>
      </w:pPr>
    </w:p>
    <w:p w14:paraId="1CC4C1E7" w14:textId="77777777" w:rsidR="00983BEC" w:rsidRPr="00806BC7" w:rsidRDefault="00983BEC" w:rsidP="00983BEC">
      <w:pPr>
        <w:spacing w:line="480" w:lineRule="auto"/>
        <w:rPr>
          <w:rFonts w:ascii="Times New Roman" w:hAnsi="Times New Roman" w:cs="Times New Roman"/>
          <w:sz w:val="24"/>
          <w:szCs w:val="24"/>
        </w:rPr>
      </w:pPr>
    </w:p>
    <w:p w14:paraId="434F8732" w14:textId="77777777" w:rsidR="00983BEC" w:rsidRPr="00806BC7" w:rsidRDefault="00983BEC" w:rsidP="00983BEC">
      <w:pPr>
        <w:spacing w:line="480" w:lineRule="auto"/>
        <w:rPr>
          <w:rFonts w:ascii="Times New Roman" w:hAnsi="Times New Roman" w:cs="Times New Roman"/>
          <w:sz w:val="24"/>
          <w:szCs w:val="24"/>
        </w:rPr>
      </w:pPr>
    </w:p>
    <w:p w14:paraId="5D025F8E" w14:textId="77777777" w:rsidR="00983BEC" w:rsidRPr="00806BC7" w:rsidRDefault="00983BEC" w:rsidP="00983BEC">
      <w:pPr>
        <w:spacing w:line="480" w:lineRule="auto"/>
        <w:rPr>
          <w:rFonts w:ascii="Times New Roman" w:hAnsi="Times New Roman" w:cs="Times New Roman"/>
          <w:sz w:val="24"/>
          <w:szCs w:val="24"/>
        </w:rPr>
      </w:pPr>
    </w:p>
    <w:p w14:paraId="3F18B4FC" w14:textId="77777777" w:rsidR="00983BEC" w:rsidRDefault="00983BEC" w:rsidP="00983BEC">
      <w:pPr>
        <w:spacing w:line="480" w:lineRule="auto"/>
        <w:rPr>
          <w:rFonts w:ascii="Times New Roman" w:hAnsi="Times New Roman" w:cs="Times New Roman"/>
          <w:sz w:val="24"/>
          <w:szCs w:val="24"/>
        </w:rPr>
      </w:pPr>
    </w:p>
    <w:p w14:paraId="31E3FEB1" w14:textId="77777777" w:rsidR="00983BEC" w:rsidRPr="00806BC7" w:rsidRDefault="00983BEC" w:rsidP="00983BEC">
      <w:pPr>
        <w:spacing w:line="480" w:lineRule="auto"/>
        <w:rPr>
          <w:rFonts w:ascii="Times New Roman" w:hAnsi="Times New Roman" w:cs="Times New Roman"/>
          <w:sz w:val="24"/>
          <w:szCs w:val="24"/>
        </w:rPr>
      </w:pPr>
    </w:p>
    <w:p w14:paraId="12AE894C" w14:textId="77777777" w:rsidR="00983BEC" w:rsidRPr="00806BC7" w:rsidRDefault="00983BEC" w:rsidP="00983BEC">
      <w:pPr>
        <w:autoSpaceDE w:val="0"/>
        <w:autoSpaceDN w:val="0"/>
        <w:adjustRightInd w:val="0"/>
        <w:spacing w:after="0" w:line="240" w:lineRule="auto"/>
        <w:jc w:val="center"/>
        <w:rPr>
          <w:rFonts w:ascii="Times New Roman" w:hAnsi="Times New Roman" w:cs="Times New Roman"/>
          <w:b/>
          <w:sz w:val="28"/>
          <w:szCs w:val="28"/>
        </w:rPr>
      </w:pPr>
      <w:r w:rsidRPr="00806BC7">
        <w:rPr>
          <w:rFonts w:ascii="Times New Roman" w:hAnsi="Times New Roman" w:cs="Times New Roman"/>
          <w:b/>
          <w:sz w:val="28"/>
          <w:szCs w:val="28"/>
        </w:rPr>
        <w:lastRenderedPageBreak/>
        <w:t>LIST OF FIGURES</w:t>
      </w:r>
    </w:p>
    <w:p w14:paraId="4CD5D68A" w14:textId="77777777" w:rsidR="00983BEC" w:rsidRPr="00806BC7" w:rsidRDefault="00983BEC" w:rsidP="00983BEC">
      <w:pPr>
        <w:autoSpaceDE w:val="0"/>
        <w:autoSpaceDN w:val="0"/>
        <w:adjustRightInd w:val="0"/>
        <w:spacing w:after="0" w:line="240" w:lineRule="auto"/>
        <w:jc w:val="center"/>
        <w:rPr>
          <w:rFonts w:ascii="Times New Roman" w:hAnsi="Times New Roman" w:cs="Times New Roman"/>
          <w:sz w:val="24"/>
          <w:szCs w:val="24"/>
        </w:rPr>
      </w:pPr>
    </w:p>
    <w:p w14:paraId="5E924B11" w14:textId="3888EBA3" w:rsidR="00816131" w:rsidRDefault="00983BEC">
      <w:pPr>
        <w:pStyle w:val="TableofFigures"/>
        <w:tabs>
          <w:tab w:val="right" w:leader="dot" w:pos="9089"/>
        </w:tabs>
        <w:rPr>
          <w:rFonts w:asciiTheme="minorHAnsi" w:eastAsiaTheme="minorEastAsia" w:hAnsiTheme="minorHAnsi" w:cstheme="minorBidi"/>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25418772" w:history="1">
        <w:r w:rsidR="00816131" w:rsidRPr="001D7F5F">
          <w:rPr>
            <w:rStyle w:val="Hyperlink"/>
            <w:rFonts w:ascii="Times New Roman" w:hAnsi="Times New Roman" w:cs="Times New Roman"/>
            <w:bCs/>
            <w:noProof/>
          </w:rPr>
          <w:t>Figure 1. A fishbone diagram illustrating the difficulty to assist the worthiness of conducting UX experiments.</w:t>
        </w:r>
        <w:r w:rsidR="00816131">
          <w:rPr>
            <w:noProof/>
            <w:webHidden/>
          </w:rPr>
          <w:tab/>
        </w:r>
        <w:r w:rsidR="00816131">
          <w:rPr>
            <w:noProof/>
            <w:webHidden/>
          </w:rPr>
          <w:fldChar w:fldCharType="begin"/>
        </w:r>
        <w:r w:rsidR="00816131">
          <w:rPr>
            <w:noProof/>
            <w:webHidden/>
          </w:rPr>
          <w:instrText xml:space="preserve"> PAGEREF _Toc125418772 \h </w:instrText>
        </w:r>
        <w:r w:rsidR="00816131">
          <w:rPr>
            <w:noProof/>
            <w:webHidden/>
          </w:rPr>
        </w:r>
        <w:r w:rsidR="00816131">
          <w:rPr>
            <w:noProof/>
            <w:webHidden/>
          </w:rPr>
          <w:fldChar w:fldCharType="separate"/>
        </w:r>
        <w:r w:rsidR="00816131">
          <w:rPr>
            <w:noProof/>
            <w:webHidden/>
          </w:rPr>
          <w:t>11</w:t>
        </w:r>
        <w:r w:rsidR="00816131">
          <w:rPr>
            <w:noProof/>
            <w:webHidden/>
          </w:rPr>
          <w:fldChar w:fldCharType="end"/>
        </w:r>
      </w:hyperlink>
    </w:p>
    <w:p w14:paraId="2D56BBB8" w14:textId="5775BADE" w:rsidR="00816131" w:rsidRDefault="00000000">
      <w:pPr>
        <w:pStyle w:val="TableofFigures"/>
        <w:tabs>
          <w:tab w:val="right" w:leader="dot" w:pos="9089"/>
        </w:tabs>
        <w:rPr>
          <w:rFonts w:asciiTheme="minorHAnsi" w:eastAsiaTheme="minorEastAsia" w:hAnsiTheme="minorHAnsi" w:cstheme="minorBidi"/>
          <w:sz w:val="24"/>
          <w:szCs w:val="24"/>
        </w:rPr>
      </w:pPr>
      <w:hyperlink r:id="rId8" w:anchor="_Toc125418773" w:history="1">
        <w:r w:rsidR="00816131" w:rsidRPr="001D7F5F">
          <w:rPr>
            <w:rStyle w:val="Hyperlink"/>
            <w:rFonts w:ascii="Times New Roman" w:hAnsi="Times New Roman" w:cs="Times New Roman"/>
            <w:noProof/>
          </w:rPr>
          <w:t>Figure 2. The Design Cycle by Wieringa [42]</w:t>
        </w:r>
        <w:r w:rsidR="00816131">
          <w:rPr>
            <w:noProof/>
            <w:webHidden/>
          </w:rPr>
          <w:tab/>
        </w:r>
        <w:r w:rsidR="00816131">
          <w:rPr>
            <w:noProof/>
            <w:webHidden/>
          </w:rPr>
          <w:fldChar w:fldCharType="begin"/>
        </w:r>
        <w:r w:rsidR="00816131">
          <w:rPr>
            <w:noProof/>
            <w:webHidden/>
          </w:rPr>
          <w:instrText xml:space="preserve"> PAGEREF _Toc125418773 \h </w:instrText>
        </w:r>
        <w:r w:rsidR="00816131">
          <w:rPr>
            <w:noProof/>
            <w:webHidden/>
          </w:rPr>
        </w:r>
        <w:r w:rsidR="00816131">
          <w:rPr>
            <w:noProof/>
            <w:webHidden/>
          </w:rPr>
          <w:fldChar w:fldCharType="separate"/>
        </w:r>
        <w:r w:rsidR="00816131">
          <w:rPr>
            <w:noProof/>
            <w:webHidden/>
          </w:rPr>
          <w:t>21</w:t>
        </w:r>
        <w:r w:rsidR="00816131">
          <w:rPr>
            <w:noProof/>
            <w:webHidden/>
          </w:rPr>
          <w:fldChar w:fldCharType="end"/>
        </w:r>
      </w:hyperlink>
    </w:p>
    <w:p w14:paraId="736C54F0" w14:textId="6395474A" w:rsidR="00816131" w:rsidRDefault="00000000">
      <w:pPr>
        <w:pStyle w:val="TableofFigures"/>
        <w:tabs>
          <w:tab w:val="right" w:leader="dot" w:pos="9089"/>
        </w:tabs>
        <w:rPr>
          <w:rFonts w:asciiTheme="minorHAnsi" w:eastAsiaTheme="minorEastAsia" w:hAnsiTheme="minorHAnsi" w:cstheme="minorBidi"/>
          <w:sz w:val="24"/>
          <w:szCs w:val="24"/>
        </w:rPr>
      </w:pPr>
      <w:hyperlink r:id="rId9" w:anchor="_Toc125418774" w:history="1">
        <w:r w:rsidR="00816131" w:rsidRPr="001D7F5F">
          <w:rPr>
            <w:rStyle w:val="Hyperlink"/>
            <w:rFonts w:ascii="Times New Roman" w:hAnsi="Times New Roman" w:cs="Times New Roman"/>
            <w:noProof/>
          </w:rPr>
          <w:t>Figure 3.Project Timeline</w:t>
        </w:r>
        <w:r w:rsidR="00816131">
          <w:rPr>
            <w:noProof/>
            <w:webHidden/>
          </w:rPr>
          <w:tab/>
        </w:r>
        <w:r w:rsidR="00816131">
          <w:rPr>
            <w:noProof/>
            <w:webHidden/>
          </w:rPr>
          <w:fldChar w:fldCharType="begin"/>
        </w:r>
        <w:r w:rsidR="00816131">
          <w:rPr>
            <w:noProof/>
            <w:webHidden/>
          </w:rPr>
          <w:instrText xml:space="preserve"> PAGEREF _Toc125418774 \h </w:instrText>
        </w:r>
        <w:r w:rsidR="00816131">
          <w:rPr>
            <w:noProof/>
            <w:webHidden/>
          </w:rPr>
        </w:r>
        <w:r w:rsidR="00816131">
          <w:rPr>
            <w:noProof/>
            <w:webHidden/>
          </w:rPr>
          <w:fldChar w:fldCharType="separate"/>
        </w:r>
        <w:r w:rsidR="00816131">
          <w:rPr>
            <w:noProof/>
            <w:webHidden/>
          </w:rPr>
          <w:t>23</w:t>
        </w:r>
        <w:r w:rsidR="00816131">
          <w:rPr>
            <w:noProof/>
            <w:webHidden/>
          </w:rPr>
          <w:fldChar w:fldCharType="end"/>
        </w:r>
      </w:hyperlink>
    </w:p>
    <w:p w14:paraId="1E0365E3" w14:textId="0148405C" w:rsidR="00816131" w:rsidRDefault="00000000">
      <w:pPr>
        <w:pStyle w:val="TableofFigures"/>
        <w:tabs>
          <w:tab w:val="right" w:leader="dot" w:pos="9089"/>
        </w:tabs>
        <w:rPr>
          <w:rFonts w:asciiTheme="minorHAnsi" w:eastAsiaTheme="minorEastAsia" w:hAnsiTheme="minorHAnsi" w:cstheme="minorBidi"/>
          <w:sz w:val="24"/>
          <w:szCs w:val="24"/>
        </w:rPr>
      </w:pPr>
      <w:hyperlink w:anchor="_Toc125418775" w:history="1">
        <w:r w:rsidR="00816131" w:rsidRPr="001D7F5F">
          <w:rPr>
            <w:rStyle w:val="Hyperlink"/>
            <w:rFonts w:asciiTheme="majorBidi" w:hAnsiTheme="majorBidi" w:cstheme="majorBidi"/>
            <w:noProof/>
          </w:rPr>
          <w:t>Figure 4.Factors that influence the amount of effort required for UX experiments</w:t>
        </w:r>
        <w:r w:rsidR="00816131">
          <w:rPr>
            <w:noProof/>
            <w:webHidden/>
          </w:rPr>
          <w:tab/>
        </w:r>
        <w:r w:rsidR="00816131">
          <w:rPr>
            <w:noProof/>
            <w:webHidden/>
          </w:rPr>
          <w:fldChar w:fldCharType="begin"/>
        </w:r>
        <w:r w:rsidR="00816131">
          <w:rPr>
            <w:noProof/>
            <w:webHidden/>
          </w:rPr>
          <w:instrText xml:space="preserve"> PAGEREF _Toc125418775 \h </w:instrText>
        </w:r>
        <w:r w:rsidR="00816131">
          <w:rPr>
            <w:noProof/>
            <w:webHidden/>
          </w:rPr>
        </w:r>
        <w:r w:rsidR="00816131">
          <w:rPr>
            <w:noProof/>
            <w:webHidden/>
          </w:rPr>
          <w:fldChar w:fldCharType="separate"/>
        </w:r>
        <w:r w:rsidR="00816131">
          <w:rPr>
            <w:noProof/>
            <w:webHidden/>
          </w:rPr>
          <w:t>26</w:t>
        </w:r>
        <w:r w:rsidR="00816131">
          <w:rPr>
            <w:noProof/>
            <w:webHidden/>
          </w:rPr>
          <w:fldChar w:fldCharType="end"/>
        </w:r>
      </w:hyperlink>
    </w:p>
    <w:p w14:paraId="0368821F" w14:textId="56160D3D" w:rsidR="00816131" w:rsidRDefault="00000000">
      <w:pPr>
        <w:pStyle w:val="TableofFigures"/>
        <w:tabs>
          <w:tab w:val="right" w:leader="dot" w:pos="9089"/>
        </w:tabs>
        <w:rPr>
          <w:rFonts w:asciiTheme="minorHAnsi" w:eastAsiaTheme="minorEastAsia" w:hAnsiTheme="minorHAnsi" w:cstheme="minorBidi"/>
          <w:sz w:val="24"/>
          <w:szCs w:val="24"/>
        </w:rPr>
      </w:pPr>
      <w:hyperlink r:id="rId10" w:anchor="_Toc125418776" w:history="1">
        <w:r w:rsidR="00816131" w:rsidRPr="001D7F5F">
          <w:rPr>
            <w:rStyle w:val="Hyperlink"/>
            <w:rFonts w:asciiTheme="majorBidi" w:hAnsiTheme="majorBidi" w:cstheme="majorBidi"/>
            <w:noProof/>
          </w:rPr>
          <w:t>Figure 5. Summary of Interview Findings</w:t>
        </w:r>
        <w:r w:rsidR="00816131">
          <w:rPr>
            <w:noProof/>
            <w:webHidden/>
          </w:rPr>
          <w:tab/>
        </w:r>
        <w:r w:rsidR="00816131">
          <w:rPr>
            <w:noProof/>
            <w:webHidden/>
          </w:rPr>
          <w:fldChar w:fldCharType="begin"/>
        </w:r>
        <w:r w:rsidR="00816131">
          <w:rPr>
            <w:noProof/>
            <w:webHidden/>
          </w:rPr>
          <w:instrText xml:space="preserve"> PAGEREF _Toc125418776 \h </w:instrText>
        </w:r>
        <w:r w:rsidR="00816131">
          <w:rPr>
            <w:noProof/>
            <w:webHidden/>
          </w:rPr>
        </w:r>
        <w:r w:rsidR="00816131">
          <w:rPr>
            <w:noProof/>
            <w:webHidden/>
          </w:rPr>
          <w:fldChar w:fldCharType="separate"/>
        </w:r>
        <w:r w:rsidR="00816131">
          <w:rPr>
            <w:noProof/>
            <w:webHidden/>
          </w:rPr>
          <w:t>31</w:t>
        </w:r>
        <w:r w:rsidR="00816131">
          <w:rPr>
            <w:noProof/>
            <w:webHidden/>
          </w:rPr>
          <w:fldChar w:fldCharType="end"/>
        </w:r>
      </w:hyperlink>
    </w:p>
    <w:p w14:paraId="5B548BC5" w14:textId="77B085D3" w:rsidR="00816131" w:rsidRDefault="00000000">
      <w:pPr>
        <w:pStyle w:val="TableofFigures"/>
        <w:tabs>
          <w:tab w:val="right" w:leader="dot" w:pos="9089"/>
        </w:tabs>
        <w:rPr>
          <w:rFonts w:asciiTheme="minorHAnsi" w:eastAsiaTheme="minorEastAsia" w:hAnsiTheme="minorHAnsi" w:cstheme="minorBidi"/>
          <w:sz w:val="24"/>
          <w:szCs w:val="24"/>
        </w:rPr>
      </w:pPr>
      <w:hyperlink r:id="rId11" w:anchor="_Toc125418777" w:history="1">
        <w:r w:rsidR="00816131" w:rsidRPr="001D7F5F">
          <w:rPr>
            <w:rStyle w:val="Hyperlink"/>
            <w:rFonts w:ascii="Times New Roman" w:hAnsi="Times New Roman" w:cs="Times New Roman"/>
            <w:noProof/>
          </w:rPr>
          <w:t>Figure 6. Summary of RQ results</w:t>
        </w:r>
        <w:r w:rsidR="00816131">
          <w:rPr>
            <w:noProof/>
            <w:webHidden/>
          </w:rPr>
          <w:tab/>
        </w:r>
        <w:r w:rsidR="00816131">
          <w:rPr>
            <w:noProof/>
            <w:webHidden/>
          </w:rPr>
          <w:fldChar w:fldCharType="begin"/>
        </w:r>
        <w:r w:rsidR="00816131">
          <w:rPr>
            <w:noProof/>
            <w:webHidden/>
          </w:rPr>
          <w:instrText xml:space="preserve"> PAGEREF _Toc125418777 \h </w:instrText>
        </w:r>
        <w:r w:rsidR="00816131">
          <w:rPr>
            <w:noProof/>
            <w:webHidden/>
          </w:rPr>
        </w:r>
        <w:r w:rsidR="00816131">
          <w:rPr>
            <w:noProof/>
            <w:webHidden/>
          </w:rPr>
          <w:fldChar w:fldCharType="separate"/>
        </w:r>
        <w:r w:rsidR="00816131">
          <w:rPr>
            <w:noProof/>
            <w:webHidden/>
          </w:rPr>
          <w:t>34</w:t>
        </w:r>
        <w:r w:rsidR="00816131">
          <w:rPr>
            <w:noProof/>
            <w:webHidden/>
          </w:rPr>
          <w:fldChar w:fldCharType="end"/>
        </w:r>
      </w:hyperlink>
    </w:p>
    <w:p w14:paraId="5582DA5C" w14:textId="4C686C8D" w:rsidR="00816131" w:rsidRDefault="00000000">
      <w:pPr>
        <w:pStyle w:val="TableofFigures"/>
        <w:tabs>
          <w:tab w:val="right" w:leader="dot" w:pos="9089"/>
        </w:tabs>
        <w:rPr>
          <w:rFonts w:asciiTheme="minorHAnsi" w:eastAsiaTheme="minorEastAsia" w:hAnsiTheme="minorHAnsi" w:cstheme="minorBidi"/>
          <w:sz w:val="24"/>
          <w:szCs w:val="24"/>
        </w:rPr>
      </w:pPr>
      <w:hyperlink r:id="rId12" w:anchor="_Toc125418778" w:history="1">
        <w:r w:rsidR="00816131" w:rsidRPr="001D7F5F">
          <w:rPr>
            <w:rStyle w:val="Hyperlink"/>
            <w:rFonts w:ascii="Times New Roman" w:hAnsi="Times New Roman" w:cs="Times New Roman"/>
            <w:noProof/>
          </w:rPr>
          <w:t>Figure 8.Example user story</w:t>
        </w:r>
        <w:r w:rsidR="00816131">
          <w:rPr>
            <w:noProof/>
            <w:webHidden/>
          </w:rPr>
          <w:tab/>
        </w:r>
        <w:r w:rsidR="00816131">
          <w:rPr>
            <w:noProof/>
            <w:webHidden/>
          </w:rPr>
          <w:fldChar w:fldCharType="begin"/>
        </w:r>
        <w:r w:rsidR="00816131">
          <w:rPr>
            <w:noProof/>
            <w:webHidden/>
          </w:rPr>
          <w:instrText xml:space="preserve"> PAGEREF _Toc125418778 \h </w:instrText>
        </w:r>
        <w:r w:rsidR="00816131">
          <w:rPr>
            <w:noProof/>
            <w:webHidden/>
          </w:rPr>
        </w:r>
        <w:r w:rsidR="00816131">
          <w:rPr>
            <w:noProof/>
            <w:webHidden/>
          </w:rPr>
          <w:fldChar w:fldCharType="separate"/>
        </w:r>
        <w:r w:rsidR="00816131">
          <w:rPr>
            <w:noProof/>
            <w:webHidden/>
          </w:rPr>
          <w:t>36</w:t>
        </w:r>
        <w:r w:rsidR="00816131">
          <w:rPr>
            <w:noProof/>
            <w:webHidden/>
          </w:rPr>
          <w:fldChar w:fldCharType="end"/>
        </w:r>
      </w:hyperlink>
    </w:p>
    <w:p w14:paraId="4C5D864B" w14:textId="17FFD471" w:rsidR="00983BEC" w:rsidRPr="00806BC7" w:rsidRDefault="00983BEC" w:rsidP="00983BEC">
      <w:pPr>
        <w:tabs>
          <w:tab w:val="left" w:pos="5534"/>
        </w:tabs>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3AF5DAF7"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04DE08E8"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55085138"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3B20C03D"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727BB767"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0F37E30E"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6E0E54A5"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36D21F80"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360F3829"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00EA3B64"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34F50B2C"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37BA7865" w14:textId="77777777" w:rsidR="00983BEC" w:rsidRPr="00806BC7" w:rsidRDefault="00983BEC" w:rsidP="00983BEC">
      <w:pPr>
        <w:spacing w:after="0" w:line="240" w:lineRule="auto"/>
        <w:rPr>
          <w:rFonts w:ascii="Times New Roman" w:hAnsi="Times New Roman" w:cs="Times New Roman"/>
          <w:b/>
          <w:sz w:val="28"/>
          <w:szCs w:val="28"/>
        </w:rPr>
      </w:pPr>
      <w:r w:rsidRPr="00806BC7">
        <w:rPr>
          <w:rFonts w:ascii="Times New Roman" w:hAnsi="Times New Roman" w:cs="Times New Roman"/>
          <w:b/>
          <w:sz w:val="28"/>
          <w:szCs w:val="28"/>
        </w:rPr>
        <w:br w:type="page"/>
      </w:r>
    </w:p>
    <w:p w14:paraId="07A97EC4" w14:textId="77777777" w:rsidR="00983BEC" w:rsidRDefault="00983BEC" w:rsidP="00983BEC">
      <w:pPr>
        <w:spacing w:line="480" w:lineRule="auto"/>
        <w:jc w:val="center"/>
        <w:rPr>
          <w:rFonts w:ascii="Times New Roman" w:hAnsi="Times New Roman" w:cs="Times New Roman"/>
          <w:b/>
          <w:sz w:val="28"/>
          <w:szCs w:val="28"/>
        </w:rPr>
      </w:pPr>
      <w:r w:rsidRPr="00806BC7">
        <w:rPr>
          <w:rFonts w:ascii="Times New Roman" w:hAnsi="Times New Roman" w:cs="Times New Roman"/>
          <w:b/>
          <w:sz w:val="28"/>
          <w:szCs w:val="28"/>
        </w:rPr>
        <w:lastRenderedPageBreak/>
        <w:t>LIST OF TABLES</w:t>
      </w:r>
    </w:p>
    <w:p w14:paraId="2F2306E1" w14:textId="411BA817" w:rsidR="00601E93" w:rsidRDefault="00983BEC">
      <w:pPr>
        <w:pStyle w:val="TableofFigures"/>
        <w:tabs>
          <w:tab w:val="right" w:leader="dot" w:pos="9089"/>
        </w:tabs>
        <w:rPr>
          <w:rFonts w:asciiTheme="minorHAnsi" w:eastAsiaTheme="minorEastAsia" w:hAnsiTheme="minorHAnsi" w:cstheme="minorBidi"/>
          <w:sz w:val="24"/>
          <w:szCs w:val="24"/>
        </w:rPr>
      </w:pPr>
      <w:r w:rsidRPr="001E029C">
        <w:rPr>
          <w:rFonts w:ascii="Times New Roman" w:hAnsi="Times New Roman" w:cs="Times New Roman"/>
          <w:b/>
          <w:sz w:val="28"/>
          <w:szCs w:val="28"/>
        </w:rPr>
        <w:fldChar w:fldCharType="begin"/>
      </w:r>
      <w:r w:rsidRPr="001E029C">
        <w:rPr>
          <w:rFonts w:ascii="Times New Roman" w:hAnsi="Times New Roman" w:cs="Times New Roman"/>
          <w:b/>
          <w:sz w:val="28"/>
          <w:szCs w:val="28"/>
        </w:rPr>
        <w:instrText xml:space="preserve"> TOC \h \z \c "Table" </w:instrText>
      </w:r>
      <w:r w:rsidRPr="001E029C">
        <w:rPr>
          <w:rFonts w:ascii="Times New Roman" w:hAnsi="Times New Roman" w:cs="Times New Roman"/>
          <w:b/>
          <w:sz w:val="28"/>
          <w:szCs w:val="28"/>
        </w:rPr>
        <w:fldChar w:fldCharType="separate"/>
      </w:r>
      <w:hyperlink w:anchor="_Toc125389726" w:history="1">
        <w:r w:rsidR="00601E93" w:rsidRPr="00BA7F41">
          <w:rPr>
            <w:rStyle w:val="Hyperlink"/>
            <w:rFonts w:ascii="Times New Roman" w:hAnsi="Times New Roman" w:cs="Times New Roman"/>
            <w:bCs/>
            <w:noProof/>
          </w:rPr>
          <w:t>Table 1.</w:t>
        </w:r>
        <w:r w:rsidR="00601E93" w:rsidRPr="00BA7F41">
          <w:rPr>
            <w:rStyle w:val="Hyperlink"/>
            <w:noProof/>
          </w:rPr>
          <w:t xml:space="preserve"> </w:t>
        </w:r>
        <w:r w:rsidR="00601E93" w:rsidRPr="00BA7F41">
          <w:rPr>
            <w:rStyle w:val="Hyperlink"/>
            <w:rFonts w:ascii="Times New Roman" w:hAnsi="Times New Roman" w:cs="Times New Roman"/>
            <w:bCs/>
            <w:noProof/>
          </w:rPr>
          <w:t>Summary of the related work</w:t>
        </w:r>
        <w:r w:rsidR="00601E93">
          <w:rPr>
            <w:noProof/>
            <w:webHidden/>
          </w:rPr>
          <w:tab/>
        </w:r>
        <w:r w:rsidR="00601E93">
          <w:rPr>
            <w:noProof/>
            <w:webHidden/>
          </w:rPr>
          <w:fldChar w:fldCharType="begin"/>
        </w:r>
        <w:r w:rsidR="00601E93">
          <w:rPr>
            <w:noProof/>
            <w:webHidden/>
          </w:rPr>
          <w:instrText xml:space="preserve"> PAGEREF _Toc125389726 \h </w:instrText>
        </w:r>
        <w:r w:rsidR="00601E93">
          <w:rPr>
            <w:noProof/>
            <w:webHidden/>
          </w:rPr>
        </w:r>
        <w:r w:rsidR="00601E93">
          <w:rPr>
            <w:noProof/>
            <w:webHidden/>
          </w:rPr>
          <w:fldChar w:fldCharType="separate"/>
        </w:r>
        <w:r w:rsidR="00601E93">
          <w:rPr>
            <w:noProof/>
            <w:webHidden/>
          </w:rPr>
          <w:t>20</w:t>
        </w:r>
        <w:r w:rsidR="00601E93">
          <w:rPr>
            <w:noProof/>
            <w:webHidden/>
          </w:rPr>
          <w:fldChar w:fldCharType="end"/>
        </w:r>
      </w:hyperlink>
    </w:p>
    <w:p w14:paraId="6DCBB77C" w14:textId="43C87183" w:rsidR="00601E93" w:rsidRDefault="00000000">
      <w:pPr>
        <w:pStyle w:val="TableofFigures"/>
        <w:tabs>
          <w:tab w:val="right" w:leader="dot" w:pos="9089"/>
        </w:tabs>
        <w:rPr>
          <w:rFonts w:asciiTheme="minorHAnsi" w:eastAsiaTheme="minorEastAsia" w:hAnsiTheme="minorHAnsi" w:cstheme="minorBidi"/>
          <w:sz w:val="24"/>
          <w:szCs w:val="24"/>
        </w:rPr>
      </w:pPr>
      <w:hyperlink w:anchor="_Toc125389727" w:history="1">
        <w:r w:rsidR="00601E93" w:rsidRPr="00BA7F41">
          <w:rPr>
            <w:rStyle w:val="Hyperlink"/>
            <w:rFonts w:ascii="Times" w:hAnsi="Times"/>
            <w:noProof/>
          </w:rPr>
          <w:t>Table 2. UX-Estimator mapping table</w:t>
        </w:r>
        <w:r w:rsidR="00601E93">
          <w:rPr>
            <w:noProof/>
            <w:webHidden/>
          </w:rPr>
          <w:tab/>
        </w:r>
        <w:r w:rsidR="00601E93">
          <w:rPr>
            <w:noProof/>
            <w:webHidden/>
          </w:rPr>
          <w:fldChar w:fldCharType="begin"/>
        </w:r>
        <w:r w:rsidR="00601E93">
          <w:rPr>
            <w:noProof/>
            <w:webHidden/>
          </w:rPr>
          <w:instrText xml:space="preserve"> PAGEREF _Toc125389727 \h </w:instrText>
        </w:r>
        <w:r w:rsidR="00601E93">
          <w:rPr>
            <w:noProof/>
            <w:webHidden/>
          </w:rPr>
        </w:r>
        <w:r w:rsidR="00601E93">
          <w:rPr>
            <w:noProof/>
            <w:webHidden/>
          </w:rPr>
          <w:fldChar w:fldCharType="separate"/>
        </w:r>
        <w:r w:rsidR="00601E93">
          <w:rPr>
            <w:noProof/>
            <w:webHidden/>
          </w:rPr>
          <w:t>35</w:t>
        </w:r>
        <w:r w:rsidR="00601E93">
          <w:rPr>
            <w:noProof/>
            <w:webHidden/>
          </w:rPr>
          <w:fldChar w:fldCharType="end"/>
        </w:r>
      </w:hyperlink>
    </w:p>
    <w:p w14:paraId="7DD8E825" w14:textId="3B4AF068" w:rsidR="00983BEC" w:rsidRDefault="00983BEC" w:rsidP="00983BEC">
      <w:pPr>
        <w:spacing w:line="480" w:lineRule="auto"/>
      </w:pPr>
      <w:r w:rsidRPr="001E029C">
        <w:rPr>
          <w:rFonts w:ascii="Times New Roman" w:hAnsi="Times New Roman" w:cs="Times New Roman"/>
          <w:b/>
          <w:sz w:val="28"/>
          <w:szCs w:val="28"/>
        </w:rPr>
        <w:fldChar w:fldCharType="end"/>
      </w:r>
      <w:r>
        <w:rPr>
          <w:rFonts w:ascii="Times New Roman" w:hAnsi="Times New Roman" w:cs="Times New Roman"/>
        </w:rPr>
        <w:br w:type="page"/>
      </w:r>
    </w:p>
    <w:p w14:paraId="054ECC28" w14:textId="77777777" w:rsidR="00983BEC" w:rsidRPr="000F6733" w:rsidRDefault="00983BEC" w:rsidP="00983BEC">
      <w:pPr>
        <w:pStyle w:val="Heading1"/>
        <w:spacing w:line="480" w:lineRule="auto"/>
        <w:rPr>
          <w:rFonts w:ascii="Times New Roman" w:eastAsiaTheme="majorEastAsia" w:hAnsi="Times New Roman" w:cs="Times New Roman"/>
          <w:sz w:val="32"/>
          <w:szCs w:val="32"/>
        </w:rPr>
      </w:pPr>
      <w:bookmarkStart w:id="2" w:name="_Toc117344024"/>
      <w:bookmarkStart w:id="3" w:name="_Toc126833860"/>
      <w:bookmarkEnd w:id="2"/>
      <w:bookmarkEnd w:id="3"/>
    </w:p>
    <w:p w14:paraId="06CB4489" w14:textId="77777777" w:rsidR="004043DC" w:rsidRDefault="004043DC" w:rsidP="004043DC">
      <w:pPr>
        <w:pStyle w:val="Heading1"/>
        <w:numPr>
          <w:ilvl w:val="0"/>
          <w:numId w:val="0"/>
        </w:numPr>
        <w:spacing w:line="480" w:lineRule="auto"/>
        <w:rPr>
          <w:rFonts w:ascii="Times New Roman" w:eastAsiaTheme="majorEastAsia" w:hAnsi="Times New Roman" w:cs="Times New Roman"/>
          <w:b/>
          <w:sz w:val="32"/>
          <w:szCs w:val="32"/>
        </w:rPr>
      </w:pPr>
      <w:bookmarkStart w:id="4" w:name="_Toc117339517"/>
      <w:bookmarkStart w:id="5" w:name="_Toc117339618"/>
      <w:bookmarkStart w:id="6" w:name="_Toc117344025"/>
      <w:bookmarkStart w:id="7" w:name="_Toc125226977"/>
      <w:bookmarkStart w:id="8" w:name="_Toc126833861"/>
      <w:commentRangeStart w:id="9"/>
      <w:r w:rsidRPr="00843844">
        <w:rPr>
          <w:rFonts w:ascii="Times New Roman" w:eastAsiaTheme="majorEastAsia" w:hAnsi="Times New Roman" w:cs="Times New Roman"/>
          <w:b/>
          <w:sz w:val="32"/>
          <w:szCs w:val="32"/>
        </w:rPr>
        <w:t>Introduction</w:t>
      </w:r>
      <w:bookmarkEnd w:id="4"/>
      <w:bookmarkEnd w:id="5"/>
      <w:bookmarkEnd w:id="6"/>
      <w:bookmarkEnd w:id="7"/>
      <w:commentRangeEnd w:id="9"/>
      <w:r>
        <w:rPr>
          <w:rStyle w:val="CommentReference"/>
          <w:rFonts w:ascii="Calibri" w:eastAsia="Calibri" w:hAnsi="Calibri"/>
        </w:rPr>
        <w:commentReference w:id="9"/>
      </w:r>
      <w:bookmarkEnd w:id="8"/>
    </w:p>
    <w:p w14:paraId="3F10FDEE" w14:textId="740F8785" w:rsidR="004043DC" w:rsidRDefault="004043DC" w:rsidP="004043DC">
      <w:pPr>
        <w:ind w:firstLine="284"/>
        <w:jc w:val="both"/>
        <w:rPr>
          <w:rFonts w:ascii="Times New Roman" w:eastAsiaTheme="minorEastAsia" w:hAnsi="Times New Roman" w:cs="Times New Roman"/>
          <w:bCs/>
          <w:sz w:val="24"/>
          <w:szCs w:val="24"/>
        </w:rPr>
      </w:pPr>
      <w:r w:rsidRPr="00881761">
        <w:rPr>
          <w:rFonts w:ascii="Times New Roman" w:eastAsiaTheme="minorEastAsia" w:hAnsi="Times New Roman" w:cs="Times New Roman"/>
          <w:bCs/>
          <w:sz w:val="24"/>
          <w:szCs w:val="24"/>
        </w:rPr>
        <w:t xml:space="preserve">Agile </w:t>
      </w:r>
      <w:r w:rsidRPr="0019679C">
        <w:rPr>
          <w:rFonts w:ascii="Times New Roman" w:eastAsiaTheme="minorEastAsia" w:hAnsi="Times New Roman" w:cs="Times New Roman"/>
          <w:bCs/>
          <w:sz w:val="24"/>
          <w:szCs w:val="24"/>
        </w:rPr>
        <w:t>and User Experience (UX) integration</w:t>
      </w:r>
      <w:r w:rsidRPr="00881761">
        <w:rPr>
          <w:rFonts w:ascii="Times New Roman" w:eastAsiaTheme="minorEastAsia" w:hAnsi="Times New Roman" w:cs="Times New Roman"/>
          <w:bCs/>
          <w:sz w:val="24"/>
          <w:szCs w:val="24"/>
        </w:rPr>
        <w:t xml:space="preserve"> has received significant attention in </w:t>
      </w:r>
      <w:r w:rsidRPr="007F6697">
        <w:rPr>
          <w:rFonts w:ascii="Times New Roman" w:eastAsiaTheme="minorEastAsia" w:hAnsi="Times New Roman" w:cs="Times New Roman"/>
          <w:bCs/>
          <w:sz w:val="24"/>
          <w:szCs w:val="24"/>
        </w:rPr>
        <w:t xml:space="preserve">the </w:t>
      </w:r>
      <w:r w:rsidRPr="009A27F0">
        <w:rPr>
          <w:rFonts w:ascii="Times New Roman" w:eastAsiaTheme="minorEastAsia" w:hAnsi="Times New Roman" w:cs="Times New Roman"/>
          <w:bCs/>
          <w:sz w:val="24"/>
          <w:szCs w:val="24"/>
        </w:rPr>
        <w:t>last 15 years</w:t>
      </w:r>
      <w:r w:rsidRPr="007A7538">
        <w:rPr>
          <w:rFonts w:ascii="Times New Roman" w:eastAsiaTheme="minorEastAsia" w:hAnsi="Times New Roman" w:cs="Times New Roman"/>
          <w:b/>
          <w:sz w:val="24"/>
          <w:szCs w:val="24"/>
        </w:rPr>
        <w:t xml:space="preserve"> </w:t>
      </w:r>
      <w:r w:rsidRPr="00881761">
        <w:rPr>
          <w:rFonts w:ascii="Times New Roman" w:eastAsiaTheme="minorEastAsia" w:hAnsi="Times New Roman" w:cs="Times New Roman"/>
          <w:bCs/>
          <w:sz w:val="24"/>
          <w:szCs w:val="24"/>
        </w:rPr>
        <w:t>due to their economic success and business value</w:t>
      </w:r>
      <w:r>
        <w:rPr>
          <w:rFonts w:ascii="Times New Roman" w:eastAsiaTheme="minorEastAsia" w:hAnsi="Times New Roman" w:cs="Times New Roman"/>
          <w:bCs/>
          <w:sz w:val="24"/>
          <w:szCs w:val="24"/>
        </w:rPr>
        <w:t xml:space="preserve"> </w:t>
      </w:r>
      <w:sdt>
        <w:sdtPr>
          <w:rPr>
            <w:rFonts w:ascii="Times New Roman" w:eastAsiaTheme="minorEastAsia" w:hAnsi="Times New Roman" w:cs="Times New Roman"/>
            <w:bCs/>
            <w:color w:val="000000"/>
            <w:sz w:val="24"/>
            <w:szCs w:val="24"/>
          </w:rPr>
          <w:tag w:val="MENDELEY_CITATION_v3_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"/>
          <w:id w:val="-222292172"/>
          <w:placeholder>
            <w:docPart w:val="973A48865E3DCF4EA5A519A499CAA98B"/>
          </w:placeholder>
        </w:sdtPr>
        <w:sdtContent>
          <w:r w:rsidR="00DC1735" w:rsidRPr="00D9131C">
            <w:rPr>
              <w:rFonts w:ascii="Times New Roman" w:eastAsiaTheme="minorEastAsia" w:hAnsi="Times New Roman" w:cs="Times New Roman"/>
              <w:bCs/>
              <w:color w:val="000000"/>
              <w:sz w:val="24"/>
              <w:szCs w:val="24"/>
            </w:rPr>
            <w:t>[1]</w:t>
          </w:r>
        </w:sdtContent>
      </w:sdt>
      <w:r w:rsidRPr="00881761">
        <w:rPr>
          <w:rFonts w:ascii="Times New Roman" w:eastAsiaTheme="minorEastAsia" w:hAnsi="Times New Roman" w:cs="Times New Roman"/>
          <w:bCs/>
          <w:sz w:val="24"/>
          <w:szCs w:val="24"/>
        </w:rPr>
        <w:t>. Integrating both approaches, however, poses several challenges as there is inherent tension between the two areas. For example, Agile and UX share the same goal of developing software that meets the needs of users despite being from a different discipline that brings a different perspective on software development. Agile development focuses on delivering small sets of working software features in short iterations while UX focuses on user needs, interaction, and goals prior to development.</w:t>
      </w:r>
    </w:p>
    <w:p w14:paraId="61800296" w14:textId="0FB0CC3D" w:rsidR="00A006C8" w:rsidRPr="00877C2A" w:rsidRDefault="00325FDF" w:rsidP="00FC2653">
      <w:pPr>
        <w:ind w:firstLine="284"/>
        <w:jc w:val="both"/>
        <w:rPr>
          <w:rFonts w:ascii="Times New Roman" w:eastAsiaTheme="minorEastAsia" w:hAnsi="Times New Roman" w:cs="Times New Roman"/>
          <w:bCs/>
          <w:i/>
          <w:iCs/>
          <w:sz w:val="24"/>
          <w:szCs w:val="24"/>
        </w:rPr>
      </w:pPr>
      <w:r w:rsidRPr="00877C2A">
        <w:rPr>
          <w:rFonts w:ascii="Times New Roman" w:eastAsiaTheme="minorEastAsia" w:hAnsi="Times New Roman" w:cs="Times New Roman"/>
          <w:bCs/>
          <w:i/>
          <w:iCs/>
          <w:sz w:val="24"/>
          <w:szCs w:val="24"/>
        </w:rPr>
        <w:t>[</w:t>
      </w:r>
      <w:r w:rsidR="00AF6F22" w:rsidRPr="00877C2A">
        <w:rPr>
          <w:rFonts w:ascii="Times New Roman" w:eastAsiaTheme="minorEastAsia" w:hAnsi="Times New Roman" w:cs="Times New Roman"/>
          <w:bCs/>
          <w:i/>
          <w:iCs/>
          <w:sz w:val="24"/>
          <w:szCs w:val="24"/>
        </w:rPr>
        <w:t xml:space="preserve">Here </w:t>
      </w:r>
      <w:r w:rsidR="0055235F">
        <w:rPr>
          <w:rFonts w:ascii="Times New Roman" w:eastAsiaTheme="minorEastAsia" w:hAnsi="Times New Roman" w:cs="Times New Roman"/>
          <w:bCs/>
          <w:i/>
          <w:iCs/>
          <w:sz w:val="24"/>
          <w:szCs w:val="24"/>
        </w:rPr>
        <w:t>we’re</w:t>
      </w:r>
      <w:r w:rsidR="00AF6F22" w:rsidRPr="00877C2A">
        <w:rPr>
          <w:rFonts w:ascii="Times New Roman" w:eastAsiaTheme="minorEastAsia" w:hAnsi="Times New Roman" w:cs="Times New Roman"/>
          <w:bCs/>
          <w:i/>
          <w:iCs/>
          <w:sz w:val="24"/>
          <w:szCs w:val="24"/>
        </w:rPr>
        <w:t xml:space="preserve"> talking about the step before the integration, this step is about how to decide whether to integrate UX into agile or not, and what are the factors that influence that decision.</w:t>
      </w:r>
      <w:r w:rsidRPr="00877C2A">
        <w:rPr>
          <w:rFonts w:ascii="Times New Roman" w:eastAsiaTheme="minorEastAsia" w:hAnsi="Times New Roman" w:cs="Times New Roman"/>
          <w:bCs/>
          <w:i/>
          <w:iCs/>
          <w:sz w:val="24"/>
          <w:szCs w:val="24"/>
        </w:rPr>
        <w:t>]</w:t>
      </w:r>
    </w:p>
    <w:p w14:paraId="4CDE562F" w14:textId="79E01CE7" w:rsidR="00A006C8" w:rsidRDefault="004043DC" w:rsidP="00FC2653">
      <w:pPr>
        <w:ind w:firstLine="284"/>
        <w:jc w:val="both"/>
        <w:rPr>
          <w:ins w:id="10" w:author="رزان الدوسري ID 443203966" w:date="2023-01-24T14:39:00Z"/>
          <w:rFonts w:ascii="Times New Roman" w:eastAsiaTheme="minorEastAsia" w:hAnsi="Times New Roman" w:cs="Times New Roman"/>
          <w:bCs/>
          <w:sz w:val="24"/>
          <w:szCs w:val="24"/>
        </w:rPr>
      </w:pPr>
      <w:r w:rsidRPr="00964A12">
        <w:rPr>
          <w:rFonts w:ascii="Times New Roman" w:eastAsiaTheme="minorEastAsia" w:hAnsi="Times New Roman" w:cs="Times New Roman"/>
          <w:bCs/>
          <w:sz w:val="24"/>
          <w:szCs w:val="24"/>
        </w:rPr>
        <w:t xml:space="preserve">There is no doubt that integrating UX </w:t>
      </w:r>
      <w:r>
        <w:rPr>
          <w:rFonts w:ascii="Times New Roman" w:eastAsiaTheme="minorEastAsia" w:hAnsi="Times New Roman" w:cs="Times New Roman"/>
          <w:bCs/>
          <w:sz w:val="24"/>
          <w:szCs w:val="24"/>
        </w:rPr>
        <w:t xml:space="preserve">into </w:t>
      </w:r>
      <w:r w:rsidRPr="00964A12">
        <w:rPr>
          <w:rFonts w:ascii="Times New Roman" w:eastAsiaTheme="minorEastAsia" w:hAnsi="Times New Roman" w:cs="Times New Roman"/>
          <w:bCs/>
          <w:sz w:val="24"/>
          <w:szCs w:val="24"/>
        </w:rPr>
        <w:t xml:space="preserve">Agile </w:t>
      </w:r>
      <w:r>
        <w:rPr>
          <w:rFonts w:ascii="Times New Roman" w:eastAsiaTheme="minorEastAsia" w:hAnsi="Times New Roman" w:cs="Times New Roman"/>
          <w:bCs/>
          <w:sz w:val="24"/>
          <w:szCs w:val="24"/>
        </w:rPr>
        <w:t>has</w:t>
      </w:r>
      <w:ins w:id="11" w:author="رزان الدوسري ID 443203966" w:date="2023-01-24T14:13:00Z">
        <w:r w:rsidR="00161886">
          <w:rPr>
            <w:rFonts w:ascii="Times New Roman" w:eastAsiaTheme="minorEastAsia" w:hAnsi="Times New Roman" w:cs="Times New Roman"/>
            <w:bCs/>
            <w:sz w:val="24"/>
            <w:szCs w:val="24"/>
          </w:rPr>
          <w:t xml:space="preserve"> various</w:t>
        </w:r>
      </w:ins>
      <w:r w:rsidRPr="00964A12">
        <w:rPr>
          <w:rFonts w:ascii="Times New Roman" w:eastAsiaTheme="minorEastAsia" w:hAnsi="Times New Roman" w:cs="Times New Roman"/>
          <w:bCs/>
          <w:sz w:val="24"/>
          <w:szCs w:val="24"/>
        </w:rPr>
        <w:t xml:space="preserve"> </w:t>
      </w:r>
      <w:commentRangeStart w:id="12"/>
      <w:r w:rsidRPr="00964A12">
        <w:rPr>
          <w:rFonts w:ascii="Times New Roman" w:eastAsiaTheme="minorEastAsia" w:hAnsi="Times New Roman" w:cs="Times New Roman"/>
          <w:bCs/>
          <w:sz w:val="24"/>
          <w:szCs w:val="24"/>
        </w:rPr>
        <w:t>benefits</w:t>
      </w:r>
      <w:commentRangeEnd w:id="12"/>
      <w:r w:rsidR="00530731">
        <w:rPr>
          <w:rFonts w:ascii="Times New Roman" w:eastAsiaTheme="minorEastAsia" w:hAnsi="Times New Roman" w:cs="Times New Roman"/>
          <w:bCs/>
          <w:sz w:val="24"/>
          <w:szCs w:val="24"/>
        </w:rPr>
        <w:t xml:space="preserve"> </w:t>
      </w:r>
      <w:sdt>
        <w:sdtPr>
          <w:rPr>
            <w:rFonts w:ascii="Times New Roman" w:eastAsiaTheme="minorEastAsia" w:hAnsi="Times New Roman" w:cs="Times New Roman"/>
            <w:bCs/>
            <w:color w:val="000000"/>
            <w:sz w:val="24"/>
            <w:szCs w:val="24"/>
          </w:rPr>
          <w:tag w:val="MENDELEY_CITATION_v3_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"/>
          <w:id w:val="-10384962"/>
          <w:placeholder>
            <w:docPart w:val="DefaultPlaceholder_-1854013440"/>
          </w:placeholder>
        </w:sdtPr>
        <w:sdtContent>
          <w:r w:rsidR="00DC1735" w:rsidRPr="00DC1735">
            <w:rPr>
              <w:rFonts w:ascii="Times New Roman" w:eastAsiaTheme="minorEastAsia" w:hAnsi="Times New Roman" w:cs="Times New Roman"/>
              <w:bCs/>
              <w:color w:val="000000"/>
              <w:sz w:val="24"/>
              <w:szCs w:val="24"/>
            </w:rPr>
            <w:t>[2]</w:t>
          </w:r>
        </w:sdtContent>
      </w:sdt>
      <w:r>
        <w:rPr>
          <w:rStyle w:val="CommentReference"/>
        </w:rPr>
        <w:commentReference w:id="12"/>
      </w:r>
      <w:r>
        <w:rPr>
          <w:rFonts w:ascii="Times New Roman" w:eastAsiaTheme="minorEastAsia" w:hAnsi="Times New Roman" w:cs="Times New Roman"/>
          <w:bCs/>
          <w:sz w:val="24"/>
          <w:szCs w:val="24"/>
        </w:rPr>
        <w:t>.</w:t>
      </w:r>
      <w:r w:rsidRPr="00964A12">
        <w:rPr>
          <w:rFonts w:ascii="Times New Roman" w:eastAsiaTheme="minorEastAsia" w:hAnsi="Times New Roman" w:cs="Times New Roman"/>
          <w:bCs/>
          <w:sz w:val="24"/>
          <w:szCs w:val="24"/>
        </w:rPr>
        <w:t xml:space="preserve"> </w:t>
      </w:r>
      <w:del w:id="13" w:author="رزان الدوسري ID 443203966" w:date="2023-01-24T12:47:00Z">
        <w:r w:rsidDel="00EF4613">
          <w:rPr>
            <w:rFonts w:ascii="Times New Roman" w:eastAsiaTheme="minorEastAsia" w:hAnsi="Times New Roman" w:cs="Times New Roman"/>
            <w:bCs/>
            <w:sz w:val="24"/>
            <w:szCs w:val="24"/>
          </w:rPr>
          <w:delText>H</w:delText>
        </w:r>
        <w:r w:rsidRPr="00964A12" w:rsidDel="00EF4613">
          <w:rPr>
            <w:rFonts w:ascii="Times New Roman" w:eastAsiaTheme="minorEastAsia" w:hAnsi="Times New Roman" w:cs="Times New Roman"/>
            <w:bCs/>
            <w:sz w:val="24"/>
            <w:szCs w:val="24"/>
          </w:rPr>
          <w:delText>owever</w:delText>
        </w:r>
      </w:del>
      <w:ins w:id="14" w:author="رزان الدوسري ID 443203966" w:date="2023-01-24T14:08:00Z">
        <w:r w:rsidR="00350286" w:rsidRPr="00350286">
          <w:rPr>
            <w:rFonts w:ascii="Times New Roman" w:eastAsiaTheme="minorEastAsia" w:hAnsi="Times New Roman" w:cs="Times New Roman"/>
            <w:bCs/>
            <w:sz w:val="24"/>
            <w:szCs w:val="24"/>
          </w:rPr>
          <w:t>However, determining whether it is suitable for a given context requires identifying factors that could encourage or hinder the success of the integration. UX work gains the most motivation through delivering value to the business and the user as well as by producing successful products. Yet, UX work may be hindered by lack of economic and human resources, especially in early development stages or with limited resources</w:t>
        </w:r>
        <w:r w:rsidR="00350286">
          <w:rPr>
            <w:rFonts w:ascii="Times New Roman" w:eastAsiaTheme="minorEastAsia" w:hAnsi="Times New Roman" w:cs="Times New Roman"/>
            <w:bCs/>
            <w:sz w:val="24"/>
            <w:szCs w:val="24"/>
          </w:rPr>
          <w:t xml:space="preserve"> </w:t>
        </w:r>
      </w:ins>
      <w:del w:id="15" w:author="رزان الدوسري ID 443203966" w:date="2023-01-24T14:08:00Z">
        <w:r w:rsidRPr="00964A12" w:rsidDel="00350286">
          <w:rPr>
            <w:rFonts w:ascii="Times New Roman" w:eastAsiaTheme="minorEastAsia" w:hAnsi="Times New Roman" w:cs="Times New Roman"/>
            <w:bCs/>
            <w:sz w:val="24"/>
            <w:szCs w:val="24"/>
          </w:rPr>
          <w:delText xml:space="preserve"> </w:delText>
        </w:r>
        <w:commentRangeStart w:id="16"/>
        <w:r w:rsidRPr="00964A12" w:rsidDel="00350286">
          <w:rPr>
            <w:rFonts w:ascii="Times New Roman" w:eastAsiaTheme="minorEastAsia" w:hAnsi="Times New Roman" w:cs="Times New Roman"/>
            <w:bCs/>
            <w:sz w:val="24"/>
            <w:szCs w:val="24"/>
          </w:rPr>
          <w:delText>determining whether</w:delText>
        </w:r>
      </w:del>
      <w:del w:id="17" w:author="رزان الدوسري ID 443203966" w:date="2023-01-24T13:38:00Z">
        <w:r w:rsidRPr="00964A12" w:rsidDel="00F55727">
          <w:rPr>
            <w:rFonts w:ascii="Times New Roman" w:eastAsiaTheme="minorEastAsia" w:hAnsi="Times New Roman" w:cs="Times New Roman"/>
            <w:bCs/>
            <w:sz w:val="24"/>
            <w:szCs w:val="24"/>
          </w:rPr>
          <w:delText xml:space="preserve"> or not</w:delText>
        </w:r>
      </w:del>
      <w:del w:id="18" w:author="رزان الدوسري ID 443203966" w:date="2023-01-24T14:08:00Z">
        <w:r w:rsidRPr="00964A12" w:rsidDel="00350286">
          <w:rPr>
            <w:rFonts w:ascii="Times New Roman" w:eastAsiaTheme="minorEastAsia" w:hAnsi="Times New Roman" w:cs="Times New Roman"/>
            <w:bCs/>
            <w:sz w:val="24"/>
            <w:szCs w:val="24"/>
          </w:rPr>
          <w:delText xml:space="preserve"> it </w:delText>
        </w:r>
      </w:del>
      <w:del w:id="19" w:author="رزان الدوسري ID 443203966" w:date="2023-01-24T13:38:00Z">
        <w:r w:rsidRPr="00964A12" w:rsidDel="007D47E7">
          <w:rPr>
            <w:rFonts w:ascii="Times New Roman" w:eastAsiaTheme="minorEastAsia" w:hAnsi="Times New Roman" w:cs="Times New Roman"/>
            <w:bCs/>
            <w:sz w:val="24"/>
            <w:szCs w:val="24"/>
          </w:rPr>
          <w:delText>will be beneficial</w:delText>
        </w:r>
        <w:r w:rsidRPr="00964A12" w:rsidDel="00725A6B">
          <w:rPr>
            <w:rFonts w:ascii="Times New Roman" w:eastAsiaTheme="minorEastAsia" w:hAnsi="Times New Roman" w:cs="Times New Roman"/>
            <w:bCs/>
            <w:sz w:val="24"/>
            <w:szCs w:val="24"/>
          </w:rPr>
          <w:delText xml:space="preserve"> in </w:delText>
        </w:r>
        <w:r w:rsidDel="00725A6B">
          <w:rPr>
            <w:rFonts w:ascii="Times New Roman" w:eastAsiaTheme="minorEastAsia" w:hAnsi="Times New Roman" w:cs="Times New Roman"/>
            <w:bCs/>
            <w:sz w:val="24"/>
            <w:szCs w:val="24"/>
          </w:rPr>
          <w:delText>such</w:delText>
        </w:r>
      </w:del>
      <w:del w:id="20" w:author="رزان الدوسري ID 443203966" w:date="2023-01-24T14:08:00Z">
        <w:r w:rsidRPr="00964A12" w:rsidDel="00350286">
          <w:rPr>
            <w:rFonts w:ascii="Times New Roman" w:eastAsiaTheme="minorEastAsia" w:hAnsi="Times New Roman" w:cs="Times New Roman"/>
            <w:bCs/>
            <w:sz w:val="24"/>
            <w:szCs w:val="24"/>
          </w:rPr>
          <w:delText xml:space="preserve"> context </w:delText>
        </w:r>
      </w:del>
      <w:del w:id="21" w:author="رزان الدوسري ID 443203966" w:date="2023-01-24T13:39:00Z">
        <w:r w:rsidRPr="00964A12" w:rsidDel="00F55727">
          <w:rPr>
            <w:rFonts w:ascii="Times New Roman" w:eastAsiaTheme="minorEastAsia" w:hAnsi="Times New Roman" w:cs="Times New Roman"/>
            <w:bCs/>
            <w:sz w:val="24"/>
            <w:szCs w:val="24"/>
          </w:rPr>
          <w:delText xml:space="preserve">can be determined by </w:delText>
        </w:r>
      </w:del>
      <w:del w:id="22" w:author="رزان الدوسري ID 443203966" w:date="2023-01-24T14:08:00Z">
        <w:r w:rsidRPr="00964A12" w:rsidDel="00350286">
          <w:rPr>
            <w:rFonts w:ascii="Times New Roman" w:eastAsiaTheme="minorEastAsia" w:hAnsi="Times New Roman" w:cs="Times New Roman"/>
            <w:bCs/>
            <w:sz w:val="24"/>
            <w:szCs w:val="24"/>
          </w:rPr>
          <w:delText xml:space="preserve">identifying factors that </w:delText>
        </w:r>
      </w:del>
      <w:del w:id="23" w:author="رزان الدوسري ID 443203966" w:date="2023-01-24T13:49:00Z">
        <w:r w:rsidRPr="00964A12" w:rsidDel="00311237">
          <w:rPr>
            <w:rFonts w:ascii="Times New Roman" w:eastAsiaTheme="minorEastAsia" w:hAnsi="Times New Roman" w:cs="Times New Roman"/>
            <w:bCs/>
            <w:sz w:val="24"/>
            <w:szCs w:val="24"/>
          </w:rPr>
          <w:delText>facilitate UX and those that present challenges</w:delText>
        </w:r>
        <w:commentRangeEnd w:id="16"/>
        <w:r w:rsidDel="00311237">
          <w:rPr>
            <w:rStyle w:val="CommentReference"/>
          </w:rPr>
          <w:commentReference w:id="16"/>
        </w:r>
      </w:del>
      <w:del w:id="24" w:author="رزان الدوسري ID 443203966" w:date="2023-01-24T14:08:00Z">
        <w:r w:rsidRPr="00964A12" w:rsidDel="00350286">
          <w:rPr>
            <w:rFonts w:ascii="Times New Roman" w:eastAsiaTheme="minorEastAsia" w:hAnsi="Times New Roman" w:cs="Times New Roman"/>
            <w:bCs/>
            <w:sz w:val="24"/>
            <w:szCs w:val="24"/>
          </w:rPr>
          <w:delText>.</w:delText>
        </w:r>
      </w:del>
      <w:del w:id="25" w:author="رزان الدوسري ID 443203966" w:date="2023-01-24T13:55:00Z">
        <w:r w:rsidDel="00254CF8">
          <w:rPr>
            <w:rFonts w:ascii="Times New Roman" w:eastAsiaTheme="minorEastAsia" w:hAnsi="Times New Roman" w:cs="Times New Roman"/>
            <w:bCs/>
            <w:sz w:val="24"/>
            <w:szCs w:val="24"/>
          </w:rPr>
          <w:delText xml:space="preserve"> </w:delText>
        </w:r>
      </w:del>
      <w:commentRangeStart w:id="26"/>
      <w:del w:id="27" w:author="رزان الدوسري ID 443203966" w:date="2023-01-24T13:51:00Z">
        <w:r w:rsidRPr="002E69C4" w:rsidDel="007103E8">
          <w:rPr>
            <w:rFonts w:ascii="Times New Roman" w:eastAsiaTheme="minorEastAsia" w:hAnsi="Times New Roman" w:cs="Times New Roman"/>
            <w:bCs/>
            <w:sz w:val="24"/>
            <w:szCs w:val="24"/>
          </w:rPr>
          <w:delText xml:space="preserve">The integration of UX into Agile is promoted when businesses and users gain value, as well as when successful products are </w:delText>
        </w:r>
        <w:r w:rsidRPr="002F51C6" w:rsidDel="007103E8">
          <w:rPr>
            <w:rFonts w:ascii="Times New Roman" w:eastAsiaTheme="minorEastAsia" w:hAnsi="Times New Roman" w:cs="Times New Roman"/>
            <w:bCs/>
            <w:sz w:val="24"/>
            <w:szCs w:val="24"/>
          </w:rPr>
          <w:delText>produced</w:delText>
        </w:r>
        <w:commentRangeEnd w:id="26"/>
        <w:r w:rsidDel="007103E8">
          <w:rPr>
            <w:rStyle w:val="CommentReference"/>
          </w:rPr>
          <w:commentReference w:id="26"/>
        </w:r>
        <w:r w:rsidRPr="002F51C6" w:rsidDel="007103E8">
          <w:rPr>
            <w:rFonts w:ascii="Times New Roman" w:eastAsiaTheme="minorEastAsia" w:hAnsi="Times New Roman" w:cs="Times New Roman"/>
            <w:bCs/>
            <w:sz w:val="24"/>
            <w:szCs w:val="24"/>
          </w:rPr>
          <w:delText>. Lack of economic and human resources is a hindrance to UX work, particularly in early-stage</w:delText>
        </w:r>
        <w:r w:rsidR="00302F58" w:rsidDel="007103E8">
          <w:rPr>
            <w:rFonts w:ascii="Times New Roman" w:eastAsiaTheme="minorEastAsia" w:hAnsi="Times New Roman" w:cs="Times New Roman"/>
            <w:bCs/>
            <w:sz w:val="24"/>
            <w:szCs w:val="24"/>
          </w:rPr>
          <w:delText xml:space="preserve"> </w:delText>
        </w:r>
      </w:del>
      <w:sdt>
        <w:sdtPr>
          <w:rPr>
            <w:rFonts w:ascii="Times New Roman" w:eastAsiaTheme="minorEastAsia" w:hAnsi="Times New Roman" w:cs="Times New Roman"/>
            <w:bCs/>
            <w:color w:val="000000"/>
            <w:sz w:val="24"/>
            <w:szCs w:val="24"/>
          </w:rPr>
          <w:tag w:val="MENDELEY_CITATION_v3_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"/>
          <w:id w:val="-2118820527"/>
          <w:placeholder>
            <w:docPart w:val="DefaultPlaceholder_-1854013440"/>
          </w:placeholder>
        </w:sdtPr>
        <w:sdtContent>
          <w:ins w:id="28" w:author="رزان الدوسري ID 443203966" w:date="2023-01-25T12:39:00Z">
            <w:r w:rsidR="00DC1735" w:rsidRPr="00DC1735">
              <w:rPr>
                <w:rFonts w:ascii="Times New Roman" w:eastAsiaTheme="minorEastAsia" w:hAnsi="Times New Roman" w:cs="Times New Roman"/>
                <w:bCs/>
                <w:color w:val="000000"/>
                <w:sz w:val="24"/>
                <w:szCs w:val="24"/>
              </w:rPr>
              <w:t>[3]</w:t>
            </w:r>
          </w:ins>
        </w:sdtContent>
      </w:sdt>
      <w:r w:rsidRPr="002F51C6">
        <w:rPr>
          <w:rFonts w:ascii="Times New Roman" w:eastAsiaTheme="minorEastAsia" w:hAnsi="Times New Roman" w:cs="Times New Roman"/>
          <w:bCs/>
          <w:sz w:val="24"/>
          <w:szCs w:val="24"/>
        </w:rPr>
        <w:t>.</w:t>
      </w:r>
    </w:p>
    <w:p w14:paraId="7D5609BA" w14:textId="189BC07E" w:rsidR="006B0A35" w:rsidRPr="0055235F" w:rsidRDefault="006B0A35" w:rsidP="00FC2653">
      <w:pPr>
        <w:ind w:firstLine="284"/>
        <w:jc w:val="both"/>
        <w:rPr>
          <w:ins w:id="29" w:author="رزان الدوسري ID 443203966" w:date="2023-01-24T14:33:00Z"/>
          <w:rFonts w:ascii="Times New Roman" w:eastAsiaTheme="minorEastAsia" w:hAnsi="Times New Roman" w:cs="Times New Roman"/>
          <w:bCs/>
          <w:i/>
          <w:iCs/>
          <w:sz w:val="24"/>
          <w:szCs w:val="24"/>
          <w:rPrChange w:id="30" w:author="رزان الدوسري ID 443203966" w:date="2023-01-24T14:45:00Z">
            <w:rPr>
              <w:ins w:id="31" w:author="رزان الدوسري ID 443203966" w:date="2023-01-24T14:33:00Z"/>
              <w:rFonts w:ascii="Times New Roman" w:eastAsiaTheme="minorEastAsia" w:hAnsi="Times New Roman" w:cs="Times New Roman"/>
              <w:bCs/>
              <w:sz w:val="24"/>
              <w:szCs w:val="24"/>
            </w:rPr>
          </w:rPrChange>
        </w:rPr>
      </w:pPr>
      <w:ins w:id="32" w:author="رزان الدوسري ID 443203966" w:date="2023-01-24T14:39:00Z">
        <w:r w:rsidRPr="0055235F">
          <w:rPr>
            <w:rFonts w:ascii="Times New Roman" w:eastAsiaTheme="minorEastAsia" w:hAnsi="Times New Roman" w:cs="Times New Roman"/>
            <w:bCs/>
            <w:i/>
            <w:iCs/>
            <w:sz w:val="24"/>
            <w:szCs w:val="24"/>
            <w:rPrChange w:id="33" w:author="رزان الدوسري ID 443203966" w:date="2023-01-24T14:45:00Z">
              <w:rPr>
                <w:rFonts w:ascii="Times New Roman" w:eastAsiaTheme="minorEastAsia" w:hAnsi="Times New Roman" w:cs="Times New Roman"/>
                <w:bCs/>
                <w:sz w:val="24"/>
                <w:szCs w:val="24"/>
              </w:rPr>
            </w:rPrChange>
          </w:rPr>
          <w:t>[</w:t>
        </w:r>
      </w:ins>
      <w:ins w:id="34" w:author="رزان الدوسري ID 443203966" w:date="2023-01-24T14:41:00Z">
        <w:r w:rsidR="00D90285" w:rsidRPr="0055235F">
          <w:rPr>
            <w:rFonts w:ascii="Times New Roman" w:eastAsiaTheme="minorEastAsia" w:hAnsi="Times New Roman" w:cs="Times New Roman"/>
            <w:bCs/>
            <w:i/>
            <w:iCs/>
            <w:sz w:val="24"/>
            <w:szCs w:val="24"/>
            <w:rPrChange w:id="35" w:author="رزان الدوسري ID 443203966" w:date="2023-01-24T14:45:00Z">
              <w:rPr>
                <w:rFonts w:ascii="Times New Roman" w:eastAsiaTheme="minorEastAsia" w:hAnsi="Times New Roman" w:cs="Times New Roman"/>
                <w:bCs/>
                <w:sz w:val="24"/>
                <w:szCs w:val="24"/>
              </w:rPr>
            </w:rPrChange>
          </w:rPr>
          <w:t>H</w:t>
        </w:r>
      </w:ins>
      <w:ins w:id="36" w:author="رزان الدوسري ID 443203966" w:date="2023-01-24T14:40:00Z">
        <w:r w:rsidR="000A4313" w:rsidRPr="0055235F">
          <w:rPr>
            <w:rFonts w:ascii="Times New Roman" w:eastAsiaTheme="minorEastAsia" w:hAnsi="Times New Roman" w:cs="Times New Roman"/>
            <w:bCs/>
            <w:i/>
            <w:iCs/>
            <w:sz w:val="24"/>
            <w:szCs w:val="24"/>
            <w:rPrChange w:id="37" w:author="رزان الدوسري ID 443203966" w:date="2023-01-24T14:45:00Z">
              <w:rPr>
                <w:rFonts w:ascii="Times New Roman" w:eastAsiaTheme="minorEastAsia" w:hAnsi="Times New Roman" w:cs="Times New Roman"/>
                <w:bCs/>
                <w:sz w:val="24"/>
                <w:szCs w:val="24"/>
              </w:rPr>
            </w:rPrChange>
          </w:rPr>
          <w:t>ere we decided to integrate</w:t>
        </w:r>
        <w:r w:rsidR="0005398E" w:rsidRPr="0055235F">
          <w:rPr>
            <w:rFonts w:ascii="Times New Roman" w:eastAsiaTheme="minorEastAsia" w:hAnsi="Times New Roman" w:cs="Times New Roman"/>
            <w:bCs/>
            <w:i/>
            <w:iCs/>
            <w:sz w:val="24"/>
            <w:szCs w:val="24"/>
            <w:rPrChange w:id="38" w:author="رزان الدوسري ID 443203966" w:date="2023-01-24T14:45:00Z">
              <w:rPr>
                <w:rFonts w:ascii="Times New Roman" w:eastAsiaTheme="minorEastAsia" w:hAnsi="Times New Roman" w:cs="Times New Roman"/>
                <w:bCs/>
                <w:sz w:val="24"/>
                <w:szCs w:val="24"/>
              </w:rPr>
            </w:rPrChange>
          </w:rPr>
          <w:t xml:space="preserve"> UX into Agile</w:t>
        </w:r>
      </w:ins>
      <w:ins w:id="39" w:author="رزان الدوسري ID 443203966" w:date="2023-01-24T14:43:00Z">
        <w:r w:rsidR="008C5954" w:rsidRPr="0055235F">
          <w:rPr>
            <w:rFonts w:ascii="Times New Roman" w:eastAsiaTheme="minorEastAsia" w:hAnsi="Times New Roman" w:cs="Times New Roman"/>
            <w:bCs/>
            <w:i/>
            <w:iCs/>
            <w:sz w:val="24"/>
            <w:szCs w:val="24"/>
            <w:rPrChange w:id="40" w:author="رزان الدوسري ID 443203966" w:date="2023-01-24T14:45:00Z">
              <w:rPr>
                <w:rFonts w:ascii="Times New Roman" w:eastAsiaTheme="minorEastAsia" w:hAnsi="Times New Roman" w:cs="Times New Roman"/>
                <w:bCs/>
                <w:sz w:val="24"/>
                <w:szCs w:val="24"/>
              </w:rPr>
            </w:rPrChange>
          </w:rPr>
          <w:t xml:space="preserve">. </w:t>
        </w:r>
      </w:ins>
      <w:ins w:id="41" w:author="رزان الدوسري ID 443203966" w:date="2023-01-24T14:41:00Z">
        <w:r w:rsidR="008C5954" w:rsidRPr="0055235F">
          <w:rPr>
            <w:rFonts w:ascii="Times New Roman" w:eastAsiaTheme="minorEastAsia" w:hAnsi="Times New Roman" w:cs="Times New Roman"/>
            <w:bCs/>
            <w:i/>
            <w:iCs/>
            <w:sz w:val="24"/>
            <w:szCs w:val="24"/>
            <w:rPrChange w:id="42" w:author="رزان الدوسري ID 443203966" w:date="2023-01-24T14:45:00Z">
              <w:rPr>
                <w:rFonts w:ascii="Times New Roman" w:eastAsiaTheme="minorEastAsia" w:hAnsi="Times New Roman" w:cs="Times New Roman"/>
                <w:bCs/>
                <w:sz w:val="24"/>
                <w:szCs w:val="24"/>
              </w:rPr>
            </w:rPrChange>
          </w:rPr>
          <w:t>T</w:t>
        </w:r>
        <w:r w:rsidR="00916C34" w:rsidRPr="0055235F">
          <w:rPr>
            <w:rFonts w:ascii="Times New Roman" w:eastAsiaTheme="minorEastAsia" w:hAnsi="Times New Roman" w:cs="Times New Roman"/>
            <w:bCs/>
            <w:i/>
            <w:iCs/>
            <w:sz w:val="24"/>
            <w:szCs w:val="24"/>
            <w:rPrChange w:id="43" w:author="رزان الدوسري ID 443203966" w:date="2023-01-24T14:45:00Z">
              <w:rPr>
                <w:rFonts w:ascii="Times New Roman" w:eastAsiaTheme="minorEastAsia" w:hAnsi="Times New Roman" w:cs="Times New Roman"/>
                <w:bCs/>
                <w:sz w:val="24"/>
                <w:szCs w:val="24"/>
              </w:rPr>
            </w:rPrChange>
          </w:rPr>
          <w:t xml:space="preserve">here are some </w:t>
        </w:r>
      </w:ins>
      <w:ins w:id="44" w:author="رزان الدوسري ID 443203966" w:date="2023-01-24T14:43:00Z">
        <w:r w:rsidR="007D11EE" w:rsidRPr="0055235F">
          <w:rPr>
            <w:rFonts w:ascii="Times New Roman" w:eastAsiaTheme="minorEastAsia" w:hAnsi="Times New Roman" w:cs="Times New Roman"/>
            <w:bCs/>
            <w:i/>
            <w:iCs/>
            <w:sz w:val="24"/>
            <w:szCs w:val="24"/>
            <w:rPrChange w:id="45" w:author="رزان الدوسري ID 443203966" w:date="2023-01-24T14:45:00Z">
              <w:rPr>
                <w:rFonts w:ascii="Times New Roman" w:eastAsiaTheme="minorEastAsia" w:hAnsi="Times New Roman" w:cs="Times New Roman"/>
                <w:bCs/>
                <w:sz w:val="24"/>
                <w:szCs w:val="24"/>
              </w:rPr>
            </w:rPrChange>
          </w:rPr>
          <w:t>challenges,</w:t>
        </w:r>
      </w:ins>
      <w:ins w:id="46" w:author="رزان الدوسري ID 443203966" w:date="2023-01-24T14:42:00Z">
        <w:r w:rsidR="00D90285" w:rsidRPr="0055235F">
          <w:rPr>
            <w:rFonts w:ascii="Times New Roman" w:eastAsiaTheme="minorEastAsia" w:hAnsi="Times New Roman" w:cs="Times New Roman"/>
            <w:bCs/>
            <w:i/>
            <w:iCs/>
            <w:sz w:val="24"/>
            <w:szCs w:val="24"/>
            <w:rPrChange w:id="47" w:author="رزان الدوسري ID 443203966" w:date="2023-01-24T14:45:00Z">
              <w:rPr>
                <w:rFonts w:ascii="Times New Roman" w:eastAsiaTheme="minorEastAsia" w:hAnsi="Times New Roman" w:cs="Times New Roman"/>
                <w:bCs/>
                <w:sz w:val="24"/>
                <w:szCs w:val="24"/>
              </w:rPr>
            </w:rPrChange>
          </w:rPr>
          <w:t xml:space="preserve"> and we focus on solving one</w:t>
        </w:r>
        <w:r w:rsidR="002B7EEC" w:rsidRPr="0055235F">
          <w:rPr>
            <w:rFonts w:ascii="Times New Roman" w:eastAsiaTheme="minorEastAsia" w:hAnsi="Times New Roman" w:cs="Times New Roman"/>
            <w:bCs/>
            <w:i/>
            <w:iCs/>
            <w:sz w:val="24"/>
            <w:szCs w:val="24"/>
            <w:rPrChange w:id="48" w:author="رزان الدوسري ID 443203966" w:date="2023-01-24T14:45:00Z">
              <w:rPr>
                <w:rFonts w:ascii="Times New Roman" w:eastAsiaTheme="minorEastAsia" w:hAnsi="Times New Roman" w:cs="Times New Roman"/>
                <w:bCs/>
                <w:sz w:val="24"/>
                <w:szCs w:val="24"/>
              </w:rPr>
            </w:rPrChange>
          </w:rPr>
          <w:t xml:space="preserve">/two of these challenges </w:t>
        </w:r>
      </w:ins>
      <w:ins w:id="49" w:author="رزان الدوسري ID 443203966" w:date="2023-01-24T14:43:00Z">
        <w:r w:rsidR="008C5954" w:rsidRPr="0055235F">
          <w:rPr>
            <w:rFonts w:ascii="Times New Roman" w:eastAsiaTheme="minorEastAsia" w:hAnsi="Times New Roman" w:cs="Times New Roman"/>
            <w:bCs/>
            <w:i/>
            <w:iCs/>
            <w:sz w:val="24"/>
            <w:szCs w:val="24"/>
            <w:rPrChange w:id="50" w:author="رزان الدوسري ID 443203966" w:date="2023-01-24T14:45:00Z">
              <w:rPr>
                <w:rFonts w:ascii="Times New Roman" w:eastAsiaTheme="minorEastAsia" w:hAnsi="Times New Roman" w:cs="Times New Roman"/>
                <w:bCs/>
                <w:sz w:val="24"/>
                <w:szCs w:val="24"/>
              </w:rPr>
            </w:rPrChange>
          </w:rPr>
          <w:t xml:space="preserve">and </w:t>
        </w:r>
        <w:r w:rsidR="007D11EE" w:rsidRPr="0055235F">
          <w:rPr>
            <w:rFonts w:ascii="Times New Roman" w:eastAsiaTheme="minorEastAsia" w:hAnsi="Times New Roman" w:cs="Times New Roman"/>
            <w:bCs/>
            <w:i/>
            <w:iCs/>
            <w:sz w:val="24"/>
            <w:szCs w:val="24"/>
            <w:rPrChange w:id="51" w:author="رزان الدوسري ID 443203966" w:date="2023-01-24T14:45:00Z">
              <w:rPr>
                <w:rFonts w:ascii="Times New Roman" w:eastAsiaTheme="minorEastAsia" w:hAnsi="Times New Roman" w:cs="Times New Roman"/>
                <w:bCs/>
                <w:sz w:val="24"/>
                <w:szCs w:val="24"/>
              </w:rPr>
            </w:rPrChange>
          </w:rPr>
          <w:t>gave examples of other solutions]</w:t>
        </w:r>
      </w:ins>
    </w:p>
    <w:p w14:paraId="09EA7C37" w14:textId="4C5A0161" w:rsidR="004043DC" w:rsidRDefault="00467D65" w:rsidP="00FC2653">
      <w:pPr>
        <w:ind w:firstLine="284"/>
        <w:jc w:val="both"/>
        <w:rPr>
          <w:ins w:id="52" w:author="رزان الدوسري ID 443203966" w:date="2023-01-24T14:44:00Z"/>
          <w:rFonts w:ascii="Times New Roman" w:eastAsiaTheme="minorEastAsia" w:hAnsi="Times New Roman" w:cs="Times New Roman"/>
          <w:bCs/>
          <w:sz w:val="24"/>
          <w:szCs w:val="24"/>
        </w:rPr>
      </w:pPr>
      <w:ins w:id="53" w:author="رزان الدوسري ID 443203966" w:date="2023-01-24T14:08:00Z">
        <w:r>
          <w:rPr>
            <w:rFonts w:ascii="Times New Roman" w:eastAsiaTheme="minorEastAsia" w:hAnsi="Times New Roman" w:cs="Times New Roman"/>
            <w:bCs/>
            <w:sz w:val="24"/>
            <w:szCs w:val="24"/>
          </w:rPr>
          <w:t xml:space="preserve"> </w:t>
        </w:r>
        <w:r w:rsidRPr="00467D65">
          <w:rPr>
            <w:rFonts w:ascii="Times New Roman" w:eastAsiaTheme="minorEastAsia" w:hAnsi="Times New Roman" w:cs="Times New Roman"/>
            <w:bCs/>
            <w:sz w:val="24"/>
            <w:szCs w:val="24"/>
          </w:rPr>
          <w:t xml:space="preserve">This study comes as a step further to facilitate this integration. It is still likely to face some challenges, and this study attempts to address one of them. </w:t>
        </w:r>
      </w:ins>
      <w:ins w:id="54" w:author="رزان الدوسري ID 443203966" w:date="2023-01-24T14:30:00Z">
        <w:r w:rsidR="005C6A95" w:rsidRPr="005C6A95">
          <w:rPr>
            <w:rFonts w:ascii="Times New Roman" w:eastAsiaTheme="minorEastAsia" w:hAnsi="Times New Roman" w:cs="Times New Roman"/>
            <w:bCs/>
            <w:sz w:val="24"/>
            <w:szCs w:val="24"/>
          </w:rPr>
          <w:t xml:space="preserve">Clearly, we cannot address </w:t>
        </w:r>
        <w:proofErr w:type="gramStart"/>
        <w:r w:rsidR="005C6A95" w:rsidRPr="005C6A95">
          <w:rPr>
            <w:rFonts w:ascii="Times New Roman" w:eastAsiaTheme="minorEastAsia" w:hAnsi="Times New Roman" w:cs="Times New Roman"/>
            <w:bCs/>
            <w:sz w:val="24"/>
            <w:szCs w:val="24"/>
          </w:rPr>
          <w:t>all of</w:t>
        </w:r>
        <w:proofErr w:type="gramEnd"/>
        <w:r w:rsidR="005C6A95" w:rsidRPr="005C6A95">
          <w:rPr>
            <w:rFonts w:ascii="Times New Roman" w:eastAsiaTheme="minorEastAsia" w:hAnsi="Times New Roman" w:cs="Times New Roman"/>
            <w:bCs/>
            <w:sz w:val="24"/>
            <w:szCs w:val="24"/>
          </w:rPr>
          <w:t xml:space="preserve"> the challenges with a single solution; </w:t>
        </w:r>
      </w:ins>
      <w:ins w:id="55" w:author="رزان الدوسري ID 443203966" w:date="2023-01-24T14:01:00Z">
        <w:r w:rsidR="00A53C22" w:rsidRPr="00A53C22">
          <w:rPr>
            <w:rFonts w:ascii="Times New Roman" w:eastAsiaTheme="minorEastAsia" w:hAnsi="Times New Roman" w:cs="Times New Roman"/>
            <w:bCs/>
            <w:sz w:val="24"/>
            <w:szCs w:val="24"/>
          </w:rPr>
          <w:t xml:space="preserve">therefore, this is a partial solution of the challenges. </w:t>
        </w:r>
      </w:ins>
      <w:ins w:id="56" w:author="رزان الدوسري ID 443203966" w:date="2023-01-24T14:17:00Z">
        <w:r w:rsidR="003812A4">
          <w:rPr>
            <w:rFonts w:ascii="Times New Roman" w:eastAsiaTheme="minorEastAsia" w:hAnsi="Times New Roman" w:cs="Times New Roman"/>
            <w:bCs/>
            <w:sz w:val="24"/>
            <w:szCs w:val="24"/>
          </w:rPr>
          <w:t>M</w:t>
        </w:r>
      </w:ins>
      <w:ins w:id="57" w:author="رزان الدوسري ID 443203966" w:date="2023-01-24T14:18:00Z">
        <w:r w:rsidR="003812A4">
          <w:rPr>
            <w:rFonts w:ascii="Times New Roman" w:eastAsiaTheme="minorEastAsia" w:hAnsi="Times New Roman" w:cs="Times New Roman"/>
            <w:bCs/>
            <w:sz w:val="24"/>
            <w:szCs w:val="24"/>
          </w:rPr>
          <w:t>oreover</w:t>
        </w:r>
        <w:r w:rsidR="00011427">
          <w:rPr>
            <w:rFonts w:ascii="Times New Roman" w:eastAsiaTheme="minorEastAsia" w:hAnsi="Times New Roman" w:cs="Times New Roman"/>
            <w:bCs/>
            <w:sz w:val="24"/>
            <w:szCs w:val="24"/>
          </w:rPr>
          <w:t>,</w:t>
        </w:r>
      </w:ins>
      <w:ins w:id="58" w:author="رزان الدوسري ID 443203966" w:date="2023-01-24T14:31:00Z">
        <w:r w:rsidR="00FC2653">
          <w:rPr>
            <w:rFonts w:ascii="Times New Roman" w:eastAsiaTheme="minorEastAsia" w:hAnsi="Times New Roman" w:cs="Times New Roman"/>
            <w:bCs/>
            <w:sz w:val="24"/>
            <w:szCs w:val="24"/>
          </w:rPr>
          <w:t xml:space="preserve"> </w:t>
        </w:r>
      </w:ins>
      <w:del w:id="59" w:author="رزان الدوسري ID 443203966" w:date="2023-01-24T14:17:00Z">
        <w:r w:rsidR="004043DC" w:rsidRPr="00B02DFD" w:rsidDel="003812A4">
          <w:rPr>
            <w:rFonts w:ascii="Times New Roman" w:eastAsiaTheme="minorEastAsia" w:hAnsi="Times New Roman" w:cs="Times New Roman"/>
            <w:bCs/>
            <w:sz w:val="24"/>
            <w:szCs w:val="24"/>
          </w:rPr>
          <w:delText xml:space="preserve">Although integrating these two processes is important, it presents several challenges as well. </w:delText>
        </w:r>
      </w:del>
      <w:del w:id="60" w:author="رزان الدوسري ID 443203966" w:date="2023-01-24T14:19:00Z">
        <w:r w:rsidR="004043DC" w:rsidRPr="00BD5E89" w:rsidDel="00B76C58">
          <w:rPr>
            <w:rFonts w:ascii="Times New Roman" w:eastAsiaTheme="minorEastAsia" w:hAnsi="Times New Roman" w:cs="Times New Roman"/>
            <w:bCs/>
            <w:sz w:val="24"/>
            <w:szCs w:val="24"/>
          </w:rPr>
          <w:delText>These</w:delText>
        </w:r>
      </w:del>
      <w:ins w:id="61" w:author="رزان الدوسري ID 443203966" w:date="2023-01-24T14:19:00Z">
        <w:r w:rsidR="00B76C58">
          <w:rPr>
            <w:rFonts w:ascii="Times New Roman" w:eastAsiaTheme="minorEastAsia" w:hAnsi="Times New Roman" w:cs="Times New Roman"/>
            <w:bCs/>
            <w:sz w:val="24"/>
            <w:szCs w:val="24"/>
          </w:rPr>
          <w:t>some</w:t>
        </w:r>
      </w:ins>
      <w:r w:rsidR="004043DC" w:rsidRPr="00BD5E89">
        <w:rPr>
          <w:rFonts w:ascii="Times New Roman" w:eastAsiaTheme="minorEastAsia" w:hAnsi="Times New Roman" w:cs="Times New Roman"/>
          <w:bCs/>
          <w:sz w:val="24"/>
          <w:szCs w:val="24"/>
        </w:rPr>
        <w:t xml:space="preserve"> challenges were discussed in the literature, where some studies have proposed gamification frameworks to motivate and engage agile teams in conducting UX activities collaboratively and developing a user-centered </w:t>
      </w:r>
      <w:commentRangeStart w:id="62"/>
      <w:r w:rsidR="004043DC" w:rsidRPr="00B02DFD">
        <w:rPr>
          <w:rFonts w:ascii="Times New Roman" w:eastAsiaTheme="minorEastAsia" w:hAnsi="Times New Roman" w:cs="Times New Roman"/>
          <w:bCs/>
          <w:sz w:val="24"/>
          <w:szCs w:val="24"/>
        </w:rPr>
        <w:t>mindset</w:t>
      </w:r>
      <w:commentRangeEnd w:id="62"/>
      <w:r w:rsidR="004043DC">
        <w:rPr>
          <w:rStyle w:val="CommentReference"/>
        </w:rPr>
        <w:commentReference w:id="62"/>
      </w:r>
      <w:ins w:id="63" w:author="رزان الدوسري ID 443203966" w:date="2023-01-24T12:47:00Z">
        <w:r w:rsidR="00EF4613">
          <w:rPr>
            <w:rFonts w:ascii="Times New Roman" w:eastAsiaTheme="minorEastAsia" w:hAnsi="Times New Roman" w:cs="Times New Roman"/>
            <w:bCs/>
            <w:sz w:val="24"/>
            <w:szCs w:val="24"/>
          </w:rPr>
          <w:t xml:space="preserve"> </w:t>
        </w:r>
      </w:ins>
      <w:customXmlInsRangeStart w:id="64" w:author="رزان الدوسري ID 443203966" w:date="2023-01-24T12:47:00Z"/>
      <w:sdt>
        <w:sdtPr>
          <w:rPr>
            <w:rFonts w:ascii="Times New Roman" w:hAnsi="Times New Roman" w:cs="Times New Roman"/>
            <w:color w:val="000000"/>
            <w:sz w:val="24"/>
            <w:szCs w:val="24"/>
          </w:rPr>
          <w:tag w:val="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"/>
          <w:id w:val="850761246"/>
          <w:placeholder>
            <w:docPart w:val="C0F2FDFE1157894FB0008FCF0436C9A2"/>
          </w:placeholder>
        </w:sdtPr>
        <w:sdtContent>
          <w:customXmlInsRangeEnd w:id="64"/>
          <w:ins w:id="65" w:author="رزان الدوسري ID 443203966" w:date="2023-01-25T12:39:00Z">
            <w:r w:rsidR="00DC1735" w:rsidRPr="00DC1735">
              <w:rPr>
                <w:rFonts w:ascii="Times New Roman" w:hAnsi="Times New Roman" w:cs="Times New Roman"/>
                <w:color w:val="000000"/>
                <w:sz w:val="24"/>
                <w:szCs w:val="24"/>
              </w:rPr>
              <w:t>[4]</w:t>
            </w:r>
          </w:ins>
          <w:customXmlInsRangeStart w:id="66" w:author="رزان الدوسري ID 443203966" w:date="2023-01-24T12:47:00Z"/>
        </w:sdtContent>
      </w:sdt>
      <w:customXmlInsRangeEnd w:id="66"/>
      <w:r w:rsidR="004043DC" w:rsidRPr="00B02DFD">
        <w:rPr>
          <w:rFonts w:ascii="Times New Roman" w:eastAsiaTheme="minorEastAsia" w:hAnsi="Times New Roman" w:cs="Times New Roman"/>
          <w:bCs/>
          <w:sz w:val="24"/>
          <w:szCs w:val="24"/>
        </w:rPr>
        <w:t xml:space="preserve">. </w:t>
      </w:r>
      <w:del w:id="67" w:author="رزان الدوسري ID 443203966" w:date="2023-01-24T14:11:00Z">
        <w:r w:rsidR="002A13DB" w:rsidDel="001B3DA5">
          <w:rPr>
            <w:rFonts w:ascii="Times New Roman" w:eastAsiaTheme="minorEastAsia" w:hAnsi="Times New Roman" w:cs="Times New Roman"/>
            <w:bCs/>
            <w:sz w:val="24"/>
            <w:szCs w:val="24"/>
          </w:rPr>
          <w:delText>A</w:delText>
        </w:r>
        <w:r w:rsidR="002A13DB" w:rsidRPr="00B02DFD" w:rsidDel="001B3DA5">
          <w:rPr>
            <w:rFonts w:ascii="Times New Roman" w:eastAsiaTheme="minorEastAsia" w:hAnsi="Times New Roman" w:cs="Times New Roman"/>
            <w:bCs/>
            <w:sz w:val="24"/>
            <w:szCs w:val="24"/>
          </w:rPr>
          <w:delText>nother study</w:delText>
        </w:r>
        <w:r w:rsidR="004043DC" w:rsidRPr="00B02DFD" w:rsidDel="001B3DA5">
          <w:delText xml:space="preserve"> </w:delText>
        </w:r>
        <w:r w:rsidR="004043DC" w:rsidRPr="00BD5E89" w:rsidDel="001B3DA5">
          <w:rPr>
            <w:rFonts w:ascii="Times New Roman" w:eastAsiaTheme="minorEastAsia" w:hAnsi="Times New Roman" w:cs="Times New Roman"/>
            <w:bCs/>
            <w:sz w:val="24"/>
            <w:szCs w:val="24"/>
          </w:rPr>
          <w:delText>proposed</w:delText>
        </w:r>
      </w:del>
      <w:ins w:id="68" w:author="رزان الدوسري ID 443203966" w:date="2023-01-24T14:11:00Z">
        <w:r w:rsidR="001B3DA5">
          <w:rPr>
            <w:rFonts w:ascii="Times New Roman" w:eastAsiaTheme="minorEastAsia" w:hAnsi="Times New Roman" w:cs="Times New Roman"/>
            <w:bCs/>
            <w:sz w:val="24"/>
            <w:szCs w:val="24"/>
          </w:rPr>
          <w:t>Other solution</w:t>
        </w:r>
        <w:r w:rsidR="003F5ECD">
          <w:rPr>
            <w:rFonts w:ascii="Times New Roman" w:eastAsiaTheme="minorEastAsia" w:hAnsi="Times New Roman" w:cs="Times New Roman"/>
            <w:bCs/>
            <w:sz w:val="24"/>
            <w:szCs w:val="24"/>
          </w:rPr>
          <w:t>s include</w:t>
        </w:r>
      </w:ins>
      <w:r w:rsidR="004043DC" w:rsidRPr="00BD5E89">
        <w:rPr>
          <w:rFonts w:ascii="Times New Roman" w:eastAsiaTheme="minorEastAsia" w:hAnsi="Times New Roman" w:cs="Times New Roman"/>
          <w:bCs/>
          <w:sz w:val="24"/>
          <w:szCs w:val="24"/>
        </w:rPr>
        <w:t xml:space="preserve"> </w:t>
      </w:r>
      <w:r w:rsidR="004043DC">
        <w:rPr>
          <w:rFonts w:ascii="Times New Roman" w:eastAsiaTheme="minorEastAsia" w:hAnsi="Times New Roman" w:cs="Times New Roman"/>
          <w:bCs/>
          <w:sz w:val="24"/>
          <w:szCs w:val="24"/>
        </w:rPr>
        <w:t xml:space="preserve">using </w:t>
      </w:r>
      <w:r w:rsidR="004043DC" w:rsidRPr="00BD5E89">
        <w:rPr>
          <w:rFonts w:ascii="Times New Roman" w:eastAsiaTheme="minorEastAsia" w:hAnsi="Times New Roman" w:cs="Times New Roman"/>
          <w:bCs/>
          <w:sz w:val="24"/>
          <w:szCs w:val="24"/>
        </w:rPr>
        <w:t>user stories</w:t>
      </w:r>
      <w:r w:rsidR="004043DC">
        <w:rPr>
          <w:rFonts w:ascii="Times New Roman" w:eastAsiaTheme="minorEastAsia" w:hAnsi="Times New Roman" w:cs="Times New Roman"/>
          <w:bCs/>
          <w:sz w:val="24"/>
          <w:szCs w:val="24"/>
        </w:rPr>
        <w:t xml:space="preserve"> </w:t>
      </w:r>
      <w:r w:rsidR="004043DC" w:rsidRPr="00B02DFD">
        <w:rPr>
          <w:rFonts w:ascii="Times New Roman" w:eastAsiaTheme="minorEastAsia" w:hAnsi="Times New Roman" w:cs="Times New Roman"/>
          <w:bCs/>
          <w:sz w:val="24"/>
          <w:szCs w:val="24"/>
        </w:rPr>
        <w:t>to integrate UX work into agile without sacrificing agility</w:t>
      </w:r>
      <w:r w:rsidR="003F5ECD" w:rsidRPr="003F5ECD">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"/>
          <w:id w:val="1396552279"/>
          <w:placeholder>
            <w:docPart w:val="7292595817FEDE42B640FBD8013862AC"/>
          </w:placeholder>
        </w:sdtPr>
        <w:sdtContent>
          <w:r w:rsidR="00DC1735" w:rsidRPr="00DC1735">
            <w:rPr>
              <w:rFonts w:ascii="Times New Roman" w:hAnsi="Times New Roman" w:cs="Times New Roman"/>
              <w:color w:val="000000"/>
              <w:sz w:val="24"/>
              <w:szCs w:val="24"/>
            </w:rPr>
            <w:t>[5]</w:t>
          </w:r>
        </w:sdtContent>
      </w:sdt>
      <w:r w:rsidR="004043DC">
        <w:rPr>
          <w:rFonts w:ascii="Times New Roman" w:eastAsiaTheme="minorEastAsia" w:hAnsi="Times New Roman" w:cs="Times New Roman"/>
          <w:bCs/>
          <w:sz w:val="24"/>
          <w:szCs w:val="24"/>
        </w:rPr>
        <w:t xml:space="preserve">. </w:t>
      </w:r>
      <w:commentRangeStart w:id="69"/>
      <w:del w:id="70" w:author="رزان الدوسري ID 443203966" w:date="2023-01-24T12:48:00Z">
        <w:r w:rsidR="004043DC" w:rsidRPr="00BD5E89" w:rsidDel="008C6F04">
          <w:rPr>
            <w:rFonts w:ascii="Times New Roman" w:eastAsiaTheme="minorEastAsia" w:hAnsi="Times New Roman" w:cs="Times New Roman"/>
            <w:bCs/>
            <w:sz w:val="24"/>
            <w:szCs w:val="24"/>
          </w:rPr>
          <w:delText xml:space="preserve">A task-oriented integration </w:delText>
        </w:r>
        <w:r w:rsidR="004043DC" w:rsidRPr="00B02DFD" w:rsidDel="008C6F04">
          <w:rPr>
            <w:rFonts w:ascii="Times New Roman" w:eastAsiaTheme="minorEastAsia" w:hAnsi="Times New Roman" w:cs="Times New Roman"/>
            <w:bCs/>
            <w:sz w:val="24"/>
            <w:szCs w:val="24"/>
          </w:rPr>
          <w:delText xml:space="preserve">was suggested to clarify </w:delText>
        </w:r>
        <w:r w:rsidR="004043DC" w:rsidRPr="00BD5E89" w:rsidDel="008C6F04">
          <w:rPr>
            <w:rFonts w:ascii="Times New Roman" w:eastAsiaTheme="minorEastAsia" w:hAnsi="Times New Roman" w:cs="Times New Roman"/>
            <w:bCs/>
            <w:sz w:val="24"/>
            <w:szCs w:val="24"/>
          </w:rPr>
          <w:delText>which UX-related tasks can be assigned to developers and which require a UX expert.</w:delText>
        </w:r>
        <w:commentRangeEnd w:id="69"/>
        <w:r w:rsidR="004043DC" w:rsidDel="008C6F04">
          <w:rPr>
            <w:rStyle w:val="CommentReference"/>
          </w:rPr>
          <w:commentReference w:id="69"/>
        </w:r>
      </w:del>
    </w:p>
    <w:p w14:paraId="17A9A6B2" w14:textId="48F80BE1" w:rsidR="007D11EE" w:rsidRPr="00877C2A" w:rsidRDefault="007D11EE" w:rsidP="00FC2653">
      <w:pPr>
        <w:ind w:firstLine="284"/>
        <w:jc w:val="both"/>
        <w:rPr>
          <w:rFonts w:ascii="Times New Roman" w:eastAsiaTheme="minorEastAsia" w:hAnsi="Times New Roman" w:cs="Times New Roman"/>
          <w:bCs/>
          <w:i/>
          <w:iCs/>
          <w:sz w:val="24"/>
          <w:szCs w:val="24"/>
        </w:rPr>
      </w:pPr>
      <w:ins w:id="71" w:author="رزان الدوسري ID 443203966" w:date="2023-01-24T14:44:00Z">
        <w:r w:rsidRPr="00877C2A">
          <w:rPr>
            <w:rFonts w:ascii="Times New Roman" w:eastAsiaTheme="minorEastAsia" w:hAnsi="Times New Roman" w:cs="Times New Roman"/>
            <w:bCs/>
            <w:i/>
            <w:iCs/>
            <w:sz w:val="24"/>
            <w:szCs w:val="24"/>
          </w:rPr>
          <w:t>[</w:t>
        </w:r>
      </w:ins>
      <w:ins w:id="72" w:author="رزان الدوسري ID 443203966" w:date="2023-01-24T14:45:00Z">
        <w:r w:rsidRPr="00877C2A">
          <w:rPr>
            <w:rFonts w:ascii="Times New Roman" w:eastAsiaTheme="minorEastAsia" w:hAnsi="Times New Roman" w:cs="Times New Roman"/>
            <w:bCs/>
            <w:i/>
            <w:iCs/>
            <w:sz w:val="24"/>
            <w:szCs w:val="24"/>
          </w:rPr>
          <w:t xml:space="preserve">Here </w:t>
        </w:r>
      </w:ins>
      <w:ins w:id="73" w:author="رزان الدوسري ID 443203966" w:date="2023-01-24T14:46:00Z">
        <w:r w:rsidR="0055235F">
          <w:rPr>
            <w:rFonts w:ascii="Times New Roman" w:eastAsiaTheme="minorEastAsia" w:hAnsi="Times New Roman" w:cs="Times New Roman"/>
            <w:bCs/>
            <w:i/>
            <w:iCs/>
            <w:sz w:val="24"/>
            <w:szCs w:val="24"/>
          </w:rPr>
          <w:t>we’re</w:t>
        </w:r>
        <w:r w:rsidR="0055235F" w:rsidRPr="000A715C">
          <w:rPr>
            <w:rFonts w:ascii="Times New Roman" w:eastAsiaTheme="minorEastAsia" w:hAnsi="Times New Roman" w:cs="Times New Roman"/>
            <w:bCs/>
            <w:i/>
            <w:iCs/>
            <w:sz w:val="24"/>
            <w:szCs w:val="24"/>
          </w:rPr>
          <w:t xml:space="preserve"> talking </w:t>
        </w:r>
      </w:ins>
      <w:ins w:id="74" w:author="رزان الدوسري ID 443203966" w:date="2023-01-24T14:45:00Z">
        <w:r w:rsidRPr="00877C2A">
          <w:rPr>
            <w:rFonts w:ascii="Times New Roman" w:eastAsiaTheme="minorEastAsia" w:hAnsi="Times New Roman" w:cs="Times New Roman"/>
            <w:bCs/>
            <w:i/>
            <w:iCs/>
            <w:sz w:val="24"/>
            <w:szCs w:val="24"/>
          </w:rPr>
          <w:t>about the challenges that w</w:t>
        </w:r>
        <w:r w:rsidR="0055235F" w:rsidRPr="00877C2A">
          <w:rPr>
            <w:rFonts w:ascii="Times New Roman" w:eastAsiaTheme="minorEastAsia" w:hAnsi="Times New Roman" w:cs="Times New Roman"/>
            <w:bCs/>
            <w:i/>
            <w:iCs/>
            <w:sz w:val="24"/>
            <w:szCs w:val="24"/>
          </w:rPr>
          <w:t xml:space="preserve">e’re </w:t>
        </w:r>
      </w:ins>
      <w:ins w:id="75" w:author="رزان الدوسري ID 443203966" w:date="2023-01-24T14:46:00Z">
        <w:r w:rsidR="0055235F">
          <w:rPr>
            <w:rFonts w:ascii="Times New Roman" w:eastAsiaTheme="minorEastAsia" w:hAnsi="Times New Roman" w:cs="Times New Roman"/>
            <w:bCs/>
            <w:i/>
            <w:iCs/>
            <w:sz w:val="24"/>
            <w:szCs w:val="24"/>
          </w:rPr>
          <w:t xml:space="preserve">currently </w:t>
        </w:r>
      </w:ins>
      <w:ins w:id="76" w:author="رزان الدوسري ID 443203966" w:date="2023-01-24T14:45:00Z">
        <w:r w:rsidR="0055235F" w:rsidRPr="00877C2A">
          <w:rPr>
            <w:rFonts w:ascii="Times New Roman" w:eastAsiaTheme="minorEastAsia" w:hAnsi="Times New Roman" w:cs="Times New Roman"/>
            <w:bCs/>
            <w:i/>
            <w:iCs/>
            <w:sz w:val="24"/>
            <w:szCs w:val="24"/>
          </w:rPr>
          <w:t>addressing</w:t>
        </w:r>
      </w:ins>
      <w:ins w:id="77" w:author="رزان الدوسري ID 443203966" w:date="2023-01-24T14:44:00Z">
        <w:r w:rsidRPr="00877C2A">
          <w:rPr>
            <w:rFonts w:ascii="Times New Roman" w:eastAsiaTheme="minorEastAsia" w:hAnsi="Times New Roman" w:cs="Times New Roman"/>
            <w:bCs/>
            <w:i/>
            <w:iCs/>
            <w:sz w:val="24"/>
            <w:szCs w:val="24"/>
          </w:rPr>
          <w:t>]</w:t>
        </w:r>
      </w:ins>
    </w:p>
    <w:p w14:paraId="03ABFAEA" w14:textId="7696F67B" w:rsidR="004043DC" w:rsidRDefault="004043DC" w:rsidP="004043DC">
      <w:pPr>
        <w:ind w:firstLine="284"/>
        <w:jc w:val="both"/>
        <w:rPr>
          <w:rFonts w:ascii="Times New Roman" w:eastAsiaTheme="minorEastAsia" w:hAnsi="Times New Roman" w:cs="Times New Roman"/>
          <w:bCs/>
          <w:sz w:val="24"/>
          <w:szCs w:val="24"/>
        </w:rPr>
      </w:pPr>
      <w:commentRangeStart w:id="78"/>
      <w:commentRangeStart w:id="79"/>
      <w:commentRangeStart w:id="80"/>
      <w:r w:rsidRPr="00CD1577">
        <w:rPr>
          <w:rFonts w:ascii="Times New Roman" w:eastAsiaTheme="minorEastAsia" w:hAnsi="Times New Roman" w:cs="Times New Roman"/>
          <w:bCs/>
          <w:sz w:val="24"/>
          <w:szCs w:val="24"/>
        </w:rPr>
        <w:t>One common challenge in Agile and UX integration is lack of time for UX wor</w:t>
      </w:r>
      <w:r>
        <w:rPr>
          <w:rFonts w:ascii="Times New Roman" w:eastAsiaTheme="minorEastAsia" w:hAnsi="Times New Roman" w:cs="Times New Roman"/>
          <w:bCs/>
          <w:sz w:val="24"/>
          <w:szCs w:val="24"/>
        </w:rPr>
        <w:t>k</w:t>
      </w:r>
      <w:r w:rsidRPr="00CD1577">
        <w:rPr>
          <w:rFonts w:ascii="Times New Roman" w:eastAsiaTheme="minorEastAsia" w:hAnsi="Times New Roman" w:cs="Times New Roman"/>
          <w:bCs/>
          <w:sz w:val="24"/>
          <w:szCs w:val="24"/>
        </w:rPr>
        <w:t xml:space="preserve"> </w:t>
      </w:r>
      <w:sdt>
        <w:sdtPr>
          <w:rPr>
            <w:rFonts w:ascii="Times New Roman" w:eastAsiaTheme="minorEastAsia" w:hAnsi="Times New Roman" w:cs="Times New Roman"/>
            <w:bCs/>
            <w:color w:val="000000"/>
            <w:sz w:val="24"/>
            <w:szCs w:val="24"/>
          </w:rPr>
          <w:tag w:val="MENDELEY_CITATION_v3_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"/>
          <w:id w:val="1993216525"/>
          <w:placeholder>
            <w:docPart w:val="60A5DE7A5DF6CE47A1202C61B5641506"/>
          </w:placeholder>
        </w:sdtPr>
        <w:sdtContent>
          <w:ins w:id="81" w:author="رزان الدوسري ID 443203966" w:date="2023-01-25T12:39:00Z">
            <w:r w:rsidR="00DC1735" w:rsidRPr="00DC1735">
              <w:rPr>
                <w:rFonts w:ascii="Times New Roman" w:eastAsiaTheme="minorEastAsia" w:hAnsi="Times New Roman" w:cs="Times New Roman"/>
                <w:bCs/>
                <w:color w:val="000000"/>
                <w:sz w:val="24"/>
                <w:szCs w:val="24"/>
              </w:rPr>
              <w:t>[6]</w:t>
            </w:r>
          </w:ins>
        </w:sdtContent>
      </w:sdt>
      <w:r w:rsidRPr="00CD1577">
        <w:rPr>
          <w:rFonts w:ascii="Times New Roman" w:eastAsiaTheme="minorEastAsia" w:hAnsi="Times New Roman" w:cs="Times New Roman"/>
          <w:bCs/>
          <w:sz w:val="24"/>
          <w:szCs w:val="24"/>
        </w:rPr>
        <w:t xml:space="preserve">. Executing UX </w:t>
      </w:r>
      <w:del w:id="82" w:author="رزان الدوسري ID 443203966" w:date="2023-02-09T11:08:00Z">
        <w:r w:rsidRPr="00CD1577" w:rsidDel="0024503F">
          <w:rPr>
            <w:rFonts w:ascii="Times New Roman" w:eastAsiaTheme="minorEastAsia" w:hAnsi="Times New Roman" w:cs="Times New Roman"/>
            <w:bCs/>
            <w:sz w:val="24"/>
            <w:szCs w:val="24"/>
          </w:rPr>
          <w:delText xml:space="preserve">techniques </w:delText>
        </w:r>
      </w:del>
      <w:ins w:id="83" w:author="رزان الدوسري ID 443203966" w:date="2023-02-09T11:08:00Z">
        <w:r w:rsidR="0024503F">
          <w:rPr>
            <w:rFonts w:ascii="Times New Roman" w:eastAsiaTheme="minorEastAsia" w:hAnsi="Times New Roman" w:cs="Times New Roman"/>
            <w:bCs/>
            <w:sz w:val="24"/>
            <w:szCs w:val="24"/>
          </w:rPr>
          <w:t>method</w:t>
        </w:r>
        <w:r w:rsidR="0024503F" w:rsidRPr="00CD1577">
          <w:rPr>
            <w:rFonts w:ascii="Times New Roman" w:eastAsiaTheme="minorEastAsia" w:hAnsi="Times New Roman" w:cs="Times New Roman"/>
            <w:bCs/>
            <w:sz w:val="24"/>
            <w:szCs w:val="24"/>
          </w:rPr>
          <w:t xml:space="preserve">s </w:t>
        </w:r>
      </w:ins>
      <w:r w:rsidRPr="00CD1577">
        <w:rPr>
          <w:rFonts w:ascii="Times New Roman" w:eastAsiaTheme="minorEastAsia" w:hAnsi="Times New Roman" w:cs="Times New Roman"/>
          <w:bCs/>
          <w:sz w:val="24"/>
          <w:szCs w:val="24"/>
        </w:rPr>
        <w:t xml:space="preserve">can minimize development changes, thereby resulting in a significant time and cost savings </w:t>
      </w:r>
      <w:sdt>
        <w:sdtPr>
          <w:rPr>
            <w:rFonts w:ascii="Times New Roman" w:eastAsiaTheme="minorEastAsia" w:hAnsi="Times New Roman" w:cs="Times New Roman"/>
            <w:bCs/>
            <w:color w:val="000000"/>
            <w:sz w:val="24"/>
            <w:szCs w:val="24"/>
          </w:rPr>
          <w:tag w:val="MENDELEY_CITATION_v3_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"/>
          <w:id w:val="-652210601"/>
          <w:placeholder>
            <w:docPart w:val="E68F8F09A03DB54FBEA2EA7F856BF614"/>
          </w:placeholder>
        </w:sdtPr>
        <w:sdtContent>
          <w:r w:rsidR="00DC1735" w:rsidRPr="00DC1735">
            <w:rPr>
              <w:rFonts w:ascii="Times New Roman" w:eastAsiaTheme="minorEastAsia" w:hAnsi="Times New Roman" w:cs="Times New Roman"/>
              <w:bCs/>
              <w:color w:val="000000"/>
              <w:sz w:val="24"/>
              <w:szCs w:val="24"/>
            </w:rPr>
            <w:t>[7]</w:t>
          </w:r>
        </w:sdtContent>
      </w:sdt>
      <w:r w:rsidRPr="00CD1577">
        <w:rPr>
          <w:rFonts w:ascii="Times New Roman" w:eastAsiaTheme="minorEastAsia" w:hAnsi="Times New Roman" w:cs="Times New Roman"/>
          <w:bCs/>
          <w:sz w:val="24"/>
          <w:szCs w:val="24"/>
        </w:rPr>
        <w:t xml:space="preserve">. Developing a product with a great user experience within a tight schedule, requires assessing the effort associated with conducting UX experiments and deciding the best UX </w:t>
      </w:r>
      <w:ins w:id="84" w:author="رزان الدوسري ID 443203966" w:date="2023-02-09T11:08:00Z">
        <w:r w:rsidR="0024503F">
          <w:rPr>
            <w:rFonts w:ascii="Times New Roman" w:eastAsiaTheme="minorEastAsia" w:hAnsi="Times New Roman" w:cs="Times New Roman"/>
            <w:bCs/>
            <w:sz w:val="24"/>
            <w:szCs w:val="24"/>
          </w:rPr>
          <w:t>method</w:t>
        </w:r>
      </w:ins>
      <w:del w:id="85" w:author="رزان الدوسري ID 443203966" w:date="2023-02-09T11:08:00Z">
        <w:r w:rsidRPr="00CD1577" w:rsidDel="0024503F">
          <w:rPr>
            <w:rFonts w:ascii="Times New Roman" w:eastAsiaTheme="minorEastAsia" w:hAnsi="Times New Roman" w:cs="Times New Roman"/>
            <w:bCs/>
            <w:sz w:val="24"/>
            <w:szCs w:val="24"/>
          </w:rPr>
          <w:delText>technique</w:delText>
        </w:r>
      </w:del>
      <w:r w:rsidRPr="00CD1577">
        <w:rPr>
          <w:rFonts w:ascii="Times New Roman" w:eastAsiaTheme="minorEastAsia" w:hAnsi="Times New Roman" w:cs="Times New Roman"/>
          <w:bCs/>
          <w:sz w:val="24"/>
          <w:szCs w:val="24"/>
        </w:rPr>
        <w:t xml:space="preserve"> to perform to achieve useful results.</w:t>
      </w:r>
      <w:commentRangeEnd w:id="78"/>
      <w:r>
        <w:rPr>
          <w:rStyle w:val="CommentReference"/>
        </w:rPr>
        <w:commentReference w:id="78"/>
      </w:r>
      <w:commentRangeEnd w:id="79"/>
      <w:r>
        <w:rPr>
          <w:rStyle w:val="CommentReference"/>
        </w:rPr>
        <w:commentReference w:id="79"/>
      </w:r>
      <w:commentRangeEnd w:id="80"/>
      <w:r>
        <w:rPr>
          <w:rStyle w:val="CommentReference"/>
        </w:rPr>
        <w:commentReference w:id="80"/>
      </w:r>
    </w:p>
    <w:p w14:paraId="15F95C80" w14:textId="77777777" w:rsidR="00877C2A" w:rsidRDefault="004043DC" w:rsidP="008C6FC6">
      <w:pPr>
        <w:ind w:firstLine="284"/>
        <w:jc w:val="both"/>
        <w:rPr>
          <w:ins w:id="86" w:author="رزان الدوسري ID 443203966" w:date="2023-01-24T22:13:00Z"/>
          <w:rFonts w:ascii="Times New Roman" w:eastAsiaTheme="minorEastAsia" w:hAnsi="Times New Roman" w:cs="Times New Roman"/>
          <w:bCs/>
          <w:sz w:val="24"/>
          <w:szCs w:val="24"/>
        </w:rPr>
      </w:pPr>
      <w:commentRangeStart w:id="87"/>
      <w:proofErr w:type="gramStart"/>
      <w:r>
        <w:rPr>
          <w:rFonts w:ascii="Times New Roman" w:eastAsiaTheme="minorEastAsia" w:hAnsi="Times New Roman" w:cs="Times New Roman"/>
          <w:bCs/>
          <w:sz w:val="24"/>
          <w:szCs w:val="24"/>
        </w:rPr>
        <w:lastRenderedPageBreak/>
        <w:t>The a</w:t>
      </w:r>
      <w:commentRangeEnd w:id="87"/>
      <w:proofErr w:type="gramEnd"/>
      <w:r>
        <w:rPr>
          <w:rStyle w:val="CommentReference"/>
        </w:rPr>
        <w:commentReference w:id="87"/>
      </w:r>
      <w:r>
        <w:rPr>
          <w:rFonts w:ascii="Times New Roman" w:eastAsiaTheme="minorEastAsia" w:hAnsi="Times New Roman" w:cs="Times New Roman"/>
          <w:bCs/>
          <w:sz w:val="24"/>
          <w:szCs w:val="24"/>
        </w:rPr>
        <w:t>im of this study is</w:t>
      </w:r>
      <w:r w:rsidRPr="00066ADB">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to facilitate the integration of UX into Agile </w:t>
      </w:r>
      <w:ins w:id="88" w:author="رزان الدوسري ID 443203966" w:date="2023-01-24T15:45:00Z">
        <w:r w:rsidR="00F656D1">
          <w:rPr>
            <w:rFonts w:ascii="Times New Roman" w:eastAsiaTheme="minorEastAsia" w:hAnsi="Times New Roman" w:cs="Times New Roman"/>
            <w:bCs/>
            <w:sz w:val="24"/>
            <w:szCs w:val="24"/>
          </w:rPr>
          <w:t>by</w:t>
        </w:r>
      </w:ins>
      <w:ins w:id="89" w:author="رزان الدوسري ID 443203966" w:date="2023-01-24T15:46:00Z">
        <w:r w:rsidR="00F656D1">
          <w:rPr>
            <w:rFonts w:ascii="Times New Roman" w:eastAsiaTheme="minorEastAsia" w:hAnsi="Times New Roman" w:cs="Times New Roman"/>
            <w:bCs/>
            <w:sz w:val="24"/>
            <w:szCs w:val="24"/>
          </w:rPr>
          <w:t xml:space="preserve"> a</w:t>
        </w:r>
        <w:r w:rsidR="00F656D1" w:rsidRPr="00F656D1">
          <w:rPr>
            <w:rFonts w:ascii="Times New Roman" w:eastAsiaTheme="minorEastAsia" w:hAnsi="Times New Roman" w:cs="Times New Roman"/>
            <w:bCs/>
            <w:sz w:val="24"/>
            <w:szCs w:val="24"/>
          </w:rPr>
          <w:t xml:space="preserve">ddressing one of its </w:t>
        </w:r>
        <w:r w:rsidR="00F656D1">
          <w:rPr>
            <w:rFonts w:ascii="Times New Roman" w:eastAsiaTheme="minorEastAsia" w:hAnsi="Times New Roman" w:cs="Times New Roman"/>
            <w:bCs/>
            <w:sz w:val="24"/>
            <w:szCs w:val="24"/>
          </w:rPr>
          <w:t xml:space="preserve">main </w:t>
        </w:r>
        <w:r w:rsidR="00F656D1" w:rsidRPr="00F656D1">
          <w:rPr>
            <w:rFonts w:ascii="Times New Roman" w:eastAsiaTheme="minorEastAsia" w:hAnsi="Times New Roman" w:cs="Times New Roman"/>
            <w:bCs/>
            <w:sz w:val="24"/>
            <w:szCs w:val="24"/>
          </w:rPr>
          <w:t>challenges</w:t>
        </w:r>
        <w:r w:rsidR="00F656D1">
          <w:rPr>
            <w:rFonts w:ascii="Times New Roman" w:eastAsiaTheme="minorEastAsia" w:hAnsi="Times New Roman" w:cs="Times New Roman"/>
            <w:bCs/>
            <w:sz w:val="24"/>
            <w:szCs w:val="24"/>
          </w:rPr>
          <w:t xml:space="preserve"> </w:t>
        </w:r>
        <w:r w:rsidR="00614626">
          <w:rPr>
            <w:rFonts w:ascii="Times New Roman" w:eastAsiaTheme="minorEastAsia" w:hAnsi="Times New Roman" w:cs="Times New Roman"/>
            <w:bCs/>
            <w:sz w:val="24"/>
            <w:szCs w:val="24"/>
          </w:rPr>
          <w:t>–</w:t>
        </w:r>
        <w:r w:rsidR="00F656D1">
          <w:rPr>
            <w:rFonts w:ascii="Times New Roman" w:eastAsiaTheme="minorEastAsia" w:hAnsi="Times New Roman" w:cs="Times New Roman"/>
            <w:bCs/>
            <w:sz w:val="24"/>
            <w:szCs w:val="24"/>
          </w:rPr>
          <w:t xml:space="preserve"> </w:t>
        </w:r>
        <w:r w:rsidR="00614626">
          <w:rPr>
            <w:rFonts w:ascii="Times New Roman" w:eastAsiaTheme="minorEastAsia" w:hAnsi="Times New Roman" w:cs="Times New Roman"/>
            <w:bCs/>
            <w:sz w:val="24"/>
            <w:szCs w:val="24"/>
          </w:rPr>
          <w:t>Lack of time</w:t>
        </w:r>
      </w:ins>
      <w:ins w:id="90" w:author="رزان الدوسري ID 443203966" w:date="2023-01-24T15:48:00Z">
        <w:r w:rsidR="002C241A">
          <w:t xml:space="preserve"> </w:t>
        </w:r>
      </w:ins>
      <w:ins w:id="91" w:author="رزان الدوسري ID 443203966" w:date="2023-01-24T15:46:00Z">
        <w:r w:rsidR="00614626" w:rsidRPr="00614626">
          <w:rPr>
            <w:rFonts w:ascii="Times New Roman" w:eastAsiaTheme="minorEastAsia" w:hAnsi="Times New Roman" w:cs="Times New Roman"/>
            <w:bCs/>
            <w:sz w:val="24"/>
            <w:szCs w:val="24"/>
          </w:rPr>
          <w:t>to carry out UX work</w:t>
        </w:r>
      </w:ins>
      <w:ins w:id="92" w:author="رزان الدوسري ID 443203966" w:date="2023-01-24T15:47:00Z">
        <w:r w:rsidR="00ED4363">
          <w:rPr>
            <w:rFonts w:ascii="Times New Roman" w:eastAsiaTheme="minorEastAsia" w:hAnsi="Times New Roman" w:cs="Times New Roman"/>
            <w:bCs/>
            <w:sz w:val="24"/>
            <w:szCs w:val="24"/>
          </w:rPr>
          <w:t>.</w:t>
        </w:r>
        <w:r w:rsidR="009E125D">
          <w:rPr>
            <w:rFonts w:ascii="Times New Roman" w:eastAsiaTheme="minorEastAsia" w:hAnsi="Times New Roman" w:cs="Times New Roman"/>
            <w:bCs/>
            <w:sz w:val="24"/>
            <w:szCs w:val="24"/>
          </w:rPr>
          <w:t xml:space="preserve"> </w:t>
        </w:r>
      </w:ins>
      <w:ins w:id="93" w:author="رزان الدوسري ID 443203966" w:date="2023-01-24T22:00:00Z">
        <w:r w:rsidR="00395EDB">
          <w:rPr>
            <w:rFonts w:ascii="Times New Roman" w:eastAsiaTheme="minorEastAsia" w:hAnsi="Times New Roman" w:cs="Times New Roman"/>
            <w:bCs/>
            <w:sz w:val="24"/>
            <w:szCs w:val="24"/>
          </w:rPr>
          <w:t>As the timeframe in Agile can be quite limited</w:t>
        </w:r>
      </w:ins>
      <w:ins w:id="94" w:author="رزان الدوسري ID 443203966" w:date="2023-01-24T15:48:00Z">
        <w:r w:rsidR="002C241A" w:rsidRPr="002C241A">
          <w:rPr>
            <w:rFonts w:ascii="Times New Roman" w:eastAsiaTheme="minorEastAsia" w:hAnsi="Times New Roman" w:cs="Times New Roman"/>
            <w:bCs/>
            <w:sz w:val="24"/>
            <w:szCs w:val="24"/>
          </w:rPr>
          <w:t>, it is difficult to conduct activities such as user research or design planning</w:t>
        </w:r>
      </w:ins>
      <w:ins w:id="95" w:author="رزان الدوسري ID 443203966" w:date="2023-01-24T15:52:00Z">
        <w:r w:rsidR="00FB50F0">
          <w:rPr>
            <w:rFonts w:ascii="Times New Roman" w:eastAsiaTheme="minorEastAsia" w:hAnsi="Times New Roman" w:cs="Times New Roman"/>
            <w:bCs/>
            <w:sz w:val="24"/>
            <w:szCs w:val="24"/>
          </w:rPr>
          <w:t>,</w:t>
        </w:r>
        <w:r w:rsidR="00FB50F0" w:rsidRPr="00FB50F0">
          <w:t xml:space="preserve"> </w:t>
        </w:r>
        <w:r w:rsidR="00FB50F0" w:rsidRPr="00FB50F0">
          <w:rPr>
            <w:rFonts w:ascii="Times New Roman" w:eastAsiaTheme="minorEastAsia" w:hAnsi="Times New Roman" w:cs="Times New Roman"/>
            <w:bCs/>
            <w:sz w:val="24"/>
            <w:szCs w:val="24"/>
          </w:rPr>
          <w:t>where they require a lot of time</w:t>
        </w:r>
      </w:ins>
      <w:ins w:id="96" w:author="رزان الدوسري ID 443203966" w:date="2023-01-24T15:51:00Z">
        <w:r w:rsidR="00560811">
          <w:rPr>
            <w:rFonts w:ascii="Times New Roman" w:eastAsiaTheme="minorEastAsia" w:hAnsi="Times New Roman" w:cs="Times New Roman"/>
            <w:bCs/>
            <w:sz w:val="24"/>
            <w:szCs w:val="24"/>
          </w:rPr>
          <w:t>.</w:t>
        </w:r>
      </w:ins>
      <w:ins w:id="97" w:author="رزان الدوسري ID 443203966" w:date="2023-01-24T15:53:00Z">
        <w:r w:rsidR="004121B3" w:rsidRPr="004121B3">
          <w:t xml:space="preserve"> </w:t>
        </w:r>
      </w:ins>
      <w:ins w:id="98" w:author="رزان الدوسري ID 443203966" w:date="2023-01-24T16:06:00Z">
        <w:r w:rsidR="00E67EA7">
          <w:rPr>
            <w:rFonts w:ascii="Times New Roman" w:eastAsiaTheme="minorEastAsia" w:hAnsi="Times New Roman" w:cs="Times New Roman"/>
            <w:bCs/>
            <w:sz w:val="24"/>
            <w:szCs w:val="24"/>
          </w:rPr>
          <w:t>Add</w:t>
        </w:r>
        <w:r w:rsidR="00574B63">
          <w:rPr>
            <w:rFonts w:ascii="Times New Roman" w:eastAsiaTheme="minorEastAsia" w:hAnsi="Times New Roman" w:cs="Times New Roman"/>
            <w:bCs/>
            <w:sz w:val="24"/>
            <w:szCs w:val="24"/>
          </w:rPr>
          <w:t>itionally</w:t>
        </w:r>
      </w:ins>
      <w:ins w:id="99" w:author="رزان الدوسري ID 443203966" w:date="2023-01-24T15:53:00Z">
        <w:r w:rsidR="004121B3" w:rsidRPr="004121B3">
          <w:rPr>
            <w:rFonts w:ascii="Times New Roman" w:eastAsiaTheme="minorEastAsia" w:hAnsi="Times New Roman" w:cs="Times New Roman"/>
            <w:bCs/>
            <w:sz w:val="24"/>
            <w:szCs w:val="24"/>
          </w:rPr>
          <w:t xml:space="preserve">, agile teams may lack experience with UX, making learning how to use these methods difficult within the limited </w:t>
        </w:r>
      </w:ins>
      <w:ins w:id="100" w:author="رزان الدوسري ID 443203966" w:date="2023-01-24T15:59:00Z">
        <w:r w:rsidR="00CF285A" w:rsidRPr="002C241A">
          <w:rPr>
            <w:rFonts w:ascii="Times New Roman" w:eastAsiaTheme="minorEastAsia" w:hAnsi="Times New Roman" w:cs="Times New Roman"/>
            <w:bCs/>
            <w:sz w:val="24"/>
            <w:szCs w:val="24"/>
          </w:rPr>
          <w:t>time</w:t>
        </w:r>
        <w:r w:rsidR="00CF285A">
          <w:rPr>
            <w:rFonts w:ascii="Times New Roman" w:eastAsiaTheme="minorEastAsia" w:hAnsi="Times New Roman" w:cs="Times New Roman"/>
            <w:bCs/>
            <w:sz w:val="24"/>
            <w:szCs w:val="24"/>
          </w:rPr>
          <w:t>frame</w:t>
        </w:r>
      </w:ins>
      <w:ins w:id="101" w:author="رزان الدوسري ID 443203966" w:date="2023-01-24T15:53:00Z">
        <w:r w:rsidR="004121B3" w:rsidRPr="004121B3">
          <w:rPr>
            <w:rFonts w:ascii="Times New Roman" w:eastAsiaTheme="minorEastAsia" w:hAnsi="Times New Roman" w:cs="Times New Roman"/>
            <w:bCs/>
            <w:sz w:val="24"/>
            <w:szCs w:val="24"/>
          </w:rPr>
          <w:t>.</w:t>
        </w:r>
      </w:ins>
      <w:ins w:id="102" w:author="رزان الدوسري ID 443203966" w:date="2023-01-24T16:01:00Z">
        <w:r w:rsidR="00086048">
          <w:rPr>
            <w:rFonts w:ascii="Times New Roman" w:eastAsiaTheme="minorEastAsia" w:hAnsi="Times New Roman" w:cs="Times New Roman"/>
            <w:bCs/>
            <w:sz w:val="24"/>
            <w:szCs w:val="24"/>
          </w:rPr>
          <w:t xml:space="preserve"> </w:t>
        </w:r>
      </w:ins>
    </w:p>
    <w:p w14:paraId="7D260843" w14:textId="5E79E00E" w:rsidR="005D4D4A" w:rsidRDefault="008C35C2" w:rsidP="00877C2A">
      <w:pPr>
        <w:ind w:firstLine="284"/>
        <w:jc w:val="both"/>
        <w:rPr>
          <w:ins w:id="103" w:author="رزان الدوسري ID 443203966" w:date="2023-01-24T15:45:00Z"/>
          <w:rFonts w:ascii="Times New Roman" w:eastAsiaTheme="minorEastAsia" w:hAnsi="Times New Roman" w:cs="Times New Roman"/>
          <w:bCs/>
          <w:sz w:val="24"/>
          <w:szCs w:val="24"/>
        </w:rPr>
      </w:pPr>
      <w:ins w:id="104" w:author="رزان الدوسري ID 443203966" w:date="2023-01-24T22:08:00Z">
        <w:r w:rsidRPr="008C35C2">
          <w:rPr>
            <w:rFonts w:ascii="Times New Roman" w:eastAsiaTheme="minorEastAsia" w:hAnsi="Times New Roman" w:cs="Times New Roman"/>
            <w:bCs/>
            <w:sz w:val="24"/>
            <w:szCs w:val="24"/>
          </w:rPr>
          <w:t>To potentially solve these problems, an aid in the form of a tool is needed</w:t>
        </w:r>
      </w:ins>
      <w:ins w:id="105" w:author="رزان الدوسري ID 443203966" w:date="2023-01-24T22:11:00Z">
        <w:r w:rsidR="00A47B35">
          <w:rPr>
            <w:rFonts w:ascii="Times New Roman" w:eastAsiaTheme="minorEastAsia" w:hAnsi="Times New Roman" w:cs="Times New Roman"/>
            <w:bCs/>
            <w:sz w:val="24"/>
            <w:szCs w:val="24"/>
          </w:rPr>
          <w:t xml:space="preserve"> to</w:t>
        </w:r>
      </w:ins>
      <w:ins w:id="106" w:author="رزان الدوسري ID 443203966" w:date="2023-01-24T21:52:00Z">
        <w:r w:rsidR="00001C90">
          <w:rPr>
            <w:rFonts w:ascii="Times New Roman" w:eastAsiaTheme="minorEastAsia" w:hAnsi="Times New Roman" w:cs="Times New Roman"/>
            <w:bCs/>
            <w:sz w:val="24"/>
            <w:szCs w:val="24"/>
          </w:rPr>
          <w:t xml:space="preserve"> help </w:t>
        </w:r>
      </w:ins>
      <w:ins w:id="107" w:author="رزان الدوسري ID 443203966" w:date="2023-01-24T21:53:00Z">
        <w:r w:rsidR="006F7102">
          <w:rPr>
            <w:rFonts w:ascii="Times New Roman" w:eastAsiaTheme="minorEastAsia" w:hAnsi="Times New Roman" w:cs="Times New Roman"/>
            <w:bCs/>
            <w:sz w:val="24"/>
            <w:szCs w:val="24"/>
          </w:rPr>
          <w:t xml:space="preserve">in </w:t>
        </w:r>
        <w:r w:rsidR="006F7102" w:rsidRPr="00881761">
          <w:rPr>
            <w:rFonts w:ascii="Times New Roman" w:eastAsiaTheme="minorEastAsia" w:hAnsi="Times New Roman" w:cs="Times New Roman"/>
            <w:bCs/>
            <w:sz w:val="24"/>
            <w:szCs w:val="24"/>
          </w:rPr>
          <w:t>optimizing the effort required for conducting UX methods for specific user stories and identifying the most appropriate UX method to discover and validate these user stories.</w:t>
        </w:r>
      </w:ins>
      <w:ins w:id="108" w:author="رزان الدوسري ID 443203966" w:date="2023-01-24T21:56:00Z">
        <w:r w:rsidR="00950844" w:rsidRPr="00950844">
          <w:rPr>
            <w:rFonts w:ascii="Times New Roman" w:eastAsiaTheme="minorEastAsia" w:hAnsi="Times New Roman" w:cs="Times New Roman"/>
            <w:bCs/>
            <w:sz w:val="24"/>
            <w:szCs w:val="24"/>
          </w:rPr>
          <w:t xml:space="preserve"> </w:t>
        </w:r>
        <w:r w:rsidR="00950844" w:rsidRPr="007F7ACE">
          <w:rPr>
            <w:rFonts w:ascii="Times New Roman" w:eastAsiaTheme="minorEastAsia" w:hAnsi="Times New Roman" w:cs="Times New Roman"/>
            <w:bCs/>
            <w:sz w:val="24"/>
            <w:szCs w:val="24"/>
          </w:rPr>
          <w:t xml:space="preserve">Without assistive tools, UX work might be neglected or dismissed since its benefits are not directly visible or tangible </w:t>
        </w:r>
        <w:r w:rsidR="00950844">
          <w:rPr>
            <w:rFonts w:ascii="Times New Roman" w:eastAsiaTheme="minorEastAsia" w:hAnsi="Times New Roman" w:cs="Times New Roman"/>
            <w:bCs/>
            <w:sz w:val="24"/>
            <w:szCs w:val="24"/>
          </w:rPr>
          <w:t>unlike</w:t>
        </w:r>
        <w:r w:rsidR="00950844" w:rsidRPr="007F7ACE">
          <w:rPr>
            <w:rFonts w:ascii="Times New Roman" w:eastAsiaTheme="minorEastAsia" w:hAnsi="Times New Roman" w:cs="Times New Roman"/>
            <w:bCs/>
            <w:sz w:val="24"/>
            <w:szCs w:val="24"/>
          </w:rPr>
          <w:t xml:space="preserve"> agile practices</w:t>
        </w:r>
        <w:r w:rsidR="00950844">
          <w:rPr>
            <w:rFonts w:ascii="Times New Roman" w:eastAsiaTheme="minorEastAsia" w:hAnsi="Times New Roman" w:cs="Times New Roman"/>
            <w:bCs/>
            <w:sz w:val="24"/>
            <w:szCs w:val="24"/>
          </w:rPr>
          <w:t xml:space="preserve">, where </w:t>
        </w:r>
        <w:r w:rsidR="00950844" w:rsidRPr="007F7ACE">
          <w:rPr>
            <w:rFonts w:ascii="Times New Roman" w:eastAsiaTheme="minorEastAsia" w:hAnsi="Times New Roman" w:cs="Times New Roman"/>
            <w:bCs/>
            <w:sz w:val="24"/>
            <w:szCs w:val="24"/>
          </w:rPr>
          <w:t>increment</w:t>
        </w:r>
        <w:r w:rsidR="00950844">
          <w:rPr>
            <w:rFonts w:ascii="Times New Roman" w:eastAsiaTheme="minorEastAsia" w:hAnsi="Times New Roman" w:cs="Times New Roman"/>
            <w:bCs/>
            <w:sz w:val="24"/>
            <w:szCs w:val="24"/>
          </w:rPr>
          <w:t>s are</w:t>
        </w:r>
        <w:r w:rsidR="00950844" w:rsidRPr="007F7ACE">
          <w:rPr>
            <w:rFonts w:ascii="Times New Roman" w:eastAsiaTheme="minorEastAsia" w:hAnsi="Times New Roman" w:cs="Times New Roman"/>
            <w:bCs/>
            <w:sz w:val="24"/>
            <w:szCs w:val="24"/>
          </w:rPr>
          <w:t xml:space="preserve"> released at the end of </w:t>
        </w:r>
        <w:r w:rsidR="00950844">
          <w:rPr>
            <w:rFonts w:ascii="Times New Roman" w:eastAsiaTheme="minorEastAsia" w:hAnsi="Times New Roman" w:cs="Times New Roman"/>
            <w:bCs/>
            <w:sz w:val="24"/>
            <w:szCs w:val="24"/>
          </w:rPr>
          <w:t>each</w:t>
        </w:r>
        <w:r w:rsidR="00950844" w:rsidRPr="007F7ACE">
          <w:rPr>
            <w:rFonts w:ascii="Times New Roman" w:eastAsiaTheme="minorEastAsia" w:hAnsi="Times New Roman" w:cs="Times New Roman"/>
            <w:bCs/>
            <w:sz w:val="24"/>
            <w:szCs w:val="24"/>
          </w:rPr>
          <w:t xml:space="preserve"> sprint.</w:t>
        </w:r>
      </w:ins>
      <w:ins w:id="109" w:author="رزان الدوسري ID 443203966" w:date="2023-01-24T21:49:00Z">
        <w:r w:rsidR="00F643EE">
          <w:rPr>
            <w:rFonts w:ascii="Times New Roman" w:eastAsiaTheme="minorEastAsia" w:hAnsi="Times New Roman" w:cs="Times New Roman"/>
            <w:bCs/>
            <w:sz w:val="24"/>
            <w:szCs w:val="24"/>
          </w:rPr>
          <w:t xml:space="preserve"> </w:t>
        </w:r>
      </w:ins>
      <w:ins w:id="110" w:author="رزان الدوسري ID 443203966" w:date="2023-01-24T16:07:00Z">
        <w:r w:rsidR="00574B63">
          <w:rPr>
            <w:rFonts w:ascii="Times New Roman" w:eastAsiaTheme="minorEastAsia" w:hAnsi="Times New Roman" w:cs="Times New Roman"/>
            <w:bCs/>
            <w:sz w:val="24"/>
            <w:szCs w:val="24"/>
          </w:rPr>
          <w:t xml:space="preserve">To </w:t>
        </w:r>
      </w:ins>
      <w:ins w:id="111" w:author="رزان الدوسري ID 443203966" w:date="2023-01-24T22:13:00Z">
        <w:r w:rsidR="008C5C80">
          <w:rPr>
            <w:rFonts w:ascii="Times New Roman" w:eastAsiaTheme="minorEastAsia" w:hAnsi="Times New Roman" w:cs="Times New Roman"/>
            <w:bCs/>
            <w:sz w:val="24"/>
            <w:szCs w:val="24"/>
          </w:rPr>
          <w:t>achieve</w:t>
        </w:r>
      </w:ins>
      <w:ins w:id="112" w:author="رزان الدوسري ID 443203966" w:date="2023-01-24T16:07:00Z">
        <w:r w:rsidR="00574B63">
          <w:rPr>
            <w:rFonts w:ascii="Times New Roman" w:eastAsiaTheme="minorEastAsia" w:hAnsi="Times New Roman" w:cs="Times New Roman"/>
            <w:bCs/>
            <w:sz w:val="24"/>
            <w:szCs w:val="24"/>
          </w:rPr>
          <w:t xml:space="preserve"> this aim</w:t>
        </w:r>
        <w:r w:rsidR="00153D9A">
          <w:rPr>
            <w:rFonts w:ascii="Times New Roman" w:eastAsiaTheme="minorEastAsia" w:hAnsi="Times New Roman" w:cs="Times New Roman"/>
            <w:bCs/>
            <w:sz w:val="24"/>
            <w:szCs w:val="24"/>
          </w:rPr>
          <w:t>, a</w:t>
        </w:r>
      </w:ins>
      <w:ins w:id="113" w:author="رزان الدوسري ID 443203966" w:date="2023-01-24T16:10:00Z">
        <w:r w:rsidR="00B80B2F">
          <w:rPr>
            <w:rFonts w:ascii="Times New Roman" w:eastAsiaTheme="minorEastAsia" w:hAnsi="Times New Roman" w:cs="Times New Roman"/>
            <w:bCs/>
            <w:sz w:val="24"/>
            <w:szCs w:val="24"/>
          </w:rPr>
          <w:t>n assis</w:t>
        </w:r>
        <w:r w:rsidR="002118DD">
          <w:rPr>
            <w:rFonts w:ascii="Times New Roman" w:eastAsiaTheme="minorEastAsia" w:hAnsi="Times New Roman" w:cs="Times New Roman"/>
            <w:bCs/>
            <w:sz w:val="24"/>
            <w:szCs w:val="24"/>
          </w:rPr>
          <w:t>tive</w:t>
        </w:r>
      </w:ins>
      <w:ins w:id="114" w:author="رزان الدوسري ID 443203966" w:date="2023-01-24T16:07:00Z">
        <w:r w:rsidR="00153D9A">
          <w:rPr>
            <w:rFonts w:ascii="Times New Roman" w:eastAsiaTheme="minorEastAsia" w:hAnsi="Times New Roman" w:cs="Times New Roman"/>
            <w:bCs/>
            <w:sz w:val="24"/>
            <w:szCs w:val="24"/>
          </w:rPr>
          <w:t xml:space="preserve"> </w:t>
        </w:r>
      </w:ins>
      <w:ins w:id="115" w:author="رزان الدوسري ID 443203966" w:date="2023-01-24T16:19:00Z">
        <w:r w:rsidR="00D5107D" w:rsidRPr="00D5107D">
          <w:rPr>
            <w:rFonts w:ascii="Times New Roman" w:eastAsiaTheme="minorEastAsia" w:hAnsi="Times New Roman" w:cs="Times New Roman"/>
            <w:bCs/>
            <w:sz w:val="24"/>
            <w:szCs w:val="24"/>
          </w:rPr>
          <w:t xml:space="preserve">tool </w:t>
        </w:r>
        <w:commentRangeStart w:id="116"/>
        <w:commentRangeEnd w:id="116"/>
        <w:r w:rsidR="00D5107D" w:rsidRPr="000A715C">
          <w:rPr>
            <w:rStyle w:val="CommentReference"/>
            <w:rFonts w:ascii="Times New Roman" w:hAnsi="Times New Roman" w:cs="Times New Roman"/>
            <w:sz w:val="24"/>
            <w:szCs w:val="24"/>
          </w:rPr>
          <w:commentReference w:id="116"/>
        </w:r>
      </w:ins>
      <w:ins w:id="117" w:author="رزان الدوسري ID 443203966" w:date="2023-01-24T16:07:00Z">
        <w:r w:rsidR="00153D9A">
          <w:rPr>
            <w:rFonts w:ascii="Times New Roman" w:eastAsiaTheme="minorEastAsia" w:hAnsi="Times New Roman" w:cs="Times New Roman"/>
            <w:bCs/>
            <w:sz w:val="24"/>
            <w:szCs w:val="24"/>
          </w:rPr>
          <w:t>will be created</w:t>
        </w:r>
        <w:r w:rsidR="006C1A74">
          <w:rPr>
            <w:rFonts w:ascii="Times New Roman" w:eastAsiaTheme="minorEastAsia" w:hAnsi="Times New Roman" w:cs="Times New Roman"/>
            <w:bCs/>
            <w:sz w:val="24"/>
            <w:szCs w:val="24"/>
          </w:rPr>
          <w:t xml:space="preserve"> </w:t>
        </w:r>
      </w:ins>
      <w:ins w:id="118" w:author="رزان الدوسري ID 443203966" w:date="2023-01-24T16:11:00Z">
        <w:r w:rsidR="002118DD">
          <w:rPr>
            <w:rFonts w:ascii="Times New Roman" w:eastAsiaTheme="minorEastAsia" w:hAnsi="Times New Roman" w:cs="Times New Roman"/>
            <w:bCs/>
            <w:sz w:val="24"/>
            <w:szCs w:val="24"/>
          </w:rPr>
          <w:t xml:space="preserve">to help </w:t>
        </w:r>
      </w:ins>
      <w:ins w:id="119" w:author="رزان الدوسري ID 443203966" w:date="2023-01-24T16:02:00Z">
        <w:r w:rsidR="002A727A" w:rsidRPr="002A727A">
          <w:rPr>
            <w:rFonts w:ascii="Times New Roman" w:eastAsiaTheme="minorEastAsia" w:hAnsi="Times New Roman" w:cs="Times New Roman"/>
            <w:bCs/>
            <w:sz w:val="24"/>
            <w:szCs w:val="24"/>
          </w:rPr>
          <w:t>agile teams 1) to estimate the effort for conducting UX experiments and 2) to select the most appropriate UX method to discover and validate user stories</w:t>
        </w:r>
        <w:r w:rsidR="002A727A">
          <w:rPr>
            <w:rFonts w:ascii="Times New Roman" w:eastAsiaTheme="minorEastAsia" w:hAnsi="Times New Roman" w:cs="Times New Roman"/>
            <w:bCs/>
            <w:sz w:val="24"/>
            <w:szCs w:val="24"/>
          </w:rPr>
          <w:t>.</w:t>
        </w:r>
      </w:ins>
      <w:ins w:id="120" w:author="رزان الدوسري ID 443203966" w:date="2023-01-24T16:08:00Z">
        <w:r w:rsidR="007F7ACE" w:rsidRPr="007F7ACE">
          <w:t xml:space="preserve"> </w:t>
        </w:r>
      </w:ins>
    </w:p>
    <w:p w14:paraId="77C58792" w14:textId="41B7F242" w:rsidR="004043DC" w:rsidRDefault="004043DC" w:rsidP="004043DC">
      <w:pPr>
        <w:ind w:firstLine="284"/>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In this phase, the study assumes that the team decided to integrate UX into their agile process. </w:t>
      </w:r>
      <w:commentRangeStart w:id="121"/>
      <w:r w:rsidRPr="005838E0">
        <w:rPr>
          <w:rFonts w:ascii="Times New Roman" w:eastAsiaTheme="minorEastAsia" w:hAnsi="Times New Roman" w:cs="Times New Roman"/>
          <w:bCs/>
          <w:sz w:val="24"/>
          <w:szCs w:val="24"/>
        </w:rPr>
        <w:t xml:space="preserve">As a result of this study, agile teams will be able to prioritize which features are worth the </w:t>
      </w:r>
      <w:r w:rsidRPr="000B4763">
        <w:rPr>
          <w:rFonts w:ascii="Times New Roman" w:eastAsiaTheme="minorEastAsia" w:hAnsi="Times New Roman" w:cs="Times New Roman"/>
          <w:bCs/>
          <w:sz w:val="24"/>
          <w:szCs w:val="24"/>
        </w:rPr>
        <w:t xml:space="preserve">time and attention of the team </w:t>
      </w:r>
      <w:r w:rsidRPr="007B22F6">
        <w:rPr>
          <w:rFonts w:ascii="Times New Roman" w:eastAsiaTheme="minorEastAsia" w:hAnsi="Times New Roman" w:cs="Times New Roman"/>
          <w:bCs/>
          <w:sz w:val="24"/>
          <w:szCs w:val="24"/>
        </w:rPr>
        <w:t>to achieve UX experiment</w:t>
      </w:r>
      <w:r>
        <w:rPr>
          <w:rFonts w:ascii="Times New Roman" w:eastAsiaTheme="minorEastAsia" w:hAnsi="Times New Roman" w:cs="Times New Roman"/>
          <w:bCs/>
          <w:sz w:val="24"/>
          <w:szCs w:val="24"/>
        </w:rPr>
        <w:t>.</w:t>
      </w:r>
      <w:r w:rsidRPr="007B22F6" w:rsidDel="007B22F6">
        <w:rPr>
          <w:rFonts w:ascii="Times New Roman" w:eastAsiaTheme="minorEastAsia" w:hAnsi="Times New Roman" w:cs="Times New Roman"/>
          <w:bCs/>
          <w:sz w:val="24"/>
          <w:szCs w:val="24"/>
        </w:rPr>
        <w:t xml:space="preserve"> </w:t>
      </w:r>
      <w:r w:rsidRPr="000B4763">
        <w:rPr>
          <w:rFonts w:ascii="Times New Roman" w:eastAsiaTheme="minorEastAsia" w:hAnsi="Times New Roman" w:cs="Times New Roman"/>
          <w:bCs/>
          <w:sz w:val="24"/>
          <w:szCs w:val="24"/>
        </w:rPr>
        <w:t>In</w:t>
      </w:r>
      <w:r w:rsidRPr="005838E0">
        <w:rPr>
          <w:rFonts w:ascii="Times New Roman" w:eastAsiaTheme="minorEastAsia" w:hAnsi="Times New Roman" w:cs="Times New Roman"/>
          <w:bCs/>
          <w:sz w:val="24"/>
          <w:szCs w:val="24"/>
        </w:rPr>
        <w:t xml:space="preserve"> addition, they will be able to determine which UX </w:t>
      </w:r>
      <w:del w:id="122" w:author="رزان الدوسري ID 443203966" w:date="2023-02-09T11:08:00Z">
        <w:r w:rsidRPr="005838E0" w:rsidDel="000A2466">
          <w:rPr>
            <w:rFonts w:ascii="Times New Roman" w:eastAsiaTheme="minorEastAsia" w:hAnsi="Times New Roman" w:cs="Times New Roman"/>
            <w:bCs/>
            <w:sz w:val="24"/>
            <w:szCs w:val="24"/>
          </w:rPr>
          <w:delText xml:space="preserve">techniques </w:delText>
        </w:r>
      </w:del>
      <w:ins w:id="123" w:author="رزان الدوسري ID 443203966" w:date="2023-02-09T11:08:00Z">
        <w:r w:rsidR="000A2466">
          <w:rPr>
            <w:rFonts w:ascii="Times New Roman" w:eastAsiaTheme="minorEastAsia" w:hAnsi="Times New Roman" w:cs="Times New Roman"/>
            <w:bCs/>
            <w:sz w:val="24"/>
            <w:szCs w:val="24"/>
          </w:rPr>
          <w:t>methods</w:t>
        </w:r>
        <w:r w:rsidR="000A2466" w:rsidRPr="005838E0">
          <w:rPr>
            <w:rFonts w:ascii="Times New Roman" w:eastAsiaTheme="minorEastAsia" w:hAnsi="Times New Roman" w:cs="Times New Roman"/>
            <w:bCs/>
            <w:sz w:val="24"/>
            <w:szCs w:val="24"/>
          </w:rPr>
          <w:t xml:space="preserve"> </w:t>
        </w:r>
      </w:ins>
      <w:r w:rsidRPr="005838E0">
        <w:rPr>
          <w:rFonts w:ascii="Times New Roman" w:eastAsiaTheme="minorEastAsia" w:hAnsi="Times New Roman" w:cs="Times New Roman"/>
          <w:bCs/>
          <w:sz w:val="24"/>
          <w:szCs w:val="24"/>
        </w:rPr>
        <w:t xml:space="preserve">to be used to achieve the desired outcome. </w:t>
      </w:r>
      <w:r>
        <w:rPr>
          <w:rFonts w:ascii="Times New Roman" w:hAnsi="Times New Roman" w:cs="Times New Roman"/>
          <w:sz w:val="24"/>
          <w:szCs w:val="24"/>
        </w:rPr>
        <w:t>T</w:t>
      </w:r>
      <w:r w:rsidRPr="00881761">
        <w:rPr>
          <w:rFonts w:ascii="Times New Roman" w:hAnsi="Times New Roman" w:cs="Times New Roman"/>
          <w:sz w:val="24"/>
          <w:szCs w:val="24"/>
        </w:rPr>
        <w:t xml:space="preserve">hereby improving the quality of results produced by </w:t>
      </w:r>
      <w:r>
        <w:rPr>
          <w:rFonts w:ascii="Times New Roman" w:hAnsi="Times New Roman" w:cs="Times New Roman"/>
          <w:sz w:val="24"/>
          <w:szCs w:val="24"/>
        </w:rPr>
        <w:t xml:space="preserve">agile teams </w:t>
      </w:r>
      <w:r w:rsidRPr="00881761">
        <w:rPr>
          <w:rFonts w:ascii="Times New Roman" w:hAnsi="Times New Roman" w:cs="Times New Roman"/>
          <w:sz w:val="24"/>
          <w:szCs w:val="24"/>
        </w:rPr>
        <w:t xml:space="preserve">and save a significant amount of </w:t>
      </w:r>
      <w:r w:rsidRPr="001F5CE3">
        <w:rPr>
          <w:rFonts w:ascii="Times New Roman" w:hAnsi="Times New Roman" w:cs="Times New Roman"/>
          <w:sz w:val="24"/>
          <w:szCs w:val="24"/>
        </w:rPr>
        <w:t>time and effort</w:t>
      </w:r>
      <w:r w:rsidRPr="001F5CE3">
        <w:rPr>
          <w:rFonts w:ascii="Times New Roman" w:eastAsiaTheme="minorEastAsia" w:hAnsi="Times New Roman" w:cs="Times New Roman" w:hint="cs"/>
          <w:sz w:val="24"/>
          <w:szCs w:val="24"/>
          <w:rtl/>
        </w:rPr>
        <w:t>.</w:t>
      </w:r>
      <w:commentRangeEnd w:id="121"/>
      <w:r>
        <w:rPr>
          <w:rStyle w:val="CommentReference"/>
        </w:rPr>
        <w:commentReference w:id="121"/>
      </w:r>
    </w:p>
    <w:p w14:paraId="6FEEDE74" w14:textId="77777777" w:rsidR="004043DC" w:rsidRDefault="004043DC" w:rsidP="004043DC">
      <w:pPr>
        <w:ind w:firstLine="284"/>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This report explains the phases of developing the proposed solution in detail. </w:t>
      </w:r>
      <w:r w:rsidRPr="00AF4265">
        <w:rPr>
          <w:rFonts w:ascii="Times New Roman" w:eastAsiaTheme="minorEastAsia" w:hAnsi="Times New Roman" w:cs="Times New Roman"/>
          <w:bCs/>
          <w:sz w:val="24"/>
          <w:szCs w:val="24"/>
        </w:rPr>
        <w:t xml:space="preserve">The rest of this report is organized as follows: the remaining portion of this chapter presents the definition of the problem and the goal of this </w:t>
      </w:r>
      <w:r>
        <w:rPr>
          <w:rFonts w:ascii="Times New Roman" w:eastAsiaTheme="minorEastAsia" w:hAnsi="Times New Roman" w:cs="Times New Roman"/>
          <w:bCs/>
          <w:sz w:val="24"/>
          <w:szCs w:val="24"/>
        </w:rPr>
        <w:t>study</w:t>
      </w:r>
      <w:r w:rsidRPr="00AF4265">
        <w:rPr>
          <w:rFonts w:ascii="Times New Roman" w:eastAsiaTheme="minorEastAsia" w:hAnsi="Times New Roman" w:cs="Times New Roman"/>
          <w:bCs/>
          <w:sz w:val="24"/>
          <w:szCs w:val="24"/>
        </w:rPr>
        <w:t xml:space="preserve">. Chapter 2 gives the background information on </w:t>
      </w:r>
      <w:r>
        <w:rPr>
          <w:rFonts w:ascii="Times New Roman" w:eastAsiaTheme="minorEastAsia" w:hAnsi="Times New Roman" w:cs="Times New Roman"/>
          <w:bCs/>
          <w:sz w:val="24"/>
          <w:szCs w:val="24"/>
        </w:rPr>
        <w:t xml:space="preserve">Agile, UX. </w:t>
      </w:r>
      <w:r w:rsidRPr="00BC2C69">
        <w:rPr>
          <w:rFonts w:ascii="Times New Roman" w:eastAsiaTheme="minorEastAsia" w:hAnsi="Times New Roman" w:cs="Times New Roman"/>
          <w:bCs/>
          <w:sz w:val="24"/>
          <w:szCs w:val="24"/>
        </w:rPr>
        <w:t xml:space="preserve">It also presents a literature review of some related work in </w:t>
      </w:r>
      <w:r>
        <w:rPr>
          <w:rFonts w:ascii="Times New Roman" w:eastAsiaTheme="minorEastAsia" w:hAnsi="Times New Roman" w:cs="Times New Roman"/>
          <w:bCs/>
          <w:sz w:val="24"/>
          <w:szCs w:val="24"/>
        </w:rPr>
        <w:t>the integration of these two processes</w:t>
      </w:r>
      <w:r w:rsidRPr="00AF4265">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rPr>
        <w:t xml:space="preserve"> </w:t>
      </w:r>
      <w:r w:rsidRPr="001F5CE3">
        <w:rPr>
          <w:rFonts w:ascii="Times New Roman" w:eastAsiaTheme="minorEastAsia" w:hAnsi="Times New Roman" w:cs="Times New Roman"/>
          <w:bCs/>
          <w:sz w:val="24"/>
          <w:szCs w:val="24"/>
          <w:highlight w:val="yellow"/>
        </w:rPr>
        <w:t>Chapter 3 provides an overview of the proposed framework and the development approach. Chapter 4 illustrates the implementation details and the results. Finally, Chapter 5 concludes this study with a summary of the study’s contribution, limitations, and potential future work directions.</w:t>
      </w:r>
    </w:p>
    <w:p w14:paraId="2DF9C644" w14:textId="77777777" w:rsidR="00984B0C" w:rsidRDefault="00984B0C" w:rsidP="004043DC">
      <w:pPr>
        <w:ind w:firstLine="284"/>
        <w:jc w:val="both"/>
        <w:rPr>
          <w:rFonts w:ascii="Times New Roman" w:eastAsiaTheme="minorEastAsia" w:hAnsi="Times New Roman" w:cs="Times New Roman"/>
          <w:bCs/>
          <w:sz w:val="24"/>
          <w:szCs w:val="24"/>
        </w:rPr>
      </w:pPr>
    </w:p>
    <w:p w14:paraId="527E939E" w14:textId="77777777" w:rsidR="004043DC" w:rsidRDefault="004043DC" w:rsidP="004273A2">
      <w:pPr>
        <w:pStyle w:val="Heading2"/>
        <w:numPr>
          <w:ilvl w:val="1"/>
          <w:numId w:val="2"/>
        </w:numPr>
        <w:tabs>
          <w:tab w:val="num" w:pos="567"/>
        </w:tabs>
        <w:spacing w:line="480" w:lineRule="auto"/>
        <w:ind w:left="0" w:firstLine="0"/>
        <w:rPr>
          <w:rFonts w:ascii="Times New Roman" w:hAnsi="Times New Roman" w:cs="Times New Roman"/>
          <w:b/>
          <w:bCs/>
          <w:color w:val="auto"/>
          <w:sz w:val="28"/>
          <w:szCs w:val="28"/>
        </w:rPr>
      </w:pPr>
      <w:bookmarkStart w:id="124" w:name="_Toc117344026"/>
      <w:bookmarkStart w:id="125" w:name="_Toc125226978"/>
      <w:bookmarkStart w:id="126" w:name="_Toc126833862"/>
      <w:r w:rsidRPr="00B85759">
        <w:rPr>
          <w:rFonts w:ascii="Times New Roman" w:hAnsi="Times New Roman" w:cs="Times New Roman"/>
          <w:b/>
          <w:bCs/>
          <w:color w:val="auto"/>
          <w:sz w:val="28"/>
          <w:szCs w:val="28"/>
        </w:rPr>
        <w:t>Problem Definition</w:t>
      </w:r>
      <w:bookmarkEnd w:id="124"/>
      <w:bookmarkEnd w:id="125"/>
      <w:bookmarkEnd w:id="126"/>
    </w:p>
    <w:p w14:paraId="5CF1ED43" w14:textId="0ABFBFDA" w:rsidR="004043DC" w:rsidRDefault="004043DC" w:rsidP="00CD55AB">
      <w:pPr>
        <w:ind w:firstLine="284"/>
        <w:jc w:val="both"/>
        <w:rPr>
          <w:rFonts w:ascii="Times New Roman" w:eastAsiaTheme="minorEastAsia" w:hAnsi="Times New Roman" w:cs="Times New Roman"/>
          <w:bCs/>
          <w:sz w:val="24"/>
          <w:szCs w:val="24"/>
        </w:rPr>
      </w:pPr>
      <w:del w:id="127" w:author="رزان الدوسري ID 443203966" w:date="2023-01-24T14:49:00Z">
        <w:r w:rsidRPr="002211B1" w:rsidDel="00BF6C52">
          <w:rPr>
            <w:rFonts w:ascii="Times New Roman" w:eastAsiaTheme="minorEastAsia" w:hAnsi="Times New Roman" w:cs="Times New Roman"/>
            <w:bCs/>
            <w:sz w:val="24"/>
            <w:szCs w:val="24"/>
          </w:rPr>
          <w:delText>As a fast-changing business environment demands highly usable systems,</w:delText>
        </w:r>
      </w:del>
      <w:ins w:id="128" w:author="رزان الدوسري ID 443203966" w:date="2023-01-24T14:53:00Z">
        <w:r w:rsidR="00BC083B">
          <w:rPr>
            <w:rFonts w:ascii="Times New Roman" w:eastAsiaTheme="minorEastAsia" w:hAnsi="Times New Roman" w:cs="Times New Roman"/>
            <w:bCs/>
            <w:sz w:val="24"/>
            <w:szCs w:val="24"/>
          </w:rPr>
          <w:t>Integrating</w:t>
        </w:r>
      </w:ins>
      <w:ins w:id="129" w:author="رزان الدوسري ID 443203966" w:date="2023-01-24T14:49:00Z">
        <w:r w:rsidR="00BF6C52">
          <w:rPr>
            <w:rFonts w:ascii="Times New Roman" w:eastAsiaTheme="minorEastAsia" w:hAnsi="Times New Roman" w:cs="Times New Roman"/>
            <w:bCs/>
            <w:sz w:val="24"/>
            <w:szCs w:val="24"/>
          </w:rPr>
          <w:t xml:space="preserve"> </w:t>
        </w:r>
      </w:ins>
      <w:del w:id="130" w:author="رزان الدوسري ID 443203966" w:date="2023-01-24T14:49:00Z">
        <w:r w:rsidRPr="002211B1" w:rsidDel="00BF6C52">
          <w:rPr>
            <w:rFonts w:ascii="Times New Roman" w:eastAsiaTheme="minorEastAsia" w:hAnsi="Times New Roman" w:cs="Times New Roman"/>
            <w:bCs/>
            <w:sz w:val="24"/>
            <w:szCs w:val="24"/>
          </w:rPr>
          <w:delText xml:space="preserve"> </w:delText>
        </w:r>
      </w:del>
      <w:del w:id="131" w:author="رزان الدوسري ID 443203966" w:date="2023-01-24T14:53:00Z">
        <w:r w:rsidRPr="002211B1" w:rsidDel="00425D5D">
          <w:rPr>
            <w:rFonts w:ascii="Times New Roman" w:eastAsiaTheme="minorEastAsia" w:hAnsi="Times New Roman" w:cs="Times New Roman"/>
            <w:bCs/>
            <w:sz w:val="24"/>
            <w:szCs w:val="24"/>
          </w:rPr>
          <w:delText xml:space="preserve">Agile and </w:delText>
        </w:r>
      </w:del>
      <w:r w:rsidRPr="002211B1">
        <w:rPr>
          <w:rFonts w:ascii="Times New Roman" w:eastAsiaTheme="minorEastAsia" w:hAnsi="Times New Roman" w:cs="Times New Roman"/>
          <w:bCs/>
          <w:sz w:val="24"/>
          <w:szCs w:val="24"/>
        </w:rPr>
        <w:t>UX</w:t>
      </w:r>
      <w:ins w:id="132" w:author="رزان الدوسري ID 443203966" w:date="2023-01-24T14:53:00Z">
        <w:r w:rsidR="00425D5D">
          <w:rPr>
            <w:rFonts w:ascii="Times New Roman" w:eastAsiaTheme="minorEastAsia" w:hAnsi="Times New Roman" w:cs="Times New Roman"/>
            <w:bCs/>
            <w:sz w:val="24"/>
            <w:szCs w:val="24"/>
          </w:rPr>
          <w:t xml:space="preserve"> into Agile</w:t>
        </w:r>
      </w:ins>
      <w:del w:id="133" w:author="رزان الدوسري ID 443203966" w:date="2023-01-24T14:49:00Z">
        <w:r w:rsidRPr="002211B1" w:rsidDel="00BF6C52">
          <w:rPr>
            <w:rFonts w:ascii="Times New Roman" w:eastAsiaTheme="minorEastAsia" w:hAnsi="Times New Roman" w:cs="Times New Roman"/>
            <w:bCs/>
            <w:sz w:val="24"/>
            <w:szCs w:val="24"/>
          </w:rPr>
          <w:delText xml:space="preserve"> integration have received increasing attention in the last 15 years</w:delText>
        </w:r>
        <w:r w:rsidDel="00BF6C52">
          <w:rPr>
            <w:rFonts w:ascii="Times New Roman" w:eastAsiaTheme="minorEastAsia" w:hAnsi="Times New Roman" w:cs="Times New Roman"/>
            <w:bCs/>
            <w:sz w:val="24"/>
            <w:szCs w:val="24"/>
          </w:rPr>
          <w:delText>. D</w:delText>
        </w:r>
        <w:r w:rsidRPr="002211B1" w:rsidDel="00BF6C52">
          <w:rPr>
            <w:rFonts w:ascii="Times New Roman" w:eastAsiaTheme="minorEastAsia" w:hAnsi="Times New Roman" w:cs="Times New Roman"/>
            <w:bCs/>
            <w:sz w:val="24"/>
            <w:szCs w:val="24"/>
          </w:rPr>
          <w:delText xml:space="preserve">elivering highly usable systems </w:delText>
        </w:r>
        <w:r w:rsidDel="00BF6C52">
          <w:rPr>
            <w:rFonts w:ascii="Times New Roman" w:eastAsiaTheme="minorEastAsia" w:hAnsi="Times New Roman" w:cs="Times New Roman"/>
            <w:bCs/>
            <w:sz w:val="24"/>
            <w:szCs w:val="24"/>
          </w:rPr>
          <w:delText>was</w:delText>
        </w:r>
        <w:r w:rsidRPr="002211B1" w:rsidDel="00BF6C52">
          <w:rPr>
            <w:rFonts w:ascii="Times New Roman" w:eastAsiaTheme="minorEastAsia" w:hAnsi="Times New Roman" w:cs="Times New Roman"/>
            <w:bCs/>
            <w:sz w:val="24"/>
            <w:szCs w:val="24"/>
          </w:rPr>
          <w:delText xml:space="preserve"> </w:delText>
        </w:r>
        <w:r w:rsidDel="00BF6C52">
          <w:rPr>
            <w:rFonts w:ascii="Times New Roman" w:eastAsiaTheme="minorEastAsia" w:hAnsi="Times New Roman" w:cs="Times New Roman"/>
            <w:bCs/>
            <w:sz w:val="24"/>
            <w:szCs w:val="24"/>
          </w:rPr>
          <w:delText xml:space="preserve">also found </w:delText>
        </w:r>
        <w:r w:rsidRPr="002211B1" w:rsidDel="00BF6C52">
          <w:rPr>
            <w:rFonts w:ascii="Times New Roman" w:eastAsiaTheme="minorEastAsia" w:hAnsi="Times New Roman" w:cs="Times New Roman"/>
            <w:bCs/>
            <w:sz w:val="24"/>
            <w:szCs w:val="24"/>
          </w:rPr>
          <w:delText xml:space="preserve">crucial for economic success and creating business </w:delText>
        </w:r>
      </w:del>
      <w:ins w:id="134" w:author="رزان الدوسري ID 443203966" w:date="2023-01-26T13:09:00Z">
        <w:r w:rsidR="00126C96">
          <w:rPr>
            <w:rFonts w:ascii="Times New Roman" w:eastAsiaTheme="minorEastAsia" w:hAnsi="Times New Roman" w:cs="Times New Roman"/>
            <w:bCs/>
            <w:color w:val="000000"/>
            <w:sz w:val="24"/>
            <w:szCs w:val="24"/>
          </w:rPr>
          <w:t xml:space="preserve"> </w:t>
        </w:r>
      </w:ins>
      <w:r w:rsidRPr="002211B1">
        <w:rPr>
          <w:rFonts w:ascii="Times New Roman" w:eastAsiaTheme="minorEastAsia" w:hAnsi="Times New Roman" w:cs="Times New Roman"/>
          <w:bCs/>
          <w:sz w:val="24"/>
          <w:szCs w:val="24"/>
        </w:rPr>
        <w:t>presents several challenges</w:t>
      </w:r>
      <w:r>
        <w:rPr>
          <w:rFonts w:ascii="Times New Roman" w:eastAsiaTheme="minorEastAsia" w:hAnsi="Times New Roman" w:cs="Times New Roman"/>
          <w:bCs/>
          <w:sz w:val="24"/>
          <w:szCs w:val="24"/>
        </w:rPr>
        <w:t>,</w:t>
      </w:r>
      <w:ins w:id="135" w:author="رزان الدوسري ID 443203966" w:date="2023-01-26T13:01:00Z">
        <w:r w:rsidR="00DB1310" w:rsidRPr="00DB1310">
          <w:t xml:space="preserve"> </w:t>
        </w:r>
      </w:ins>
      <w:ins w:id="136" w:author="رزان الدوسري ID 443203966" w:date="2023-01-26T13:10:00Z">
        <w:r w:rsidR="007112ED">
          <w:rPr>
            <w:rFonts w:ascii="Times New Roman" w:eastAsiaTheme="minorEastAsia" w:hAnsi="Times New Roman" w:cs="Times New Roman"/>
            <w:bCs/>
            <w:sz w:val="24"/>
            <w:szCs w:val="24"/>
          </w:rPr>
          <w:t>a</w:t>
        </w:r>
      </w:ins>
      <w:ins w:id="137" w:author="رزان الدوسري ID 443203966" w:date="2023-01-26T13:14:00Z">
        <w:r w:rsidR="00A6061D">
          <w:rPr>
            <w:rFonts w:ascii="Times New Roman" w:eastAsiaTheme="minorEastAsia" w:hAnsi="Times New Roman" w:cs="Times New Roman"/>
            <w:bCs/>
            <w:sz w:val="24"/>
            <w:szCs w:val="24"/>
          </w:rPr>
          <w:t xml:space="preserve">ccording to a </w:t>
        </w:r>
      </w:ins>
      <w:ins w:id="138" w:author="رزان الدوسري ID 443203966" w:date="2023-01-26T13:01:00Z">
        <w:r w:rsidR="00DB1310" w:rsidRPr="00DB1310">
          <w:rPr>
            <w:rFonts w:ascii="Times New Roman" w:eastAsiaTheme="minorEastAsia" w:hAnsi="Times New Roman" w:cs="Times New Roman"/>
            <w:bCs/>
            <w:sz w:val="24"/>
            <w:szCs w:val="24"/>
          </w:rPr>
          <w:t>study by Curcio et al.</w:t>
        </w:r>
      </w:ins>
      <w:ins w:id="139" w:author="رزان الدوسري ID 443203966" w:date="2023-01-26T13:02:00Z">
        <w:r w:rsidR="00DB1310" w:rsidRPr="00DB1310">
          <w:rPr>
            <w:rFonts w:ascii="Times New Roman" w:hAnsi="Times New Roman" w:cs="Times New Roman"/>
            <w:color w:val="000000"/>
            <w:sz w:val="24"/>
            <w:szCs w:val="24"/>
          </w:rPr>
          <w:t xml:space="preserve"> </w:t>
        </w:r>
      </w:ins>
      <w:customXmlInsRangeStart w:id="140" w:author="رزان الدوسري ID 443203966" w:date="2023-01-26T13:02:00Z"/>
      <w:sdt>
        <w:sdtPr>
          <w:rPr>
            <w:rFonts w:ascii="Times New Roman" w:hAnsi="Times New Roman" w:cs="Times New Roman"/>
            <w:color w:val="000000"/>
            <w:sz w:val="24"/>
            <w:szCs w:val="24"/>
          </w:rPr>
          <w:tag w:val="MENDELEY_CITATION_v3_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"/>
          <w:id w:val="-599264882"/>
          <w:placeholder>
            <w:docPart w:val="ACF4AD5F1B27434C96233337DA5570F0"/>
          </w:placeholder>
        </w:sdtPr>
        <w:sdtContent>
          <w:customXmlInsRangeEnd w:id="140"/>
          <w:ins w:id="141" w:author="رزان الدوسري ID 443203966" w:date="2023-01-26T13:02:00Z">
            <w:r w:rsidR="00DB1310" w:rsidRPr="00DC1735">
              <w:rPr>
                <w:rFonts w:ascii="Times New Roman" w:hAnsi="Times New Roman" w:cs="Times New Roman"/>
                <w:color w:val="000000"/>
                <w:sz w:val="24"/>
                <w:szCs w:val="24"/>
              </w:rPr>
              <w:t>[6]</w:t>
            </w:r>
          </w:ins>
          <w:customXmlInsRangeStart w:id="142" w:author="رزان الدوسري ID 443203966" w:date="2023-01-26T13:02:00Z"/>
        </w:sdtContent>
      </w:sdt>
      <w:customXmlInsRangeEnd w:id="142"/>
      <w:ins w:id="143" w:author="رزان الدوسري ID 443203966" w:date="2023-01-26T13:15:00Z">
        <w:r w:rsidR="00D26E67">
          <w:rPr>
            <w:rFonts w:ascii="Times New Roman" w:hAnsi="Times New Roman" w:cs="Times New Roman"/>
            <w:color w:val="000000"/>
            <w:sz w:val="24"/>
            <w:szCs w:val="24"/>
          </w:rPr>
          <w:t>,</w:t>
        </w:r>
        <w:r w:rsidR="00AF3355">
          <w:rPr>
            <w:rFonts w:ascii="Times New Roman" w:hAnsi="Times New Roman" w:cs="Times New Roman"/>
            <w:color w:val="000000"/>
            <w:sz w:val="24"/>
            <w:szCs w:val="24"/>
          </w:rPr>
          <w:t xml:space="preserve"> </w:t>
        </w:r>
        <w:r w:rsidR="00D26E67">
          <w:rPr>
            <w:rFonts w:ascii="Times New Roman" w:eastAsiaTheme="minorEastAsia" w:hAnsi="Times New Roman" w:cs="Times New Roman"/>
            <w:bCs/>
            <w:sz w:val="24"/>
            <w:szCs w:val="24"/>
          </w:rPr>
          <w:t>t</w:t>
        </w:r>
      </w:ins>
      <w:ins w:id="144" w:author="رزان الدوسري ID 443203966" w:date="2023-01-26T13:03:00Z">
        <w:r w:rsidR="003B553C" w:rsidRPr="003B553C">
          <w:rPr>
            <w:rFonts w:ascii="Times New Roman" w:eastAsiaTheme="minorEastAsia" w:hAnsi="Times New Roman" w:cs="Times New Roman"/>
            <w:bCs/>
            <w:sz w:val="24"/>
            <w:szCs w:val="24"/>
          </w:rPr>
          <w:t>hese challenges include a lack of time for conducting initial design and user testing, conflicts between UX designers and developers, a lack of overall vision for the UX project, difficulties in determining priorities, and inadequate documentation</w:t>
        </w:r>
      </w:ins>
      <w:ins w:id="145" w:author="رزان الدوسري ID 443203966" w:date="2023-01-26T13:07:00Z">
        <w:r w:rsidR="00CD55AB">
          <w:rPr>
            <w:rFonts w:ascii="Times New Roman" w:eastAsiaTheme="minorEastAsia" w:hAnsi="Times New Roman" w:cs="Times New Roman"/>
            <w:bCs/>
            <w:sz w:val="24"/>
            <w:szCs w:val="24"/>
          </w:rPr>
          <w:t xml:space="preserve">. </w:t>
        </w:r>
      </w:ins>
      <w:ins w:id="146" w:author="رزان الدوسري ID 443203966" w:date="2023-01-26T13:17:00Z">
        <w:r w:rsidR="00D8118D">
          <w:rPr>
            <w:rFonts w:ascii="Times New Roman" w:eastAsiaTheme="minorEastAsia" w:hAnsi="Times New Roman" w:cs="Times New Roman"/>
            <w:bCs/>
            <w:sz w:val="24"/>
            <w:szCs w:val="24"/>
          </w:rPr>
          <w:t>One o</w:t>
        </w:r>
        <w:r w:rsidR="00F97498">
          <w:rPr>
            <w:rFonts w:ascii="Times New Roman" w:eastAsiaTheme="minorEastAsia" w:hAnsi="Times New Roman" w:cs="Times New Roman"/>
            <w:bCs/>
            <w:sz w:val="24"/>
            <w:szCs w:val="24"/>
          </w:rPr>
          <w:t xml:space="preserve">f the </w:t>
        </w:r>
      </w:ins>
      <w:ins w:id="147" w:author="رزان الدوسري ID 443203966" w:date="2023-01-26T13:18:00Z">
        <w:r w:rsidR="006B6B60">
          <w:rPr>
            <w:rFonts w:ascii="Times New Roman" w:eastAsiaTheme="minorEastAsia" w:hAnsi="Times New Roman" w:cs="Times New Roman"/>
            <w:bCs/>
            <w:sz w:val="24"/>
            <w:szCs w:val="24"/>
          </w:rPr>
          <w:t>main</w:t>
        </w:r>
      </w:ins>
      <w:ins w:id="148" w:author="رزان الدوسري ID 443203966" w:date="2023-01-26T13:17:00Z">
        <w:r w:rsidR="00F97498">
          <w:rPr>
            <w:rFonts w:ascii="Times New Roman" w:eastAsiaTheme="minorEastAsia" w:hAnsi="Times New Roman" w:cs="Times New Roman"/>
            <w:bCs/>
            <w:sz w:val="24"/>
            <w:szCs w:val="24"/>
          </w:rPr>
          <w:t xml:space="preserve"> challenges i</w:t>
        </w:r>
        <w:r w:rsidR="00C1018E">
          <w:rPr>
            <w:rFonts w:ascii="Times New Roman" w:eastAsiaTheme="minorEastAsia" w:hAnsi="Times New Roman" w:cs="Times New Roman"/>
            <w:bCs/>
            <w:sz w:val="24"/>
            <w:szCs w:val="24"/>
          </w:rPr>
          <w:t>n the study was</w:t>
        </w:r>
      </w:ins>
      <w:del w:id="149" w:author="رزان الدوسري ID 443203966" w:date="2023-01-26T13:07:00Z">
        <w:r w:rsidDel="00CD55AB">
          <w:rPr>
            <w:rFonts w:ascii="Times New Roman" w:eastAsiaTheme="minorEastAsia" w:hAnsi="Times New Roman" w:cs="Times New Roman"/>
            <w:bCs/>
            <w:sz w:val="24"/>
            <w:szCs w:val="24"/>
          </w:rPr>
          <w:delText xml:space="preserve"> </w:delText>
        </w:r>
        <w:commentRangeStart w:id="150"/>
        <w:commentRangeStart w:id="151"/>
        <w:r w:rsidDel="00CD55AB">
          <w:rPr>
            <w:rFonts w:ascii="Times New Roman" w:eastAsiaTheme="minorEastAsia" w:hAnsi="Times New Roman" w:cs="Times New Roman"/>
            <w:bCs/>
            <w:sz w:val="24"/>
            <w:szCs w:val="24"/>
          </w:rPr>
          <w:delText>a</w:delText>
        </w:r>
      </w:del>
      <w:del w:id="152" w:author="رزان الدوسري ID 443203966" w:date="2023-01-26T13:17:00Z">
        <w:r w:rsidDel="00D8118D">
          <w:rPr>
            <w:rFonts w:ascii="Times New Roman" w:eastAsiaTheme="minorEastAsia" w:hAnsi="Times New Roman" w:cs="Times New Roman"/>
            <w:bCs/>
            <w:sz w:val="24"/>
            <w:szCs w:val="24"/>
          </w:rPr>
          <w:delText>mong which is</w:delText>
        </w:r>
      </w:del>
      <w:r>
        <w:rPr>
          <w:rFonts w:ascii="Times New Roman" w:eastAsiaTheme="minorEastAsia" w:hAnsi="Times New Roman" w:cs="Times New Roman"/>
          <w:bCs/>
          <w:sz w:val="24"/>
          <w:szCs w:val="24"/>
        </w:rPr>
        <w:t xml:space="preserve"> the lack of</w:t>
      </w:r>
      <w:r w:rsidRPr="002211B1">
        <w:rPr>
          <w:rFonts w:ascii="Times New Roman" w:eastAsiaTheme="minorEastAsia" w:hAnsi="Times New Roman" w:cs="Times New Roman"/>
          <w:bCs/>
          <w:sz w:val="24"/>
          <w:szCs w:val="24"/>
        </w:rPr>
        <w:t xml:space="preserve"> time to </w:t>
      </w:r>
      <w:commentRangeEnd w:id="150"/>
      <w:r>
        <w:rPr>
          <w:rStyle w:val="CommentReference"/>
        </w:rPr>
        <w:commentReference w:id="150"/>
      </w:r>
      <w:commentRangeEnd w:id="151"/>
      <w:r>
        <w:rPr>
          <w:rStyle w:val="CommentReference"/>
        </w:rPr>
        <w:commentReference w:id="151"/>
      </w:r>
      <w:r>
        <w:rPr>
          <w:rFonts w:ascii="Times New Roman" w:eastAsiaTheme="minorEastAsia" w:hAnsi="Times New Roman" w:cs="Times New Roman"/>
          <w:bCs/>
          <w:sz w:val="24"/>
          <w:szCs w:val="24"/>
        </w:rPr>
        <w:t xml:space="preserve">carry out </w:t>
      </w:r>
      <w:r w:rsidRPr="002211B1">
        <w:rPr>
          <w:rFonts w:ascii="Times New Roman" w:eastAsiaTheme="minorEastAsia" w:hAnsi="Times New Roman" w:cs="Times New Roman"/>
          <w:bCs/>
          <w:sz w:val="24"/>
          <w:szCs w:val="24"/>
        </w:rPr>
        <w:t xml:space="preserve">UX work within Agile process </w:t>
      </w:r>
      <w:sdt>
        <w:sdtPr>
          <w:rPr>
            <w:rFonts w:ascii="Times New Roman" w:eastAsiaTheme="minorEastAsia" w:hAnsi="Times New Roman" w:cs="Times New Roman"/>
            <w:bCs/>
            <w:color w:val="000000"/>
            <w:sz w:val="24"/>
            <w:szCs w:val="24"/>
          </w:rPr>
          <w:tag w:val="MENDELEY_CITATION_v3_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"/>
          <w:id w:val="992376022"/>
          <w:placeholder>
            <w:docPart w:val="021BF5ED2D3B9346B3CFBADF48E69993"/>
          </w:placeholder>
        </w:sdtPr>
        <w:sdtContent>
          <w:r w:rsidR="00DC1735" w:rsidRPr="00DC1735">
            <w:rPr>
              <w:rFonts w:ascii="Times New Roman" w:eastAsiaTheme="minorEastAsia" w:hAnsi="Times New Roman" w:cs="Times New Roman"/>
              <w:bCs/>
              <w:color w:val="000000"/>
              <w:sz w:val="24"/>
              <w:szCs w:val="24"/>
            </w:rPr>
            <w:t>[8]</w:t>
          </w:r>
        </w:sdtContent>
      </w:sdt>
      <w:r w:rsidRPr="002211B1">
        <w:rPr>
          <w:rFonts w:ascii="Times New Roman" w:eastAsiaTheme="minorEastAsia" w:hAnsi="Times New Roman" w:cs="Times New Roman"/>
          <w:bCs/>
          <w:sz w:val="24"/>
          <w:szCs w:val="24"/>
        </w:rPr>
        <w:t>. That is,</w:t>
      </w:r>
      <w:r w:rsidRPr="00881761">
        <w:rPr>
          <w:rFonts w:ascii="Times New Roman" w:eastAsiaTheme="minorEastAsia" w:hAnsi="Times New Roman" w:cs="Times New Roman"/>
          <w:bCs/>
          <w:sz w:val="24"/>
          <w:szCs w:val="24"/>
        </w:rPr>
        <w:t xml:space="preserve"> </w:t>
      </w:r>
      <w:proofErr w:type="spellStart"/>
      <w:r w:rsidRPr="00881761">
        <w:rPr>
          <w:rFonts w:ascii="Times New Roman" w:eastAsiaTheme="minorEastAsia" w:hAnsi="Times New Roman" w:cs="Times New Roman"/>
          <w:bCs/>
          <w:sz w:val="24"/>
          <w:szCs w:val="24"/>
        </w:rPr>
        <w:t>Agile's</w:t>
      </w:r>
      <w:proofErr w:type="spellEnd"/>
      <w:r w:rsidRPr="00881761">
        <w:rPr>
          <w:rFonts w:ascii="Times New Roman" w:eastAsiaTheme="minorEastAsia" w:hAnsi="Times New Roman" w:cs="Times New Roman"/>
          <w:bCs/>
          <w:sz w:val="24"/>
          <w:szCs w:val="24"/>
        </w:rPr>
        <w:t xml:space="preserve"> time-boxed nature creates scheduling challenges when conducting UX activities such as design planning, user research, and workflow analysis, where they require a lot of time </w:t>
      </w:r>
      <w:sdt>
        <w:sdtPr>
          <w:rPr>
            <w:rFonts w:ascii="Times New Roman" w:eastAsiaTheme="minorEastAsia" w:hAnsi="Times New Roman" w:cs="Times New Roman"/>
            <w:bCs/>
            <w:color w:val="000000"/>
            <w:sz w:val="24"/>
            <w:szCs w:val="24"/>
          </w:rPr>
          <w:tag w:val="MENDELEY_CITATION_v3_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"/>
          <w:id w:val="-1534035874"/>
          <w:placeholder>
            <w:docPart w:val="DAB1EC0B32B5A14FB7B76B32DB810830"/>
          </w:placeholder>
        </w:sdtPr>
        <w:sdtContent>
          <w:r w:rsidR="00DC1735" w:rsidRPr="00DC1735">
            <w:rPr>
              <w:rFonts w:ascii="Times New Roman" w:eastAsiaTheme="minorEastAsia" w:hAnsi="Times New Roman" w:cs="Times New Roman"/>
              <w:bCs/>
              <w:color w:val="000000"/>
              <w:sz w:val="24"/>
              <w:szCs w:val="24"/>
            </w:rPr>
            <w:t>[9]</w:t>
          </w:r>
        </w:sdtContent>
      </w:sdt>
      <w:r w:rsidRPr="00881761">
        <w:rPr>
          <w:rFonts w:ascii="Times New Roman" w:eastAsiaTheme="minorEastAsia" w:hAnsi="Times New Roman" w:cs="Times New Roman"/>
          <w:bCs/>
          <w:sz w:val="24"/>
          <w:szCs w:val="24"/>
        </w:rPr>
        <w:t xml:space="preserve">. UX </w:t>
      </w:r>
      <w:r w:rsidRPr="00881761">
        <w:rPr>
          <w:rFonts w:ascii="Times New Roman" w:eastAsiaTheme="minorEastAsia" w:hAnsi="Times New Roman" w:cs="Times New Roman"/>
          <w:bCs/>
          <w:sz w:val="24"/>
          <w:szCs w:val="24"/>
        </w:rPr>
        <w:lastRenderedPageBreak/>
        <w:t xml:space="preserve">processes typically rely on extensive up-front design, which can be incompatible with agile processes, as the development cycle is essentially based on small incremental releases </w:t>
      </w:r>
      <w:sdt>
        <w:sdtPr>
          <w:rPr>
            <w:rFonts w:ascii="Times New Roman" w:eastAsiaTheme="minorEastAsia" w:hAnsi="Times New Roman" w:cs="Times New Roman"/>
            <w:bCs/>
            <w:color w:val="000000"/>
            <w:sz w:val="24"/>
            <w:szCs w:val="24"/>
          </w:rPr>
          <w:tag w:val="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"/>
          <w:id w:val="-398991299"/>
          <w:placeholder>
            <w:docPart w:val="DAB1EC0B32B5A14FB7B76B32DB810830"/>
          </w:placeholder>
        </w:sdtPr>
        <w:sdtContent>
          <w:r w:rsidR="00DC1735" w:rsidRPr="00DC1735">
            <w:rPr>
              <w:rFonts w:ascii="Times New Roman" w:eastAsiaTheme="minorEastAsia" w:hAnsi="Times New Roman" w:cs="Times New Roman"/>
              <w:bCs/>
              <w:color w:val="000000"/>
              <w:sz w:val="24"/>
              <w:szCs w:val="24"/>
            </w:rPr>
            <w:t>[10]</w:t>
          </w:r>
        </w:sdtContent>
      </w:sdt>
      <w:r w:rsidRPr="00881761">
        <w:rPr>
          <w:rFonts w:ascii="Times New Roman" w:eastAsiaTheme="minorEastAsia" w:hAnsi="Times New Roman" w:cs="Times New Roman"/>
          <w:bCs/>
          <w:sz w:val="24"/>
          <w:szCs w:val="24"/>
        </w:rPr>
        <w:t xml:space="preserve">. </w:t>
      </w:r>
    </w:p>
    <w:p w14:paraId="3B910247" w14:textId="5468668A" w:rsidR="00225098" w:rsidRDefault="004043DC" w:rsidP="00225098">
      <w:pPr>
        <w:ind w:firstLine="284"/>
        <w:jc w:val="both"/>
        <w:rPr>
          <w:ins w:id="153" w:author="رزان الدوسري ID 443203966" w:date="2023-01-25T12:27:00Z"/>
          <w:rFonts w:ascii="Times New Roman" w:eastAsiaTheme="minorEastAsia" w:hAnsi="Times New Roman" w:cs="Times New Roman"/>
          <w:bCs/>
          <w:color w:val="000000"/>
          <w:sz w:val="24"/>
          <w:szCs w:val="24"/>
        </w:rPr>
      </w:pPr>
      <w:r w:rsidRPr="00881761">
        <w:rPr>
          <w:rFonts w:ascii="Times New Roman" w:eastAsiaTheme="minorEastAsia" w:hAnsi="Times New Roman" w:cs="Times New Roman"/>
          <w:bCs/>
          <w:sz w:val="24"/>
          <w:szCs w:val="24"/>
        </w:rPr>
        <w:t xml:space="preserve">As such, it is imperative that the amount of time spent on conducting UX activities be aligned with </w:t>
      </w:r>
      <w:proofErr w:type="spellStart"/>
      <w:r w:rsidRPr="00881761">
        <w:rPr>
          <w:rFonts w:ascii="Times New Roman" w:eastAsiaTheme="minorEastAsia" w:hAnsi="Times New Roman" w:cs="Times New Roman"/>
          <w:bCs/>
          <w:sz w:val="24"/>
          <w:szCs w:val="24"/>
        </w:rPr>
        <w:t>Agile's</w:t>
      </w:r>
      <w:proofErr w:type="spellEnd"/>
      <w:r w:rsidRPr="00881761">
        <w:rPr>
          <w:rFonts w:ascii="Times New Roman" w:eastAsiaTheme="minorEastAsia" w:hAnsi="Times New Roman" w:cs="Times New Roman"/>
          <w:bCs/>
          <w:sz w:val="24"/>
          <w:szCs w:val="24"/>
        </w:rPr>
        <w:t xml:space="preserve"> time-boxed nature. Since there can be a significant amount of effort spent on conducting comprehensive UX methods to discover and validate features</w:t>
      </w:r>
      <w:r>
        <w:rPr>
          <w:rFonts w:ascii="Times New Roman" w:eastAsiaTheme="minorEastAsia" w:hAnsi="Times New Roman" w:cs="Times New Roman"/>
          <w:bCs/>
          <w:sz w:val="24"/>
          <w:szCs w:val="24"/>
        </w:rPr>
        <w:t>. I</w:t>
      </w:r>
      <w:r w:rsidRPr="00881761">
        <w:rPr>
          <w:rFonts w:ascii="Times New Roman" w:eastAsiaTheme="minorEastAsia" w:hAnsi="Times New Roman" w:cs="Times New Roman"/>
          <w:bCs/>
          <w:sz w:val="24"/>
          <w:szCs w:val="24"/>
        </w:rPr>
        <w:t xml:space="preserve">t is possible that the time spent on these activities may exceed the value provided by those </w:t>
      </w:r>
      <w:commentRangeStart w:id="154"/>
      <w:r w:rsidRPr="00881761">
        <w:rPr>
          <w:rFonts w:ascii="Times New Roman" w:eastAsiaTheme="minorEastAsia" w:hAnsi="Times New Roman" w:cs="Times New Roman"/>
          <w:bCs/>
          <w:sz w:val="24"/>
          <w:szCs w:val="24"/>
        </w:rPr>
        <w:t>features</w:t>
      </w:r>
      <w:commentRangeEnd w:id="154"/>
      <w:r>
        <w:rPr>
          <w:rStyle w:val="CommentReference"/>
        </w:rPr>
        <w:commentReference w:id="154"/>
      </w:r>
      <w:r w:rsidR="0080684A">
        <w:rPr>
          <w:rFonts w:ascii="Times New Roman" w:eastAsiaTheme="minorEastAsia" w:hAnsi="Times New Roman" w:cs="Times New Roman"/>
          <w:bCs/>
          <w:sz w:val="24"/>
          <w:szCs w:val="24"/>
        </w:rPr>
        <w:t xml:space="preserve"> </w:t>
      </w:r>
      <w:sdt>
        <w:sdtPr>
          <w:rPr>
            <w:rFonts w:ascii="Times New Roman" w:eastAsiaTheme="minorEastAsia" w:hAnsi="Times New Roman" w:cs="Times New Roman"/>
            <w:bCs/>
            <w:color w:val="000000"/>
            <w:sz w:val="24"/>
            <w:szCs w:val="24"/>
          </w:rPr>
          <w:tag w:val="MENDELEY_CITATION_v3_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"/>
          <w:id w:val="-306705953"/>
          <w:placeholder>
            <w:docPart w:val="DefaultPlaceholder_-1854013440"/>
          </w:placeholder>
        </w:sdtPr>
        <w:sdtContent>
          <w:r w:rsidR="00DC1735" w:rsidRPr="00DC1735">
            <w:rPr>
              <w:rFonts w:ascii="Times New Roman" w:eastAsiaTheme="minorEastAsia" w:hAnsi="Times New Roman" w:cs="Times New Roman"/>
              <w:bCs/>
              <w:color w:val="000000"/>
              <w:sz w:val="24"/>
              <w:szCs w:val="24"/>
            </w:rPr>
            <w:t>[11]</w:t>
          </w:r>
        </w:sdtContent>
      </w:sdt>
      <w:r w:rsidRPr="00881761">
        <w:rPr>
          <w:rFonts w:ascii="Times New Roman" w:eastAsiaTheme="minorEastAsia" w:hAnsi="Times New Roman" w:cs="Times New Roman"/>
          <w:bCs/>
          <w:sz w:val="24"/>
          <w:szCs w:val="24"/>
        </w:rPr>
        <w:t xml:space="preserve">. </w:t>
      </w:r>
      <w:proofErr w:type="gramStart"/>
      <w:r w:rsidRPr="00881761">
        <w:rPr>
          <w:rFonts w:ascii="Times New Roman" w:eastAsiaTheme="minorEastAsia" w:hAnsi="Times New Roman" w:cs="Times New Roman"/>
          <w:bCs/>
          <w:sz w:val="24"/>
          <w:szCs w:val="24"/>
        </w:rPr>
        <w:t>Despite the fact that</w:t>
      </w:r>
      <w:proofErr w:type="gramEnd"/>
      <w:r w:rsidRPr="00881761">
        <w:rPr>
          <w:rFonts w:ascii="Times New Roman" w:eastAsiaTheme="minorEastAsia" w:hAnsi="Times New Roman" w:cs="Times New Roman"/>
          <w:bCs/>
          <w:sz w:val="24"/>
          <w:szCs w:val="24"/>
        </w:rPr>
        <w:t xml:space="preserve"> UX work is highly time constrained, UX methods often require agile teams to take the time to learn how to use them, especially agile teams with no or less experienced UX practitioners </w:t>
      </w:r>
      <w:sdt>
        <w:sdtPr>
          <w:rPr>
            <w:rFonts w:ascii="Times New Roman" w:eastAsiaTheme="minorEastAsia" w:hAnsi="Times New Roman" w:cs="Times New Roman"/>
            <w:bCs/>
            <w:color w:val="000000"/>
            <w:sz w:val="24"/>
            <w:szCs w:val="24"/>
          </w:rPr>
          <w:tag w:val="MENDELEY_CITATION_v3_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"/>
          <w:id w:val="2135907243"/>
          <w:placeholder>
            <w:docPart w:val="DAB1EC0B32B5A14FB7B76B32DB810830"/>
          </w:placeholder>
        </w:sdtPr>
        <w:sdtContent>
          <w:r w:rsidR="00DC1735" w:rsidRPr="00DC1735">
            <w:rPr>
              <w:rFonts w:ascii="Times New Roman" w:eastAsiaTheme="minorEastAsia" w:hAnsi="Times New Roman" w:cs="Times New Roman"/>
              <w:bCs/>
              <w:color w:val="000000"/>
              <w:sz w:val="24"/>
              <w:szCs w:val="24"/>
            </w:rPr>
            <w:t>[12]</w:t>
          </w:r>
        </w:sdtContent>
      </w:sdt>
      <w:r w:rsidRPr="00881761">
        <w:rPr>
          <w:rFonts w:ascii="Times New Roman" w:eastAsiaTheme="minorEastAsia" w:hAnsi="Times New Roman" w:cs="Times New Roman"/>
          <w:bCs/>
          <w:sz w:val="24"/>
          <w:szCs w:val="24"/>
        </w:rPr>
        <w:t>. Furthermore</w:t>
      </w:r>
      <w:r>
        <w:rPr>
          <w:rFonts w:ascii="Times New Roman" w:eastAsiaTheme="minorEastAsia" w:hAnsi="Times New Roman" w:cs="Times New Roman"/>
          <w:bCs/>
          <w:sz w:val="24"/>
          <w:szCs w:val="24"/>
        </w:rPr>
        <w:t>, many Agile projects lack UX</w:t>
      </w:r>
      <w:r w:rsidRPr="00881761">
        <w:rPr>
          <w:rFonts w:ascii="Times New Roman" w:eastAsiaTheme="minorEastAsia" w:hAnsi="Times New Roman" w:cs="Times New Roman"/>
          <w:bCs/>
          <w:sz w:val="24"/>
          <w:szCs w:val="24"/>
        </w:rPr>
        <w:t xml:space="preserve"> practitioners </w:t>
      </w:r>
      <w:sdt>
        <w:sdtPr>
          <w:rPr>
            <w:rFonts w:ascii="Times New Roman" w:eastAsiaTheme="minorEastAsia" w:hAnsi="Times New Roman" w:cs="Times New Roman"/>
            <w:bCs/>
            <w:color w:val="000000"/>
            <w:sz w:val="24"/>
            <w:szCs w:val="24"/>
          </w:rPr>
          <w:tag w:val="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"/>
          <w:id w:val="1180549489"/>
          <w:placeholder>
            <w:docPart w:val="DAB1EC0B32B5A14FB7B76B32DB810830"/>
          </w:placeholder>
        </w:sdtPr>
        <w:sdtContent>
          <w:r w:rsidR="00DC1735" w:rsidRPr="00DC1735">
            <w:rPr>
              <w:rFonts w:ascii="Times New Roman" w:eastAsiaTheme="minorEastAsia" w:hAnsi="Times New Roman" w:cs="Times New Roman"/>
              <w:bCs/>
              <w:color w:val="000000"/>
              <w:sz w:val="24"/>
              <w:szCs w:val="24"/>
            </w:rPr>
            <w:t>[13]</w:t>
          </w:r>
        </w:sdtContent>
      </w:sdt>
      <w:r w:rsidRPr="00881761">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Also, </w:t>
      </w:r>
      <w:r w:rsidRPr="00881761">
        <w:rPr>
          <w:rFonts w:ascii="Times New Roman" w:eastAsiaTheme="minorEastAsia" w:hAnsi="Times New Roman" w:cs="Times New Roman"/>
          <w:bCs/>
          <w:sz w:val="24"/>
          <w:szCs w:val="24"/>
        </w:rPr>
        <w:t>UX practitioners often work on multiple projects at the same time, which is challenging since they need to fulfill multiple roles on a project, and sometimes their responsibilities are unclear</w:t>
      </w:r>
      <w:r>
        <w:rPr>
          <w:rFonts w:ascii="Times New Roman" w:eastAsiaTheme="minorEastAsia" w:hAnsi="Times New Roman" w:cs="Times New Roman"/>
          <w:bCs/>
          <w:sz w:val="24"/>
          <w:szCs w:val="24"/>
        </w:rPr>
        <w:t xml:space="preserve"> </w:t>
      </w:r>
      <w:sdt>
        <w:sdtPr>
          <w:rPr>
            <w:rFonts w:ascii="Times New Roman" w:eastAsiaTheme="minorEastAsia" w:hAnsi="Times New Roman" w:cs="Times New Roman"/>
            <w:bCs/>
            <w:color w:val="000000"/>
            <w:sz w:val="24"/>
            <w:szCs w:val="24"/>
          </w:rPr>
          <w:tag w:val="MENDELEY_CITATION_v3_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"/>
          <w:id w:val="-848953473"/>
          <w:placeholder>
            <w:docPart w:val="38DE33B5EC458A46B43A6D3F149AC3A7"/>
          </w:placeholder>
        </w:sdtPr>
        <w:sdtContent>
          <w:r w:rsidR="00DC1735" w:rsidRPr="00DC1735">
            <w:rPr>
              <w:rFonts w:ascii="Times New Roman" w:eastAsiaTheme="minorEastAsia" w:hAnsi="Times New Roman" w:cs="Times New Roman"/>
              <w:bCs/>
              <w:color w:val="000000"/>
              <w:sz w:val="24"/>
              <w:szCs w:val="24"/>
            </w:rPr>
            <w:t>[14], [15]</w:t>
          </w:r>
        </w:sdtContent>
      </w:sdt>
      <w:r>
        <w:rPr>
          <w:rFonts w:ascii="Times New Roman" w:eastAsiaTheme="minorEastAsia" w:hAnsi="Times New Roman" w:cs="Times New Roman"/>
          <w:bCs/>
          <w:color w:val="000000"/>
          <w:sz w:val="24"/>
          <w:szCs w:val="24"/>
        </w:rPr>
        <w:t>.</w:t>
      </w:r>
    </w:p>
    <w:p w14:paraId="24C1159E" w14:textId="22B2CB31" w:rsidR="00225098" w:rsidRPr="00A47F96" w:rsidRDefault="00257EA2" w:rsidP="00225098">
      <w:pPr>
        <w:ind w:firstLine="284"/>
        <w:jc w:val="both"/>
        <w:rPr>
          <w:rFonts w:ascii="Times New Roman" w:eastAsiaTheme="minorEastAsia" w:hAnsi="Times New Roman" w:cs="Times New Roman"/>
          <w:bCs/>
          <w:strike/>
          <w:color w:val="000000"/>
          <w:sz w:val="24"/>
          <w:szCs w:val="24"/>
          <w:rPrChange w:id="155" w:author="رزان الدوسري ID 443203966" w:date="2023-02-09T11:06:00Z">
            <w:rPr>
              <w:rFonts w:ascii="Times New Roman" w:eastAsiaTheme="minorEastAsia" w:hAnsi="Times New Roman" w:cs="Times New Roman"/>
              <w:bCs/>
              <w:color w:val="000000"/>
              <w:sz w:val="24"/>
              <w:szCs w:val="24"/>
            </w:rPr>
          </w:rPrChange>
        </w:rPr>
      </w:pPr>
      <w:ins w:id="156" w:author="رزان الدوسري ID 443203966" w:date="2023-01-25T12:34:00Z">
        <w:r w:rsidRPr="00A47F96">
          <w:rPr>
            <w:rFonts w:ascii="Times New Roman" w:eastAsiaTheme="minorEastAsia" w:hAnsi="Times New Roman" w:cs="Times New Roman"/>
            <w:bCs/>
            <w:strike/>
            <w:color w:val="000000"/>
            <w:sz w:val="24"/>
            <w:szCs w:val="24"/>
            <w:rPrChange w:id="157" w:author="رزان الدوسري ID 443203966" w:date="2023-02-09T11:06:00Z">
              <w:rPr>
                <w:rFonts w:ascii="Times New Roman" w:eastAsiaTheme="minorEastAsia" w:hAnsi="Times New Roman" w:cs="Times New Roman"/>
                <w:bCs/>
                <w:color w:val="000000"/>
                <w:sz w:val="24"/>
                <w:szCs w:val="24"/>
              </w:rPr>
            </w:rPrChange>
          </w:rPr>
          <w:t>According to "The UX Book: Agile UX Design for a Quality User Experience"</w:t>
        </w:r>
      </w:ins>
      <w:ins w:id="158" w:author="رزان الدوسري ID 443203966" w:date="2023-01-25T12:36:00Z">
        <w:r w:rsidR="005619F9" w:rsidRPr="00A47F96">
          <w:rPr>
            <w:rFonts w:ascii="Times New Roman" w:eastAsiaTheme="minorEastAsia" w:hAnsi="Times New Roman" w:cs="Times New Roman"/>
            <w:bCs/>
            <w:strike/>
            <w:color w:val="000000"/>
            <w:sz w:val="24"/>
            <w:szCs w:val="24"/>
            <w:rPrChange w:id="159" w:author="رزان الدوسري ID 443203966" w:date="2023-02-09T11:06:00Z">
              <w:rPr>
                <w:rFonts w:ascii="Times New Roman" w:eastAsiaTheme="minorEastAsia" w:hAnsi="Times New Roman" w:cs="Times New Roman"/>
                <w:bCs/>
                <w:color w:val="000000"/>
                <w:sz w:val="24"/>
                <w:szCs w:val="24"/>
              </w:rPr>
            </w:rPrChange>
          </w:rPr>
          <w:t xml:space="preserve"> </w:t>
        </w:r>
      </w:ins>
      <w:customXmlInsRangeStart w:id="160" w:author="رزان الدوسري ID 443203966" w:date="2023-01-25T12:40:00Z"/>
      <w:sdt>
        <w:sdtPr>
          <w:rPr>
            <w:rFonts w:ascii="Times New Roman" w:eastAsiaTheme="minorEastAsia" w:hAnsi="Times New Roman" w:cs="Times New Roman"/>
            <w:bCs/>
            <w:strike/>
            <w:color w:val="000000"/>
            <w:sz w:val="24"/>
            <w:szCs w:val="24"/>
          </w:rPr>
          <w:tag w:val="MENDELEY_CITATION_v3_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"/>
          <w:id w:val="-656138573"/>
          <w:placeholder>
            <w:docPart w:val="DefaultPlaceholder_-1854013440"/>
          </w:placeholder>
        </w:sdtPr>
        <w:sdtContent>
          <w:customXmlInsRangeEnd w:id="160"/>
          <w:ins w:id="161" w:author="رزان الدوسري ID 443203966" w:date="2023-01-25T12:40:00Z">
            <w:r w:rsidR="006A0F88" w:rsidRPr="00A47F96">
              <w:rPr>
                <w:rFonts w:ascii="Times New Roman" w:eastAsiaTheme="minorEastAsia" w:hAnsi="Times New Roman" w:cs="Times New Roman"/>
                <w:bCs/>
                <w:strike/>
                <w:color w:val="000000"/>
                <w:sz w:val="24"/>
                <w:szCs w:val="24"/>
                <w:rPrChange w:id="162" w:author="رزان الدوسري ID 443203966" w:date="2023-02-09T11:06:00Z">
                  <w:rPr>
                    <w:rFonts w:ascii="Times New Roman" w:eastAsiaTheme="minorEastAsia" w:hAnsi="Times New Roman" w:cs="Times New Roman"/>
                    <w:bCs/>
                    <w:color w:val="000000"/>
                    <w:sz w:val="24"/>
                    <w:szCs w:val="24"/>
                  </w:rPr>
                </w:rPrChange>
              </w:rPr>
              <w:t>[16]</w:t>
            </w:r>
          </w:ins>
          <w:customXmlInsRangeStart w:id="163" w:author="رزان الدوسري ID 443203966" w:date="2023-01-25T12:40:00Z"/>
        </w:sdtContent>
      </w:sdt>
      <w:customXmlInsRangeEnd w:id="163"/>
      <w:ins w:id="164" w:author="رزان الدوسري ID 443203966" w:date="2023-01-25T12:34:00Z">
        <w:r w:rsidRPr="00A47F96">
          <w:rPr>
            <w:rFonts w:ascii="Times New Roman" w:eastAsiaTheme="minorEastAsia" w:hAnsi="Times New Roman" w:cs="Times New Roman"/>
            <w:bCs/>
            <w:strike/>
            <w:color w:val="000000"/>
            <w:sz w:val="24"/>
            <w:szCs w:val="24"/>
            <w:rPrChange w:id="165" w:author="رزان الدوسري ID 443203966" w:date="2023-02-09T11:06:00Z">
              <w:rPr>
                <w:rFonts w:ascii="Times New Roman" w:eastAsiaTheme="minorEastAsia" w:hAnsi="Times New Roman" w:cs="Times New Roman"/>
                <w:bCs/>
                <w:color w:val="000000"/>
                <w:sz w:val="24"/>
                <w:szCs w:val="24"/>
              </w:rPr>
            </w:rPrChange>
          </w:rPr>
          <w:t>, there is a difference between UX methods and techniques. A method is a way to complete</w:t>
        </w:r>
        <w:r w:rsidR="005074C3" w:rsidRPr="00A47F96">
          <w:rPr>
            <w:rFonts w:ascii="Times New Roman" w:eastAsiaTheme="minorEastAsia" w:hAnsi="Times New Roman" w:cs="Times New Roman"/>
            <w:bCs/>
            <w:strike/>
            <w:color w:val="000000"/>
            <w:sz w:val="24"/>
            <w:szCs w:val="24"/>
            <w:rPrChange w:id="166" w:author="رزان الدوسري ID 443203966" w:date="2023-02-09T11:06:00Z">
              <w:rPr>
                <w:rFonts w:ascii="Times New Roman" w:eastAsiaTheme="minorEastAsia" w:hAnsi="Times New Roman" w:cs="Times New Roman"/>
                <w:bCs/>
                <w:color w:val="000000"/>
                <w:sz w:val="24"/>
                <w:szCs w:val="24"/>
              </w:rPr>
            </w:rPrChange>
          </w:rPr>
          <w:t xml:space="preserve"> whole or part of</w:t>
        </w:r>
        <w:r w:rsidRPr="00A47F96">
          <w:rPr>
            <w:rFonts w:ascii="Times New Roman" w:eastAsiaTheme="minorEastAsia" w:hAnsi="Times New Roman" w:cs="Times New Roman"/>
            <w:bCs/>
            <w:strike/>
            <w:color w:val="000000"/>
            <w:sz w:val="24"/>
            <w:szCs w:val="24"/>
            <w:rPrChange w:id="167" w:author="رزان الدوسري ID 443203966" w:date="2023-02-09T11:06:00Z">
              <w:rPr>
                <w:rFonts w:ascii="Times New Roman" w:eastAsiaTheme="minorEastAsia" w:hAnsi="Times New Roman" w:cs="Times New Roman"/>
                <w:bCs/>
                <w:color w:val="000000"/>
                <w:sz w:val="24"/>
                <w:szCs w:val="24"/>
              </w:rPr>
            </w:rPrChange>
          </w:rPr>
          <w:t xml:space="preserve"> an activity or sub-activity within the lifecycle, while a technique is a specific practice used within those activities. Usage Research would be defined as a UX method, while user interviews and observing users would be examples of UX techniques. In this study, however, the terms "UX method" and "UX technique" are being used to mean the same thing.</w:t>
        </w:r>
      </w:ins>
    </w:p>
    <w:p w14:paraId="20A769B4" w14:textId="57ECB1FD" w:rsidR="004043DC" w:rsidRDefault="004043DC" w:rsidP="0080684A">
      <w:pPr>
        <w:ind w:firstLine="284"/>
        <w:jc w:val="both"/>
        <w:rPr>
          <w:rFonts w:ascii="Times New Roman" w:eastAsiaTheme="minorEastAsia" w:hAnsi="Times New Roman" w:cs="Times New Roman"/>
          <w:bCs/>
          <w:sz w:val="24"/>
          <w:szCs w:val="24"/>
        </w:rPr>
      </w:pPr>
      <w:r w:rsidRPr="002211B1">
        <w:rPr>
          <w:rFonts w:ascii="Times New Roman" w:eastAsiaTheme="minorEastAsia" w:hAnsi="Times New Roman" w:cs="Times New Roman"/>
          <w:bCs/>
          <w:sz w:val="24"/>
          <w:szCs w:val="24"/>
        </w:rPr>
        <w:t xml:space="preserve">While agile teams need to incorporate </w:t>
      </w:r>
      <w:r w:rsidRPr="00A47F96">
        <w:rPr>
          <w:rFonts w:ascii="Times New Roman" w:eastAsiaTheme="minorEastAsia" w:hAnsi="Times New Roman" w:cs="Times New Roman"/>
          <w:bCs/>
          <w:sz w:val="24"/>
          <w:szCs w:val="24"/>
          <w:rPrChange w:id="168" w:author="رزان الدوسري ID 443203966" w:date="2023-02-09T11:06:00Z">
            <w:rPr>
              <w:rFonts w:ascii="Times New Roman" w:eastAsiaTheme="minorEastAsia" w:hAnsi="Times New Roman" w:cs="Times New Roman"/>
              <w:b/>
              <w:sz w:val="24"/>
              <w:szCs w:val="24"/>
            </w:rPr>
          </w:rPrChange>
        </w:rPr>
        <w:t xml:space="preserve">UX </w:t>
      </w:r>
      <w:del w:id="169" w:author="رزان الدوسري ID 443203966" w:date="2023-02-09T11:06:00Z">
        <w:r w:rsidRPr="00A47F96" w:rsidDel="00A47F96">
          <w:rPr>
            <w:rFonts w:ascii="Times New Roman" w:eastAsiaTheme="minorEastAsia" w:hAnsi="Times New Roman" w:cs="Times New Roman"/>
            <w:bCs/>
            <w:sz w:val="24"/>
            <w:szCs w:val="24"/>
            <w:rPrChange w:id="170" w:author="رزان الدوسري ID 443203966" w:date="2023-02-09T11:06:00Z">
              <w:rPr>
                <w:rFonts w:ascii="Times New Roman" w:eastAsiaTheme="minorEastAsia" w:hAnsi="Times New Roman" w:cs="Times New Roman"/>
                <w:b/>
                <w:sz w:val="24"/>
                <w:szCs w:val="24"/>
              </w:rPr>
            </w:rPrChange>
          </w:rPr>
          <w:delText>techniques</w:delText>
        </w:r>
        <w:r w:rsidRPr="00A47F96" w:rsidDel="00A47F96">
          <w:rPr>
            <w:rFonts w:ascii="Times New Roman" w:eastAsiaTheme="minorEastAsia" w:hAnsi="Times New Roman" w:cs="Times New Roman"/>
            <w:bCs/>
            <w:sz w:val="24"/>
            <w:szCs w:val="24"/>
          </w:rPr>
          <w:delText xml:space="preserve"> </w:delText>
        </w:r>
      </w:del>
      <w:ins w:id="171" w:author="رزان الدوسري ID 443203966" w:date="2023-02-09T11:06:00Z">
        <w:r w:rsidR="00A47F96" w:rsidRPr="00A47F96">
          <w:rPr>
            <w:rFonts w:ascii="Times New Roman" w:eastAsiaTheme="minorEastAsia" w:hAnsi="Times New Roman" w:cs="Times New Roman"/>
            <w:bCs/>
            <w:sz w:val="24"/>
            <w:szCs w:val="24"/>
            <w:rPrChange w:id="172" w:author="رزان الدوسري ID 443203966" w:date="2023-02-09T11:06:00Z">
              <w:rPr>
                <w:rFonts w:ascii="Times New Roman" w:eastAsiaTheme="minorEastAsia" w:hAnsi="Times New Roman" w:cs="Times New Roman"/>
                <w:b/>
                <w:sz w:val="24"/>
                <w:szCs w:val="24"/>
              </w:rPr>
            </w:rPrChange>
          </w:rPr>
          <w:t>methods</w:t>
        </w:r>
        <w:r w:rsidR="00A47F96" w:rsidRPr="002211B1">
          <w:rPr>
            <w:rFonts w:ascii="Times New Roman" w:eastAsiaTheme="minorEastAsia" w:hAnsi="Times New Roman" w:cs="Times New Roman"/>
            <w:bCs/>
            <w:sz w:val="24"/>
            <w:szCs w:val="24"/>
          </w:rPr>
          <w:t xml:space="preserve"> </w:t>
        </w:r>
      </w:ins>
      <w:r w:rsidRPr="002211B1">
        <w:rPr>
          <w:rFonts w:ascii="Times New Roman" w:eastAsiaTheme="minorEastAsia" w:hAnsi="Times New Roman" w:cs="Times New Roman"/>
          <w:bCs/>
          <w:sz w:val="24"/>
          <w:szCs w:val="24"/>
        </w:rPr>
        <w:t>throughout the development process, they may not have the time</w:t>
      </w:r>
      <w:r>
        <w:rPr>
          <w:rFonts w:ascii="Times New Roman" w:eastAsiaTheme="minorEastAsia" w:hAnsi="Times New Roman" w:cs="Times New Roman"/>
          <w:bCs/>
          <w:sz w:val="24"/>
          <w:szCs w:val="24"/>
        </w:rPr>
        <w:t xml:space="preserve"> nor the experience</w:t>
      </w:r>
      <w:r w:rsidRPr="002211B1">
        <w:rPr>
          <w:rFonts w:ascii="Times New Roman" w:eastAsiaTheme="minorEastAsia" w:hAnsi="Times New Roman" w:cs="Times New Roman"/>
          <w:bCs/>
          <w:sz w:val="24"/>
          <w:szCs w:val="24"/>
        </w:rPr>
        <w:t xml:space="preserve"> to assess the effort involved in conducting UX experiments</w:t>
      </w:r>
      <w:r>
        <w:rPr>
          <w:rFonts w:ascii="Times New Roman" w:eastAsiaTheme="minorEastAsia" w:hAnsi="Times New Roman" w:cs="Times New Roman"/>
          <w:bCs/>
          <w:sz w:val="24"/>
          <w:szCs w:val="24"/>
        </w:rPr>
        <w:t xml:space="preserve">. They may also lack the knowledge required in </w:t>
      </w:r>
      <w:r w:rsidRPr="002211B1">
        <w:rPr>
          <w:rFonts w:ascii="Times New Roman" w:eastAsiaTheme="minorEastAsia" w:hAnsi="Times New Roman" w:cs="Times New Roman"/>
          <w:bCs/>
          <w:sz w:val="24"/>
          <w:szCs w:val="24"/>
        </w:rPr>
        <w:t>d</w:t>
      </w:r>
      <w:r>
        <w:rPr>
          <w:rFonts w:ascii="Times New Roman" w:eastAsiaTheme="minorEastAsia" w:hAnsi="Times New Roman" w:cs="Times New Roman"/>
          <w:bCs/>
          <w:sz w:val="24"/>
          <w:szCs w:val="24"/>
        </w:rPr>
        <w:t>e</w:t>
      </w:r>
      <w:r w:rsidRPr="002211B1">
        <w:rPr>
          <w:rFonts w:ascii="Times New Roman" w:eastAsiaTheme="minorEastAsia" w:hAnsi="Times New Roman" w:cs="Times New Roman"/>
          <w:bCs/>
          <w:sz w:val="24"/>
          <w:szCs w:val="24"/>
        </w:rPr>
        <w:t>cid</w:t>
      </w:r>
      <w:r>
        <w:rPr>
          <w:rFonts w:ascii="Times New Roman" w:eastAsiaTheme="minorEastAsia" w:hAnsi="Times New Roman" w:cs="Times New Roman"/>
          <w:bCs/>
          <w:sz w:val="24"/>
          <w:szCs w:val="24"/>
        </w:rPr>
        <w:t>ing</w:t>
      </w:r>
      <w:r w:rsidRPr="002211B1">
        <w:rPr>
          <w:rFonts w:ascii="Times New Roman" w:eastAsiaTheme="minorEastAsia" w:hAnsi="Times New Roman" w:cs="Times New Roman"/>
          <w:bCs/>
          <w:sz w:val="24"/>
          <w:szCs w:val="24"/>
        </w:rPr>
        <w:t xml:space="preserve"> which UX</w:t>
      </w:r>
      <w:del w:id="173" w:author="رزان الدوسري ID 443203966" w:date="2023-02-09T11:08:00Z">
        <w:r w:rsidRPr="002211B1" w:rsidDel="000A2466">
          <w:rPr>
            <w:rFonts w:ascii="Times New Roman" w:eastAsiaTheme="minorEastAsia" w:hAnsi="Times New Roman" w:cs="Times New Roman"/>
            <w:bCs/>
            <w:sz w:val="24"/>
            <w:szCs w:val="24"/>
          </w:rPr>
          <w:delText xml:space="preserve"> technique</w:delText>
        </w:r>
      </w:del>
      <w:ins w:id="174" w:author="رزان الدوسري ID 443203966" w:date="2023-02-09T11:08:00Z">
        <w:r w:rsidR="000A2466">
          <w:rPr>
            <w:rFonts w:ascii="Times New Roman" w:eastAsiaTheme="minorEastAsia" w:hAnsi="Times New Roman" w:cs="Times New Roman"/>
            <w:bCs/>
            <w:sz w:val="24"/>
            <w:szCs w:val="24"/>
          </w:rPr>
          <w:t xml:space="preserve"> method</w:t>
        </w:r>
      </w:ins>
      <w:r w:rsidRPr="002211B1">
        <w:rPr>
          <w:rFonts w:ascii="Times New Roman" w:eastAsiaTheme="minorEastAsia" w:hAnsi="Times New Roman" w:cs="Times New Roman"/>
          <w:bCs/>
          <w:sz w:val="24"/>
          <w:szCs w:val="24"/>
        </w:rPr>
        <w:t xml:space="preserve"> is appropriate </w:t>
      </w:r>
      <w:r>
        <w:rPr>
          <w:rFonts w:ascii="Times New Roman" w:eastAsiaTheme="minorEastAsia" w:hAnsi="Times New Roman" w:cs="Times New Roman"/>
          <w:bCs/>
          <w:sz w:val="24"/>
          <w:szCs w:val="24"/>
        </w:rPr>
        <w:t xml:space="preserve">for a particular </w:t>
      </w:r>
      <w:r w:rsidRPr="002211B1">
        <w:rPr>
          <w:rFonts w:ascii="Times New Roman" w:eastAsiaTheme="minorEastAsia" w:hAnsi="Times New Roman" w:cs="Times New Roman"/>
          <w:bCs/>
          <w:sz w:val="24"/>
          <w:szCs w:val="24"/>
        </w:rPr>
        <w:t xml:space="preserve">user story given the time they have for UX work and the characteristics of the user story. </w:t>
      </w:r>
    </w:p>
    <w:p w14:paraId="518EE9B1" w14:textId="2D838EF9" w:rsidR="004043DC" w:rsidRDefault="004043DC" w:rsidP="004043DC">
      <w:pPr>
        <w:ind w:firstLine="284"/>
        <w:jc w:val="both"/>
        <w:rPr>
          <w:rFonts w:ascii="Times New Roman" w:eastAsiaTheme="minorEastAsia" w:hAnsi="Times New Roman" w:cs="Times New Roman"/>
          <w:bCs/>
          <w:sz w:val="24"/>
          <w:szCs w:val="24"/>
        </w:rPr>
      </w:pPr>
      <w:r w:rsidRPr="002211B1">
        <w:rPr>
          <w:rFonts w:ascii="Times New Roman" w:eastAsiaTheme="minorEastAsia" w:hAnsi="Times New Roman" w:cs="Times New Roman"/>
          <w:bCs/>
          <w:sz w:val="24"/>
          <w:szCs w:val="24"/>
        </w:rPr>
        <w:t>The literature analysis revealed that this is essentially a two-part problem illustrated in</w:t>
      </w:r>
      <w:r>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fldChar w:fldCharType="begin"/>
      </w:r>
      <w:r>
        <w:rPr>
          <w:rFonts w:ascii="Times New Roman" w:eastAsiaTheme="minorEastAsia" w:hAnsi="Times New Roman" w:cs="Times New Roman"/>
          <w:bCs/>
          <w:sz w:val="24"/>
          <w:szCs w:val="24"/>
        </w:rPr>
        <w:instrText xml:space="preserve"> REF _Ref117508065 \h </w:instrText>
      </w:r>
      <w:r>
        <w:rPr>
          <w:rFonts w:ascii="Times New Roman" w:eastAsiaTheme="minorEastAsia" w:hAnsi="Times New Roman" w:cs="Times New Roman"/>
          <w:bCs/>
          <w:sz w:val="24"/>
          <w:szCs w:val="24"/>
        </w:rPr>
      </w:r>
      <w:r>
        <w:rPr>
          <w:rFonts w:ascii="Times New Roman" w:eastAsiaTheme="minorEastAsia" w:hAnsi="Times New Roman" w:cs="Times New Roman"/>
          <w:bCs/>
          <w:sz w:val="24"/>
          <w:szCs w:val="24"/>
        </w:rPr>
        <w:fldChar w:fldCharType="separate"/>
      </w:r>
      <w:r w:rsidRPr="004D2419">
        <w:rPr>
          <w:rFonts w:ascii="Times New Roman" w:eastAsiaTheme="minorEastAsia" w:hAnsi="Times New Roman" w:cs="Times New Roman"/>
          <w:bCs/>
          <w:sz w:val="24"/>
          <w:szCs w:val="24"/>
        </w:rPr>
        <w:t xml:space="preserve">Figure </w:t>
      </w:r>
      <w:r>
        <w:rPr>
          <w:rFonts w:ascii="Times New Roman" w:eastAsiaTheme="minorEastAsia" w:hAnsi="Times New Roman" w:cs="Times New Roman"/>
          <w:bCs/>
          <w:noProof/>
          <w:sz w:val="24"/>
          <w:szCs w:val="24"/>
        </w:rPr>
        <w:t>1</w:t>
      </w:r>
      <w:r>
        <w:rPr>
          <w:rFonts w:ascii="Times New Roman" w:eastAsiaTheme="minorEastAsia" w:hAnsi="Times New Roman" w:cs="Times New Roman"/>
          <w:bCs/>
          <w:sz w:val="24"/>
          <w:szCs w:val="24"/>
        </w:rPr>
        <w:fldChar w:fldCharType="end"/>
      </w:r>
      <w:r w:rsidRPr="002211B1">
        <w:rPr>
          <w:rFonts w:ascii="Times New Roman" w:eastAsiaTheme="minorEastAsia" w:hAnsi="Times New Roman" w:cs="Times New Roman"/>
          <w:bCs/>
          <w:sz w:val="24"/>
          <w:szCs w:val="24"/>
        </w:rPr>
        <w:t xml:space="preserve"> are as follows:</w:t>
      </w:r>
    </w:p>
    <w:p w14:paraId="72A81A31" w14:textId="6FA4C83D" w:rsidR="004043DC" w:rsidRPr="00881761" w:rsidRDefault="004043DC" w:rsidP="006C3EB9">
      <w:pPr>
        <w:numPr>
          <w:ilvl w:val="0"/>
          <w:numId w:val="3"/>
        </w:numPr>
        <w:jc w:val="both"/>
        <w:rPr>
          <w:rFonts w:ascii="Times New Roman" w:eastAsiaTheme="minorEastAsia" w:hAnsi="Times New Roman" w:cs="Times New Roman"/>
          <w:bCs/>
          <w:sz w:val="24"/>
          <w:szCs w:val="24"/>
        </w:rPr>
      </w:pPr>
      <w:r w:rsidRPr="00881761">
        <w:rPr>
          <w:rFonts w:ascii="Times New Roman" w:eastAsiaTheme="minorEastAsia" w:hAnsi="Times New Roman" w:cs="Times New Roman"/>
          <w:bCs/>
          <w:sz w:val="24"/>
          <w:szCs w:val="24"/>
        </w:rPr>
        <w:t xml:space="preserve">Difficulty in deciding whether to apply a </w:t>
      </w:r>
      <w:ins w:id="175" w:author="رزان الدوسري ID 443203966" w:date="2023-02-09T11:06:00Z">
        <w:r w:rsidR="00A47F96" w:rsidRPr="004F1B25">
          <w:rPr>
            <w:rFonts w:ascii="Times New Roman" w:eastAsiaTheme="minorEastAsia" w:hAnsi="Times New Roman" w:cs="Times New Roman"/>
            <w:bCs/>
            <w:sz w:val="24"/>
            <w:szCs w:val="24"/>
          </w:rPr>
          <w:t>UX method</w:t>
        </w:r>
        <w:r w:rsidR="00A47F96" w:rsidRPr="002211B1">
          <w:rPr>
            <w:rFonts w:ascii="Times New Roman" w:eastAsiaTheme="minorEastAsia" w:hAnsi="Times New Roman" w:cs="Times New Roman"/>
            <w:bCs/>
            <w:sz w:val="24"/>
            <w:szCs w:val="24"/>
          </w:rPr>
          <w:t xml:space="preserve"> </w:t>
        </w:r>
      </w:ins>
      <w:del w:id="176" w:author="رزان الدوسري ID 443203966" w:date="2023-02-09T11:06:00Z">
        <w:r w:rsidRPr="001F5CE3" w:rsidDel="00A47F96">
          <w:rPr>
            <w:rFonts w:ascii="Times New Roman" w:eastAsiaTheme="minorEastAsia" w:hAnsi="Times New Roman" w:cs="Times New Roman"/>
            <w:b/>
            <w:sz w:val="24"/>
            <w:szCs w:val="24"/>
          </w:rPr>
          <w:delText xml:space="preserve">UX </w:delText>
        </w:r>
        <w:commentRangeStart w:id="177"/>
        <w:r w:rsidRPr="001F5CE3" w:rsidDel="00A47F96">
          <w:rPr>
            <w:rFonts w:ascii="Times New Roman" w:eastAsiaTheme="minorEastAsia" w:hAnsi="Times New Roman" w:cs="Times New Roman"/>
            <w:b/>
            <w:sz w:val="24"/>
            <w:szCs w:val="24"/>
          </w:rPr>
          <w:delText>technique</w:delText>
        </w:r>
        <w:r w:rsidRPr="00881761" w:rsidDel="00A47F96">
          <w:rPr>
            <w:rFonts w:ascii="Times New Roman" w:eastAsiaTheme="minorEastAsia" w:hAnsi="Times New Roman" w:cs="Times New Roman"/>
            <w:bCs/>
            <w:sz w:val="24"/>
            <w:szCs w:val="24"/>
          </w:rPr>
          <w:delText xml:space="preserve"> </w:delText>
        </w:r>
        <w:commentRangeEnd w:id="177"/>
        <w:r w:rsidDel="00A47F96">
          <w:rPr>
            <w:rStyle w:val="CommentReference"/>
          </w:rPr>
          <w:commentReference w:id="177"/>
        </w:r>
      </w:del>
      <w:r w:rsidRPr="00881761">
        <w:rPr>
          <w:rFonts w:ascii="Times New Roman" w:eastAsiaTheme="minorEastAsia" w:hAnsi="Times New Roman" w:cs="Times New Roman"/>
          <w:bCs/>
          <w:sz w:val="24"/>
          <w:szCs w:val="24"/>
        </w:rPr>
        <w:t xml:space="preserve">for a given feature. This is caused by lack of experience towards UX </w:t>
      </w:r>
      <w:sdt>
        <w:sdtPr>
          <w:rPr>
            <w:rFonts w:ascii="Times New Roman" w:eastAsiaTheme="minorEastAsia" w:hAnsi="Times New Roman" w:cs="Times New Roman"/>
            <w:bCs/>
            <w:color w:val="000000"/>
            <w:sz w:val="24"/>
            <w:szCs w:val="24"/>
          </w:rPr>
          <w:tag w:val="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"/>
          <w:id w:val="1673142362"/>
          <w:placeholder>
            <w:docPart w:val="DAB1EC0B32B5A14FB7B76B32DB810830"/>
          </w:placeholder>
        </w:sdtPr>
        <w:sdtContent>
          <w:r w:rsidR="006A0F88" w:rsidRPr="006A0F88">
            <w:rPr>
              <w:rFonts w:ascii="Times New Roman" w:eastAsiaTheme="minorEastAsia" w:hAnsi="Times New Roman" w:cs="Times New Roman"/>
              <w:bCs/>
              <w:color w:val="000000"/>
              <w:sz w:val="24"/>
              <w:szCs w:val="24"/>
            </w:rPr>
            <w:t>[17]</w:t>
          </w:r>
        </w:sdtContent>
      </w:sdt>
      <w:r w:rsidRPr="00881761">
        <w:rPr>
          <w:rFonts w:ascii="Times New Roman" w:eastAsiaTheme="minorEastAsia" w:hAnsi="Times New Roman" w:cs="Times New Roman"/>
          <w:bCs/>
          <w:sz w:val="24"/>
          <w:szCs w:val="24"/>
        </w:rPr>
        <w:t xml:space="preserve"> as well as limited time and resources to validate </w:t>
      </w:r>
      <w:proofErr w:type="gramStart"/>
      <w:r w:rsidRPr="00881761">
        <w:rPr>
          <w:rFonts w:ascii="Times New Roman" w:eastAsiaTheme="minorEastAsia" w:hAnsi="Times New Roman" w:cs="Times New Roman"/>
          <w:bCs/>
          <w:sz w:val="24"/>
          <w:szCs w:val="24"/>
        </w:rPr>
        <w:t>each and every</w:t>
      </w:r>
      <w:proofErr w:type="gramEnd"/>
      <w:r w:rsidRPr="00881761">
        <w:rPr>
          <w:rFonts w:ascii="Times New Roman" w:eastAsiaTheme="minorEastAsia" w:hAnsi="Times New Roman" w:cs="Times New Roman"/>
          <w:bCs/>
          <w:sz w:val="24"/>
          <w:szCs w:val="24"/>
        </w:rPr>
        <w:t xml:space="preserve"> feature </w:t>
      </w:r>
      <w:sdt>
        <w:sdtPr>
          <w:rPr>
            <w:rFonts w:ascii="Times New Roman" w:eastAsiaTheme="minorEastAsia" w:hAnsi="Times New Roman" w:cs="Times New Roman"/>
            <w:bCs/>
            <w:color w:val="000000"/>
            <w:sz w:val="24"/>
            <w:szCs w:val="24"/>
          </w:rPr>
          <w:tag w:val="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"/>
          <w:id w:val="1184786064"/>
          <w:placeholder>
            <w:docPart w:val="DAB1EC0B32B5A14FB7B76B32DB810830"/>
          </w:placeholder>
        </w:sdtPr>
        <w:sdtContent>
          <w:r w:rsidR="006A0F88" w:rsidRPr="006A0F88">
            <w:rPr>
              <w:rFonts w:ascii="Times New Roman" w:eastAsiaTheme="minorEastAsia" w:hAnsi="Times New Roman" w:cs="Times New Roman"/>
              <w:bCs/>
              <w:color w:val="000000"/>
              <w:sz w:val="24"/>
              <w:szCs w:val="24"/>
            </w:rPr>
            <w:t>[18]</w:t>
          </w:r>
        </w:sdtContent>
      </w:sdt>
      <w:r w:rsidRPr="00881761">
        <w:rPr>
          <w:rFonts w:ascii="Times New Roman" w:eastAsiaTheme="minorEastAsia" w:hAnsi="Times New Roman" w:cs="Times New Roman"/>
          <w:bCs/>
          <w:sz w:val="24"/>
          <w:szCs w:val="24"/>
        </w:rPr>
        <w:t>.</w:t>
      </w:r>
    </w:p>
    <w:p w14:paraId="3601C369" w14:textId="0B9F2478" w:rsidR="004043DC" w:rsidRPr="008A3B14" w:rsidRDefault="00C956C8" w:rsidP="006C3EB9">
      <w:pPr>
        <w:numPr>
          <w:ilvl w:val="0"/>
          <w:numId w:val="3"/>
        </w:numPr>
        <w:jc w:val="both"/>
        <w:rPr>
          <w:rFonts w:ascii="Times New Roman" w:eastAsiaTheme="minorEastAsia" w:hAnsi="Times New Roman" w:cs="Times New Roman"/>
          <w:bCs/>
          <w:sz w:val="24"/>
          <w:szCs w:val="24"/>
        </w:rPr>
      </w:pPr>
      <w:r w:rsidRPr="00881761">
        <w:rPr>
          <w:rFonts w:ascii="Times New Roman" w:eastAsiaTheme="minorEastAsia" w:hAnsi="Times New Roman" w:cs="Times New Roman"/>
          <w:bCs/>
          <w:noProof/>
          <w:sz w:val="24"/>
          <w:szCs w:val="24"/>
        </w:rPr>
        <w:lastRenderedPageBreak/>
        <w:drawing>
          <wp:anchor distT="0" distB="0" distL="114300" distR="114300" simplePos="0" relativeHeight="251652111" behindDoc="1" locked="0" layoutInCell="1" allowOverlap="1" wp14:anchorId="19985853" wp14:editId="64775DC4">
            <wp:simplePos x="0" y="0"/>
            <wp:positionH relativeFrom="column">
              <wp:posOffset>621030</wp:posOffset>
            </wp:positionH>
            <wp:positionV relativeFrom="paragraph">
              <wp:posOffset>812256</wp:posOffset>
            </wp:positionV>
            <wp:extent cx="4856480" cy="270065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7"/>
                    <a:stretch>
                      <a:fillRect/>
                    </a:stretch>
                  </pic:blipFill>
                  <pic:spPr bwMode="auto">
                    <a:xfrm>
                      <a:off x="0" y="0"/>
                      <a:ext cx="4856480" cy="270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43DC" w:rsidRPr="00881761">
        <w:rPr>
          <w:rFonts w:ascii="Times New Roman" w:eastAsiaTheme="minorEastAsia" w:hAnsi="Times New Roman" w:cs="Times New Roman"/>
          <w:bCs/>
          <w:sz w:val="24"/>
          <w:szCs w:val="24"/>
        </w:rPr>
        <w:t xml:space="preserve">Difficulty in deciding which </w:t>
      </w:r>
      <w:r w:rsidR="004043DC" w:rsidRPr="00277CBB">
        <w:rPr>
          <w:rFonts w:ascii="Times New Roman" w:eastAsiaTheme="minorEastAsia" w:hAnsi="Times New Roman" w:cs="Times New Roman"/>
          <w:bCs/>
          <w:sz w:val="24"/>
          <w:szCs w:val="24"/>
          <w:rPrChange w:id="178" w:author="رزان الدوسري ID 443203966" w:date="2023-02-09T11:19:00Z">
            <w:rPr>
              <w:rFonts w:ascii="Times New Roman" w:eastAsiaTheme="minorEastAsia" w:hAnsi="Times New Roman" w:cs="Times New Roman"/>
              <w:b/>
              <w:sz w:val="24"/>
              <w:szCs w:val="24"/>
            </w:rPr>
          </w:rPrChange>
        </w:rPr>
        <w:t>UX method</w:t>
      </w:r>
      <w:r w:rsidR="004043DC" w:rsidRPr="00881761">
        <w:rPr>
          <w:rFonts w:ascii="Times New Roman" w:eastAsiaTheme="minorEastAsia" w:hAnsi="Times New Roman" w:cs="Times New Roman"/>
          <w:bCs/>
          <w:sz w:val="24"/>
          <w:szCs w:val="24"/>
        </w:rPr>
        <w:t xml:space="preserve"> is more appropriate for a given feature. This is caused by lack of knowledge about UX methods and their uses as well as lack of time to explore different UX methods </w:t>
      </w:r>
      <w:sdt>
        <w:sdtPr>
          <w:rPr>
            <w:rFonts w:ascii="Times New Roman" w:eastAsiaTheme="minorEastAsia" w:hAnsi="Times New Roman" w:cs="Times New Roman"/>
            <w:bCs/>
            <w:color w:val="000000"/>
            <w:sz w:val="24"/>
            <w:szCs w:val="24"/>
          </w:rPr>
          <w:tag w:val="MENDELEY_CITATION_v3_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"/>
          <w:id w:val="-21171368"/>
          <w:placeholder>
            <w:docPart w:val="DAB1EC0B32B5A14FB7B76B32DB810830"/>
          </w:placeholder>
        </w:sdtPr>
        <w:sdtContent>
          <w:r w:rsidR="00DC1735" w:rsidRPr="00DC1735">
            <w:rPr>
              <w:rFonts w:ascii="Times New Roman" w:eastAsiaTheme="minorEastAsia" w:hAnsi="Times New Roman" w:cs="Times New Roman"/>
              <w:bCs/>
              <w:color w:val="000000"/>
              <w:sz w:val="24"/>
              <w:szCs w:val="24"/>
            </w:rPr>
            <w:t>[12]</w:t>
          </w:r>
        </w:sdtContent>
      </w:sdt>
      <w:r w:rsidR="004043DC" w:rsidRPr="00881761">
        <w:rPr>
          <w:rFonts w:ascii="Times New Roman" w:eastAsiaTheme="minorEastAsia" w:hAnsi="Times New Roman" w:cs="Times New Roman"/>
          <w:bCs/>
          <w:sz w:val="24"/>
          <w:szCs w:val="24"/>
        </w:rPr>
        <w:t>.</w:t>
      </w:r>
      <w:r w:rsidR="004043DC" w:rsidRPr="008A3B14">
        <w:rPr>
          <w:rFonts w:ascii="Times New Roman" w:eastAsiaTheme="minorEastAsia" w:hAnsi="Times New Roman" w:cs="Times New Roman"/>
          <w:bCs/>
          <w:sz w:val="24"/>
          <w:szCs w:val="24"/>
        </w:rPr>
        <w:fldChar w:fldCharType="begin"/>
      </w:r>
      <w:r w:rsidR="004043DC" w:rsidRPr="008A3B14">
        <w:rPr>
          <w:rFonts w:ascii="Times New Roman" w:eastAsiaTheme="minorEastAsia" w:hAnsi="Times New Roman" w:cs="Times New Roman"/>
          <w:bCs/>
          <w:sz w:val="24"/>
          <w:szCs w:val="24"/>
        </w:rPr>
        <w:instrText xml:space="preserve"> INCLUDEPICTURE "/var/folders/9n/j38sdhk946g40nnk29h65bk40000gn/T/com.microsoft.Word/WebArchiveCopyPasteTempFiles/cid14638*image001.png@01D8C2A5.B8C63720" \* MERGEFORMATINET </w:instrText>
      </w:r>
      <w:r w:rsidR="004043DC" w:rsidRPr="008A3B14">
        <w:rPr>
          <w:rFonts w:ascii="Times New Roman" w:eastAsiaTheme="minorEastAsia" w:hAnsi="Times New Roman" w:cs="Times New Roman"/>
          <w:bCs/>
          <w:sz w:val="24"/>
          <w:szCs w:val="24"/>
        </w:rPr>
        <w:fldChar w:fldCharType="end"/>
      </w:r>
    </w:p>
    <w:p w14:paraId="7CB2657D" w14:textId="711819B0" w:rsidR="004043DC" w:rsidRPr="00881761" w:rsidRDefault="004043DC" w:rsidP="004043DC">
      <w:pPr>
        <w:ind w:firstLine="576"/>
        <w:jc w:val="center"/>
        <w:rPr>
          <w:rFonts w:ascii="Times New Roman" w:eastAsiaTheme="minorEastAsia" w:hAnsi="Times New Roman" w:cs="Times New Roman"/>
          <w:bCs/>
          <w:i/>
          <w:iCs/>
          <w:sz w:val="24"/>
          <w:szCs w:val="24"/>
        </w:rPr>
      </w:pPr>
      <w:bookmarkStart w:id="179" w:name="_Ref117508065"/>
      <w:bookmarkStart w:id="180" w:name="_Toc117337984"/>
      <w:bookmarkStart w:id="181" w:name="_Toc125227024"/>
      <w:r w:rsidRPr="004D2419">
        <w:rPr>
          <w:rFonts w:ascii="Times New Roman" w:eastAsiaTheme="minorEastAsia" w:hAnsi="Times New Roman" w:cs="Times New Roman"/>
          <w:bCs/>
          <w:sz w:val="24"/>
          <w:szCs w:val="24"/>
        </w:rPr>
        <w:t xml:space="preserve">Figure </w:t>
      </w:r>
      <w:r w:rsidRPr="004D2419">
        <w:rPr>
          <w:rFonts w:ascii="Times New Roman" w:eastAsiaTheme="minorEastAsia" w:hAnsi="Times New Roman" w:cs="Times New Roman"/>
          <w:bCs/>
          <w:sz w:val="24"/>
          <w:szCs w:val="24"/>
        </w:rPr>
        <w:fldChar w:fldCharType="begin"/>
      </w:r>
      <w:r w:rsidRPr="004D2419">
        <w:rPr>
          <w:rFonts w:ascii="Times New Roman" w:eastAsiaTheme="minorEastAsia" w:hAnsi="Times New Roman" w:cs="Times New Roman"/>
          <w:bCs/>
          <w:sz w:val="24"/>
          <w:szCs w:val="24"/>
        </w:rPr>
        <w:instrText xml:space="preserve"> SEQ Figure \* ARABIC </w:instrText>
      </w:r>
      <w:r w:rsidRPr="004D2419">
        <w:rPr>
          <w:rFonts w:ascii="Times New Roman" w:eastAsiaTheme="minorEastAsia" w:hAnsi="Times New Roman" w:cs="Times New Roman"/>
          <w:bCs/>
          <w:sz w:val="24"/>
          <w:szCs w:val="24"/>
        </w:rPr>
        <w:fldChar w:fldCharType="separate"/>
      </w:r>
      <w:r>
        <w:rPr>
          <w:rFonts w:ascii="Times New Roman" w:eastAsiaTheme="minorEastAsia" w:hAnsi="Times New Roman" w:cs="Times New Roman"/>
          <w:bCs/>
          <w:noProof/>
          <w:sz w:val="24"/>
          <w:szCs w:val="24"/>
        </w:rPr>
        <w:t>1</w:t>
      </w:r>
      <w:r w:rsidRPr="004D2419">
        <w:rPr>
          <w:rFonts w:ascii="Times New Roman" w:eastAsiaTheme="minorEastAsia" w:hAnsi="Times New Roman" w:cs="Times New Roman"/>
          <w:bCs/>
          <w:sz w:val="24"/>
          <w:szCs w:val="24"/>
        </w:rPr>
        <w:fldChar w:fldCharType="end"/>
      </w:r>
      <w:bookmarkEnd w:id="179"/>
      <w:r w:rsidRPr="004D2419">
        <w:rPr>
          <w:rFonts w:ascii="Times New Roman" w:eastAsiaTheme="minorEastAsia" w:hAnsi="Times New Roman" w:cs="Times New Roman"/>
          <w:bCs/>
          <w:sz w:val="24"/>
          <w:szCs w:val="24"/>
        </w:rPr>
        <w:t>.</w:t>
      </w:r>
      <w:r w:rsidRPr="007B22F6">
        <w:rPr>
          <w:rFonts w:ascii="Times New Roman" w:eastAsiaTheme="minorEastAsia" w:hAnsi="Times New Roman" w:cs="Times New Roman"/>
          <w:bCs/>
          <w:sz w:val="24"/>
          <w:szCs w:val="24"/>
        </w:rPr>
        <w:t xml:space="preserve"> </w:t>
      </w:r>
      <w:r w:rsidRPr="004D2419">
        <w:rPr>
          <w:rFonts w:ascii="Times New Roman" w:eastAsiaTheme="minorEastAsia" w:hAnsi="Times New Roman" w:cs="Times New Roman"/>
          <w:bCs/>
          <w:sz w:val="24"/>
          <w:szCs w:val="24"/>
        </w:rPr>
        <w:t>A fishbone diagram illustrating the difficulty to assist the worthiness of conducting UX experiments.</w:t>
      </w:r>
      <w:bookmarkEnd w:id="180"/>
      <w:bookmarkEnd w:id="181"/>
    </w:p>
    <w:p w14:paraId="62EC5E26" w14:textId="44EF0054" w:rsidR="004043DC" w:rsidRPr="00881761" w:rsidRDefault="004043DC" w:rsidP="004043DC">
      <w:pPr>
        <w:ind w:firstLine="284"/>
        <w:jc w:val="both"/>
        <w:rPr>
          <w:rFonts w:ascii="Times New Roman" w:eastAsiaTheme="minorEastAsia" w:hAnsi="Times New Roman" w:cs="Times New Roman"/>
          <w:bCs/>
          <w:sz w:val="24"/>
          <w:szCs w:val="24"/>
        </w:rPr>
      </w:pPr>
      <w:commentRangeStart w:id="182"/>
      <w:r w:rsidRPr="00881761">
        <w:rPr>
          <w:rFonts w:ascii="Times New Roman" w:eastAsiaTheme="minorEastAsia" w:hAnsi="Times New Roman" w:cs="Times New Roman"/>
          <w:bCs/>
          <w:sz w:val="24"/>
          <w:szCs w:val="24"/>
        </w:rPr>
        <w:t>The previously mentioned issues contribute to the key problem which this study aims to solve:</w:t>
      </w:r>
      <w:r w:rsidRPr="00E47F24">
        <w:t xml:space="preserve"> </w:t>
      </w:r>
      <w:r w:rsidRPr="00E47F24">
        <w:rPr>
          <w:rFonts w:ascii="Times New Roman" w:eastAsiaTheme="minorEastAsia" w:hAnsi="Times New Roman" w:cs="Times New Roman"/>
          <w:bCs/>
          <w:sz w:val="24"/>
          <w:szCs w:val="24"/>
        </w:rPr>
        <w:t xml:space="preserve">The difficulty to assist the worthiness of conducting UX </w:t>
      </w:r>
      <w:r w:rsidRPr="002F51C6">
        <w:rPr>
          <w:rFonts w:ascii="Times New Roman" w:eastAsiaTheme="minorEastAsia" w:hAnsi="Times New Roman" w:cs="Times New Roman"/>
          <w:bCs/>
          <w:sz w:val="24"/>
          <w:szCs w:val="24"/>
        </w:rPr>
        <w:t>experiments</w:t>
      </w:r>
      <w:r>
        <w:rPr>
          <w:rFonts w:ascii="Times New Roman" w:eastAsiaTheme="minorEastAsia" w:hAnsi="Times New Roman" w:cs="Times New Roman"/>
          <w:bCs/>
          <w:sz w:val="24"/>
          <w:szCs w:val="24"/>
        </w:rPr>
        <w:t>.</w:t>
      </w:r>
      <w:r w:rsidRPr="002F51C6">
        <w:rPr>
          <w:rFonts w:ascii="Times New Roman" w:eastAsiaTheme="minorEastAsia" w:hAnsi="Times New Roman" w:cs="Times New Roman"/>
          <w:bCs/>
          <w:sz w:val="24"/>
          <w:szCs w:val="24"/>
        </w:rPr>
        <w:t xml:space="preserve"> When Agile</w:t>
      </w:r>
      <w:r w:rsidRPr="00881761">
        <w:rPr>
          <w:rFonts w:ascii="Times New Roman" w:eastAsiaTheme="minorEastAsia" w:hAnsi="Times New Roman" w:cs="Times New Roman"/>
          <w:bCs/>
          <w:sz w:val="24"/>
          <w:szCs w:val="24"/>
        </w:rPr>
        <w:t xml:space="preserve"> teams focus on conducting UX methods to discover and validate features that may not have significant value, they will likely end up spending an excessive amount of time and resources that may outweigh the benefits of these features </w:t>
      </w:r>
      <w:sdt>
        <w:sdtPr>
          <w:rPr>
            <w:rFonts w:ascii="Times New Roman" w:eastAsiaTheme="minorEastAsia" w:hAnsi="Times New Roman" w:cs="Times New Roman"/>
            <w:bCs/>
            <w:color w:val="000000"/>
            <w:sz w:val="24"/>
            <w:szCs w:val="24"/>
          </w:rPr>
          <w:tag w:val="MENDELEY_CITATION_v3_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"/>
          <w:id w:val="1453513452"/>
          <w:placeholder>
            <w:docPart w:val="DAB1EC0B32B5A14FB7B76B32DB810830"/>
          </w:placeholder>
        </w:sdtPr>
        <w:sdtEndPr>
          <w:rPr>
            <w:rFonts w:eastAsia="Calibri"/>
            <w:bCs w:val="0"/>
          </w:rPr>
        </w:sdtEndPr>
        <w:sdtContent>
          <w:r w:rsidR="006A0F88" w:rsidRPr="006A0F88">
            <w:rPr>
              <w:rFonts w:ascii="Times New Roman" w:hAnsi="Times New Roman" w:cs="Times New Roman"/>
              <w:color w:val="000000"/>
              <w:sz w:val="24"/>
              <w:szCs w:val="24"/>
            </w:rPr>
            <w:t>[19]</w:t>
          </w:r>
        </w:sdtContent>
      </w:sdt>
      <w:r w:rsidRPr="00881761">
        <w:rPr>
          <w:rFonts w:ascii="Times New Roman" w:eastAsiaTheme="minorEastAsia" w:hAnsi="Times New Roman" w:cs="Times New Roman"/>
          <w:bCs/>
          <w:sz w:val="24"/>
          <w:szCs w:val="24"/>
        </w:rPr>
        <w:t xml:space="preserve">. Even if Agile teams knew or decided that a particular feature is worth conducting a UX experiment, they may not be able to make informed decisions about which UX methods to apply to achieve what they </w:t>
      </w:r>
      <w:r>
        <w:rPr>
          <w:rFonts w:ascii="Times New Roman" w:eastAsiaTheme="minorEastAsia" w:hAnsi="Times New Roman" w:cs="Times New Roman"/>
          <w:bCs/>
          <w:sz w:val="24"/>
          <w:szCs w:val="24"/>
        </w:rPr>
        <w:t>aim for or to learn something useful</w:t>
      </w:r>
      <w:r w:rsidRPr="00881761">
        <w:rPr>
          <w:rFonts w:ascii="Times New Roman" w:eastAsiaTheme="minorEastAsia" w:hAnsi="Times New Roman" w:cs="Times New Roman"/>
          <w:bCs/>
          <w:sz w:val="24"/>
          <w:szCs w:val="24"/>
        </w:rPr>
        <w:t xml:space="preserve"> </w:t>
      </w:r>
      <w:sdt>
        <w:sdtPr>
          <w:rPr>
            <w:rFonts w:ascii="Times New Roman" w:eastAsiaTheme="minorEastAsia" w:hAnsi="Times New Roman" w:cs="Times New Roman"/>
            <w:bCs/>
            <w:color w:val="000000"/>
            <w:sz w:val="24"/>
            <w:szCs w:val="24"/>
          </w:rPr>
          <w:tag w:val="MENDELEY_CITATION_v3_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"/>
          <w:id w:val="2147387610"/>
          <w:placeholder>
            <w:docPart w:val="DAB1EC0B32B5A14FB7B76B32DB810830"/>
          </w:placeholder>
        </w:sdtPr>
        <w:sdtContent>
          <w:r w:rsidR="006A0F88" w:rsidRPr="006A0F88">
            <w:rPr>
              <w:rFonts w:ascii="Times New Roman" w:eastAsiaTheme="minorEastAsia" w:hAnsi="Times New Roman" w:cs="Times New Roman"/>
              <w:bCs/>
              <w:color w:val="000000"/>
              <w:sz w:val="24"/>
              <w:szCs w:val="24"/>
            </w:rPr>
            <w:t>[20]</w:t>
          </w:r>
        </w:sdtContent>
      </w:sdt>
      <w:r>
        <w:rPr>
          <w:rFonts w:ascii="Times New Roman" w:eastAsiaTheme="minorEastAsia" w:hAnsi="Times New Roman" w:cs="Times New Roman"/>
          <w:bCs/>
          <w:sz w:val="24"/>
          <w:szCs w:val="24"/>
        </w:rPr>
        <w:t xml:space="preserve">. </w:t>
      </w:r>
      <w:r w:rsidRPr="00881761">
        <w:rPr>
          <w:rFonts w:ascii="Times New Roman" w:eastAsiaTheme="minorEastAsia" w:hAnsi="Times New Roman" w:cs="Times New Roman"/>
          <w:bCs/>
          <w:sz w:val="24"/>
          <w:szCs w:val="24"/>
        </w:rPr>
        <w:t xml:space="preserve">If they chose an unsuitable method, the activity ends up being </w:t>
      </w:r>
      <w:r>
        <w:rPr>
          <w:rFonts w:ascii="Times New Roman" w:eastAsiaTheme="minorEastAsia" w:hAnsi="Times New Roman" w:cs="Times New Roman"/>
          <w:bCs/>
          <w:sz w:val="24"/>
          <w:szCs w:val="24"/>
        </w:rPr>
        <w:t xml:space="preserve">simply a waste of time and efforts </w:t>
      </w:r>
      <w:sdt>
        <w:sdtPr>
          <w:rPr>
            <w:rFonts w:ascii="Times New Roman" w:eastAsiaTheme="minorEastAsia" w:hAnsi="Times New Roman" w:cs="Times New Roman"/>
            <w:bCs/>
            <w:color w:val="000000"/>
            <w:sz w:val="24"/>
            <w:szCs w:val="24"/>
          </w:rPr>
          <w:tag w:val="MENDELEY_CITATION_v3_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"/>
          <w:id w:val="-928125093"/>
          <w:placeholder>
            <w:docPart w:val="6183E19511636A449AD7F995861C0860"/>
          </w:placeholder>
        </w:sdtPr>
        <w:sdtContent>
          <w:r w:rsidR="00DC1735" w:rsidRPr="00DC1735">
            <w:rPr>
              <w:rFonts w:ascii="Times New Roman" w:eastAsiaTheme="minorEastAsia" w:hAnsi="Times New Roman" w:cs="Times New Roman"/>
              <w:bCs/>
              <w:color w:val="000000"/>
              <w:sz w:val="24"/>
              <w:szCs w:val="24"/>
            </w:rPr>
            <w:t>[8]</w:t>
          </w:r>
        </w:sdtContent>
      </w:sdt>
      <w:r>
        <w:rPr>
          <w:rFonts w:ascii="Times New Roman" w:eastAsiaTheme="minorEastAsia" w:hAnsi="Times New Roman" w:cs="Times New Roman"/>
          <w:bCs/>
          <w:sz w:val="24"/>
          <w:szCs w:val="24"/>
        </w:rPr>
        <w:t>.</w:t>
      </w:r>
    </w:p>
    <w:p w14:paraId="055F0D82" w14:textId="33607B11" w:rsidR="00C14DEE" w:rsidRPr="006142A5" w:rsidRDefault="004043DC" w:rsidP="006142A5">
      <w:pPr>
        <w:ind w:firstLine="284"/>
        <w:jc w:val="both"/>
        <w:rPr>
          <w:ins w:id="183" w:author="رزان الدوسري ID 443203966" w:date="2023-01-24T19:59:00Z"/>
          <w:rFonts w:ascii="Times New Roman" w:eastAsiaTheme="minorEastAsia" w:hAnsi="Times New Roman" w:cs="Times New Roman"/>
          <w:bCs/>
          <w:sz w:val="24"/>
          <w:szCs w:val="24"/>
        </w:rPr>
      </w:pPr>
      <w:r w:rsidRPr="002211B1">
        <w:rPr>
          <w:rFonts w:ascii="Times New Roman" w:eastAsiaTheme="minorEastAsia" w:hAnsi="Times New Roman" w:cs="Times New Roman"/>
          <w:bCs/>
          <w:sz w:val="24"/>
          <w:szCs w:val="24"/>
        </w:rPr>
        <w:t>A clear understanding of the effort</w:t>
      </w:r>
      <w:r>
        <w:rPr>
          <w:rFonts w:ascii="Times New Roman" w:eastAsiaTheme="minorEastAsia" w:hAnsi="Times New Roman" w:cs="Times New Roman"/>
          <w:bCs/>
          <w:sz w:val="24"/>
          <w:szCs w:val="24"/>
        </w:rPr>
        <w:t xml:space="preserve"> required to conduct UX experiments for each feature</w:t>
      </w:r>
      <w:r w:rsidRPr="002211B1">
        <w:rPr>
          <w:rFonts w:ascii="Times New Roman" w:eastAsiaTheme="minorEastAsia" w:hAnsi="Times New Roman" w:cs="Times New Roman"/>
          <w:bCs/>
          <w:sz w:val="24"/>
          <w:szCs w:val="24"/>
        </w:rPr>
        <w:t xml:space="preserve"> will </w:t>
      </w:r>
      <w:r>
        <w:rPr>
          <w:rFonts w:ascii="Times New Roman" w:eastAsiaTheme="minorEastAsia" w:hAnsi="Times New Roman" w:cs="Times New Roman"/>
          <w:bCs/>
          <w:sz w:val="24"/>
          <w:szCs w:val="24"/>
        </w:rPr>
        <w:t>help agile teams</w:t>
      </w:r>
      <w:r w:rsidRPr="002211B1">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decide on which </w:t>
      </w:r>
      <w:r w:rsidRPr="002211B1">
        <w:rPr>
          <w:rFonts w:ascii="Times New Roman" w:eastAsiaTheme="minorEastAsia" w:hAnsi="Times New Roman" w:cs="Times New Roman"/>
          <w:bCs/>
          <w:sz w:val="24"/>
          <w:szCs w:val="24"/>
        </w:rPr>
        <w:t xml:space="preserve">user stories </w:t>
      </w:r>
      <w:r>
        <w:rPr>
          <w:rFonts w:ascii="Times New Roman" w:eastAsiaTheme="minorEastAsia" w:hAnsi="Times New Roman" w:cs="Times New Roman"/>
          <w:bCs/>
          <w:sz w:val="24"/>
          <w:szCs w:val="24"/>
        </w:rPr>
        <w:t>they should spend their product discovery and UX hours</w:t>
      </w:r>
      <w:r w:rsidRPr="002211B1">
        <w:rPr>
          <w:rFonts w:ascii="Times New Roman" w:eastAsiaTheme="minorEastAsia" w:hAnsi="Times New Roman" w:cs="Times New Roman"/>
          <w:bCs/>
          <w:sz w:val="24"/>
          <w:szCs w:val="24"/>
        </w:rPr>
        <w:t xml:space="preserve">. This minimizes waste of resources and time. Besides, selecting the right UX method helps agile teams to validate their assumptions in a more effective manner, such that they seek the results that can inform their decisions on how a feature can be improved or even rolled out </w:t>
      </w:r>
      <w:commentRangeEnd w:id="182"/>
      <w:r>
        <w:rPr>
          <w:rStyle w:val="CommentReference"/>
        </w:rPr>
        <w:commentReference w:id="182"/>
      </w:r>
      <w:r w:rsidRPr="0017716D">
        <w:rPr>
          <w:rFonts w:ascii="Times New Roman" w:eastAsiaTheme="minorEastAsia" w:hAnsi="Times New Roman" w:cs="Times New Roman"/>
          <w:bCs/>
          <w:sz w:val="24"/>
          <w:szCs w:val="24"/>
          <w:highlight w:val="yellow"/>
        </w:rPr>
        <w:t>[*]</w:t>
      </w:r>
      <w:r w:rsidRPr="002211B1">
        <w:rPr>
          <w:rFonts w:ascii="Times New Roman" w:eastAsiaTheme="minorEastAsia" w:hAnsi="Times New Roman" w:cs="Times New Roman"/>
          <w:bCs/>
          <w:sz w:val="24"/>
          <w:szCs w:val="24"/>
        </w:rPr>
        <w:t>. Therefore,</w:t>
      </w:r>
      <w:r w:rsidRPr="002211B1">
        <w:t xml:space="preserve"> </w:t>
      </w:r>
      <w:r w:rsidRPr="002211B1">
        <w:rPr>
          <w:rFonts w:ascii="Times New Roman" w:eastAsia="Times New Roman" w:hAnsi="Times New Roman"/>
          <w:sz w:val="24"/>
          <w:szCs w:val="24"/>
        </w:rPr>
        <w:t xml:space="preserve">it is </w:t>
      </w:r>
      <w:r w:rsidRPr="006142A5">
        <w:rPr>
          <w:rFonts w:ascii="Times New Roman" w:eastAsia="Times New Roman" w:hAnsi="Times New Roman" w:cs="Times New Roman"/>
          <w:sz w:val="24"/>
          <w:szCs w:val="24"/>
        </w:rPr>
        <w:t xml:space="preserve">necessary to </w:t>
      </w:r>
      <w:commentRangeStart w:id="184"/>
      <w:r w:rsidRPr="006142A5">
        <w:rPr>
          <w:rFonts w:ascii="Times New Roman" w:eastAsia="Times New Roman" w:hAnsi="Times New Roman" w:cs="Times New Roman"/>
          <w:sz w:val="24"/>
          <w:szCs w:val="24"/>
        </w:rPr>
        <w:t xml:space="preserve">design </w:t>
      </w:r>
      <w:commentRangeEnd w:id="184"/>
      <w:r w:rsidRPr="006142A5">
        <w:rPr>
          <w:rStyle w:val="CommentReference"/>
          <w:rFonts w:ascii="Times New Roman" w:hAnsi="Times New Roman" w:cs="Times New Roman"/>
          <w:sz w:val="24"/>
          <w:szCs w:val="24"/>
        </w:rPr>
        <w:commentReference w:id="184"/>
      </w:r>
      <w:r w:rsidRPr="006142A5">
        <w:rPr>
          <w:rFonts w:ascii="Times New Roman" w:eastAsia="Times New Roman" w:hAnsi="Times New Roman" w:cs="Times New Roman"/>
          <w:sz w:val="24"/>
          <w:szCs w:val="24"/>
        </w:rPr>
        <w:t>a framework that assists</w:t>
      </w:r>
      <w:r w:rsidRPr="002211B1">
        <w:rPr>
          <w:rFonts w:ascii="Times New Roman" w:eastAsia="Times New Roman" w:hAnsi="Times New Roman"/>
          <w:sz w:val="24"/>
          <w:szCs w:val="24"/>
        </w:rPr>
        <w:t xml:space="preserve"> agile teams in </w:t>
      </w:r>
      <w:r w:rsidRPr="002211B1">
        <w:rPr>
          <w:rFonts w:ascii="Times New Roman" w:eastAsiaTheme="minorEastAsia" w:hAnsi="Times New Roman" w:cs="Times New Roman"/>
          <w:bCs/>
          <w:sz w:val="24"/>
          <w:szCs w:val="24"/>
        </w:rPr>
        <w:t xml:space="preserve">determining the worthiness of conducting a UX experiment for each user </w:t>
      </w:r>
      <w:r w:rsidRPr="0000787A">
        <w:rPr>
          <w:rFonts w:ascii="Times New Roman" w:eastAsiaTheme="minorEastAsia" w:hAnsi="Times New Roman" w:cs="Times New Roman"/>
          <w:bCs/>
          <w:sz w:val="24"/>
          <w:szCs w:val="24"/>
        </w:rPr>
        <w:t>story.</w:t>
      </w:r>
      <w:ins w:id="185" w:author="رزان الدوسري ID 443203966" w:date="2023-01-24T19:40:00Z">
        <w:r w:rsidR="009A336B" w:rsidRPr="0000787A">
          <w:rPr>
            <w:rFonts w:ascii="Times New Roman" w:eastAsiaTheme="minorEastAsia" w:hAnsi="Times New Roman" w:cs="Times New Roman"/>
            <w:bCs/>
            <w:sz w:val="24"/>
            <w:szCs w:val="24"/>
          </w:rPr>
          <w:t xml:space="preserve"> </w:t>
        </w:r>
      </w:ins>
      <w:ins w:id="186" w:author="رزان الدوسري ID 443203966" w:date="2023-01-24T19:56:00Z">
        <w:r w:rsidR="0000787A" w:rsidRPr="00FB6060">
          <w:rPr>
            <w:rFonts w:ascii="Times New Roman" w:eastAsiaTheme="minorEastAsia" w:hAnsi="Times New Roman" w:cs="Times New Roman"/>
            <w:bCs/>
            <w:i/>
            <w:iCs/>
            <w:sz w:val="24"/>
            <w:szCs w:val="24"/>
          </w:rPr>
          <w:t>[</w:t>
        </w:r>
      </w:ins>
      <w:ins w:id="187" w:author="رزان الدوسري ID 443203966" w:date="2023-01-24T19:57:00Z">
        <w:r w:rsidR="0000787A" w:rsidRPr="00FB6060">
          <w:rPr>
            <w:rFonts w:ascii="Times New Roman" w:eastAsiaTheme="minorEastAsia" w:hAnsi="Times New Roman" w:cs="Times New Roman"/>
            <w:bCs/>
            <w:i/>
            <w:iCs/>
            <w:sz w:val="24"/>
            <w:szCs w:val="24"/>
          </w:rPr>
          <w:t>I think we</w:t>
        </w:r>
      </w:ins>
      <w:ins w:id="188" w:author="رزان الدوسري ID 443203966" w:date="2023-01-24T20:04:00Z">
        <w:r w:rsidR="00063109">
          <w:rPr>
            <w:rFonts w:ascii="Times New Roman" w:eastAsiaTheme="minorEastAsia" w:hAnsi="Times New Roman" w:cs="Times New Roman"/>
            <w:bCs/>
            <w:i/>
            <w:iCs/>
            <w:sz w:val="24"/>
            <w:szCs w:val="24"/>
          </w:rPr>
          <w:t xml:space="preserve"> will</w:t>
        </w:r>
      </w:ins>
      <w:ins w:id="189" w:author="رزان الدوسري ID 443203966" w:date="2023-01-24T19:57:00Z">
        <w:r w:rsidR="0000787A" w:rsidRPr="00FB6060">
          <w:rPr>
            <w:rFonts w:ascii="Times New Roman" w:eastAsiaTheme="minorEastAsia" w:hAnsi="Times New Roman" w:cs="Times New Roman"/>
            <w:bCs/>
            <w:i/>
            <w:iCs/>
            <w:sz w:val="24"/>
            <w:szCs w:val="24"/>
          </w:rPr>
          <w:t xml:space="preserve"> talk about the parts of the framework </w:t>
        </w:r>
        <w:r w:rsidR="00FB6060" w:rsidRPr="00FB6060">
          <w:rPr>
            <w:rFonts w:ascii="Times New Roman" w:eastAsiaTheme="minorEastAsia" w:hAnsi="Times New Roman" w:cs="Times New Roman"/>
            <w:bCs/>
            <w:i/>
            <w:iCs/>
            <w:sz w:val="24"/>
            <w:szCs w:val="24"/>
          </w:rPr>
          <w:t>here</w:t>
        </w:r>
      </w:ins>
      <w:ins w:id="190" w:author="رزان الدوسري ID 443203966" w:date="2023-01-24T20:04:00Z">
        <w:r w:rsidR="00C16674">
          <w:rPr>
            <w:rFonts w:ascii="Times New Roman" w:eastAsiaTheme="minorEastAsia" w:hAnsi="Times New Roman" w:cs="Times New Roman"/>
            <w:bCs/>
            <w:i/>
            <w:iCs/>
            <w:sz w:val="24"/>
            <w:szCs w:val="24"/>
          </w:rPr>
          <w:t xml:space="preserve"> (what </w:t>
        </w:r>
      </w:ins>
      <w:ins w:id="191" w:author="رزان الدوسري ID 443203966" w:date="2023-01-24T20:06:00Z">
        <w:r w:rsidR="006E6EEB">
          <w:rPr>
            <w:rFonts w:ascii="Times New Roman" w:eastAsiaTheme="minorEastAsia" w:hAnsi="Times New Roman" w:cs="Times New Roman"/>
            <w:bCs/>
            <w:i/>
            <w:iCs/>
            <w:sz w:val="24"/>
            <w:szCs w:val="24"/>
          </w:rPr>
          <w:t>these parts</w:t>
        </w:r>
      </w:ins>
      <w:ins w:id="192" w:author="رزان الدوسري ID 443203966" w:date="2023-01-24T20:04:00Z">
        <w:r w:rsidR="00C16674">
          <w:rPr>
            <w:rFonts w:ascii="Times New Roman" w:eastAsiaTheme="minorEastAsia" w:hAnsi="Times New Roman" w:cs="Times New Roman"/>
            <w:bCs/>
            <w:i/>
            <w:iCs/>
            <w:sz w:val="24"/>
            <w:szCs w:val="24"/>
          </w:rPr>
          <w:t xml:space="preserve"> </w:t>
        </w:r>
      </w:ins>
      <w:ins w:id="193" w:author="رزان الدوسري ID 443203966" w:date="2023-01-24T20:05:00Z">
        <w:r w:rsidR="00C16674">
          <w:rPr>
            <w:rFonts w:ascii="Times New Roman" w:eastAsiaTheme="minorEastAsia" w:hAnsi="Times New Roman" w:cs="Times New Roman"/>
            <w:bCs/>
            <w:i/>
            <w:iCs/>
            <w:sz w:val="24"/>
            <w:szCs w:val="24"/>
          </w:rPr>
          <w:t>achieve</w:t>
        </w:r>
      </w:ins>
      <w:ins w:id="194" w:author="رزان الدوسري ID 443203966" w:date="2023-01-24T20:04:00Z">
        <w:r w:rsidR="00C16674">
          <w:rPr>
            <w:rFonts w:ascii="Times New Roman" w:eastAsiaTheme="minorEastAsia" w:hAnsi="Times New Roman" w:cs="Times New Roman"/>
            <w:bCs/>
            <w:i/>
            <w:iCs/>
            <w:sz w:val="24"/>
            <w:szCs w:val="24"/>
          </w:rPr>
          <w:t xml:space="preserve"> </w:t>
        </w:r>
      </w:ins>
      <w:ins w:id="195" w:author="رزان الدوسري ID 443203966" w:date="2023-01-24T20:05:00Z">
        <w:r w:rsidR="00DC5EE8">
          <w:rPr>
            <w:rFonts w:ascii="Times New Roman" w:eastAsiaTheme="minorEastAsia" w:hAnsi="Times New Roman" w:cs="Times New Roman"/>
            <w:bCs/>
            <w:i/>
            <w:iCs/>
            <w:sz w:val="24"/>
            <w:szCs w:val="24"/>
          </w:rPr>
          <w:t xml:space="preserve">without </w:t>
        </w:r>
        <w:r w:rsidR="00DC5EE8" w:rsidRPr="00DC5EE8">
          <w:rPr>
            <w:rFonts w:ascii="Times New Roman" w:eastAsiaTheme="minorEastAsia" w:hAnsi="Times New Roman" w:cs="Times New Roman"/>
            <w:bCs/>
            <w:i/>
            <w:iCs/>
            <w:sz w:val="24"/>
            <w:szCs w:val="24"/>
          </w:rPr>
          <w:t>mentioning</w:t>
        </w:r>
        <w:r w:rsidR="00DC5EE8">
          <w:rPr>
            <w:rFonts w:ascii="Times New Roman" w:eastAsiaTheme="minorEastAsia" w:hAnsi="Times New Roman" w:cs="Times New Roman"/>
            <w:bCs/>
            <w:i/>
            <w:iCs/>
            <w:sz w:val="24"/>
            <w:szCs w:val="24"/>
          </w:rPr>
          <w:t xml:space="preserve"> the formula and table</w:t>
        </w:r>
        <w:r w:rsidR="006E6EEB">
          <w:rPr>
            <w:rFonts w:ascii="Times New Roman" w:eastAsiaTheme="minorEastAsia" w:hAnsi="Times New Roman" w:cs="Times New Roman"/>
            <w:bCs/>
            <w:i/>
            <w:iCs/>
            <w:sz w:val="24"/>
            <w:szCs w:val="24"/>
          </w:rPr>
          <w:t xml:space="preserve"> since we are in the problem d</w:t>
        </w:r>
      </w:ins>
      <w:ins w:id="196" w:author="رزان الدوسري ID 443203966" w:date="2023-01-24T20:06:00Z">
        <w:r w:rsidR="006E6EEB">
          <w:rPr>
            <w:rFonts w:ascii="Times New Roman" w:eastAsiaTheme="minorEastAsia" w:hAnsi="Times New Roman" w:cs="Times New Roman"/>
            <w:bCs/>
            <w:i/>
            <w:iCs/>
            <w:sz w:val="24"/>
            <w:szCs w:val="24"/>
          </w:rPr>
          <w:t>ef.)</w:t>
        </w:r>
      </w:ins>
      <w:ins w:id="197" w:author="رزان الدوسري ID 443203966" w:date="2023-01-24T19:58:00Z">
        <w:r w:rsidR="00FB6060">
          <w:rPr>
            <w:rFonts w:ascii="Times New Roman" w:eastAsiaTheme="minorEastAsia" w:hAnsi="Times New Roman" w:cs="Times New Roman"/>
            <w:bCs/>
            <w:i/>
            <w:iCs/>
            <w:sz w:val="24"/>
            <w:szCs w:val="24"/>
          </w:rPr>
          <w:t>, what do you</w:t>
        </w:r>
        <w:r w:rsidR="00411B19">
          <w:rPr>
            <w:rFonts w:ascii="Times New Roman" w:eastAsiaTheme="minorEastAsia" w:hAnsi="Times New Roman" w:cs="Times New Roman"/>
            <w:bCs/>
            <w:i/>
            <w:iCs/>
            <w:sz w:val="24"/>
            <w:szCs w:val="24"/>
          </w:rPr>
          <w:t xml:space="preserve"> think?</w:t>
        </w:r>
      </w:ins>
      <w:ins w:id="198" w:author="رزان الدوسري ID 443203966" w:date="2023-01-24T19:56:00Z">
        <w:r w:rsidR="0000787A" w:rsidRPr="00FB6060">
          <w:rPr>
            <w:rFonts w:ascii="Times New Roman" w:eastAsiaTheme="minorEastAsia" w:hAnsi="Times New Roman" w:cs="Times New Roman"/>
            <w:bCs/>
            <w:i/>
            <w:iCs/>
            <w:sz w:val="24"/>
            <w:szCs w:val="24"/>
          </w:rPr>
          <w:t>]</w:t>
        </w:r>
      </w:ins>
      <w:ins w:id="199" w:author="رزان الدوسري ID 443203966" w:date="2023-01-24T19:57:00Z">
        <w:r w:rsidR="0000787A" w:rsidRPr="00FB6060">
          <w:rPr>
            <w:rFonts w:ascii="Times New Roman" w:eastAsiaTheme="minorEastAsia" w:hAnsi="Times New Roman" w:cs="Times New Roman"/>
            <w:bCs/>
            <w:sz w:val="24"/>
            <w:szCs w:val="24"/>
          </w:rPr>
          <w:t xml:space="preserve"> </w:t>
        </w:r>
      </w:ins>
    </w:p>
    <w:p w14:paraId="20E4CDD2" w14:textId="293480BF" w:rsidR="004043DC" w:rsidRPr="009E3B4A" w:rsidRDefault="00B9103F" w:rsidP="004043DC">
      <w:pPr>
        <w:ind w:firstLine="284"/>
        <w:jc w:val="both"/>
        <w:rPr>
          <w:rFonts w:ascii="Times New Roman" w:eastAsiaTheme="minorEastAsia" w:hAnsi="Times New Roman" w:cs="Times New Roman"/>
          <w:bCs/>
          <w:sz w:val="24"/>
          <w:szCs w:val="24"/>
        </w:rPr>
      </w:pPr>
      <w:ins w:id="200" w:author="رزان الدوسري ID 443203966" w:date="2023-01-24T19:40:00Z">
        <w:r w:rsidRPr="0000787A">
          <w:rPr>
            <w:rFonts w:ascii="Times New Roman" w:eastAsiaTheme="minorEastAsia" w:hAnsi="Times New Roman" w:cs="Times New Roman"/>
            <w:bCs/>
            <w:sz w:val="24"/>
            <w:szCs w:val="24"/>
          </w:rPr>
          <w:lastRenderedPageBreak/>
          <w:t>To</w:t>
        </w:r>
        <w:r w:rsidRPr="00124BE3">
          <w:rPr>
            <w:rFonts w:ascii="Times New Roman" w:eastAsiaTheme="minorEastAsia" w:hAnsi="Times New Roman" w:cs="Times New Roman"/>
            <w:bCs/>
            <w:sz w:val="24"/>
            <w:szCs w:val="24"/>
          </w:rPr>
          <w:t xml:space="preserve"> help agile teams to </w:t>
        </w:r>
      </w:ins>
      <w:ins w:id="201" w:author="رزان الدوسري ID 443203966" w:date="2023-01-24T19:54:00Z">
        <w:r w:rsidR="00570850">
          <w:rPr>
            <w:rFonts w:ascii="Times New Roman" w:eastAsiaTheme="minorEastAsia" w:hAnsi="Times New Roman" w:cs="Times New Roman"/>
            <w:bCs/>
            <w:sz w:val="24"/>
            <w:szCs w:val="24"/>
          </w:rPr>
          <w:t>effectively util</w:t>
        </w:r>
      </w:ins>
      <w:ins w:id="202" w:author="رزان الدوسري ID 443203966" w:date="2023-01-24T19:55:00Z">
        <w:r w:rsidR="009E3B4A">
          <w:rPr>
            <w:rFonts w:ascii="Times New Roman" w:eastAsiaTheme="minorEastAsia" w:hAnsi="Times New Roman" w:cs="Times New Roman"/>
            <w:bCs/>
            <w:sz w:val="24"/>
            <w:szCs w:val="24"/>
          </w:rPr>
          <w:t>ize</w:t>
        </w:r>
      </w:ins>
      <w:ins w:id="203" w:author="رزان الدوسري ID 443203966" w:date="2023-01-24T19:40:00Z">
        <w:r w:rsidRPr="00124BE3">
          <w:rPr>
            <w:rFonts w:ascii="Times New Roman" w:eastAsiaTheme="minorEastAsia" w:hAnsi="Times New Roman" w:cs="Times New Roman"/>
            <w:bCs/>
            <w:sz w:val="24"/>
            <w:szCs w:val="24"/>
          </w:rPr>
          <w:t xml:space="preserve"> this framework</w:t>
        </w:r>
      </w:ins>
      <w:ins w:id="204" w:author="رزان الدوسري ID 443203966" w:date="2023-01-24T19:41:00Z">
        <w:r w:rsidR="009A336B" w:rsidRPr="00124BE3">
          <w:rPr>
            <w:rFonts w:ascii="Times New Roman" w:eastAsiaTheme="minorEastAsia" w:hAnsi="Times New Roman" w:cs="Times New Roman"/>
            <w:bCs/>
            <w:sz w:val="24"/>
            <w:szCs w:val="24"/>
          </w:rPr>
          <w:t>, a Trello Power-Up will</w:t>
        </w:r>
      </w:ins>
      <w:ins w:id="205" w:author="رزان الدوسري ID 443203966" w:date="2023-01-24T19:42:00Z">
        <w:r w:rsidR="001204AE" w:rsidRPr="00124BE3">
          <w:rPr>
            <w:rFonts w:ascii="Times New Roman" w:eastAsiaTheme="minorEastAsia" w:hAnsi="Times New Roman" w:cs="Times New Roman"/>
            <w:bCs/>
            <w:sz w:val="24"/>
            <w:szCs w:val="24"/>
          </w:rPr>
          <w:t xml:space="preserve"> </w:t>
        </w:r>
      </w:ins>
      <w:ins w:id="206" w:author="رزان الدوسري ID 443203966" w:date="2023-01-24T19:52:00Z">
        <w:r w:rsidR="0025492A">
          <w:rPr>
            <w:rFonts w:ascii="Times New Roman" w:eastAsiaTheme="minorEastAsia" w:hAnsi="Times New Roman" w:cs="Times New Roman"/>
            <w:bCs/>
            <w:sz w:val="24"/>
            <w:szCs w:val="24"/>
          </w:rPr>
          <w:t>implemented</w:t>
        </w:r>
      </w:ins>
      <w:ins w:id="207" w:author="رزان الدوسري ID 443203966" w:date="2023-01-24T19:42:00Z">
        <w:r w:rsidR="00AA50A9" w:rsidRPr="00124BE3">
          <w:rPr>
            <w:rFonts w:ascii="Times New Roman" w:eastAsiaTheme="minorEastAsia" w:hAnsi="Times New Roman" w:cs="Times New Roman"/>
            <w:bCs/>
            <w:sz w:val="24"/>
            <w:szCs w:val="24"/>
          </w:rPr>
          <w:t xml:space="preserve"> bas</w:t>
        </w:r>
      </w:ins>
      <w:ins w:id="208" w:author="رزان الدوسري ID 443203966" w:date="2023-01-24T19:43:00Z">
        <w:r w:rsidR="00AA50A9" w:rsidRPr="00124BE3">
          <w:rPr>
            <w:rFonts w:ascii="Times New Roman" w:eastAsiaTheme="minorEastAsia" w:hAnsi="Times New Roman" w:cs="Times New Roman"/>
            <w:bCs/>
            <w:sz w:val="24"/>
            <w:szCs w:val="24"/>
          </w:rPr>
          <w:t>e</w:t>
        </w:r>
      </w:ins>
      <w:ins w:id="209" w:author="رزان الدوسري ID 443203966" w:date="2023-01-24T19:42:00Z">
        <w:r w:rsidR="00AA50A9" w:rsidRPr="00124BE3">
          <w:rPr>
            <w:rFonts w:ascii="Times New Roman" w:eastAsiaTheme="minorEastAsia" w:hAnsi="Times New Roman" w:cs="Times New Roman"/>
            <w:bCs/>
            <w:sz w:val="24"/>
            <w:szCs w:val="24"/>
          </w:rPr>
          <w:t>d on this</w:t>
        </w:r>
      </w:ins>
      <w:ins w:id="210" w:author="رزان الدوسري ID 443203966" w:date="2023-01-24T19:43:00Z">
        <w:r w:rsidR="00AA50A9" w:rsidRPr="00124BE3">
          <w:rPr>
            <w:rFonts w:ascii="Times New Roman" w:eastAsiaTheme="minorEastAsia" w:hAnsi="Times New Roman" w:cs="Times New Roman"/>
            <w:bCs/>
            <w:sz w:val="24"/>
            <w:szCs w:val="24"/>
          </w:rPr>
          <w:t xml:space="preserve"> </w:t>
        </w:r>
        <w:r w:rsidR="008453BA" w:rsidRPr="00124BE3">
          <w:rPr>
            <w:rFonts w:ascii="Times New Roman" w:eastAsiaTheme="minorEastAsia" w:hAnsi="Times New Roman" w:cs="Times New Roman"/>
            <w:bCs/>
            <w:sz w:val="24"/>
            <w:szCs w:val="24"/>
          </w:rPr>
          <w:t>framework. This</w:t>
        </w:r>
      </w:ins>
      <w:ins w:id="211" w:author="رزان الدوسري ID 443203966" w:date="2023-01-24T19:40:00Z">
        <w:r w:rsidRPr="00124BE3">
          <w:rPr>
            <w:rFonts w:ascii="Times New Roman" w:eastAsiaTheme="minorEastAsia" w:hAnsi="Times New Roman" w:cs="Times New Roman"/>
            <w:bCs/>
            <w:sz w:val="24"/>
            <w:szCs w:val="24"/>
          </w:rPr>
          <w:t xml:space="preserve"> </w:t>
        </w:r>
      </w:ins>
      <w:ins w:id="212" w:author="رزان الدوسري ID 443203966" w:date="2023-01-24T19:44:00Z">
        <w:r w:rsidR="00B54534" w:rsidRPr="00124BE3">
          <w:rPr>
            <w:rFonts w:ascii="Times New Roman" w:eastAsiaTheme="minorEastAsia" w:hAnsi="Times New Roman" w:cs="Times New Roman"/>
            <w:bCs/>
            <w:sz w:val="24"/>
            <w:szCs w:val="24"/>
          </w:rPr>
          <w:t xml:space="preserve">Power-Up is the result of a </w:t>
        </w:r>
      </w:ins>
      <w:ins w:id="213" w:author="رزان الدوسري ID 443203966" w:date="2023-01-24T19:51:00Z">
        <w:r w:rsidR="00A14A64" w:rsidRPr="00A14A64">
          <w:rPr>
            <w:rFonts w:ascii="Times New Roman" w:eastAsiaTheme="minorEastAsia" w:hAnsi="Times New Roman" w:cs="Times New Roman"/>
            <w:bCs/>
            <w:sz w:val="24"/>
            <w:szCs w:val="24"/>
          </w:rPr>
          <w:t xml:space="preserve">detailed </w:t>
        </w:r>
      </w:ins>
      <w:ins w:id="214" w:author="رزان الدوسري ID 443203966" w:date="2023-01-24T19:45:00Z">
        <w:r w:rsidR="005A4C5A" w:rsidRPr="00124BE3">
          <w:rPr>
            <w:rFonts w:ascii="Times New Roman" w:eastAsiaTheme="minorEastAsia" w:hAnsi="Times New Roman" w:cs="Times New Roman"/>
            <w:bCs/>
            <w:sz w:val="24"/>
            <w:szCs w:val="24"/>
          </w:rPr>
          <w:t xml:space="preserve">examining the literature and interviewing </w:t>
        </w:r>
        <w:r w:rsidR="00C86B9F" w:rsidRPr="00124BE3">
          <w:rPr>
            <w:rFonts w:ascii="Times New Roman" w:eastAsiaTheme="minorEastAsia" w:hAnsi="Times New Roman" w:cs="Times New Roman"/>
            <w:bCs/>
            <w:sz w:val="24"/>
            <w:szCs w:val="24"/>
          </w:rPr>
          <w:t xml:space="preserve">with </w:t>
        </w:r>
        <w:r w:rsidR="005A4C5A" w:rsidRPr="00124BE3">
          <w:rPr>
            <w:rFonts w:ascii="Times New Roman" w:eastAsiaTheme="minorEastAsia" w:hAnsi="Times New Roman" w:cs="Times New Roman"/>
            <w:bCs/>
            <w:sz w:val="24"/>
            <w:szCs w:val="24"/>
          </w:rPr>
          <w:t>UX experts</w:t>
        </w:r>
        <w:r w:rsidR="00124BE3" w:rsidRPr="00124BE3">
          <w:rPr>
            <w:rFonts w:ascii="Times New Roman" w:eastAsiaTheme="minorEastAsia" w:hAnsi="Times New Roman" w:cs="Times New Roman"/>
            <w:bCs/>
            <w:sz w:val="24"/>
            <w:szCs w:val="24"/>
          </w:rPr>
          <w:t xml:space="preserve"> who are</w:t>
        </w:r>
      </w:ins>
      <w:ins w:id="215" w:author="رزان الدوسري ID 443203966" w:date="2023-01-24T19:53:00Z">
        <w:r w:rsidR="00493EC9">
          <w:rPr>
            <w:rFonts w:ascii="Times New Roman" w:eastAsiaTheme="minorEastAsia" w:hAnsi="Times New Roman" w:cs="Times New Roman"/>
            <w:bCs/>
            <w:sz w:val="24"/>
            <w:szCs w:val="24"/>
          </w:rPr>
          <w:t xml:space="preserve"> </w:t>
        </w:r>
      </w:ins>
      <w:ins w:id="216" w:author="رزان الدوسري ID 443203966" w:date="2023-01-24T19:45:00Z">
        <w:r w:rsidR="00124BE3" w:rsidRPr="00124BE3">
          <w:rPr>
            <w:rFonts w:ascii="Times New Roman" w:eastAsiaTheme="minorEastAsia" w:hAnsi="Times New Roman" w:cs="Times New Roman"/>
            <w:bCs/>
            <w:sz w:val="24"/>
            <w:szCs w:val="24"/>
          </w:rPr>
          <w:t>working in agile teams</w:t>
        </w:r>
      </w:ins>
      <w:ins w:id="217" w:author="رزان الدوسري ID 443203966" w:date="2023-01-24T19:46:00Z">
        <w:r w:rsidR="00124BE3">
          <w:rPr>
            <w:rFonts w:ascii="Times New Roman" w:eastAsiaTheme="minorEastAsia" w:hAnsi="Times New Roman" w:cs="Times New Roman"/>
            <w:bCs/>
            <w:i/>
            <w:iCs/>
            <w:sz w:val="24"/>
            <w:szCs w:val="24"/>
          </w:rPr>
          <w:t>.</w:t>
        </w:r>
      </w:ins>
    </w:p>
    <w:p w14:paraId="04B8A7FE" w14:textId="77777777" w:rsidR="004043DC" w:rsidRPr="00983BEC" w:rsidRDefault="004043DC" w:rsidP="004043DC"/>
    <w:p w14:paraId="3B115F51" w14:textId="77777777" w:rsidR="004043DC" w:rsidRDefault="004043DC" w:rsidP="004273A2">
      <w:pPr>
        <w:pStyle w:val="Heading2"/>
        <w:numPr>
          <w:ilvl w:val="1"/>
          <w:numId w:val="2"/>
        </w:numPr>
        <w:tabs>
          <w:tab w:val="num" w:pos="567"/>
        </w:tabs>
        <w:spacing w:line="480" w:lineRule="auto"/>
        <w:ind w:left="0" w:firstLine="0"/>
        <w:rPr>
          <w:rFonts w:ascii="Times New Roman" w:hAnsi="Times New Roman" w:cs="Times New Roman"/>
          <w:b/>
          <w:bCs/>
          <w:color w:val="auto"/>
          <w:sz w:val="28"/>
          <w:szCs w:val="28"/>
        </w:rPr>
      </w:pPr>
      <w:bookmarkStart w:id="218" w:name="_Toc117344027"/>
      <w:bookmarkStart w:id="219" w:name="_Toc125226979"/>
      <w:bookmarkStart w:id="220" w:name="_Toc126833863"/>
      <w:r w:rsidRPr="00B85759">
        <w:rPr>
          <w:rFonts w:ascii="Times New Roman" w:hAnsi="Times New Roman" w:cs="Times New Roman"/>
          <w:b/>
          <w:bCs/>
          <w:color w:val="auto"/>
          <w:sz w:val="28"/>
          <w:szCs w:val="28"/>
        </w:rPr>
        <w:t>Objectives and Research Questions</w:t>
      </w:r>
      <w:bookmarkEnd w:id="218"/>
      <w:bookmarkEnd w:id="219"/>
      <w:bookmarkEnd w:id="220"/>
    </w:p>
    <w:p w14:paraId="24826811" w14:textId="4B3074E0" w:rsidR="004043DC" w:rsidRPr="00881761" w:rsidRDefault="004043DC" w:rsidP="004043DC">
      <w:pPr>
        <w:ind w:firstLine="284"/>
        <w:jc w:val="both"/>
        <w:rPr>
          <w:rFonts w:ascii="Times New Roman" w:eastAsiaTheme="minorEastAsia" w:hAnsi="Times New Roman" w:cs="Times New Roman"/>
          <w:bCs/>
          <w:sz w:val="24"/>
          <w:szCs w:val="24"/>
          <w:rtl/>
        </w:rPr>
      </w:pPr>
      <w:r w:rsidRPr="00881761">
        <w:rPr>
          <w:rFonts w:ascii="Times New Roman" w:eastAsiaTheme="minorEastAsia" w:hAnsi="Times New Roman" w:cs="Times New Roman"/>
          <w:bCs/>
          <w:sz w:val="24"/>
          <w:szCs w:val="24"/>
        </w:rPr>
        <w:t xml:space="preserve">The main aim of this study is to assist agile teams in conducting UX methods in an optimal manner. This is done by optimizing the effort required for conducting UX methods for specific user stories and identifying the most appropriate UX method to discover and validate these user stories. To achieve that, we </w:t>
      </w:r>
      <w:commentRangeStart w:id="221"/>
      <w:del w:id="222" w:author="رزان الدوسري ID 443203966" w:date="2023-01-24T16:23:00Z">
        <w:r w:rsidRPr="00500C17" w:rsidDel="001D33C7">
          <w:rPr>
            <w:rFonts w:asciiTheme="majorBidi" w:eastAsiaTheme="minorEastAsia" w:hAnsiTheme="majorBidi" w:cstheme="majorBidi"/>
            <w:bCs/>
            <w:sz w:val="24"/>
            <w:szCs w:val="24"/>
          </w:rPr>
          <w:delText xml:space="preserve">intend </w:delText>
        </w:r>
        <w:commentRangeEnd w:id="221"/>
        <w:r w:rsidRPr="00500C17" w:rsidDel="001D33C7">
          <w:rPr>
            <w:rStyle w:val="CommentReference"/>
            <w:rFonts w:asciiTheme="majorBidi" w:hAnsiTheme="majorBidi" w:cstheme="majorBidi"/>
            <w:bCs/>
            <w:sz w:val="24"/>
            <w:szCs w:val="24"/>
          </w:rPr>
          <w:commentReference w:id="221"/>
        </w:r>
        <w:r w:rsidRPr="00500C17" w:rsidDel="001D33C7">
          <w:rPr>
            <w:rFonts w:asciiTheme="majorBidi" w:eastAsiaTheme="minorEastAsia" w:hAnsiTheme="majorBidi" w:cstheme="majorBidi"/>
            <w:bCs/>
            <w:sz w:val="24"/>
            <w:szCs w:val="24"/>
          </w:rPr>
          <w:delText>to design</w:delText>
        </w:r>
      </w:del>
      <w:ins w:id="223" w:author="رزان الدوسري ID 443203966" w:date="2023-01-24T16:23:00Z">
        <w:r w:rsidR="001D33C7" w:rsidRPr="00500C17">
          <w:rPr>
            <w:rFonts w:asciiTheme="majorBidi" w:eastAsiaTheme="minorEastAsia" w:hAnsiTheme="majorBidi" w:cstheme="majorBidi"/>
            <w:bCs/>
            <w:sz w:val="24"/>
            <w:szCs w:val="24"/>
          </w:rPr>
          <w:t>designed</w:t>
        </w:r>
      </w:ins>
      <w:r w:rsidRPr="00500C17">
        <w:rPr>
          <w:rFonts w:asciiTheme="majorBidi" w:eastAsiaTheme="minorEastAsia" w:hAnsiTheme="majorBidi" w:cstheme="majorBidi"/>
          <w:bCs/>
          <w:sz w:val="24"/>
          <w:szCs w:val="24"/>
        </w:rPr>
        <w:t xml:space="preserve"> a framework that</w:t>
      </w:r>
      <w:r w:rsidRPr="00881761">
        <w:rPr>
          <w:rFonts w:ascii="Times New Roman" w:eastAsiaTheme="minorEastAsia" w:hAnsi="Times New Roman" w:cs="Times New Roman"/>
          <w:bCs/>
          <w:sz w:val="24"/>
          <w:szCs w:val="24"/>
        </w:rPr>
        <w:t xml:space="preserve"> can assist agile teams in determining the worthiness of conducting a UX experiment for each user story. Thus, this study aims to answer the following research questions:</w:t>
      </w:r>
    </w:p>
    <w:p w14:paraId="39DF0C26" w14:textId="77777777" w:rsidR="004043DC" w:rsidRPr="00881761" w:rsidRDefault="004043DC" w:rsidP="004043DC">
      <w:pPr>
        <w:ind w:firstLine="284"/>
        <w:jc w:val="both"/>
        <w:rPr>
          <w:rFonts w:ascii="Times New Roman" w:eastAsiaTheme="minorEastAsia" w:hAnsi="Times New Roman" w:cs="Times New Roman"/>
          <w:b/>
          <w:sz w:val="24"/>
          <w:szCs w:val="24"/>
        </w:rPr>
      </w:pPr>
      <w:r w:rsidRPr="00881761">
        <w:rPr>
          <w:rFonts w:ascii="Times New Roman" w:eastAsiaTheme="minorEastAsia" w:hAnsi="Times New Roman" w:cs="Times New Roman"/>
          <w:b/>
          <w:sz w:val="24"/>
          <w:szCs w:val="24"/>
        </w:rPr>
        <w:t xml:space="preserve">RQ1: </w:t>
      </w:r>
      <w:r w:rsidRPr="00881761">
        <w:rPr>
          <w:rFonts w:ascii="Times New Roman" w:eastAsiaTheme="minorEastAsia" w:hAnsi="Times New Roman" w:cs="Times New Roman"/>
          <w:bCs/>
          <w:sz w:val="24"/>
          <w:szCs w:val="24"/>
        </w:rPr>
        <w:t>How can agile team</w:t>
      </w:r>
      <w:r>
        <w:rPr>
          <w:rFonts w:ascii="Times New Roman" w:eastAsiaTheme="minorEastAsia" w:hAnsi="Times New Roman" w:cs="Times New Roman"/>
          <w:bCs/>
          <w:sz w:val="24"/>
          <w:szCs w:val="24"/>
        </w:rPr>
        <w:t>s</w:t>
      </w:r>
      <w:r w:rsidRPr="00881761">
        <w:rPr>
          <w:rFonts w:ascii="Times New Roman" w:eastAsiaTheme="minorEastAsia" w:hAnsi="Times New Roman" w:cs="Times New Roman"/>
          <w:bCs/>
          <w:sz w:val="24"/>
          <w:szCs w:val="24"/>
        </w:rPr>
        <w:t xml:space="preserve"> decide which user stories are worth validating from a UX perspective?</w:t>
      </w:r>
      <w:r w:rsidRPr="00881761">
        <w:rPr>
          <w:rFonts w:ascii="Times New Roman" w:eastAsiaTheme="minorEastAsia" w:hAnsi="Times New Roman" w:cs="Times New Roman"/>
          <w:b/>
          <w:sz w:val="24"/>
          <w:szCs w:val="24"/>
        </w:rPr>
        <w:t xml:space="preserve"> </w:t>
      </w:r>
    </w:p>
    <w:p w14:paraId="3CE1DB95" w14:textId="0B8EC318" w:rsidR="004043DC" w:rsidRPr="00881761" w:rsidRDefault="004043DC" w:rsidP="004043DC">
      <w:pPr>
        <w:ind w:firstLine="284"/>
        <w:jc w:val="both"/>
        <w:rPr>
          <w:rFonts w:ascii="Times New Roman" w:eastAsiaTheme="minorEastAsia" w:hAnsi="Times New Roman" w:cs="Times New Roman"/>
          <w:bCs/>
          <w:sz w:val="24"/>
          <w:szCs w:val="24"/>
        </w:rPr>
      </w:pPr>
      <w:r w:rsidRPr="00881761">
        <w:rPr>
          <w:rFonts w:ascii="Times New Roman" w:eastAsiaTheme="minorEastAsia" w:hAnsi="Times New Roman" w:cs="Times New Roman"/>
          <w:bCs/>
          <w:sz w:val="24"/>
          <w:szCs w:val="24"/>
        </w:rPr>
        <w:t xml:space="preserve">The aim of RQ1 is to explore the factors influencing the amount of effort required to conduct UX methods. Based on the findings of that, we </w:t>
      </w:r>
      <w:commentRangeStart w:id="224"/>
      <w:del w:id="225" w:author="رزان الدوسري ID 443203966" w:date="2023-01-24T16:23:00Z">
        <w:r w:rsidRPr="00881761" w:rsidDel="00111898">
          <w:rPr>
            <w:rFonts w:ascii="Times New Roman" w:eastAsiaTheme="minorEastAsia" w:hAnsi="Times New Roman" w:cs="Times New Roman"/>
            <w:bCs/>
            <w:sz w:val="24"/>
            <w:szCs w:val="24"/>
          </w:rPr>
          <w:delText xml:space="preserve">will </w:delText>
        </w:r>
      </w:del>
      <w:r w:rsidRPr="00881761">
        <w:rPr>
          <w:rFonts w:ascii="Times New Roman" w:eastAsiaTheme="minorEastAsia" w:hAnsi="Times New Roman" w:cs="Times New Roman"/>
          <w:bCs/>
          <w:sz w:val="24"/>
          <w:szCs w:val="24"/>
        </w:rPr>
        <w:t>design</w:t>
      </w:r>
      <w:ins w:id="226" w:author="رزان الدوسري ID 443203966" w:date="2023-01-24T16:23:00Z">
        <w:r w:rsidR="00111898">
          <w:rPr>
            <w:rFonts w:ascii="Times New Roman" w:eastAsiaTheme="minorEastAsia" w:hAnsi="Times New Roman" w:cs="Times New Roman"/>
            <w:bCs/>
            <w:sz w:val="24"/>
            <w:szCs w:val="24"/>
          </w:rPr>
          <w:t>ed</w:t>
        </w:r>
      </w:ins>
      <w:r w:rsidRPr="00881761">
        <w:rPr>
          <w:rFonts w:ascii="Times New Roman" w:eastAsiaTheme="minorEastAsia" w:hAnsi="Times New Roman" w:cs="Times New Roman"/>
          <w:bCs/>
          <w:sz w:val="24"/>
          <w:szCs w:val="24"/>
        </w:rPr>
        <w:t xml:space="preserve"> </w:t>
      </w:r>
      <w:commentRangeEnd w:id="224"/>
      <w:r>
        <w:rPr>
          <w:rStyle w:val="CommentReference"/>
        </w:rPr>
        <w:commentReference w:id="224"/>
      </w:r>
      <w:r w:rsidRPr="00881761">
        <w:rPr>
          <w:rFonts w:ascii="Times New Roman" w:eastAsiaTheme="minorEastAsia" w:hAnsi="Times New Roman" w:cs="Times New Roman"/>
          <w:bCs/>
          <w:sz w:val="24"/>
          <w:szCs w:val="24"/>
        </w:rPr>
        <w:t xml:space="preserve"> </w:t>
      </w:r>
      <w:commentRangeStart w:id="227"/>
      <w:r w:rsidRPr="00881761">
        <w:rPr>
          <w:rFonts w:ascii="Times New Roman" w:eastAsiaTheme="minorEastAsia" w:hAnsi="Times New Roman" w:cs="Times New Roman"/>
          <w:bCs/>
          <w:sz w:val="24"/>
          <w:szCs w:val="24"/>
        </w:rPr>
        <w:t xml:space="preserve">formula </w:t>
      </w:r>
      <w:commentRangeEnd w:id="227"/>
      <w:r>
        <w:rPr>
          <w:rStyle w:val="CommentReference"/>
        </w:rPr>
        <w:commentReference w:id="227"/>
      </w:r>
      <w:proofErr w:type="spellStart"/>
      <w:r w:rsidRPr="006F4616">
        <w:rPr>
          <w:rFonts w:ascii="Times New Roman" w:hAnsi="Times New Roman" w:cs="Times New Roman"/>
          <w:i/>
          <w:iCs/>
          <w:sz w:val="24"/>
          <w:szCs w:val="24"/>
        </w:rPr>
        <w:t>UXScore</w:t>
      </w:r>
      <w:proofErr w:type="spellEnd"/>
      <w:r w:rsidRPr="00881761">
        <w:rPr>
          <w:rFonts w:ascii="Times New Roman" w:eastAsiaTheme="minorEastAsia" w:hAnsi="Times New Roman" w:cs="Times New Roman"/>
          <w:bCs/>
          <w:sz w:val="24"/>
          <w:szCs w:val="24"/>
        </w:rPr>
        <w:t xml:space="preserve"> that will allow agile teams to determine a score independently, thereby allowing them to determine how much effort needs to be invested into UX methods without continually involving experts.</w:t>
      </w:r>
    </w:p>
    <w:p w14:paraId="3FB1AB6F" w14:textId="77777777" w:rsidR="004043DC" w:rsidRPr="00881761" w:rsidRDefault="004043DC" w:rsidP="004043DC">
      <w:pPr>
        <w:ind w:firstLine="284"/>
        <w:jc w:val="both"/>
        <w:rPr>
          <w:rFonts w:ascii="Times New Roman" w:eastAsiaTheme="minorEastAsia" w:hAnsi="Times New Roman" w:cs="Times New Roman"/>
          <w:bCs/>
          <w:sz w:val="24"/>
          <w:szCs w:val="24"/>
        </w:rPr>
      </w:pPr>
      <w:r w:rsidRPr="00881761">
        <w:rPr>
          <w:rFonts w:ascii="Times New Roman" w:eastAsiaTheme="minorEastAsia" w:hAnsi="Times New Roman" w:cs="Times New Roman"/>
          <w:b/>
          <w:sz w:val="24"/>
          <w:szCs w:val="24"/>
        </w:rPr>
        <w:t>RQ2:</w:t>
      </w:r>
      <w:r w:rsidRPr="00881761">
        <w:rPr>
          <w:rFonts w:ascii="Times New Roman" w:eastAsiaTheme="minorEastAsia" w:hAnsi="Times New Roman" w:cs="Times New Roman"/>
          <w:bCs/>
          <w:sz w:val="24"/>
          <w:szCs w:val="24"/>
        </w:rPr>
        <w:t xml:space="preserve"> How can agile team decide which UX method is more appropriate for a particular user story?</w:t>
      </w:r>
    </w:p>
    <w:p w14:paraId="1990392E" w14:textId="15872AEE" w:rsidR="004043DC" w:rsidRPr="00983BEC" w:rsidRDefault="004043DC" w:rsidP="00BD2E16">
      <w:pPr>
        <w:ind w:firstLine="284"/>
        <w:jc w:val="both"/>
      </w:pPr>
      <w:r w:rsidRPr="006A3D9F">
        <w:rPr>
          <w:rFonts w:ascii="Times New Roman" w:eastAsiaTheme="minorEastAsia" w:hAnsi="Times New Roman" w:cs="Times New Roman"/>
          <w:bCs/>
          <w:sz w:val="24"/>
          <w:szCs w:val="24"/>
          <w:highlight w:val="red"/>
        </w:rPr>
        <w:t xml:space="preserve">The aim of RQ2 is to identify the amount of effort regularly spent on each UX </w:t>
      </w:r>
      <w:del w:id="228" w:author="رزان الدوسري ID 443203966" w:date="2023-02-09T11:14:00Z">
        <w:r w:rsidRPr="006A3D9F" w:rsidDel="0026675E">
          <w:rPr>
            <w:rFonts w:ascii="Times New Roman" w:eastAsiaTheme="minorEastAsia" w:hAnsi="Times New Roman" w:cs="Times New Roman"/>
            <w:bCs/>
            <w:sz w:val="24"/>
            <w:szCs w:val="24"/>
            <w:highlight w:val="red"/>
          </w:rPr>
          <w:delText>method.</w:delText>
        </w:r>
      </w:del>
      <w:ins w:id="229" w:author="رزان الدوسري ID 443203966" w:date="2023-02-09T11:14:00Z">
        <w:r w:rsidR="0026675E" w:rsidRPr="006A3D9F">
          <w:rPr>
            <w:rFonts w:ascii="Times New Roman" w:eastAsiaTheme="minorEastAsia" w:hAnsi="Times New Roman" w:cs="Times New Roman"/>
            <w:bCs/>
            <w:sz w:val="24"/>
            <w:szCs w:val="24"/>
            <w:highlight w:val="red"/>
          </w:rPr>
          <w:t>method.</w:t>
        </w:r>
        <w:r w:rsidR="0026675E" w:rsidRPr="004C5C91">
          <w:rPr>
            <w:rFonts w:ascii="Times New Roman" w:eastAsiaTheme="minorEastAsia" w:hAnsi="Times New Roman" w:cs="Times New Roman"/>
            <w:bCs/>
            <w:i/>
            <w:iCs/>
            <w:sz w:val="24"/>
            <w:szCs w:val="24"/>
          </w:rPr>
          <w:t xml:space="preserve"> [</w:t>
        </w:r>
      </w:ins>
      <w:ins w:id="230" w:author="رزان الدوسري ID 443203966" w:date="2023-01-24T20:08:00Z">
        <w:r w:rsidR="004C5C91" w:rsidRPr="004C5C91">
          <w:rPr>
            <w:rFonts w:ascii="Times New Roman" w:eastAsiaTheme="minorEastAsia" w:hAnsi="Times New Roman" w:cs="Times New Roman"/>
            <w:bCs/>
            <w:i/>
            <w:iCs/>
            <w:sz w:val="24"/>
            <w:szCs w:val="24"/>
          </w:rPr>
          <w:t>I</w:t>
        </w:r>
        <w:r w:rsidR="006142A5" w:rsidRPr="004C5C91">
          <w:rPr>
            <w:rFonts w:ascii="Times New Roman" w:eastAsiaTheme="minorEastAsia" w:hAnsi="Times New Roman" w:cs="Times New Roman"/>
            <w:bCs/>
            <w:i/>
            <w:iCs/>
            <w:sz w:val="24"/>
            <w:szCs w:val="24"/>
          </w:rPr>
          <w:t xml:space="preserve"> will change the aim</w:t>
        </w:r>
        <w:r w:rsidR="004C5C91" w:rsidRPr="004C5C91">
          <w:rPr>
            <w:rFonts w:ascii="Times New Roman" w:eastAsiaTheme="minorEastAsia" w:hAnsi="Times New Roman" w:cs="Times New Roman"/>
            <w:bCs/>
            <w:i/>
            <w:iCs/>
            <w:sz w:val="24"/>
            <w:szCs w:val="24"/>
          </w:rPr>
          <w:t xml:space="preserve"> of RQ2</w:t>
        </w:r>
        <w:r w:rsidR="006142A5" w:rsidRPr="004C5C91">
          <w:rPr>
            <w:rFonts w:ascii="Times New Roman" w:eastAsiaTheme="minorEastAsia" w:hAnsi="Times New Roman" w:cs="Times New Roman"/>
            <w:bCs/>
            <w:i/>
            <w:iCs/>
            <w:sz w:val="24"/>
            <w:szCs w:val="24"/>
          </w:rPr>
          <w:t>]</w:t>
        </w:r>
      </w:ins>
      <w:r w:rsidRPr="004C5C91">
        <w:rPr>
          <w:rFonts w:ascii="Times New Roman" w:eastAsiaTheme="minorEastAsia" w:hAnsi="Times New Roman" w:cs="Times New Roman"/>
          <w:bCs/>
          <w:i/>
          <w:iCs/>
          <w:sz w:val="24"/>
          <w:szCs w:val="24"/>
        </w:rPr>
        <w:t xml:space="preserve"> </w:t>
      </w:r>
      <w:r w:rsidRPr="00881761">
        <w:rPr>
          <w:rFonts w:ascii="Times New Roman" w:eastAsiaTheme="minorEastAsia" w:hAnsi="Times New Roman" w:cs="Times New Roman"/>
          <w:bCs/>
          <w:sz w:val="24"/>
          <w:szCs w:val="24"/>
        </w:rPr>
        <w:t xml:space="preserve">Then a mapping table will be designed showing what </w:t>
      </w:r>
      <w:proofErr w:type="spellStart"/>
      <w:r w:rsidRPr="006F4616">
        <w:rPr>
          <w:rFonts w:ascii="Times New Roman" w:hAnsi="Times New Roman" w:cs="Times New Roman"/>
          <w:i/>
          <w:iCs/>
          <w:sz w:val="24"/>
          <w:szCs w:val="24"/>
        </w:rPr>
        <w:t>UXScore</w:t>
      </w:r>
      <w:proofErr w:type="spellEnd"/>
      <w:r w:rsidRPr="00881761">
        <w:rPr>
          <w:rFonts w:ascii="Times New Roman" w:eastAsiaTheme="minorEastAsia" w:hAnsi="Times New Roman" w:cs="Times New Roman"/>
          <w:bCs/>
          <w:sz w:val="24"/>
          <w:szCs w:val="24"/>
        </w:rPr>
        <w:t xml:space="preserve"> values suggest which methods are appropriate.</w:t>
      </w:r>
    </w:p>
    <w:p w14:paraId="4CEE5CFF" w14:textId="77777777" w:rsidR="004043DC" w:rsidRDefault="004043DC" w:rsidP="004273A2">
      <w:pPr>
        <w:pStyle w:val="Heading2"/>
        <w:numPr>
          <w:ilvl w:val="1"/>
          <w:numId w:val="2"/>
        </w:numPr>
        <w:tabs>
          <w:tab w:val="num" w:pos="567"/>
        </w:tabs>
        <w:spacing w:line="480" w:lineRule="auto"/>
        <w:ind w:left="0" w:firstLine="0"/>
        <w:rPr>
          <w:rFonts w:ascii="Times New Roman" w:hAnsi="Times New Roman" w:cs="Times New Roman"/>
          <w:b/>
          <w:bCs/>
          <w:color w:val="auto"/>
          <w:sz w:val="28"/>
          <w:szCs w:val="28"/>
        </w:rPr>
      </w:pPr>
      <w:bookmarkStart w:id="231" w:name="_Toc117344028"/>
      <w:bookmarkStart w:id="232" w:name="_Toc125226980"/>
      <w:bookmarkStart w:id="233" w:name="_Toc126833864"/>
      <w:r w:rsidRPr="00B85759">
        <w:rPr>
          <w:rFonts w:ascii="Times New Roman" w:hAnsi="Times New Roman" w:cs="Times New Roman"/>
          <w:b/>
          <w:bCs/>
          <w:color w:val="auto"/>
          <w:sz w:val="28"/>
          <w:szCs w:val="28"/>
        </w:rPr>
        <w:t>Relevance to the Department</w:t>
      </w:r>
      <w:bookmarkEnd w:id="231"/>
      <w:bookmarkEnd w:id="232"/>
      <w:bookmarkEnd w:id="233"/>
    </w:p>
    <w:p w14:paraId="6F7280D2" w14:textId="77777777" w:rsidR="004043DC" w:rsidRPr="00D77019" w:rsidRDefault="004043DC" w:rsidP="004043DC">
      <w:pPr>
        <w:pStyle w:val="Default"/>
        <w:spacing w:after="240" w:line="276" w:lineRule="auto"/>
        <w:ind w:firstLine="284"/>
        <w:jc w:val="both"/>
        <w:rPr>
          <w:rFonts w:ascii="Times New Roman" w:eastAsiaTheme="minorEastAsia" w:hAnsi="Times New Roman" w:cs="Times New Roman"/>
          <w:bCs/>
          <w:color w:val="auto"/>
        </w:rPr>
      </w:pPr>
      <w:r w:rsidRPr="00D77019">
        <w:rPr>
          <w:rFonts w:ascii="Times New Roman" w:eastAsiaTheme="minorEastAsia" w:hAnsi="Times New Roman" w:cs="Times New Roman"/>
          <w:bCs/>
          <w:color w:val="auto"/>
        </w:rPr>
        <w:t xml:space="preserve">In this project, we intend to apply software engineering practices. The initial step was to apply requirements engineering techniques to gather requirements by interviewing UX practitioners (elicitation) </w:t>
      </w:r>
      <w:proofErr w:type="gramStart"/>
      <w:r w:rsidRPr="00D77019">
        <w:rPr>
          <w:rFonts w:ascii="Times New Roman" w:eastAsiaTheme="minorEastAsia" w:hAnsi="Times New Roman" w:cs="Times New Roman"/>
          <w:bCs/>
          <w:color w:val="auto"/>
        </w:rPr>
        <w:t>in order to</w:t>
      </w:r>
      <w:proofErr w:type="gramEnd"/>
      <w:r w:rsidRPr="00D77019">
        <w:rPr>
          <w:rFonts w:ascii="Times New Roman" w:eastAsiaTheme="minorEastAsia" w:hAnsi="Times New Roman" w:cs="Times New Roman"/>
          <w:bCs/>
          <w:color w:val="auto"/>
        </w:rPr>
        <w:t xml:space="preserve"> understand their work process within an agile team. Based the reviews (analysis), we came up with two artifacts which are a formula and a mapping table that represents the framework, which was then validated with UX professionals (requirements validation). In our next step, we will develop the tool (development) that represents the framework we are designing to help make agile team's job (software development teams) in estimating the effort of UX work easier and faster, and </w:t>
      </w:r>
      <w:r w:rsidRPr="001F5CE3">
        <w:rPr>
          <w:rFonts w:ascii="Times New Roman" w:eastAsiaTheme="minorEastAsia" w:hAnsi="Times New Roman" w:cs="Times New Roman"/>
          <w:bCs/>
          <w:color w:val="auto"/>
          <w:highlight w:val="yellow"/>
        </w:rPr>
        <w:t>finally we will validate the tool with agile teams of different maturity level</w:t>
      </w:r>
      <w:r w:rsidRPr="00D77019">
        <w:rPr>
          <w:rFonts w:ascii="Times New Roman" w:eastAsiaTheme="minorEastAsia" w:hAnsi="Times New Roman" w:cs="Times New Roman"/>
          <w:bCs/>
          <w:color w:val="auto"/>
        </w:rPr>
        <w:t>.</w:t>
      </w:r>
    </w:p>
    <w:p w14:paraId="084E6542" w14:textId="77777777" w:rsidR="00816131" w:rsidRPr="00983BEC" w:rsidRDefault="00816131" w:rsidP="003F1570">
      <w:pPr>
        <w:spacing w:after="240"/>
      </w:pPr>
    </w:p>
    <w:p w14:paraId="2897C57C" w14:textId="77777777" w:rsidR="00983BEC" w:rsidRPr="00B85759" w:rsidRDefault="00983BEC" w:rsidP="00983BEC">
      <w:pPr>
        <w:pStyle w:val="Heading1"/>
        <w:spacing w:line="480" w:lineRule="auto"/>
        <w:rPr>
          <w:rFonts w:ascii="Times New Roman" w:eastAsiaTheme="majorEastAsia" w:hAnsi="Times New Roman" w:cs="Times New Roman"/>
          <w:sz w:val="32"/>
          <w:szCs w:val="32"/>
        </w:rPr>
      </w:pPr>
      <w:bookmarkStart w:id="234" w:name="_Toc117344029"/>
      <w:bookmarkStart w:id="235" w:name="_Toc126833865"/>
      <w:bookmarkEnd w:id="234"/>
      <w:bookmarkEnd w:id="235"/>
    </w:p>
    <w:p w14:paraId="617FF6D1" w14:textId="695466DA" w:rsidR="00983BEC" w:rsidRDefault="00983BEC" w:rsidP="00983BEC">
      <w:pPr>
        <w:pStyle w:val="Heading1"/>
        <w:numPr>
          <w:ilvl w:val="0"/>
          <w:numId w:val="0"/>
        </w:numPr>
        <w:spacing w:line="480" w:lineRule="auto"/>
        <w:rPr>
          <w:rFonts w:ascii="Times New Roman" w:eastAsiaTheme="majorEastAsia" w:hAnsi="Times New Roman" w:cs="Times New Roman"/>
          <w:b/>
          <w:sz w:val="32"/>
          <w:szCs w:val="32"/>
        </w:rPr>
      </w:pPr>
      <w:bookmarkStart w:id="236" w:name="_Toc117339623"/>
      <w:bookmarkStart w:id="237" w:name="_Toc117344030"/>
      <w:bookmarkStart w:id="238" w:name="_Toc126833866"/>
      <w:r w:rsidRPr="00B85759">
        <w:rPr>
          <w:rFonts w:ascii="Times New Roman" w:eastAsiaTheme="majorEastAsia" w:hAnsi="Times New Roman" w:cs="Times New Roman"/>
          <w:b/>
          <w:sz w:val="32"/>
          <w:szCs w:val="32"/>
        </w:rPr>
        <w:t>Background, Related Work and Plan</w:t>
      </w:r>
      <w:bookmarkEnd w:id="236"/>
      <w:bookmarkEnd w:id="237"/>
      <w:bookmarkEnd w:id="238"/>
    </w:p>
    <w:p w14:paraId="7B48865B" w14:textId="6F82F3FC" w:rsidR="00983BEC" w:rsidRPr="00983BEC" w:rsidRDefault="00983BEC" w:rsidP="00C443F7">
      <w:pPr>
        <w:ind w:firstLine="284"/>
        <w:jc w:val="both"/>
        <w:rPr>
          <w:rFonts w:ascii="Times New Roman" w:hAnsi="Times New Roman" w:cs="Times New Roman"/>
          <w:sz w:val="24"/>
          <w:szCs w:val="24"/>
        </w:rPr>
      </w:pPr>
      <w:r w:rsidRPr="00B85759">
        <w:rPr>
          <w:rFonts w:ascii="Times New Roman" w:hAnsi="Times New Roman" w:cs="Times New Roman"/>
          <w:sz w:val="24"/>
          <w:szCs w:val="24"/>
        </w:rPr>
        <w:t>In this chapter, necessary background to fully understand following sections is provided, with some previous work from literature that relates to the proposed framework.</w:t>
      </w:r>
    </w:p>
    <w:p w14:paraId="679DD049" w14:textId="5DE22A11" w:rsidR="00983BEC" w:rsidRDefault="00983BEC" w:rsidP="00816131">
      <w:pPr>
        <w:pStyle w:val="Heading2"/>
        <w:numPr>
          <w:ilvl w:val="0"/>
          <w:numId w:val="2"/>
        </w:numPr>
        <w:spacing w:line="480" w:lineRule="auto"/>
        <w:ind w:left="567" w:hanging="567"/>
        <w:rPr>
          <w:rFonts w:ascii="Times New Roman" w:hAnsi="Times New Roman" w:cs="Times New Roman"/>
          <w:b/>
          <w:bCs/>
          <w:color w:val="auto"/>
          <w:sz w:val="28"/>
          <w:szCs w:val="28"/>
        </w:rPr>
      </w:pPr>
      <w:bookmarkStart w:id="239" w:name="_Toc126833867"/>
      <w:r w:rsidRPr="00983BEC">
        <w:rPr>
          <w:rFonts w:ascii="Times New Roman" w:hAnsi="Times New Roman" w:cs="Times New Roman"/>
          <w:b/>
          <w:bCs/>
          <w:color w:val="auto"/>
          <w:sz w:val="28"/>
          <w:szCs w:val="28"/>
        </w:rPr>
        <w:t>Background</w:t>
      </w:r>
      <w:bookmarkEnd w:id="239"/>
    </w:p>
    <w:p w14:paraId="024B681C" w14:textId="3ED1B156" w:rsidR="00983BEC" w:rsidRDefault="00983BEC" w:rsidP="00983BEC">
      <w:pPr>
        <w:pStyle w:val="Heading2"/>
        <w:numPr>
          <w:ilvl w:val="2"/>
          <w:numId w:val="2"/>
        </w:numPr>
        <w:spacing w:line="480" w:lineRule="auto"/>
        <w:rPr>
          <w:rFonts w:ascii="Times New Roman" w:hAnsi="Times New Roman" w:cs="Times New Roman"/>
          <w:b/>
          <w:bCs/>
          <w:color w:val="auto"/>
          <w:sz w:val="28"/>
          <w:szCs w:val="28"/>
        </w:rPr>
      </w:pPr>
      <w:bookmarkStart w:id="240" w:name="_Toc126833868"/>
      <w:r w:rsidRPr="00983BEC">
        <w:rPr>
          <w:rFonts w:ascii="Times New Roman" w:hAnsi="Times New Roman" w:cs="Times New Roman"/>
          <w:b/>
          <w:bCs/>
          <w:color w:val="auto"/>
          <w:sz w:val="28"/>
          <w:szCs w:val="28"/>
        </w:rPr>
        <w:t>Agile Software Development</w:t>
      </w:r>
      <w:bookmarkEnd w:id="240"/>
    </w:p>
    <w:p w14:paraId="0D8CFEB2" w14:textId="277EB69D" w:rsidR="00983BEC" w:rsidRDefault="00983BEC" w:rsidP="00C443F7">
      <w:pPr>
        <w:ind w:firstLine="284"/>
        <w:jc w:val="both"/>
        <w:rPr>
          <w:rFonts w:ascii="Times New Roman" w:hAnsi="Times New Roman" w:cs="Times New Roman"/>
          <w:color w:val="000000"/>
          <w:sz w:val="24"/>
          <w:szCs w:val="24"/>
        </w:rPr>
      </w:pPr>
      <w:r w:rsidRPr="00881761">
        <w:rPr>
          <w:rFonts w:ascii="Times New Roman" w:hAnsi="Times New Roman" w:cs="Times New Roman"/>
          <w:sz w:val="24"/>
          <w:szCs w:val="24"/>
        </w:rPr>
        <w:t>Agile software development is an iterative and incremental approach that emphasizes collaboration to achieve quick and cost-effective results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"/>
          <w:id w:val="-1002421849"/>
          <w:placeholder>
            <w:docPart w:val="63D92A6E268B3E4EAC38C6D89ADB9DCF"/>
          </w:placeholder>
        </w:sdtPr>
        <w:sdtContent>
          <w:r w:rsidR="006A0F88" w:rsidRPr="006A0F88">
            <w:rPr>
              <w:rFonts w:ascii="Times New Roman" w:hAnsi="Times New Roman" w:cs="Times New Roman"/>
              <w:color w:val="000000"/>
              <w:sz w:val="24"/>
              <w:szCs w:val="24"/>
            </w:rPr>
            <w:t>[21]</w:t>
          </w:r>
        </w:sdtContent>
      </w:sdt>
      <w:r w:rsidRPr="00881761">
        <w:rPr>
          <w:rFonts w:ascii="Times New Roman" w:hAnsi="Times New Roman" w:cs="Times New Roman"/>
          <w:sz w:val="24"/>
          <w:szCs w:val="24"/>
        </w:rPr>
        <w:t>. In addition, it allows for rapid response to changing environment and customer expectations, which subsequently reduces project risks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"/>
          <w:id w:val="1102374913"/>
          <w:placeholder>
            <w:docPart w:val="63D92A6E268B3E4EAC38C6D89ADB9DCF"/>
          </w:placeholder>
        </w:sdtPr>
        <w:sdtContent>
          <w:r w:rsidR="006A0F88" w:rsidRPr="006A0F88">
            <w:rPr>
              <w:rFonts w:ascii="Times New Roman" w:hAnsi="Times New Roman" w:cs="Times New Roman"/>
              <w:color w:val="000000"/>
              <w:sz w:val="24"/>
              <w:szCs w:val="24"/>
            </w:rPr>
            <w:t>[22]</w:t>
          </w:r>
        </w:sdtContent>
      </w:sdt>
      <w:r>
        <w:rPr>
          <w:rFonts w:ascii="Times New Roman" w:hAnsi="Times New Roman" w:cs="Times New Roman"/>
          <w:sz w:val="24"/>
          <w:szCs w:val="24"/>
        </w:rPr>
        <w:t xml:space="preserve">. </w:t>
      </w:r>
      <w:r w:rsidRPr="00881761">
        <w:rPr>
          <w:rFonts w:ascii="Times New Roman" w:hAnsi="Times New Roman" w:cs="Times New Roman"/>
          <w:sz w:val="24"/>
          <w:szCs w:val="24"/>
        </w:rPr>
        <w:t>Agile projects are delivered incrementally in sprints, with small chunks of product features being released at each sprint</w:t>
      </w:r>
      <w:r w:rsidRPr="001C2BFE">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"/>
          <w:id w:val="494156830"/>
          <w:placeholder>
            <w:docPart w:val="CDB7A280A2F95B46B07E39025B7B96A5"/>
          </w:placeholder>
        </w:sdtPr>
        <w:sdtContent>
          <w:r w:rsidR="006A0F88" w:rsidRPr="006A0F88">
            <w:rPr>
              <w:rFonts w:ascii="Times New Roman" w:hAnsi="Times New Roman" w:cs="Times New Roman"/>
              <w:color w:val="000000"/>
              <w:sz w:val="24"/>
              <w:szCs w:val="24"/>
            </w:rPr>
            <w:t>[23]</w:t>
          </w:r>
        </w:sdtContent>
      </w:sdt>
      <w:r>
        <w:rPr>
          <w:rFonts w:ascii="Times New Roman" w:hAnsi="Times New Roman" w:cs="Times New Roman"/>
          <w:sz w:val="24"/>
          <w:szCs w:val="24"/>
        </w:rPr>
        <w:t xml:space="preserve">. </w:t>
      </w:r>
      <w:r w:rsidRPr="00881761">
        <w:rPr>
          <w:rFonts w:ascii="Times New Roman" w:hAnsi="Times New Roman" w:cs="Times New Roman"/>
          <w:sz w:val="24"/>
          <w:szCs w:val="24"/>
        </w:rPr>
        <w:t xml:space="preserve">The approach focuses on delivering a valuable product for customers with minimal planning and documentation </w:t>
      </w:r>
      <w:sdt>
        <w:sdtPr>
          <w:rPr>
            <w:rFonts w:ascii="Times New Roman" w:hAnsi="Times New Roman" w:cs="Times New Roman"/>
            <w:color w:val="000000"/>
            <w:sz w:val="24"/>
            <w:szCs w:val="24"/>
          </w:rPr>
          <w:tag w:val="MENDELEY_CITATION_v3_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"/>
          <w:id w:val="-1776012669"/>
          <w:placeholder>
            <w:docPart w:val="63D92A6E268B3E4EAC38C6D89ADB9DCF"/>
          </w:placeholder>
        </w:sdtPr>
        <w:sdtContent>
          <w:r w:rsidR="006A0F88" w:rsidRPr="006A0F88">
            <w:rPr>
              <w:rFonts w:ascii="Times New Roman" w:hAnsi="Times New Roman" w:cs="Times New Roman"/>
              <w:color w:val="000000"/>
              <w:sz w:val="24"/>
              <w:szCs w:val="24"/>
            </w:rPr>
            <w:t>[24]</w:t>
          </w:r>
        </w:sdtContent>
      </w:sdt>
      <w:r w:rsidRPr="002739AC">
        <w:rPr>
          <w:rFonts w:ascii="Times New Roman" w:hAnsi="Times New Roman" w:cs="Times New Roman"/>
          <w:color w:val="000000"/>
          <w:sz w:val="24"/>
          <w:szCs w:val="24"/>
        </w:rPr>
        <w:t xml:space="preserve">. </w:t>
      </w:r>
      <w:r w:rsidRPr="00BC76AD">
        <w:rPr>
          <w:rFonts w:ascii="Times New Roman" w:hAnsi="Times New Roman" w:cs="Times New Roman"/>
          <w:sz w:val="24"/>
          <w:szCs w:val="24"/>
        </w:rPr>
        <w:t xml:space="preserve">Agile software development became known through the Agile Manifesto </w:t>
      </w:r>
      <w:sdt>
        <w:sdtPr>
          <w:rPr>
            <w:rFonts w:ascii="Times New Roman" w:hAnsi="Times New Roman" w:cs="Times New Roman"/>
            <w:color w:val="000000"/>
            <w:sz w:val="24"/>
            <w:szCs w:val="24"/>
          </w:rPr>
          <w:tag w:val="MENDELEY_CITATION_v3_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"/>
          <w:id w:val="1756620450"/>
          <w:placeholder>
            <w:docPart w:val="C5FFB2F253BA1A4C84AC7F881C738926"/>
          </w:placeholder>
        </w:sdtPr>
        <w:sdtContent>
          <w:r w:rsidR="006A0F88" w:rsidRPr="006A0F88">
            <w:rPr>
              <w:rFonts w:ascii="Times New Roman" w:hAnsi="Times New Roman" w:cs="Times New Roman"/>
              <w:color w:val="000000"/>
              <w:sz w:val="24"/>
              <w:szCs w:val="24"/>
            </w:rPr>
            <w:t>[21]</w:t>
          </w:r>
        </w:sdtContent>
      </w:sdt>
      <w:r>
        <w:rPr>
          <w:rFonts w:ascii="Times New Roman" w:hAnsi="Times New Roman" w:cs="Times New Roman"/>
          <w:sz w:val="24"/>
          <w:szCs w:val="24"/>
        </w:rPr>
        <w:t xml:space="preserve">. </w:t>
      </w:r>
      <w:r w:rsidRPr="00BC76AD">
        <w:rPr>
          <w:rFonts w:ascii="Times New Roman" w:hAnsi="Times New Roman" w:cs="Times New Roman"/>
          <w:sz w:val="24"/>
          <w:szCs w:val="24"/>
        </w:rPr>
        <w:t xml:space="preserve">The Agile Manifesto laid out four key values and twelve principles that can be applied to all agile software development approaches. The key values of the Agile Manifesto are (1) the concentration on individuals and interactions over processes and tools, (2) the delivery of working software over focusing on comprehensive documentation, (3) regular customer collaboration over contract negotiation and (4) responding to changes instead of following plans </w:t>
      </w:r>
      <w:sdt>
        <w:sdtPr>
          <w:rPr>
            <w:rFonts w:ascii="Times New Roman" w:hAnsi="Times New Roman" w:cs="Times New Roman"/>
            <w:color w:val="000000"/>
            <w:sz w:val="24"/>
            <w:szCs w:val="24"/>
          </w:rPr>
          <w:tag w:val="MENDELEY_CITATION_v3_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"/>
          <w:id w:val="553278532"/>
          <w:placeholder>
            <w:docPart w:val="1C65883106B9A24D87B627321E538D2A"/>
          </w:placeholder>
        </w:sdtPr>
        <w:sdtContent>
          <w:r w:rsidR="006A0F88" w:rsidRPr="006A0F88">
            <w:rPr>
              <w:rFonts w:ascii="Times New Roman" w:hAnsi="Times New Roman" w:cs="Times New Roman"/>
              <w:color w:val="000000"/>
              <w:sz w:val="24"/>
              <w:szCs w:val="24"/>
            </w:rPr>
            <w:t>[21]</w:t>
          </w:r>
        </w:sdtContent>
      </w:sdt>
      <w:r>
        <w:rPr>
          <w:rFonts w:ascii="Times New Roman" w:hAnsi="Times New Roman" w:cs="Times New Roman"/>
          <w:color w:val="000000"/>
          <w:sz w:val="24"/>
          <w:szCs w:val="24"/>
        </w:rPr>
        <w:t xml:space="preserve">. The most widely known </w:t>
      </w:r>
      <w:r w:rsidRPr="002739AC">
        <w:rPr>
          <w:rFonts w:ascii="Times New Roman" w:hAnsi="Times New Roman" w:cs="Times New Roman"/>
          <w:color w:val="000000"/>
          <w:sz w:val="24"/>
          <w:szCs w:val="24"/>
        </w:rPr>
        <w:t xml:space="preserve">agile </w:t>
      </w:r>
      <w:r w:rsidRPr="00A17D22">
        <w:rPr>
          <w:rFonts w:ascii="Times New Roman" w:hAnsi="Times New Roman" w:cs="Times New Roman"/>
          <w:sz w:val="24"/>
          <w:szCs w:val="24"/>
        </w:rPr>
        <w:t>frameworks</w:t>
      </w:r>
      <w:r w:rsidRPr="002739AC">
        <w:rPr>
          <w:rFonts w:ascii="Times New Roman" w:hAnsi="Times New Roman" w:cs="Times New Roman"/>
          <w:color w:val="000000"/>
          <w:sz w:val="24"/>
          <w:szCs w:val="24"/>
        </w:rPr>
        <w:t xml:space="preserve"> are Scrum, Extreme Programming, Feature Driven Development and </w:t>
      </w:r>
      <w:r w:rsidRPr="009217B2">
        <w:rPr>
          <w:rFonts w:ascii="Times New Roman" w:hAnsi="Times New Roman" w:cs="Times New Roman"/>
          <w:color w:val="000000"/>
          <w:sz w:val="24"/>
          <w:szCs w:val="24"/>
        </w:rPr>
        <w:t>Rational Unified Process</w:t>
      </w:r>
      <w:r w:rsidRPr="002739AC">
        <w:rPr>
          <w:rFonts w:ascii="Times New Roman" w:hAnsi="Times New Roman" w:cs="Times New Roman"/>
          <w:color w:val="000000"/>
          <w:sz w:val="24"/>
          <w:szCs w:val="24"/>
        </w:rPr>
        <w:t>.</w:t>
      </w:r>
    </w:p>
    <w:p w14:paraId="790DFA65" w14:textId="114913B4" w:rsidR="00983BEC" w:rsidRDefault="00983BEC" w:rsidP="00983BEC">
      <w:pPr>
        <w:pStyle w:val="Heading2"/>
        <w:numPr>
          <w:ilvl w:val="2"/>
          <w:numId w:val="2"/>
        </w:numPr>
        <w:spacing w:line="480" w:lineRule="auto"/>
        <w:rPr>
          <w:rFonts w:ascii="Times New Roman" w:hAnsi="Times New Roman" w:cs="Times New Roman"/>
          <w:b/>
          <w:bCs/>
          <w:color w:val="auto"/>
          <w:sz w:val="28"/>
          <w:szCs w:val="28"/>
        </w:rPr>
      </w:pPr>
      <w:bookmarkStart w:id="241" w:name="_Toc126833869"/>
      <w:r w:rsidRPr="00983BEC">
        <w:rPr>
          <w:rFonts w:ascii="Times New Roman" w:hAnsi="Times New Roman" w:cs="Times New Roman"/>
          <w:b/>
          <w:bCs/>
          <w:color w:val="auto"/>
          <w:sz w:val="28"/>
          <w:szCs w:val="28"/>
        </w:rPr>
        <w:t>User Experience</w:t>
      </w:r>
      <w:bookmarkEnd w:id="241"/>
    </w:p>
    <w:p w14:paraId="163D3394" w14:textId="00EACD80" w:rsidR="00983BEC" w:rsidRDefault="00983BEC" w:rsidP="00C443F7">
      <w:pPr>
        <w:ind w:firstLine="284"/>
        <w:jc w:val="both"/>
        <w:rPr>
          <w:rFonts w:ascii="Times New Roman" w:hAnsi="Times New Roman" w:cs="Times New Roman"/>
          <w:sz w:val="24"/>
          <w:szCs w:val="24"/>
        </w:rPr>
      </w:pPr>
      <w:r w:rsidRPr="00881761">
        <w:rPr>
          <w:rFonts w:ascii="Times New Roman" w:hAnsi="Times New Roman" w:cs="Times New Roman"/>
          <w:sz w:val="24"/>
          <w:szCs w:val="24"/>
        </w:rPr>
        <w:t xml:space="preserve">The term User Experience (UX) was introduced by Donald Norman in 1995 in his paper on Human Interface at Apple Computer </w:t>
      </w:r>
      <w:sdt>
        <w:sdtPr>
          <w:rPr>
            <w:rFonts w:ascii="Times New Roman" w:hAnsi="Times New Roman" w:cs="Times New Roman"/>
            <w:color w:val="000000"/>
            <w:sz w:val="24"/>
            <w:szCs w:val="24"/>
          </w:rPr>
          <w:tag w:val="MENDELEY_CITATION_v3_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"/>
          <w:id w:val="156967624"/>
          <w:placeholder>
            <w:docPart w:val="5F177AED4F0E14498B3EDAB70B7BB6CD"/>
          </w:placeholder>
        </w:sdtPr>
        <w:sdtContent>
          <w:r w:rsidR="006A0F88" w:rsidRPr="006A0F88">
            <w:rPr>
              <w:rFonts w:ascii="Times New Roman" w:hAnsi="Times New Roman" w:cs="Times New Roman"/>
              <w:color w:val="000000"/>
              <w:sz w:val="24"/>
              <w:szCs w:val="24"/>
            </w:rPr>
            <w:t>[25]</w:t>
          </w:r>
        </w:sdtContent>
      </w:sdt>
      <w:r w:rsidRPr="00881761">
        <w:rPr>
          <w:rFonts w:ascii="Times New Roman" w:hAnsi="Times New Roman" w:cs="Times New Roman"/>
          <w:sz w:val="24"/>
          <w:szCs w:val="24"/>
        </w:rPr>
        <w:t xml:space="preserve">. User Experience (UX) is the experience the product creates for the people who use it in the real world </w:t>
      </w:r>
      <w:sdt>
        <w:sdtPr>
          <w:rPr>
            <w:rFonts w:ascii="Times New Roman" w:hAnsi="Times New Roman" w:cs="Times New Roman"/>
            <w:color w:val="000000"/>
            <w:sz w:val="24"/>
            <w:szCs w:val="24"/>
          </w:rPr>
          <w:tag w:val="MENDELEY_CITATION_v3_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"/>
          <w:id w:val="1202441590"/>
          <w:placeholder>
            <w:docPart w:val="E09FC199813CCB40B3788793B1296AB7"/>
          </w:placeholder>
        </w:sdtPr>
        <w:sdtContent>
          <w:r w:rsidR="006A0F88" w:rsidRPr="006A0F88">
            <w:rPr>
              <w:rFonts w:ascii="Times New Roman" w:hAnsi="Times New Roman" w:cs="Times New Roman"/>
              <w:color w:val="000000"/>
              <w:sz w:val="24"/>
              <w:szCs w:val="24"/>
            </w:rPr>
            <w:t>[26]</w:t>
          </w:r>
        </w:sdtContent>
      </w:sdt>
      <w:r w:rsidRPr="00881761">
        <w:rPr>
          <w:rFonts w:ascii="Times New Roman" w:hAnsi="Times New Roman" w:cs="Times New Roman"/>
          <w:sz w:val="24"/>
          <w:szCs w:val="24"/>
        </w:rPr>
        <w:t xml:space="preserve">. ISO defines user experience as a person's perceptions and reactions resulting from using or the anticipation of using a product, system, or service </w:t>
      </w:r>
      <w:sdt>
        <w:sdtPr>
          <w:rPr>
            <w:rFonts w:ascii="Times New Roman" w:hAnsi="Times New Roman" w:cs="Times New Roman"/>
            <w:color w:val="000000"/>
            <w:sz w:val="24"/>
            <w:szCs w:val="24"/>
          </w:rPr>
          <w:tag w:val="MENDELEY_CITATION_v3_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"/>
          <w:id w:val="371188486"/>
          <w:placeholder>
            <w:docPart w:val="5F177AED4F0E14498B3EDAB70B7BB6CD"/>
          </w:placeholder>
        </w:sdtPr>
        <w:sdtContent>
          <w:r w:rsidR="006A0F88" w:rsidRPr="006A0F88">
            <w:rPr>
              <w:rFonts w:ascii="Times New Roman" w:hAnsi="Times New Roman" w:cs="Times New Roman"/>
              <w:color w:val="000000"/>
              <w:sz w:val="24"/>
              <w:szCs w:val="24"/>
            </w:rPr>
            <w:t>[27]</w:t>
          </w:r>
        </w:sdtContent>
      </w:sdt>
      <w:r w:rsidRPr="00881761">
        <w:rPr>
          <w:rFonts w:ascii="Times New Roman" w:hAnsi="Times New Roman" w:cs="Times New Roman"/>
          <w:sz w:val="24"/>
          <w:szCs w:val="24"/>
        </w:rPr>
        <w:t xml:space="preserve">. The goal of UX is to enhance satisfaction and loyalty among a customer by providing them with ease of use, utility, and pleasure in their interaction with a product </w:t>
      </w:r>
      <w:sdt>
        <w:sdtPr>
          <w:rPr>
            <w:rFonts w:ascii="Times New Roman" w:hAnsi="Times New Roman" w:cs="Times New Roman"/>
            <w:color w:val="000000"/>
            <w:sz w:val="24"/>
            <w:szCs w:val="24"/>
          </w:rPr>
          <w:tag w:val="MENDELEY_CITATION_v3_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"/>
          <w:id w:val="988826391"/>
          <w:placeholder>
            <w:docPart w:val="5F177AED4F0E14498B3EDAB70B7BB6CD"/>
          </w:placeholder>
        </w:sdtPr>
        <w:sdtContent>
          <w:r w:rsidR="006A0F88" w:rsidRPr="006A0F88">
            <w:rPr>
              <w:rFonts w:ascii="Times New Roman" w:hAnsi="Times New Roman" w:cs="Times New Roman"/>
              <w:color w:val="000000"/>
              <w:sz w:val="24"/>
              <w:szCs w:val="24"/>
            </w:rPr>
            <w:t>[28]</w:t>
          </w:r>
        </w:sdtContent>
      </w:sdt>
      <w:r w:rsidRPr="00881761">
        <w:rPr>
          <w:rFonts w:ascii="Times New Roman" w:hAnsi="Times New Roman" w:cs="Times New Roman"/>
          <w:sz w:val="24"/>
          <w:szCs w:val="24"/>
        </w:rPr>
        <w:t xml:space="preserve">.  For software products to succeed in today's competitive markets, a good user experience is crucial </w:t>
      </w:r>
      <w:sdt>
        <w:sdtPr>
          <w:rPr>
            <w:rFonts w:ascii="Times New Roman" w:hAnsi="Times New Roman" w:cs="Times New Roman"/>
            <w:color w:val="000000"/>
            <w:sz w:val="24"/>
            <w:szCs w:val="24"/>
          </w:rPr>
          <w:tag w:val="MENDELEY_CITATION_v3_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"/>
          <w:id w:val="-517625765"/>
          <w:placeholder>
            <w:docPart w:val="5F177AED4F0E14498B3EDAB70B7BB6CD"/>
          </w:placeholder>
        </w:sdtPr>
        <w:sdtContent>
          <w:r w:rsidR="006A0F88" w:rsidRPr="006A0F88">
            <w:rPr>
              <w:rFonts w:ascii="Times New Roman" w:hAnsi="Times New Roman" w:cs="Times New Roman"/>
              <w:color w:val="000000"/>
              <w:sz w:val="24"/>
              <w:szCs w:val="24"/>
            </w:rPr>
            <w:t>[29]</w:t>
          </w:r>
        </w:sdtContent>
      </w:sdt>
      <w:r w:rsidRPr="00881761">
        <w:rPr>
          <w:rFonts w:ascii="Times New Roman" w:hAnsi="Times New Roman" w:cs="Times New Roman"/>
          <w:sz w:val="24"/>
          <w:szCs w:val="24"/>
        </w:rPr>
        <w:t xml:space="preserve">. </w:t>
      </w:r>
    </w:p>
    <w:p w14:paraId="44F077FA" w14:textId="4ADA4865" w:rsidR="00983BEC" w:rsidRDefault="00983BEC" w:rsidP="00C443F7">
      <w:pPr>
        <w:ind w:firstLine="284"/>
        <w:jc w:val="both"/>
        <w:rPr>
          <w:rFonts w:ascii="Times New Roman" w:eastAsiaTheme="minorEastAsia" w:hAnsi="Times New Roman" w:cs="Times New Roman"/>
          <w:bCs/>
          <w:color w:val="000000"/>
          <w:sz w:val="24"/>
          <w:szCs w:val="24"/>
        </w:rPr>
      </w:pPr>
      <w:proofErr w:type="gramStart"/>
      <w:r w:rsidRPr="000B4763">
        <w:rPr>
          <w:rFonts w:ascii="Times New Roman" w:hAnsi="Times New Roman" w:cs="Times New Roman"/>
          <w:sz w:val="24"/>
          <w:szCs w:val="24"/>
        </w:rPr>
        <w:t>In order to</w:t>
      </w:r>
      <w:proofErr w:type="gramEnd"/>
      <w:r w:rsidRPr="000B4763">
        <w:rPr>
          <w:rFonts w:ascii="Times New Roman" w:hAnsi="Times New Roman" w:cs="Times New Roman"/>
          <w:sz w:val="24"/>
          <w:szCs w:val="24"/>
        </w:rPr>
        <w:t xml:space="preserve"> deliver a good user experience, it is essential to focus on UX activities on an ongoing basis, everyone's efforts will be more effective and valuable. Different UX methods can be applied during every step of the product development process to ensure that the effort is aligned with user needs, </w:t>
      </w:r>
      <w:r w:rsidRPr="000B4763">
        <w:rPr>
          <w:rFonts w:ascii="Times New Roman" w:eastAsiaTheme="minorEastAsia" w:hAnsi="Times New Roman" w:cs="Times New Roman"/>
          <w:bCs/>
          <w:sz w:val="24"/>
          <w:szCs w:val="24"/>
        </w:rPr>
        <w:t xml:space="preserve">and it is more beneficial when the methods used are in place in early </w:t>
      </w:r>
      <w:r w:rsidRPr="000B4763">
        <w:rPr>
          <w:rFonts w:ascii="Times New Roman" w:eastAsiaTheme="minorEastAsia" w:hAnsi="Times New Roman" w:cs="Times New Roman"/>
          <w:bCs/>
          <w:sz w:val="24"/>
          <w:szCs w:val="24"/>
        </w:rPr>
        <w:lastRenderedPageBreak/>
        <w:t xml:space="preserve">development phases and in each iteration to drastically reduce usability problems for the final version of the software </w:t>
      </w:r>
      <w:sdt>
        <w:sdtPr>
          <w:rPr>
            <w:rFonts w:ascii="Times New Roman" w:eastAsiaTheme="minorEastAsia" w:hAnsi="Times New Roman" w:cs="Times New Roman"/>
            <w:bCs/>
            <w:color w:val="000000"/>
            <w:sz w:val="24"/>
            <w:szCs w:val="24"/>
          </w:rPr>
          <w:tag w:val="MENDELEY_CITATION_v3_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"/>
          <w:id w:val="475257985"/>
          <w:placeholder>
            <w:docPart w:val="F745F5BCFBB65546BE99771F7B66E36A"/>
          </w:placeholder>
        </w:sdtPr>
        <w:sdtContent>
          <w:r w:rsidR="006A0F88" w:rsidRPr="006A0F88">
            <w:rPr>
              <w:rFonts w:ascii="Times New Roman" w:eastAsiaTheme="minorEastAsia" w:hAnsi="Times New Roman" w:cs="Times New Roman"/>
              <w:bCs/>
              <w:color w:val="000000"/>
              <w:sz w:val="24"/>
              <w:szCs w:val="24"/>
            </w:rPr>
            <w:t>[30]</w:t>
          </w:r>
        </w:sdtContent>
      </w:sdt>
      <w:r w:rsidRPr="000B4763">
        <w:rPr>
          <w:rFonts w:ascii="Times New Roman" w:eastAsiaTheme="minorEastAsia" w:hAnsi="Times New Roman" w:cs="Times New Roman"/>
          <w:bCs/>
          <w:color w:val="000000"/>
          <w:sz w:val="24"/>
          <w:szCs w:val="24"/>
        </w:rPr>
        <w:t>.</w:t>
      </w:r>
    </w:p>
    <w:p w14:paraId="6F28BEBB" w14:textId="5FB7D08F" w:rsidR="00983BEC" w:rsidRPr="00DE6EC2" w:rsidRDefault="00983BEC" w:rsidP="00C443F7">
      <w:pPr>
        <w:ind w:firstLine="284"/>
        <w:jc w:val="both"/>
        <w:rPr>
          <w:rFonts w:ascii="Times New Roman" w:eastAsiaTheme="minorEastAsia" w:hAnsi="Times New Roman" w:cs="Times New Roman"/>
          <w:bCs/>
          <w:strike/>
          <w:color w:val="000000"/>
          <w:sz w:val="24"/>
          <w:szCs w:val="24"/>
          <w:rPrChange w:id="242" w:author="رزان الدوسري ID 443203966" w:date="2023-02-09T11:00:00Z">
            <w:rPr>
              <w:rFonts w:ascii="Times New Roman" w:eastAsiaTheme="minorEastAsia" w:hAnsi="Times New Roman" w:cs="Times New Roman"/>
              <w:bCs/>
              <w:color w:val="000000"/>
              <w:sz w:val="24"/>
              <w:szCs w:val="24"/>
            </w:rPr>
          </w:rPrChange>
        </w:rPr>
      </w:pPr>
      <w:r w:rsidRPr="000B4763">
        <w:rPr>
          <w:rFonts w:ascii="Times New Roman" w:eastAsiaTheme="minorEastAsia" w:hAnsi="Times New Roman" w:cs="Times New Roman"/>
          <w:bCs/>
          <w:color w:val="000000"/>
          <w:sz w:val="24"/>
          <w:szCs w:val="24"/>
        </w:rPr>
        <w:t xml:space="preserve">User-centered design (UCD) is a design process that focuses on user needs and requirements, and it was initially defined by the ISO 13407 </w:t>
      </w:r>
      <w:sdt>
        <w:sdtPr>
          <w:rPr>
            <w:rFonts w:ascii="Times New Roman" w:eastAsiaTheme="minorEastAsia" w:hAnsi="Times New Roman" w:cs="Times New Roman"/>
            <w:bCs/>
            <w:color w:val="000000"/>
            <w:sz w:val="24"/>
            <w:szCs w:val="24"/>
          </w:rPr>
          <w:tag w:val="MENDELEY_CITATION_v3_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"/>
          <w:id w:val="-478458367"/>
          <w:placeholder>
            <w:docPart w:val="C3EBC31302999B44A29E82DF5E9BFA8E"/>
          </w:placeholder>
        </w:sdtPr>
        <w:sdtEndPr>
          <w:rPr>
            <w:rFonts w:eastAsia="Calibri"/>
            <w:bCs w:val="0"/>
          </w:rPr>
        </w:sdtEndPr>
        <w:sdtContent>
          <w:r w:rsidR="006A0F88" w:rsidRPr="006A0F88">
            <w:rPr>
              <w:rFonts w:ascii="Times New Roman" w:hAnsi="Times New Roman" w:cs="Times New Roman"/>
              <w:color w:val="000000"/>
              <w:sz w:val="24"/>
              <w:szCs w:val="24"/>
            </w:rPr>
            <w:t>[31]</w:t>
          </w:r>
        </w:sdtContent>
      </w:sdt>
      <w:r w:rsidRPr="000B4763">
        <w:rPr>
          <w:rFonts w:ascii="Times New Roman" w:eastAsiaTheme="minorEastAsia" w:hAnsi="Times New Roman" w:cs="Times New Roman"/>
          <w:bCs/>
          <w:color w:val="000000"/>
          <w:sz w:val="24"/>
          <w:szCs w:val="24"/>
        </w:rPr>
        <w:t>. It is a general process it includes user-centered activities throughout the entire development lifecycle without specifying the exact methods to develop it. On the other hand, “Usability” is defined by ISO 9241-1</w:t>
      </w:r>
      <w:r>
        <w:rPr>
          <w:rFonts w:ascii="Times New Roman" w:eastAsiaTheme="minorEastAsia" w:hAnsi="Times New Roman" w:cs="Times New Roman"/>
          <w:bCs/>
          <w:color w:val="000000"/>
          <w:sz w:val="24"/>
          <w:szCs w:val="24"/>
        </w:rPr>
        <w:t xml:space="preserve">1 </w:t>
      </w:r>
      <w:sdt>
        <w:sdtPr>
          <w:rPr>
            <w:rFonts w:ascii="Times New Roman" w:eastAsiaTheme="minorEastAsia" w:hAnsi="Times New Roman" w:cs="Times New Roman"/>
            <w:bCs/>
            <w:color w:val="000000"/>
            <w:sz w:val="24"/>
            <w:szCs w:val="24"/>
          </w:rPr>
          <w:tag w:val="MENDELEY_CITATION_v3_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"/>
          <w:id w:val="-919397541"/>
          <w:placeholder>
            <w:docPart w:val="C3EBC31302999B44A29E82DF5E9BFA8E"/>
          </w:placeholder>
        </w:sdtPr>
        <w:sdtEndPr>
          <w:rPr>
            <w:rFonts w:eastAsia="Calibri"/>
            <w:bCs w:val="0"/>
          </w:rPr>
        </w:sdtEndPr>
        <w:sdtContent>
          <w:r w:rsidR="006A0F88" w:rsidRPr="006A0F88">
            <w:rPr>
              <w:rFonts w:ascii="Times New Roman" w:hAnsi="Times New Roman" w:cs="Times New Roman"/>
              <w:color w:val="000000"/>
              <w:sz w:val="24"/>
              <w:szCs w:val="24"/>
            </w:rPr>
            <w:t>[32]</w:t>
          </w:r>
        </w:sdtContent>
      </w:sdt>
      <w:r w:rsidRPr="000B4763">
        <w:rPr>
          <w:rFonts w:ascii="Times New Roman" w:eastAsiaTheme="minorEastAsia" w:hAnsi="Times New Roman" w:cs="Times New Roman"/>
          <w:bCs/>
          <w:color w:val="000000"/>
          <w:sz w:val="24"/>
          <w:szCs w:val="24"/>
        </w:rPr>
        <w:t xml:space="preserve"> </w:t>
      </w:r>
      <w:r>
        <w:rPr>
          <w:rFonts w:ascii="Times New Roman" w:eastAsiaTheme="minorEastAsia" w:hAnsi="Times New Roman" w:cs="Times New Roman"/>
          <w:bCs/>
          <w:color w:val="000000"/>
          <w:sz w:val="24"/>
          <w:szCs w:val="24"/>
        </w:rPr>
        <w:t>a</w:t>
      </w:r>
      <w:r w:rsidRPr="000B4763">
        <w:rPr>
          <w:rFonts w:ascii="Times New Roman" w:eastAsiaTheme="minorEastAsia" w:hAnsi="Times New Roman" w:cs="Times New Roman"/>
          <w:bCs/>
          <w:color w:val="000000"/>
          <w:sz w:val="24"/>
          <w:szCs w:val="24"/>
        </w:rPr>
        <w:t>s "the extent to which a system, product or service can be used by specified users to achieve specified goals with effectiveness, efficiency and satisfaction in a specified context of use". Similarly, Nielsen defines</w:t>
      </w:r>
      <w:r w:rsidRPr="000B4763">
        <w:rPr>
          <w:rFonts w:ascii="Times New Roman" w:hAnsi="Times New Roman" w:cs="Times New Roman"/>
          <w:sz w:val="24"/>
          <w:szCs w:val="24"/>
        </w:rPr>
        <w:t xml:space="preserve"> </w:t>
      </w:r>
      <w:r w:rsidRPr="000B4763">
        <w:rPr>
          <w:rFonts w:ascii="Times New Roman" w:eastAsiaTheme="minorEastAsia" w:hAnsi="Times New Roman" w:cs="Times New Roman"/>
          <w:bCs/>
          <w:color w:val="000000"/>
          <w:sz w:val="24"/>
          <w:szCs w:val="24"/>
        </w:rPr>
        <w:t xml:space="preserve">Usability as a quality attribute quality attribute composed of five components as learnability, efficiency, memorability, low error rate, and satisfaction </w:t>
      </w:r>
      <w:sdt>
        <w:sdtPr>
          <w:rPr>
            <w:rFonts w:ascii="Times New Roman" w:eastAsiaTheme="minorEastAsia" w:hAnsi="Times New Roman" w:cs="Times New Roman"/>
            <w:bCs/>
            <w:color w:val="000000"/>
            <w:sz w:val="24"/>
            <w:szCs w:val="24"/>
          </w:rPr>
          <w:tag w:val="MENDELEY_CITATION_v3_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"/>
          <w:id w:val="-1315554734"/>
          <w:placeholder>
            <w:docPart w:val="C3EBC31302999B44A29E82DF5E9BFA8E"/>
          </w:placeholder>
        </w:sdtPr>
        <w:sdtEndPr>
          <w:rPr>
            <w:rFonts w:eastAsia="Calibri"/>
            <w:bCs w:val="0"/>
          </w:rPr>
        </w:sdtEndPr>
        <w:sdtContent>
          <w:r w:rsidR="006A0F88" w:rsidRPr="006A0F88">
            <w:rPr>
              <w:rFonts w:ascii="Times New Roman" w:hAnsi="Times New Roman" w:cs="Times New Roman"/>
              <w:color w:val="000000"/>
              <w:sz w:val="24"/>
              <w:szCs w:val="24"/>
            </w:rPr>
            <w:t>[33]</w:t>
          </w:r>
        </w:sdtContent>
      </w:sdt>
      <w:r>
        <w:rPr>
          <w:rFonts w:ascii="Times New Roman" w:eastAsiaTheme="minorEastAsia" w:hAnsi="Times New Roman" w:cs="Times New Roman"/>
          <w:bCs/>
          <w:color w:val="000000"/>
          <w:sz w:val="24"/>
          <w:szCs w:val="24"/>
        </w:rPr>
        <w:t>.</w:t>
      </w:r>
      <w:r w:rsidRPr="000B4763">
        <w:rPr>
          <w:rFonts w:ascii="Times New Roman" w:eastAsiaTheme="minorEastAsia" w:hAnsi="Times New Roman" w:cs="Times New Roman"/>
          <w:bCs/>
          <w:color w:val="000000"/>
          <w:sz w:val="24"/>
          <w:szCs w:val="24"/>
        </w:rPr>
        <w:t xml:space="preserve"> </w:t>
      </w:r>
      <w:r>
        <w:rPr>
          <w:rFonts w:ascii="Times New Roman" w:eastAsiaTheme="minorEastAsia" w:hAnsi="Times New Roman" w:cs="Times New Roman"/>
          <w:bCs/>
          <w:color w:val="000000"/>
          <w:sz w:val="24"/>
          <w:szCs w:val="24"/>
        </w:rPr>
        <w:t>T</w:t>
      </w:r>
      <w:r w:rsidRPr="000B4763">
        <w:rPr>
          <w:rFonts w:ascii="Times New Roman" w:eastAsiaTheme="minorEastAsia" w:hAnsi="Times New Roman" w:cs="Times New Roman"/>
          <w:bCs/>
          <w:color w:val="000000"/>
          <w:sz w:val="24"/>
          <w:szCs w:val="24"/>
        </w:rPr>
        <w:t>he Institute of Electrical and Electronics Engineers (IEEE)</w:t>
      </w:r>
      <w:r>
        <w:rPr>
          <w:rFonts w:ascii="Times New Roman" w:eastAsiaTheme="minorEastAsia" w:hAnsi="Times New Roman" w:cs="Times New Roman"/>
          <w:bCs/>
          <w:color w:val="000000"/>
          <w:sz w:val="24"/>
          <w:szCs w:val="24"/>
        </w:rPr>
        <w:t xml:space="preserve"> defines ‘</w:t>
      </w:r>
      <w:r w:rsidRPr="000B4763">
        <w:rPr>
          <w:rFonts w:ascii="Times New Roman" w:eastAsiaTheme="minorEastAsia" w:hAnsi="Times New Roman" w:cs="Times New Roman"/>
          <w:bCs/>
          <w:color w:val="000000"/>
          <w:sz w:val="24"/>
          <w:szCs w:val="24"/>
        </w:rPr>
        <w:t>Usability</w:t>
      </w:r>
      <w:r>
        <w:rPr>
          <w:rFonts w:ascii="Times New Roman" w:eastAsiaTheme="minorEastAsia" w:hAnsi="Times New Roman" w:cs="Times New Roman"/>
          <w:bCs/>
          <w:color w:val="000000"/>
          <w:sz w:val="24"/>
          <w:szCs w:val="24"/>
        </w:rPr>
        <w:t>’</w:t>
      </w:r>
      <w:r w:rsidRPr="000B4763">
        <w:rPr>
          <w:rFonts w:ascii="Times New Roman" w:eastAsiaTheme="minorEastAsia" w:hAnsi="Times New Roman" w:cs="Times New Roman"/>
          <w:bCs/>
          <w:color w:val="000000"/>
          <w:sz w:val="24"/>
          <w:szCs w:val="24"/>
        </w:rPr>
        <w:t xml:space="preserve"> </w:t>
      </w:r>
      <w:r>
        <w:rPr>
          <w:rFonts w:ascii="Times New Roman" w:eastAsiaTheme="minorEastAsia" w:hAnsi="Times New Roman" w:cs="Times New Roman"/>
          <w:bCs/>
          <w:color w:val="000000"/>
          <w:sz w:val="24"/>
          <w:szCs w:val="24"/>
        </w:rPr>
        <w:t>as</w:t>
      </w:r>
      <w:r w:rsidRPr="000B4763">
        <w:rPr>
          <w:rFonts w:ascii="Times New Roman" w:eastAsiaTheme="minorEastAsia" w:hAnsi="Times New Roman" w:cs="Times New Roman"/>
          <w:bCs/>
          <w:color w:val="000000"/>
          <w:sz w:val="24"/>
          <w:szCs w:val="24"/>
        </w:rPr>
        <w:t xml:space="preserve"> “the ease with which a user can learn to operate, prepare inputs for and interpret outputs of a system or component”</w:t>
      </w:r>
      <w:r>
        <w:rPr>
          <w:rFonts w:ascii="Times New Roman" w:eastAsiaTheme="minorEastAsia" w:hAnsi="Times New Roman" w:cs="Times New Roman"/>
          <w:bCs/>
          <w:color w:val="000000"/>
          <w:sz w:val="24"/>
          <w:szCs w:val="24"/>
        </w:rPr>
        <w:t xml:space="preserve"> </w:t>
      </w:r>
      <w:sdt>
        <w:sdtPr>
          <w:rPr>
            <w:rFonts w:ascii="Times New Roman" w:eastAsiaTheme="minorEastAsia" w:hAnsi="Times New Roman" w:cs="Times New Roman"/>
            <w:bCs/>
            <w:color w:val="000000"/>
            <w:sz w:val="24"/>
            <w:szCs w:val="24"/>
          </w:rPr>
          <w:tag w:val="MENDELEY_CITATION_v3_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"/>
          <w:id w:val="-1096469271"/>
          <w:placeholder>
            <w:docPart w:val="387A583AE1F0D24685FF707A01F8A6E2"/>
          </w:placeholder>
        </w:sdtPr>
        <w:sdtContent>
          <w:r w:rsidR="006A0F88" w:rsidRPr="006A0F88">
            <w:rPr>
              <w:rFonts w:ascii="Times New Roman" w:eastAsiaTheme="minorEastAsia" w:hAnsi="Times New Roman" w:cs="Times New Roman"/>
              <w:bCs/>
              <w:color w:val="000000"/>
              <w:sz w:val="24"/>
              <w:szCs w:val="24"/>
            </w:rPr>
            <w:t>[34]</w:t>
          </w:r>
        </w:sdtContent>
      </w:sdt>
      <w:r w:rsidRPr="000B4763">
        <w:rPr>
          <w:rFonts w:ascii="Times New Roman" w:eastAsiaTheme="minorEastAsia" w:hAnsi="Times New Roman" w:cs="Times New Roman"/>
          <w:bCs/>
          <w:color w:val="000000"/>
          <w:sz w:val="24"/>
          <w:szCs w:val="24"/>
        </w:rPr>
        <w:t xml:space="preserve">. </w:t>
      </w:r>
      <w:r w:rsidRPr="00DE6EC2">
        <w:rPr>
          <w:rFonts w:ascii="Times New Roman" w:eastAsiaTheme="minorEastAsia" w:hAnsi="Times New Roman" w:cs="Times New Roman"/>
          <w:bCs/>
          <w:strike/>
          <w:sz w:val="24"/>
          <w:szCs w:val="24"/>
          <w:rPrChange w:id="243" w:author="رزان الدوسري ID 443203966" w:date="2023-02-09T11:00:00Z">
            <w:rPr>
              <w:rFonts w:ascii="Times New Roman" w:eastAsiaTheme="minorEastAsia" w:hAnsi="Times New Roman" w:cs="Times New Roman"/>
              <w:bCs/>
              <w:sz w:val="24"/>
              <w:szCs w:val="24"/>
            </w:rPr>
          </w:rPrChange>
        </w:rPr>
        <w:t>In this study, the terms ‘UX’, ‘UCD’ and ‘Usability’ are used interchangeably to mean the same thing.</w:t>
      </w:r>
    </w:p>
    <w:p w14:paraId="5A33783C" w14:textId="3A22F80F" w:rsidR="00983BEC" w:rsidRDefault="00983BEC" w:rsidP="00983BEC">
      <w:pPr>
        <w:pStyle w:val="Heading2"/>
        <w:numPr>
          <w:ilvl w:val="1"/>
          <w:numId w:val="2"/>
        </w:numPr>
        <w:spacing w:line="480" w:lineRule="auto"/>
        <w:rPr>
          <w:rFonts w:ascii="Times New Roman" w:hAnsi="Times New Roman" w:cs="Times New Roman"/>
          <w:b/>
          <w:bCs/>
          <w:color w:val="auto"/>
          <w:sz w:val="28"/>
          <w:szCs w:val="28"/>
        </w:rPr>
      </w:pPr>
      <w:bookmarkStart w:id="244" w:name="_Toc126833870"/>
      <w:r w:rsidRPr="00983BEC">
        <w:rPr>
          <w:rFonts w:ascii="Times New Roman" w:hAnsi="Times New Roman" w:cs="Times New Roman"/>
          <w:b/>
          <w:bCs/>
          <w:color w:val="auto"/>
          <w:sz w:val="28"/>
          <w:szCs w:val="28"/>
        </w:rPr>
        <w:t>Related Work</w:t>
      </w:r>
      <w:bookmarkEnd w:id="244"/>
    </w:p>
    <w:p w14:paraId="64817A88" w14:textId="43830CE9" w:rsidR="00983BEC" w:rsidRDefault="00983BEC" w:rsidP="00983BEC">
      <w:pPr>
        <w:pStyle w:val="Heading2"/>
        <w:numPr>
          <w:ilvl w:val="2"/>
          <w:numId w:val="2"/>
        </w:numPr>
        <w:spacing w:line="480" w:lineRule="auto"/>
        <w:rPr>
          <w:rFonts w:ascii="Times New Roman" w:hAnsi="Times New Roman" w:cs="Times New Roman"/>
          <w:b/>
          <w:bCs/>
          <w:color w:val="auto"/>
          <w:sz w:val="28"/>
          <w:szCs w:val="28"/>
        </w:rPr>
      </w:pPr>
      <w:bookmarkStart w:id="245" w:name="_Toc126833871"/>
      <w:r w:rsidRPr="00983BEC">
        <w:rPr>
          <w:rFonts w:ascii="Times New Roman" w:hAnsi="Times New Roman" w:cs="Times New Roman"/>
          <w:b/>
          <w:bCs/>
          <w:color w:val="auto"/>
          <w:sz w:val="28"/>
          <w:szCs w:val="28"/>
        </w:rPr>
        <w:t>Integration of Agile and UX</w:t>
      </w:r>
      <w:bookmarkEnd w:id="245"/>
    </w:p>
    <w:p w14:paraId="5F61D402" w14:textId="1AF99BD0" w:rsidR="00983BEC" w:rsidRPr="006A1061" w:rsidRDefault="00983BEC" w:rsidP="00C443F7">
      <w:pPr>
        <w:ind w:firstLine="284"/>
        <w:jc w:val="both"/>
        <w:rPr>
          <w:rFonts w:ascii="Times New Roman" w:hAnsi="Times New Roman" w:cs="Times New Roman"/>
          <w:sz w:val="24"/>
          <w:szCs w:val="24"/>
        </w:rPr>
      </w:pPr>
      <w:r w:rsidRPr="0025332A">
        <w:rPr>
          <w:rFonts w:ascii="Times New Roman" w:hAnsi="Times New Roman" w:cs="Times New Roman"/>
          <w:sz w:val="24"/>
          <w:szCs w:val="24"/>
        </w:rPr>
        <w:t>Several systematic reviews have been carried out to study the integration of Agile and UX</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"/>
          <w:id w:val="2001615596"/>
          <w:placeholder>
            <w:docPart w:val="E196502598FABA4081BD6ED2445AAFA4"/>
          </w:placeholder>
        </w:sdtPr>
        <w:sdtContent>
          <w:r w:rsidR="006A0F88" w:rsidRPr="006A0F88">
            <w:rPr>
              <w:rFonts w:ascii="Times New Roman" w:hAnsi="Times New Roman" w:cs="Times New Roman"/>
              <w:color w:val="000000"/>
              <w:sz w:val="24"/>
              <w:szCs w:val="24"/>
            </w:rPr>
            <w:t>[35]</w:t>
          </w:r>
          <w:proofErr w:type="gramStart"/>
          <w:r w:rsidR="006A0F88" w:rsidRPr="006A0F88">
            <w:rPr>
              <w:rFonts w:ascii="Times New Roman" w:hAnsi="Times New Roman" w:cs="Times New Roman"/>
              <w:color w:val="000000"/>
              <w:sz w:val="24"/>
              <w:szCs w:val="24"/>
            </w:rPr>
            <w:t>–[</w:t>
          </w:r>
          <w:proofErr w:type="gramEnd"/>
          <w:r w:rsidR="006A0F88" w:rsidRPr="006A0F88">
            <w:rPr>
              <w:rFonts w:ascii="Times New Roman" w:hAnsi="Times New Roman" w:cs="Times New Roman"/>
              <w:color w:val="000000"/>
              <w:sz w:val="24"/>
              <w:szCs w:val="24"/>
            </w:rPr>
            <w:t>37]</w:t>
          </w:r>
        </w:sdtContent>
      </w:sdt>
      <w:r>
        <w:rPr>
          <w:rFonts w:ascii="Times New Roman" w:hAnsi="Times New Roman" w:cs="Times New Roman"/>
          <w:sz w:val="24"/>
          <w:szCs w:val="24"/>
        </w:rPr>
        <w:t xml:space="preserve">. </w:t>
      </w:r>
      <w:r w:rsidRPr="0019679C">
        <w:rPr>
          <w:rFonts w:ascii="Times New Roman" w:hAnsi="Times New Roman" w:cs="Times New Roman"/>
          <w:sz w:val="24"/>
          <w:szCs w:val="24"/>
        </w:rPr>
        <w:t xml:space="preserve">Silva et al. </w:t>
      </w:r>
      <w:sdt>
        <w:sdtPr>
          <w:rPr>
            <w:rFonts w:ascii="Times New Roman" w:hAnsi="Times New Roman" w:cs="Times New Roman"/>
            <w:color w:val="000000"/>
            <w:sz w:val="24"/>
            <w:szCs w:val="24"/>
          </w:rPr>
          <w:tag w:val="MENDELEY_CITATION_v3_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"/>
          <w:id w:val="1163434029"/>
          <w:placeholder>
            <w:docPart w:val="8A1521460A0A684B997B8CC8B83CAA35"/>
          </w:placeholder>
        </w:sdtPr>
        <w:sdtContent>
          <w:r w:rsidR="006A0F88" w:rsidRPr="006A0F88">
            <w:rPr>
              <w:rFonts w:ascii="Times New Roman" w:hAnsi="Times New Roman" w:cs="Times New Roman"/>
              <w:color w:val="000000"/>
              <w:sz w:val="24"/>
              <w:szCs w:val="24"/>
            </w:rPr>
            <w:t>[35]</w:t>
          </w:r>
        </w:sdtContent>
      </w:sdt>
      <w:r w:rsidRPr="0019679C">
        <w:rPr>
          <w:rFonts w:ascii="Times New Roman" w:hAnsi="Times New Roman" w:cs="Times New Roman"/>
          <w:sz w:val="24"/>
          <w:szCs w:val="24"/>
        </w:rPr>
        <w:t xml:space="preserve"> outlined some key aspects concerning the integration of Agile and UX. The first aspect was Little Design Up Front, where the author suggested conducting UX-related activities before the official kickoff of the project. Prototyping was suggested as one way to improve the communication between developers and UX designers during the early stages of development. User testing has also been suggested for usability evaluation, where the team should conduct user testing within each sprint, aiming to refine the design for the next iteration. </w:t>
      </w:r>
      <w:proofErr w:type="gramStart"/>
      <w:r w:rsidRPr="0019679C">
        <w:rPr>
          <w:rFonts w:ascii="Times New Roman" w:hAnsi="Times New Roman" w:cs="Times New Roman"/>
          <w:sz w:val="24"/>
          <w:szCs w:val="24"/>
        </w:rPr>
        <w:t>In order to</w:t>
      </w:r>
      <w:proofErr w:type="gramEnd"/>
      <w:r w:rsidRPr="0019679C">
        <w:rPr>
          <w:rFonts w:ascii="Times New Roman" w:hAnsi="Times New Roman" w:cs="Times New Roman"/>
          <w:sz w:val="24"/>
          <w:szCs w:val="24"/>
        </w:rPr>
        <w:t xml:space="preserve"> maintain the Big Picture, One Sprint Ahead was suggested in which UX designers work one sprint ahead of the developers to ensure that the design is aligned with the business goals and users’ needs.</w:t>
      </w:r>
    </w:p>
    <w:p w14:paraId="470F28F4" w14:textId="4E6F7414" w:rsidR="00983BEC" w:rsidRPr="00BC76AD" w:rsidRDefault="00983BEC" w:rsidP="00C443F7">
      <w:pPr>
        <w:ind w:firstLine="284"/>
        <w:jc w:val="both"/>
        <w:rPr>
          <w:rFonts w:ascii="Times New Roman" w:hAnsi="Times New Roman" w:cs="Times New Roman"/>
          <w:sz w:val="24"/>
          <w:szCs w:val="24"/>
        </w:rPr>
      </w:pPr>
      <w:r w:rsidRPr="00BC76AD">
        <w:rPr>
          <w:rFonts w:ascii="Times New Roman" w:hAnsi="Times New Roman" w:cs="Times New Roman"/>
          <w:sz w:val="24"/>
          <w:szCs w:val="24"/>
        </w:rPr>
        <w:t xml:space="preserve">The integration of UX and Agile software development has been addressed extensively in the literature, leading to the proposal of new methods and techniques for merging the two domains, as well as discussions of the challenges associated with such integration. Recent research by </w:t>
      </w:r>
      <w:proofErr w:type="spellStart"/>
      <w:r w:rsidRPr="00BC76AD">
        <w:rPr>
          <w:rFonts w:ascii="Times New Roman" w:hAnsi="Times New Roman" w:cs="Times New Roman"/>
          <w:sz w:val="24"/>
          <w:szCs w:val="24"/>
        </w:rPr>
        <w:t>Argumanis</w:t>
      </w:r>
      <w:proofErr w:type="spellEnd"/>
      <w:r w:rsidRPr="00BC76AD">
        <w:rPr>
          <w:rFonts w:ascii="Times New Roman" w:hAnsi="Times New Roman" w:cs="Times New Roman"/>
          <w:sz w:val="24"/>
          <w:szCs w:val="24"/>
        </w:rPr>
        <w:t xml:space="preserve"> et al. </w:t>
      </w:r>
      <w:sdt>
        <w:sdtPr>
          <w:rPr>
            <w:rFonts w:ascii="Times New Roman" w:hAnsi="Times New Roman" w:cs="Times New Roman"/>
            <w:color w:val="000000"/>
            <w:sz w:val="24"/>
            <w:szCs w:val="24"/>
          </w:rPr>
          <w:tag w:val="MENDELEY_CITATION_v3_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"/>
          <w:id w:val="1567687042"/>
          <w:placeholder>
            <w:docPart w:val="AD64B6AE554F0046943851554D46B342"/>
          </w:placeholder>
        </w:sdtPr>
        <w:sdtContent>
          <w:r w:rsidR="006A0F88" w:rsidRPr="006A0F88">
            <w:rPr>
              <w:rFonts w:ascii="Times New Roman" w:hAnsi="Times New Roman" w:cs="Times New Roman"/>
              <w:color w:val="000000"/>
              <w:sz w:val="24"/>
              <w:szCs w:val="24"/>
            </w:rPr>
            <w:t>[38]</w:t>
          </w:r>
        </w:sdtContent>
      </w:sdt>
      <w:r w:rsidRPr="00D93AF1" w:rsidDel="00D93AF1">
        <w:rPr>
          <w:rFonts w:ascii="Times New Roman" w:hAnsi="Times New Roman" w:cs="Times New Roman"/>
          <w:sz w:val="24"/>
          <w:szCs w:val="24"/>
        </w:rPr>
        <w:t xml:space="preserve"> </w:t>
      </w:r>
      <w:r w:rsidRPr="00BC76AD">
        <w:rPr>
          <w:rFonts w:ascii="Times New Roman" w:hAnsi="Times New Roman" w:cs="Times New Roman"/>
          <w:sz w:val="24"/>
          <w:szCs w:val="24"/>
        </w:rPr>
        <w:t xml:space="preserve">stated that the challenges of integrating UX activities into Scrum lie in the lack of importance assigned to UX activities, the inadequate communication between UX designers and developers, insufficient allocation of resources to upfront activities in Scrum and customers attempt to represent final users without understanding their real needs. Research by Curcio et al. </w:t>
      </w:r>
      <w:sdt>
        <w:sdtPr>
          <w:rPr>
            <w:rFonts w:ascii="Times New Roman" w:hAnsi="Times New Roman" w:cs="Times New Roman"/>
            <w:color w:val="000000"/>
            <w:sz w:val="24"/>
            <w:szCs w:val="24"/>
          </w:rPr>
          <w:tag w:val="MENDELEY_CITATION_v3_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"/>
          <w:id w:val="1600602454"/>
          <w:placeholder>
            <w:docPart w:val="726983B60073764A8DC1BE076C1B33D1"/>
          </w:placeholder>
        </w:sdtPr>
        <w:sdtContent>
          <w:r w:rsidR="00DC1735" w:rsidRPr="00DC1735">
            <w:rPr>
              <w:rFonts w:ascii="Times New Roman" w:hAnsi="Times New Roman" w:cs="Times New Roman"/>
              <w:color w:val="000000"/>
              <w:sz w:val="24"/>
              <w:szCs w:val="24"/>
            </w:rPr>
            <w:t>[6]</w:t>
          </w:r>
        </w:sdtContent>
      </w:sdt>
      <w:r w:rsidRPr="00D93AF1" w:rsidDel="00D93AF1">
        <w:rPr>
          <w:rFonts w:ascii="Times New Roman" w:hAnsi="Times New Roman" w:cs="Times New Roman"/>
          <w:sz w:val="24"/>
          <w:szCs w:val="24"/>
        </w:rPr>
        <w:t xml:space="preserve"> </w:t>
      </w:r>
      <w:r w:rsidRPr="00BC76AD">
        <w:rPr>
          <w:rFonts w:ascii="Times New Roman" w:hAnsi="Times New Roman" w:cs="Times New Roman"/>
          <w:sz w:val="24"/>
          <w:szCs w:val="24"/>
        </w:rPr>
        <w:t>demonstrated that integrating UX into agile development poses several challenges, including the lack of time for upfront design and testing with real</w:t>
      </w:r>
      <w:r>
        <w:rPr>
          <w:rFonts w:ascii="Times New Roman" w:hAnsi="Times New Roman" w:cs="Times New Roman"/>
          <w:sz w:val="24"/>
          <w:szCs w:val="24"/>
        </w:rPr>
        <w:t xml:space="preserve"> </w:t>
      </w:r>
      <w:r w:rsidRPr="00BC76AD">
        <w:rPr>
          <w:rFonts w:ascii="Times New Roman" w:hAnsi="Times New Roman" w:cs="Times New Roman"/>
          <w:sz w:val="24"/>
          <w:szCs w:val="24"/>
        </w:rPr>
        <w:t xml:space="preserve">users, the power struggle between UX designers and developers, the lack of a vision for the entire UX </w:t>
      </w:r>
      <w:r w:rsidRPr="00BC76AD">
        <w:rPr>
          <w:rFonts w:ascii="Times New Roman" w:hAnsi="Times New Roman" w:cs="Times New Roman"/>
          <w:sz w:val="24"/>
          <w:szCs w:val="24"/>
        </w:rPr>
        <w:lastRenderedPageBreak/>
        <w:t>project, the difficulty of prioritizing activities</w:t>
      </w:r>
      <w:r>
        <w:rPr>
          <w:rFonts w:ascii="Times New Roman" w:hAnsi="Times New Roman" w:cs="Times New Roman"/>
          <w:sz w:val="24"/>
          <w:szCs w:val="24"/>
        </w:rPr>
        <w:t xml:space="preserve"> a</w:t>
      </w:r>
      <w:r w:rsidRPr="00BC76AD">
        <w:rPr>
          <w:rFonts w:ascii="Times New Roman" w:hAnsi="Times New Roman" w:cs="Times New Roman"/>
          <w:sz w:val="24"/>
          <w:szCs w:val="24"/>
        </w:rPr>
        <w:t xml:space="preserve">nd the lack of documentation. In contrast, Da Silva et al. </w:t>
      </w:r>
      <w:sdt>
        <w:sdtPr>
          <w:rPr>
            <w:rFonts w:ascii="Times New Roman" w:hAnsi="Times New Roman" w:cs="Times New Roman"/>
            <w:color w:val="000000"/>
            <w:sz w:val="24"/>
            <w:szCs w:val="24"/>
          </w:rPr>
          <w:tag w:val="MENDELEY_CITATION_v3_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"/>
          <w:id w:val="-412782669"/>
          <w:placeholder>
            <w:docPart w:val="A2651DAE26E8C341ABCDA08CBCCD00CE"/>
          </w:placeholder>
        </w:sdtPr>
        <w:sdtContent>
          <w:r w:rsidR="00DC1735" w:rsidRPr="00DC1735">
            <w:rPr>
              <w:rFonts w:ascii="Times New Roman" w:hAnsi="Times New Roman" w:cs="Times New Roman"/>
              <w:color w:val="000000"/>
              <w:sz w:val="24"/>
              <w:szCs w:val="24"/>
            </w:rPr>
            <w:t>[1]</w:t>
          </w:r>
        </w:sdtContent>
      </w:sdt>
      <w:r w:rsidRPr="00D93AF1" w:rsidDel="00D93AF1">
        <w:rPr>
          <w:rFonts w:ascii="Times New Roman" w:hAnsi="Times New Roman" w:cs="Times New Roman"/>
          <w:sz w:val="24"/>
          <w:szCs w:val="24"/>
        </w:rPr>
        <w:t xml:space="preserve"> </w:t>
      </w:r>
      <w:r w:rsidRPr="00BC76AD">
        <w:rPr>
          <w:rFonts w:ascii="Times New Roman" w:hAnsi="Times New Roman" w:cs="Times New Roman"/>
          <w:sz w:val="24"/>
          <w:szCs w:val="24"/>
        </w:rPr>
        <w:t>stated that both communities have recognized that UX activities must be integrated into agile development, implying that these processes cannot be treated separately. Still, more work is needed on tools that facilitate agility and UX integration.</w:t>
      </w:r>
    </w:p>
    <w:p w14:paraId="2BA2EA2A" w14:textId="6F8965BF" w:rsidR="00983BEC" w:rsidRPr="00BC76AD" w:rsidRDefault="00983BEC" w:rsidP="00C443F7">
      <w:pPr>
        <w:ind w:firstLine="284"/>
        <w:jc w:val="both"/>
        <w:rPr>
          <w:rFonts w:ascii="Times New Roman" w:hAnsi="Times New Roman" w:cs="Times New Roman"/>
          <w:sz w:val="24"/>
          <w:szCs w:val="24"/>
        </w:rPr>
      </w:pPr>
      <w:r w:rsidRPr="00BC76AD">
        <w:rPr>
          <w:rFonts w:ascii="Times New Roman" w:hAnsi="Times New Roman" w:cs="Times New Roman"/>
          <w:sz w:val="24"/>
          <w:szCs w:val="24"/>
        </w:rPr>
        <w:t xml:space="preserve">There have been some attempts to address these challenges; for instance, a study by </w:t>
      </w:r>
      <w:proofErr w:type="spellStart"/>
      <w:r w:rsidRPr="00BC76AD">
        <w:rPr>
          <w:rFonts w:ascii="Times New Roman" w:hAnsi="Times New Roman" w:cs="Times New Roman"/>
          <w:sz w:val="24"/>
          <w:szCs w:val="24"/>
        </w:rPr>
        <w:t>Alhammad</w:t>
      </w:r>
      <w:proofErr w:type="spellEnd"/>
      <w:r w:rsidRPr="00BC76A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"/>
          <w:id w:val="1370495515"/>
          <w:placeholder>
            <w:docPart w:val="04327F353A8F764B8D9B26EAAFF8DD4D"/>
          </w:placeholder>
        </w:sdtPr>
        <w:sdtContent>
          <w:r w:rsidR="00DC1735" w:rsidRPr="00DC1735">
            <w:rPr>
              <w:rFonts w:ascii="Times New Roman" w:hAnsi="Times New Roman" w:cs="Times New Roman"/>
              <w:color w:val="000000"/>
              <w:sz w:val="24"/>
              <w:szCs w:val="24"/>
            </w:rPr>
            <w:t>[4]</w:t>
          </w:r>
        </w:sdtContent>
      </w:sdt>
      <w:r w:rsidRPr="00D93AF1" w:rsidDel="00D93AF1">
        <w:rPr>
          <w:rFonts w:ascii="Times New Roman" w:hAnsi="Times New Roman" w:cs="Times New Roman"/>
          <w:sz w:val="24"/>
          <w:szCs w:val="24"/>
        </w:rPr>
        <w:t xml:space="preserve"> </w:t>
      </w:r>
      <w:r w:rsidRPr="00BC76AD">
        <w:rPr>
          <w:rFonts w:ascii="Times New Roman" w:hAnsi="Times New Roman" w:cs="Times New Roman"/>
          <w:sz w:val="24"/>
          <w:szCs w:val="24"/>
        </w:rPr>
        <w:t xml:space="preserve">addressed the issue of developers' mindsets towards user experience by presenting a gamified framework to motivate and engage agile teams in conducting UX activities collaboratively and develop a user-centered mindset. Kuusinen </w:t>
      </w:r>
      <w:sdt>
        <w:sdtPr>
          <w:rPr>
            <w:rFonts w:ascii="Times New Roman" w:hAnsi="Times New Roman" w:cs="Times New Roman"/>
            <w:color w:val="000000"/>
            <w:sz w:val="24"/>
            <w:szCs w:val="24"/>
          </w:rPr>
          <w:tag w:val="MENDELEY_CITATION_v3_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"/>
          <w:id w:val="-1719727409"/>
          <w:placeholder>
            <w:docPart w:val="C4EE05456D611741957D675B050D0640"/>
          </w:placeholder>
        </w:sdtPr>
        <w:sdtContent>
          <w:r w:rsidR="006A0F88" w:rsidRPr="006A0F88">
            <w:rPr>
              <w:rFonts w:ascii="Times New Roman" w:hAnsi="Times New Roman" w:cs="Times New Roman"/>
              <w:color w:val="000000"/>
              <w:sz w:val="24"/>
              <w:szCs w:val="24"/>
            </w:rPr>
            <w:t>[39]</w:t>
          </w:r>
        </w:sdtContent>
      </w:sdt>
      <w:r w:rsidRPr="00D93AF1" w:rsidDel="00D93AF1">
        <w:rPr>
          <w:rFonts w:ascii="Times New Roman" w:hAnsi="Times New Roman" w:cs="Times New Roman"/>
          <w:sz w:val="24"/>
          <w:szCs w:val="24"/>
        </w:rPr>
        <w:t xml:space="preserve"> </w:t>
      </w:r>
      <w:r w:rsidRPr="00BC76AD">
        <w:rPr>
          <w:rFonts w:ascii="Times New Roman" w:hAnsi="Times New Roman" w:cs="Times New Roman"/>
          <w:sz w:val="24"/>
          <w:szCs w:val="24"/>
        </w:rPr>
        <w:t>addressed the synchronization of tasks between developers and UX specialist by identifying three types of cooperation: minimal, PO-UXS, and Developer-UXS cooperation.</w:t>
      </w:r>
      <w:r w:rsidRPr="00954CD9">
        <w:rPr>
          <w:rFonts w:ascii="Times New Roman" w:hAnsi="Times New Roman" w:cs="Times New Roman"/>
          <w:sz w:val="24"/>
          <w:szCs w:val="24"/>
        </w:rPr>
        <w:t xml:space="preserve"> </w:t>
      </w:r>
      <w:r w:rsidRPr="00BC76AD">
        <w:rPr>
          <w:rFonts w:ascii="Times New Roman" w:hAnsi="Times New Roman" w:cs="Times New Roman"/>
          <w:sz w:val="24"/>
          <w:szCs w:val="24"/>
        </w:rPr>
        <w:t xml:space="preserve">In projects with the minimal cooperation type, the UXS works mainly apart from the other team members, while with the PO–UXS and Developer–UXS cooperation types, the UXS works mostly with the PO and developers, respectively. The Developer–UXS cooperation was the most desirable cooperation type among the participant projects. </w:t>
      </w:r>
      <w:proofErr w:type="spellStart"/>
      <w:r w:rsidRPr="00BC76AD">
        <w:rPr>
          <w:rFonts w:ascii="Times New Roman" w:hAnsi="Times New Roman" w:cs="Times New Roman"/>
          <w:sz w:val="24"/>
          <w:szCs w:val="24"/>
        </w:rPr>
        <w:t>Ananjeva</w:t>
      </w:r>
      <w:proofErr w:type="spellEnd"/>
      <w:r w:rsidRPr="00BC76AD">
        <w:rPr>
          <w:rFonts w:ascii="Times New Roman" w:hAnsi="Times New Roman" w:cs="Times New Roman"/>
          <w:sz w:val="24"/>
          <w:szCs w:val="24"/>
        </w:rPr>
        <w:t xml:space="preserve"> et al. </w:t>
      </w:r>
      <w:sdt>
        <w:sdtPr>
          <w:rPr>
            <w:rFonts w:ascii="Times New Roman" w:hAnsi="Times New Roman" w:cs="Times New Roman"/>
            <w:color w:val="000000"/>
            <w:sz w:val="24"/>
            <w:szCs w:val="24"/>
          </w:rPr>
          <w:tag w:val="MENDELEY_CITATION_v3_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"/>
          <w:id w:val="-722900435"/>
          <w:placeholder>
            <w:docPart w:val="15EF8CE0C3D9154483B0195858CAB9DB"/>
          </w:placeholder>
        </w:sdtPr>
        <w:sdtContent>
          <w:r w:rsidR="00DC1735" w:rsidRPr="00DC1735">
            <w:rPr>
              <w:rFonts w:ascii="Times New Roman" w:hAnsi="Times New Roman" w:cs="Times New Roman"/>
              <w:color w:val="000000"/>
              <w:sz w:val="24"/>
              <w:szCs w:val="24"/>
            </w:rPr>
            <w:t>[5]</w:t>
          </w:r>
        </w:sdtContent>
      </w:sdt>
      <w:r w:rsidRPr="00D93AF1">
        <w:rPr>
          <w:rFonts w:ascii="Times New Roman" w:hAnsi="Times New Roman" w:cs="Times New Roman"/>
          <w:sz w:val="24"/>
          <w:szCs w:val="24"/>
        </w:rPr>
        <w:t xml:space="preserve"> </w:t>
      </w:r>
      <w:r w:rsidRPr="00BC76AD">
        <w:rPr>
          <w:rFonts w:ascii="Times New Roman" w:hAnsi="Times New Roman" w:cs="Times New Roman"/>
          <w:sz w:val="24"/>
          <w:szCs w:val="24"/>
        </w:rPr>
        <w:t xml:space="preserve">proposed that user </w:t>
      </w:r>
      <w:r w:rsidRPr="005C0361">
        <w:rPr>
          <w:rFonts w:ascii="Times New Roman" w:hAnsi="Times New Roman" w:cs="Times New Roman"/>
          <w:sz w:val="24"/>
          <w:szCs w:val="24"/>
        </w:rPr>
        <w:t xml:space="preserve">stories </w:t>
      </w:r>
      <w:r w:rsidRPr="005812B8">
        <w:rPr>
          <w:rFonts w:ascii="Times New Roman" w:hAnsi="Times New Roman" w:cs="Times New Roman"/>
          <w:sz w:val="24"/>
          <w:szCs w:val="24"/>
        </w:rPr>
        <w:t>and Deliberation concerns “mutual communication that involves weighing and reflecting on preferences, values and interests regarding matters of common concern”</w:t>
      </w:r>
      <w:r w:rsidRPr="005C0361">
        <w:rPr>
          <w:rFonts w:ascii="Times New Roman" w:hAnsi="Times New Roman" w:cs="Times New Roman"/>
          <w:sz w:val="24"/>
          <w:szCs w:val="24"/>
        </w:rPr>
        <w:t xml:space="preserve"> can</w:t>
      </w:r>
      <w:r w:rsidRPr="00BC76AD">
        <w:rPr>
          <w:rFonts w:ascii="Times New Roman" w:hAnsi="Times New Roman" w:cs="Times New Roman"/>
          <w:sz w:val="24"/>
          <w:szCs w:val="24"/>
        </w:rPr>
        <w:t xml:space="preserve"> be used to integrate UX work into agile without sacrificing agility, which addresses one of the most challenging aspects of integrating UX, which is building a common ground between software developers and UX designers. </w:t>
      </w:r>
    </w:p>
    <w:p w14:paraId="23FE18B6" w14:textId="042B0428" w:rsidR="00983BEC" w:rsidRPr="00B82233" w:rsidRDefault="00983BEC" w:rsidP="00C443F7">
      <w:pPr>
        <w:ind w:firstLine="284"/>
        <w:jc w:val="both"/>
        <w:rPr>
          <w:rFonts w:ascii="Times New Roman" w:hAnsi="Times New Roman" w:cs="Times New Roman"/>
          <w:sz w:val="24"/>
          <w:szCs w:val="24"/>
        </w:rPr>
      </w:pPr>
      <w:r w:rsidRPr="00BC76AD">
        <w:rPr>
          <w:rFonts w:ascii="Times New Roman" w:hAnsi="Times New Roman" w:cs="Times New Roman"/>
          <w:sz w:val="24"/>
          <w:szCs w:val="24"/>
        </w:rPr>
        <w:t xml:space="preserve">Persson et al. </w:t>
      </w:r>
      <w:sdt>
        <w:sdtPr>
          <w:rPr>
            <w:rFonts w:ascii="Times New Roman" w:hAnsi="Times New Roman" w:cs="Times New Roman"/>
            <w:bCs/>
            <w:color w:val="000000"/>
            <w:sz w:val="24"/>
            <w:szCs w:val="24"/>
          </w:rPr>
          <w:tag w:val="MENDELEY_CITATION_v3_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"/>
          <w:id w:val="-1272783960"/>
          <w:placeholder>
            <w:docPart w:val="7748E0664D71B641BA150C4EAB1D968D"/>
          </w:placeholder>
        </w:sdtPr>
        <w:sdtContent>
          <w:r w:rsidR="006A0F88" w:rsidRPr="006A0F88">
            <w:rPr>
              <w:rFonts w:ascii="Times New Roman" w:hAnsi="Times New Roman" w:cs="Times New Roman"/>
              <w:bCs/>
              <w:color w:val="000000"/>
              <w:sz w:val="24"/>
              <w:szCs w:val="24"/>
            </w:rPr>
            <w:t>[40]</w:t>
          </w:r>
        </w:sdtContent>
      </w:sdt>
      <w:r w:rsidRPr="00D93AF1" w:rsidDel="00D93AF1">
        <w:rPr>
          <w:rFonts w:ascii="Times New Roman" w:hAnsi="Times New Roman" w:cs="Times New Roman"/>
          <w:sz w:val="24"/>
          <w:szCs w:val="24"/>
        </w:rPr>
        <w:t xml:space="preserve"> </w:t>
      </w:r>
      <w:r w:rsidRPr="00BC76AD">
        <w:rPr>
          <w:rFonts w:ascii="Times New Roman" w:hAnsi="Times New Roman" w:cs="Times New Roman"/>
          <w:sz w:val="24"/>
          <w:szCs w:val="24"/>
        </w:rPr>
        <w:t xml:space="preserve">conducted a case study on how Agile and UX processes are integrated to maintain agility through mutual adjustment of software development and UX design. The authors used three perspectives on agility that include assimilation, separation, and integration. Assimilation relies on coordinating by direct supervision and standardization of work processes, while Separation relies on coordination by standardization of skills and outputs. Integration lies between Assimilation and Separation, and it is taken from a across-entities perspective. They analyzed the company’s integration approaches of upfront design and work in parallel with Conboy’s taxonomy of Agility </w:t>
      </w:r>
      <w:sdt>
        <w:sdtPr>
          <w:rPr>
            <w:rFonts w:ascii="Times New Roman" w:hAnsi="Times New Roman" w:cs="Times New Roman"/>
            <w:color w:val="000000"/>
            <w:sz w:val="24"/>
            <w:szCs w:val="24"/>
          </w:rPr>
          <w:tag w:val="MENDELEY_CITATION_v3_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"/>
          <w:id w:val="554279082"/>
          <w:placeholder>
            <w:docPart w:val="CF08AF0F8AE08442B6F9B46DCCD71591"/>
          </w:placeholder>
        </w:sdtPr>
        <w:sdtContent>
          <w:r w:rsidR="006A0F88" w:rsidRPr="006A0F88">
            <w:rPr>
              <w:rFonts w:ascii="Times New Roman" w:hAnsi="Times New Roman" w:cs="Times New Roman"/>
              <w:color w:val="000000"/>
              <w:sz w:val="24"/>
              <w:szCs w:val="24"/>
            </w:rPr>
            <w:t>[41]</w:t>
          </w:r>
        </w:sdtContent>
      </w:sdt>
      <w:r>
        <w:rPr>
          <w:rFonts w:ascii="Times New Roman" w:hAnsi="Times New Roman" w:cs="Times New Roman"/>
          <w:sz w:val="24"/>
          <w:szCs w:val="24"/>
        </w:rPr>
        <w:t>.</w:t>
      </w:r>
      <w:r w:rsidRPr="00D93AF1" w:rsidDel="00D93AF1">
        <w:rPr>
          <w:rFonts w:ascii="Times New Roman" w:hAnsi="Times New Roman" w:cs="Times New Roman"/>
          <w:sz w:val="24"/>
          <w:szCs w:val="24"/>
        </w:rPr>
        <w:t xml:space="preserve"> </w:t>
      </w:r>
      <w:r w:rsidRPr="00BC76AD">
        <w:rPr>
          <w:rFonts w:ascii="Times New Roman" w:hAnsi="Times New Roman" w:cs="Times New Roman"/>
          <w:sz w:val="24"/>
          <w:szCs w:val="24"/>
        </w:rPr>
        <w:t>The results of this analysis showed how Agility differs for the two roles (Software development and UX design) in relation with these integration approaches (Agile and UX). Through the process of mutual adjustment, the Agility for UX designers and software developers are different, yet complementary. This integration contrasts with assimilation, which potentially makes their Agility mutually indistinguishable, and with separation, which makes their Agility different and mutually competing.</w:t>
      </w:r>
    </w:p>
    <w:p w14:paraId="6606D495" w14:textId="77777777" w:rsidR="00983BEC" w:rsidRPr="00C97E89" w:rsidRDefault="00983BEC" w:rsidP="00D15FD9">
      <w:pPr>
        <w:pStyle w:val="NormalWeb"/>
        <w:spacing w:after="200" w:afterAutospacing="0"/>
        <w:jc w:val="both"/>
        <w:rPr>
          <w:rFonts w:eastAsia="Calibri"/>
          <w:b/>
          <w:bCs/>
        </w:rPr>
      </w:pPr>
      <w:r w:rsidRPr="00023767">
        <w:rPr>
          <w:rFonts w:eastAsia="Calibri"/>
          <w:b/>
          <w:bCs/>
          <w:highlight w:val="yellow"/>
        </w:rPr>
        <w:t xml:space="preserve">[figures summarize the different ways of integrating </w:t>
      </w:r>
      <w:proofErr w:type="spellStart"/>
      <w:r w:rsidRPr="00023767">
        <w:rPr>
          <w:rFonts w:eastAsia="Calibri"/>
          <w:b/>
          <w:bCs/>
          <w:highlight w:val="yellow"/>
        </w:rPr>
        <w:t>ux</w:t>
      </w:r>
      <w:proofErr w:type="spellEnd"/>
      <w:r w:rsidRPr="00023767">
        <w:rPr>
          <w:rFonts w:eastAsia="Calibri"/>
          <w:b/>
          <w:bCs/>
          <w:highlight w:val="yellow"/>
        </w:rPr>
        <w:t xml:space="preserve"> with agile (chart </w:t>
      </w:r>
      <w:proofErr w:type="spellStart"/>
      <w:r w:rsidRPr="00023767">
        <w:rPr>
          <w:rFonts w:eastAsia="Calibri"/>
          <w:b/>
          <w:bCs/>
          <w:highlight w:val="yellow"/>
        </w:rPr>
        <w:t>etc</w:t>
      </w:r>
      <w:proofErr w:type="spellEnd"/>
      <w:r w:rsidRPr="00023767">
        <w:rPr>
          <w:rFonts w:eastAsia="Calibri"/>
          <w:b/>
          <w:bCs/>
          <w:highlight w:val="yellow"/>
        </w:rPr>
        <w:t>) [see de Silva]</w:t>
      </w:r>
    </w:p>
    <w:p w14:paraId="159320CA" w14:textId="77777777" w:rsidR="00983BEC" w:rsidRPr="00983BEC" w:rsidRDefault="00983BEC" w:rsidP="00D15FD9">
      <w:pPr>
        <w:jc w:val="both"/>
      </w:pPr>
    </w:p>
    <w:p w14:paraId="5646A898" w14:textId="7D92E545" w:rsidR="00983BEC" w:rsidRDefault="00983BEC" w:rsidP="00983BEC">
      <w:pPr>
        <w:pStyle w:val="Heading2"/>
        <w:numPr>
          <w:ilvl w:val="2"/>
          <w:numId w:val="2"/>
        </w:numPr>
        <w:spacing w:line="480" w:lineRule="auto"/>
        <w:rPr>
          <w:rFonts w:ascii="Times New Roman" w:hAnsi="Times New Roman" w:cs="Times New Roman"/>
          <w:b/>
          <w:bCs/>
          <w:color w:val="auto"/>
          <w:sz w:val="28"/>
          <w:szCs w:val="28"/>
        </w:rPr>
      </w:pPr>
      <w:bookmarkStart w:id="246" w:name="_Toc126833872"/>
      <w:r w:rsidRPr="00983BEC">
        <w:rPr>
          <w:rFonts w:ascii="Times New Roman" w:hAnsi="Times New Roman" w:cs="Times New Roman"/>
          <w:b/>
          <w:bCs/>
          <w:color w:val="auto"/>
          <w:sz w:val="28"/>
          <w:szCs w:val="28"/>
        </w:rPr>
        <w:lastRenderedPageBreak/>
        <w:t>UX Methods in Agile</w:t>
      </w:r>
      <w:bookmarkEnd w:id="246"/>
    </w:p>
    <w:p w14:paraId="4241284B" w14:textId="014B379F" w:rsidR="00983BEC" w:rsidRDefault="00983BEC" w:rsidP="00C443F7">
      <w:pPr>
        <w:ind w:firstLine="284"/>
        <w:jc w:val="both"/>
        <w:rPr>
          <w:rFonts w:ascii="Times New Roman" w:hAnsi="Times New Roman" w:cs="Times New Roman"/>
          <w:sz w:val="24"/>
          <w:szCs w:val="24"/>
        </w:rPr>
      </w:pPr>
      <w:r w:rsidRPr="00B82233">
        <w:rPr>
          <w:rFonts w:ascii="Times New Roman" w:hAnsi="Times New Roman" w:cs="Times New Roman"/>
          <w:sz w:val="24"/>
          <w:szCs w:val="24"/>
        </w:rPr>
        <w:t xml:space="preserve">Several studies have suggested how UX work can be integrated into agile development. </w:t>
      </w:r>
      <w:proofErr w:type="spellStart"/>
      <w:r w:rsidRPr="00B82233">
        <w:rPr>
          <w:rFonts w:ascii="Times New Roman" w:hAnsi="Times New Roman" w:cs="Times New Roman"/>
          <w:sz w:val="24"/>
          <w:szCs w:val="24"/>
        </w:rPr>
        <w:t>Bruun</w:t>
      </w:r>
      <w:proofErr w:type="spellEnd"/>
      <w:r w:rsidRPr="00B82233">
        <w:rPr>
          <w:rFonts w:ascii="Times New Roman" w:hAnsi="Times New Roman" w:cs="Times New Roman"/>
          <w:sz w:val="24"/>
          <w:szCs w:val="24"/>
        </w:rPr>
        <w:t xml:space="preserve"> et al</w:t>
      </w:r>
      <w:r w:rsidRPr="00D93AF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"/>
          <w:id w:val="-1143194477"/>
          <w:placeholder>
            <w:docPart w:val="EF3C23FBCAAD9A448D09F40D61276C43"/>
          </w:placeholder>
        </w:sdtPr>
        <w:sdtContent>
          <w:r w:rsidR="006A0F88" w:rsidRPr="006A0F88">
            <w:rPr>
              <w:rFonts w:ascii="Times New Roman" w:hAnsi="Times New Roman" w:cs="Times New Roman"/>
              <w:bCs/>
              <w:color w:val="000000"/>
              <w:sz w:val="24"/>
              <w:szCs w:val="24"/>
            </w:rPr>
            <w:t>[42]</w:t>
          </w:r>
        </w:sdtContent>
      </w:sdt>
      <w:r>
        <w:rPr>
          <w:rFonts w:ascii="Times New Roman" w:hAnsi="Times New Roman" w:cs="Times New Roman"/>
          <w:bCs/>
          <w:sz w:val="24"/>
          <w:szCs w:val="24"/>
        </w:rPr>
        <w:t xml:space="preserve"> </w:t>
      </w:r>
      <w:r w:rsidRPr="00B82233">
        <w:rPr>
          <w:rFonts w:ascii="Times New Roman" w:hAnsi="Times New Roman" w:cs="Times New Roman"/>
          <w:sz w:val="24"/>
          <w:szCs w:val="24"/>
        </w:rPr>
        <w:t>presented an in-depth case study to understand the responsibilities associated with UX professionals in an agile company that successfully integrated UX activities. It was found that UX practitioners have a very broad set of responsibilities including sales and business development, both of which place a customer focus over a user-centered focus. It is therefore possible that UX practitioners may not have enough time to conduct all the UX experiment that is needed, especially when it comes to an experiment that requires a lot of time.</w:t>
      </w:r>
    </w:p>
    <w:p w14:paraId="58B39C16" w14:textId="21C8D447" w:rsidR="00983BEC" w:rsidRDefault="00983BEC" w:rsidP="00C443F7">
      <w:pPr>
        <w:ind w:firstLine="284"/>
        <w:jc w:val="both"/>
        <w:rPr>
          <w:rFonts w:ascii="Times New Roman" w:hAnsi="Times New Roman" w:cs="Times New Roman"/>
          <w:sz w:val="24"/>
          <w:szCs w:val="24"/>
        </w:rPr>
      </w:pPr>
      <w:r w:rsidRPr="00B82233">
        <w:rPr>
          <w:rFonts w:ascii="Times New Roman" w:hAnsi="Times New Roman" w:cs="Times New Roman"/>
          <w:sz w:val="24"/>
          <w:szCs w:val="24"/>
        </w:rPr>
        <w:t xml:space="preserve">Salvador et al. </w:t>
      </w:r>
      <w:sdt>
        <w:sdtPr>
          <w:rPr>
            <w:rFonts w:ascii="Times New Roman" w:hAnsi="Times New Roman" w:cs="Times New Roman"/>
            <w:color w:val="000000"/>
            <w:sz w:val="24"/>
            <w:szCs w:val="24"/>
          </w:rPr>
          <w:tag w:val="MENDELEY_CITATION_v3_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"/>
          <w:id w:val="1775514026"/>
          <w:placeholder>
            <w:docPart w:val="25DDCC08D1A6FF4C882819122FC89F19"/>
          </w:placeholder>
        </w:sdtPr>
        <w:sdtContent>
          <w:r w:rsidR="006A0F88" w:rsidRPr="006A0F88">
            <w:rPr>
              <w:rFonts w:ascii="Times New Roman" w:hAnsi="Times New Roman" w:cs="Times New Roman"/>
              <w:color w:val="000000"/>
              <w:sz w:val="24"/>
              <w:szCs w:val="24"/>
            </w:rPr>
            <w:t>[30]</w:t>
          </w:r>
        </w:sdtContent>
      </w:sdt>
      <w:r w:rsidRPr="00B82233">
        <w:rPr>
          <w:rFonts w:ascii="Times New Roman" w:hAnsi="Times New Roman" w:cs="Times New Roman"/>
          <w:sz w:val="24"/>
          <w:szCs w:val="24"/>
        </w:rPr>
        <w:t xml:space="preserve"> conducted a systematic review with the focus on when, and which, usability methods are applied in Agile. The authors found that usability methods were mostly used during the implementation phase, and that the </w:t>
      </w:r>
      <w:proofErr w:type="gramStart"/>
      <w:r w:rsidRPr="00B82233">
        <w:rPr>
          <w:rFonts w:ascii="Times New Roman" w:hAnsi="Times New Roman" w:cs="Times New Roman"/>
          <w:sz w:val="24"/>
          <w:szCs w:val="24"/>
        </w:rPr>
        <w:t>most commonly used</w:t>
      </w:r>
      <w:proofErr w:type="gramEnd"/>
      <w:r w:rsidRPr="00B82233">
        <w:rPr>
          <w:rFonts w:ascii="Times New Roman" w:hAnsi="Times New Roman" w:cs="Times New Roman"/>
          <w:sz w:val="24"/>
          <w:szCs w:val="24"/>
        </w:rPr>
        <w:t xml:space="preserve"> methods included fast prototyping, individual inquiry, formal tests, and heuristic evaluations. However, there is no clear indication when UCD should be considered in an agile process; nor is it clear which </w:t>
      </w:r>
      <w:proofErr w:type="gramStart"/>
      <w:r w:rsidRPr="00B82233">
        <w:rPr>
          <w:rFonts w:ascii="Times New Roman" w:hAnsi="Times New Roman" w:cs="Times New Roman"/>
          <w:sz w:val="24"/>
          <w:szCs w:val="24"/>
        </w:rPr>
        <w:t>particular method</w:t>
      </w:r>
      <w:proofErr w:type="gramEnd"/>
      <w:r w:rsidRPr="00B82233">
        <w:rPr>
          <w:rFonts w:ascii="Times New Roman" w:hAnsi="Times New Roman" w:cs="Times New Roman"/>
          <w:sz w:val="24"/>
          <w:szCs w:val="24"/>
        </w:rPr>
        <w:t xml:space="preserve"> would be more suitable at different stages of the process. This gap was addressed by Caballero et al. </w:t>
      </w:r>
      <w:sdt>
        <w:sdtPr>
          <w:rPr>
            <w:rFonts w:ascii="Times New Roman" w:hAnsi="Times New Roman" w:cs="Times New Roman"/>
            <w:color w:val="000000"/>
            <w:sz w:val="24"/>
            <w:szCs w:val="24"/>
          </w:rPr>
          <w:tag w:val="MENDELEY_CITATION_v3_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"/>
          <w:id w:val="-1982689518"/>
          <w:placeholder>
            <w:docPart w:val="E271687641453F42A331B440C06C7E66"/>
          </w:placeholder>
        </w:sdtPr>
        <w:sdtContent>
          <w:r w:rsidR="00DC1735" w:rsidRPr="00DC1735">
            <w:rPr>
              <w:rFonts w:ascii="Times New Roman" w:hAnsi="Times New Roman" w:cs="Times New Roman"/>
              <w:color w:val="000000"/>
              <w:sz w:val="24"/>
              <w:szCs w:val="24"/>
            </w:rPr>
            <w:t>[7]</w:t>
          </w:r>
        </w:sdtContent>
      </w:sdt>
      <w:r w:rsidRPr="00B82233">
        <w:rPr>
          <w:rFonts w:ascii="Times New Roman" w:hAnsi="Times New Roman" w:cs="Times New Roman"/>
          <w:sz w:val="24"/>
          <w:szCs w:val="24"/>
        </w:rPr>
        <w:t xml:space="preserve"> by gaining a greater understanding of how UCD techniques are used in each agile method and at what stages of the process they are applied. Researchers observed that the most common techniques used were prototypes, user stories, scenarios, usability testing, personas, and contextual inquiry, which were applied at the following stages of the agile process: big design upfront, minimal design upfront, implicit interaction design, and working ahead of development at least one iteration. Although, most projects reported agile teams working in a parallel track to the main agile process in which the interaction design and the requirements are developed.</w:t>
      </w:r>
    </w:p>
    <w:p w14:paraId="07727DEF" w14:textId="293A4E2A" w:rsidR="00983BEC" w:rsidRPr="00983BEC" w:rsidRDefault="00983BEC" w:rsidP="00C443F7">
      <w:pPr>
        <w:pStyle w:val="NormalWeb"/>
        <w:spacing w:after="200" w:afterAutospacing="0" w:line="276" w:lineRule="auto"/>
        <w:ind w:firstLine="284"/>
        <w:jc w:val="both"/>
        <w:rPr>
          <w:rFonts w:eastAsia="Calibri"/>
        </w:rPr>
      </w:pPr>
      <w:r>
        <w:rPr>
          <w:rFonts w:eastAsia="Calibri"/>
        </w:rPr>
        <w:t>Despite this</w:t>
      </w:r>
      <w:r w:rsidRPr="003B22B1">
        <w:rPr>
          <w:rFonts w:eastAsia="Calibri"/>
        </w:rPr>
        <w:t xml:space="preserve">, there is no clear indication how these techniques were been selected for a particular feature, as due to the agile time-box nature, it is difficult to apply set of UX </w:t>
      </w:r>
      <w:del w:id="247" w:author="رزان الدوسري ID 443203966" w:date="2023-02-09T11:06:00Z">
        <w:r w:rsidRPr="003B22B1" w:rsidDel="002271B0">
          <w:rPr>
            <w:rFonts w:eastAsia="Calibri"/>
          </w:rPr>
          <w:delText xml:space="preserve">techniques </w:delText>
        </w:r>
      </w:del>
      <w:ins w:id="248" w:author="رزان الدوسري ID 443203966" w:date="2023-02-09T11:06:00Z">
        <w:r w:rsidR="002271B0">
          <w:rPr>
            <w:rFonts w:eastAsia="Calibri"/>
          </w:rPr>
          <w:t>method</w:t>
        </w:r>
        <w:r w:rsidR="002271B0" w:rsidRPr="003B22B1">
          <w:rPr>
            <w:rFonts w:eastAsia="Calibri"/>
          </w:rPr>
          <w:t xml:space="preserve">s </w:t>
        </w:r>
      </w:ins>
      <w:r w:rsidRPr="003B22B1">
        <w:rPr>
          <w:rFonts w:eastAsia="Calibri"/>
        </w:rPr>
        <w:t xml:space="preserve">for all these features; especially, some of these techniques are quite </w:t>
      </w:r>
      <w:r w:rsidRPr="00900FD8">
        <w:rPr>
          <w:rFonts w:eastAsia="Calibri"/>
        </w:rPr>
        <w:t xml:space="preserve">complicated </w:t>
      </w:r>
      <w:r w:rsidRPr="003B22B1">
        <w:rPr>
          <w:rFonts w:eastAsia="Calibri"/>
        </w:rPr>
        <w:t>and time-consuming</w:t>
      </w:r>
      <w:r>
        <w:rPr>
          <w:rFonts w:eastAsia="Calibri"/>
        </w:rPr>
        <w:t xml:space="preserve"> </w:t>
      </w:r>
      <w:sdt>
        <w:sdtPr>
          <w:rPr>
            <w:color w:val="000000"/>
          </w:rPr>
          <w:tag w:val="MENDELEY_CITATION_v3_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"/>
          <w:id w:val="-582678924"/>
          <w:placeholder>
            <w:docPart w:val="77AA93F81E3E334588B3A13A31BF2651"/>
          </w:placeholder>
        </w:sdtPr>
        <w:sdtContent>
          <w:r w:rsidR="00DC1735" w:rsidRPr="00DC1735">
            <w:rPr>
              <w:rFonts w:eastAsia="Calibri"/>
              <w:color w:val="000000"/>
            </w:rPr>
            <w:t>[8]</w:t>
          </w:r>
        </w:sdtContent>
      </w:sdt>
      <w:r>
        <w:rPr>
          <w:rFonts w:eastAsia="Calibri"/>
        </w:rPr>
        <w:t>.</w:t>
      </w:r>
    </w:p>
    <w:p w14:paraId="6FBEAC5A" w14:textId="6C198258" w:rsidR="00983BEC" w:rsidRDefault="00983BEC" w:rsidP="00983BEC">
      <w:pPr>
        <w:pStyle w:val="Heading2"/>
        <w:numPr>
          <w:ilvl w:val="2"/>
          <w:numId w:val="2"/>
        </w:numPr>
        <w:spacing w:line="480" w:lineRule="auto"/>
        <w:rPr>
          <w:rFonts w:ascii="Times New Roman" w:hAnsi="Times New Roman" w:cs="Times New Roman"/>
          <w:b/>
          <w:bCs/>
          <w:color w:val="auto"/>
          <w:sz w:val="28"/>
          <w:szCs w:val="28"/>
        </w:rPr>
      </w:pPr>
      <w:bookmarkStart w:id="249" w:name="_Toc126833873"/>
      <w:r w:rsidRPr="00983BEC">
        <w:rPr>
          <w:rFonts w:ascii="Times New Roman" w:hAnsi="Times New Roman" w:cs="Times New Roman"/>
          <w:b/>
          <w:bCs/>
          <w:color w:val="auto"/>
          <w:sz w:val="28"/>
          <w:szCs w:val="28"/>
        </w:rPr>
        <w:t>Estimating UX work</w:t>
      </w:r>
      <w:bookmarkEnd w:id="249"/>
    </w:p>
    <w:p w14:paraId="36778D0B" w14:textId="2A858757" w:rsidR="00983BEC" w:rsidRPr="00B82233" w:rsidRDefault="00983BEC" w:rsidP="00C443F7">
      <w:pPr>
        <w:ind w:firstLine="284"/>
        <w:jc w:val="both"/>
        <w:rPr>
          <w:rFonts w:ascii="Times New Roman" w:hAnsi="Times New Roman" w:cs="Times New Roman"/>
          <w:sz w:val="24"/>
          <w:szCs w:val="24"/>
        </w:rPr>
      </w:pPr>
      <w:r w:rsidRPr="00B82233">
        <w:rPr>
          <w:rFonts w:ascii="Times New Roman" w:hAnsi="Times New Roman" w:cs="Times New Roman"/>
          <w:sz w:val="24"/>
          <w:szCs w:val="24"/>
        </w:rPr>
        <w:t>There are ways to guide Agile teams</w:t>
      </w:r>
      <w:r>
        <w:rPr>
          <w:rFonts w:ascii="Times New Roman" w:hAnsi="Times New Roman" w:cs="Times New Roman"/>
          <w:sz w:val="24"/>
          <w:szCs w:val="24"/>
        </w:rPr>
        <w:t xml:space="preserve"> through</w:t>
      </w:r>
      <w:r w:rsidRPr="00B82233">
        <w:rPr>
          <w:rFonts w:ascii="Times New Roman" w:hAnsi="Times New Roman" w:cs="Times New Roman"/>
          <w:sz w:val="24"/>
          <w:szCs w:val="24"/>
        </w:rPr>
        <w:t xml:space="preserve"> conducting Heuristic Evaluations (HE) which is one of the UX </w:t>
      </w:r>
      <w:del w:id="250" w:author="رزان الدوسري ID 443203966" w:date="2023-02-09T11:07:00Z">
        <w:r w:rsidRPr="00B82233" w:rsidDel="0024503F">
          <w:rPr>
            <w:rFonts w:ascii="Times New Roman" w:hAnsi="Times New Roman" w:cs="Times New Roman"/>
            <w:sz w:val="24"/>
            <w:szCs w:val="24"/>
          </w:rPr>
          <w:delText>techniques</w:delText>
        </w:r>
      </w:del>
      <w:ins w:id="251" w:author="رزان الدوسري ID 443203966" w:date="2023-02-09T11:07:00Z">
        <w:r w:rsidR="0024503F">
          <w:rPr>
            <w:rFonts w:ascii="Times New Roman" w:hAnsi="Times New Roman" w:cs="Times New Roman"/>
            <w:sz w:val="24"/>
            <w:szCs w:val="24"/>
          </w:rPr>
          <w:t>methods</w:t>
        </w:r>
      </w:ins>
      <w:r w:rsidRPr="00B82233">
        <w:rPr>
          <w:rFonts w:ascii="Times New Roman" w:hAnsi="Times New Roman" w:cs="Times New Roman"/>
          <w:sz w:val="24"/>
          <w:szCs w:val="24"/>
        </w:rPr>
        <w:t xml:space="preserve">. For instance, </w:t>
      </w:r>
      <w:proofErr w:type="spellStart"/>
      <w:r w:rsidRPr="00B82233">
        <w:rPr>
          <w:rFonts w:ascii="Times New Roman" w:hAnsi="Times New Roman" w:cs="Times New Roman"/>
          <w:sz w:val="24"/>
          <w:szCs w:val="24"/>
        </w:rPr>
        <w:t>Abulfaraj</w:t>
      </w:r>
      <w:proofErr w:type="spellEnd"/>
      <w:r w:rsidRPr="00B82233">
        <w:rPr>
          <w:rFonts w:ascii="Times New Roman" w:hAnsi="Times New Roman" w:cs="Times New Roman"/>
          <w:sz w:val="24"/>
          <w:szCs w:val="24"/>
        </w:rPr>
        <w:t xml:space="preserve"> and Steele</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"/>
          <w:id w:val="-1510596820"/>
          <w:placeholder>
            <w:docPart w:val="1CB790BC8B67BB4BBC8160BECD51A48A"/>
          </w:placeholder>
        </w:sdtPr>
        <w:sdtContent>
          <w:r w:rsidR="006A0F88" w:rsidRPr="006A0F88">
            <w:rPr>
              <w:rFonts w:ascii="Times New Roman" w:hAnsi="Times New Roman" w:cs="Times New Roman"/>
              <w:color w:val="000000"/>
              <w:sz w:val="24"/>
              <w:szCs w:val="24"/>
            </w:rPr>
            <w:t>[43]</w:t>
          </w:r>
        </w:sdtContent>
      </w:sdt>
      <w:r w:rsidRPr="00B82233">
        <w:rPr>
          <w:rFonts w:ascii="Times New Roman" w:hAnsi="Times New Roman" w:cs="Times New Roman"/>
          <w:sz w:val="24"/>
          <w:szCs w:val="24"/>
        </w:rPr>
        <w:t xml:space="preserve"> demonstrated how novice evaluators can use HE in the most effective manner. The author</w:t>
      </w:r>
      <w:r>
        <w:rPr>
          <w:rFonts w:ascii="Times New Roman" w:hAnsi="Times New Roman" w:cs="Times New Roman"/>
          <w:sz w:val="24"/>
          <w:szCs w:val="24"/>
        </w:rPr>
        <w:t>s</w:t>
      </w:r>
      <w:r w:rsidRPr="00B82233">
        <w:rPr>
          <w:rFonts w:ascii="Times New Roman" w:hAnsi="Times New Roman" w:cs="Times New Roman"/>
          <w:sz w:val="24"/>
          <w:szCs w:val="24"/>
        </w:rPr>
        <w:t xml:space="preserve"> developed a step-by-step protocol called Coherent Heuristic Evaluation (</w:t>
      </w:r>
      <w:proofErr w:type="spellStart"/>
      <w:r w:rsidRPr="00B82233">
        <w:rPr>
          <w:rFonts w:ascii="Times New Roman" w:hAnsi="Times New Roman" w:cs="Times New Roman"/>
          <w:sz w:val="24"/>
          <w:szCs w:val="24"/>
        </w:rPr>
        <w:t>CoHE</w:t>
      </w:r>
      <w:proofErr w:type="spellEnd"/>
      <w:r w:rsidRPr="00B82233">
        <w:rPr>
          <w:rFonts w:ascii="Times New Roman" w:hAnsi="Times New Roman" w:cs="Times New Roman"/>
          <w:sz w:val="24"/>
          <w:szCs w:val="24"/>
        </w:rPr>
        <w:t>) to facilitate the use of HE for novice evaluators, thereby improving their performance and the quality of results they produce. To develop such a protocol, the author</w:t>
      </w:r>
      <w:r>
        <w:rPr>
          <w:rFonts w:ascii="Times New Roman" w:hAnsi="Times New Roman" w:cs="Times New Roman"/>
          <w:sz w:val="24"/>
          <w:szCs w:val="24"/>
        </w:rPr>
        <w:t>s</w:t>
      </w:r>
      <w:r w:rsidRPr="00B82233">
        <w:rPr>
          <w:rFonts w:ascii="Times New Roman" w:hAnsi="Times New Roman" w:cs="Times New Roman"/>
          <w:sz w:val="24"/>
          <w:szCs w:val="24"/>
        </w:rPr>
        <w:t xml:space="preserve"> interviewed usability experts and then analyzed the interview data to come up with coherent insights, focusing on the difficulties experienced by usability experts when they began </w:t>
      </w:r>
      <w:proofErr w:type="gramStart"/>
      <w:r w:rsidRPr="00B82233">
        <w:rPr>
          <w:rFonts w:ascii="Times New Roman" w:hAnsi="Times New Roman" w:cs="Times New Roman"/>
          <w:sz w:val="24"/>
          <w:szCs w:val="24"/>
        </w:rPr>
        <w:t>doing</w:t>
      </w:r>
      <w:proofErr w:type="gramEnd"/>
      <w:r w:rsidRPr="00B82233">
        <w:rPr>
          <w:rFonts w:ascii="Times New Roman" w:hAnsi="Times New Roman" w:cs="Times New Roman"/>
          <w:sz w:val="24"/>
          <w:szCs w:val="24"/>
        </w:rPr>
        <w:t xml:space="preserve"> HE and the mistakes novices were making. In addition, how to overcome these challenges, as well as how to improve HE as a method and focused on </w:t>
      </w:r>
      <w:r w:rsidRPr="00B82233">
        <w:rPr>
          <w:rFonts w:ascii="Times New Roman" w:hAnsi="Times New Roman" w:cs="Times New Roman"/>
          <w:sz w:val="24"/>
          <w:szCs w:val="24"/>
        </w:rPr>
        <w:lastRenderedPageBreak/>
        <w:t xml:space="preserve">the overall organization of the HE </w:t>
      </w:r>
      <w:proofErr w:type="gramStart"/>
      <w:r w:rsidRPr="00B82233">
        <w:rPr>
          <w:rFonts w:ascii="Times New Roman" w:hAnsi="Times New Roman" w:cs="Times New Roman"/>
          <w:sz w:val="24"/>
          <w:szCs w:val="24"/>
        </w:rPr>
        <w:t>process</w:t>
      </w:r>
      <w:proofErr w:type="gramEnd"/>
      <w:r w:rsidRPr="00B82233">
        <w:rPr>
          <w:rFonts w:ascii="Times New Roman" w:hAnsi="Times New Roman" w:cs="Times New Roman"/>
          <w:sz w:val="24"/>
          <w:szCs w:val="24"/>
        </w:rPr>
        <w:t>. Based on the analysis, they developed a step-by-step protocol. While we strive to guide agile teams that are novice UX practitioners in applying UX practices.</w:t>
      </w:r>
    </w:p>
    <w:p w14:paraId="236AA821" w14:textId="5EEC9963" w:rsidR="00983BEC" w:rsidRPr="00C65751" w:rsidRDefault="00983BEC" w:rsidP="00C443F7">
      <w:pPr>
        <w:ind w:firstLine="284"/>
        <w:jc w:val="both"/>
        <w:rPr>
          <w:rFonts w:eastAsiaTheme="minorEastAsia"/>
          <w:bCs/>
        </w:rPr>
      </w:pPr>
      <w:r w:rsidRPr="00D5162B">
        <w:rPr>
          <w:rFonts w:ascii="Times New Roman" w:eastAsiaTheme="minorEastAsia" w:hAnsi="Times New Roman" w:cs="Times New Roman"/>
          <w:bCs/>
          <w:sz w:val="24"/>
          <w:szCs w:val="24"/>
        </w:rPr>
        <w:t xml:space="preserve">Relevant literature has revealed some factors influencing </w:t>
      </w:r>
      <w:r w:rsidRPr="0032590F">
        <w:rPr>
          <w:rFonts w:ascii="Times New Roman" w:eastAsiaTheme="minorEastAsia" w:hAnsi="Times New Roman" w:cs="Times New Roman"/>
          <w:bCs/>
          <w:sz w:val="24"/>
          <w:szCs w:val="24"/>
        </w:rPr>
        <w:t>UX in term of effort. For</w:t>
      </w:r>
      <w:r w:rsidRPr="00D5162B">
        <w:rPr>
          <w:rFonts w:ascii="Times New Roman" w:eastAsiaTheme="minorEastAsia" w:hAnsi="Times New Roman" w:cs="Times New Roman"/>
          <w:bCs/>
          <w:sz w:val="24"/>
          <w:szCs w:val="24"/>
        </w:rPr>
        <w:t xml:space="preserve"> example, a study by Gothelf and </w:t>
      </w:r>
      <w:proofErr w:type="spellStart"/>
      <w:r w:rsidRPr="00D5162B">
        <w:rPr>
          <w:rFonts w:ascii="Times New Roman" w:eastAsiaTheme="minorEastAsia" w:hAnsi="Times New Roman" w:cs="Times New Roman"/>
          <w:bCs/>
          <w:sz w:val="24"/>
          <w:szCs w:val="24"/>
        </w:rPr>
        <w:t>Seiden</w:t>
      </w:r>
      <w:proofErr w:type="spellEnd"/>
      <w:r w:rsidRPr="00D5162B">
        <w:rPr>
          <w:rFonts w:ascii="Times New Roman" w:eastAsiaTheme="minorEastAsia" w:hAnsi="Times New Roman" w:cs="Times New Roman"/>
          <w:bCs/>
          <w:sz w:val="24"/>
          <w:szCs w:val="24"/>
        </w:rPr>
        <w:t xml:space="preserve"> </w:t>
      </w:r>
      <w:sdt>
        <w:sdtPr>
          <w:rPr>
            <w:color w:val="000000"/>
          </w:rPr>
          <w:tag w:val="MENDELEY_CITATION_v3_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"/>
          <w:id w:val="-1609970948"/>
          <w:placeholder>
            <w:docPart w:val="96AABEF43C653D43A0E74E187B673F30"/>
          </w:placeholder>
        </w:sdtPr>
        <w:sdtContent>
          <w:r w:rsidR="006A0F88" w:rsidRPr="006A0F88">
            <w:rPr>
              <w:rFonts w:ascii="Times New Roman" w:hAnsi="Times New Roman" w:cs="Times New Roman"/>
              <w:color w:val="000000"/>
              <w:sz w:val="24"/>
              <w:szCs w:val="24"/>
            </w:rPr>
            <w:t>[44]</w:t>
          </w:r>
        </w:sdtContent>
      </w:sdt>
      <w:r w:rsidRPr="00D5162B">
        <w:rPr>
          <w:rFonts w:ascii="Times New Roman" w:eastAsiaTheme="minorEastAsia" w:hAnsi="Times New Roman" w:cs="Times New Roman"/>
          <w:bCs/>
          <w:sz w:val="24"/>
          <w:szCs w:val="24"/>
        </w:rPr>
        <w:t xml:space="preserve"> describe</w:t>
      </w:r>
      <w:r>
        <w:rPr>
          <w:rFonts w:ascii="Times New Roman" w:eastAsiaTheme="minorEastAsia" w:hAnsi="Times New Roman" w:cs="Times New Roman"/>
          <w:bCs/>
          <w:sz w:val="24"/>
          <w:szCs w:val="24"/>
        </w:rPr>
        <w:t>d</w:t>
      </w:r>
      <w:r w:rsidRPr="00D5162B">
        <w:rPr>
          <w:rFonts w:ascii="Times New Roman" w:eastAsiaTheme="minorEastAsia" w:hAnsi="Times New Roman" w:cs="Times New Roman"/>
          <w:bCs/>
          <w:sz w:val="24"/>
          <w:szCs w:val="24"/>
        </w:rPr>
        <w:t xml:space="preserve"> in their book "Lean UX" a </w:t>
      </w:r>
      <w:r w:rsidRPr="00201D72">
        <w:rPr>
          <w:rFonts w:ascii="Times New Roman" w:eastAsiaTheme="minorEastAsia" w:hAnsi="Times New Roman" w:cs="Times New Roman"/>
          <w:bCs/>
          <w:sz w:val="24"/>
          <w:szCs w:val="24"/>
        </w:rPr>
        <w:t>prioritization matrix for determining how much risk there is and how much value we believe this idea will generate based on assumptions.</w:t>
      </w:r>
      <w:r w:rsidRPr="00D5162B">
        <w:rPr>
          <w:rFonts w:ascii="Times New Roman" w:eastAsiaTheme="minorEastAsia" w:hAnsi="Times New Roman" w:cs="Times New Roman"/>
          <w:bCs/>
          <w:sz w:val="24"/>
          <w:szCs w:val="24"/>
        </w:rPr>
        <w:t xml:space="preserve"> The higher the risk and the more perceived value involved, the validity of these assumptions is of higher priority that means, the prioritization matrix focuses on what is more important and therefore to be researched first.</w:t>
      </w:r>
      <w:r>
        <w:rPr>
          <w:rFonts w:ascii="Times New Roman" w:eastAsiaTheme="minorEastAsia" w:hAnsi="Times New Roman" w:cs="Times New Roman"/>
          <w:bCs/>
          <w:sz w:val="24"/>
          <w:szCs w:val="24"/>
        </w:rPr>
        <w:t xml:space="preserve"> </w:t>
      </w:r>
      <w:r w:rsidRPr="00C65751">
        <w:rPr>
          <w:rFonts w:ascii="Times New Roman" w:eastAsiaTheme="minorEastAsia" w:hAnsi="Times New Roman" w:cs="Times New Roman"/>
          <w:bCs/>
          <w:sz w:val="24"/>
          <w:szCs w:val="24"/>
        </w:rPr>
        <w:t xml:space="preserve">A recent study by Lang et al. </w:t>
      </w:r>
      <w:sdt>
        <w:sdtPr>
          <w:rPr>
            <w:rFonts w:ascii="Times New Roman" w:eastAsiaTheme="minorEastAsia" w:hAnsi="Times New Roman" w:cs="Times New Roman"/>
            <w:bCs/>
            <w:color w:val="000000"/>
            <w:sz w:val="24"/>
            <w:szCs w:val="24"/>
          </w:rPr>
          <w:tag w:val="MENDELEY_CITATION_v3_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"/>
          <w:id w:val="-1025247842"/>
          <w:placeholder>
            <w:docPart w:val="96AABEF43C653D43A0E74E187B673F30"/>
          </w:placeholder>
        </w:sdtPr>
        <w:sdtContent>
          <w:r w:rsidR="006A0F88" w:rsidRPr="006A0F88">
            <w:rPr>
              <w:rFonts w:ascii="Times New Roman" w:eastAsiaTheme="minorEastAsia" w:hAnsi="Times New Roman" w:cs="Times New Roman"/>
              <w:bCs/>
              <w:color w:val="000000"/>
              <w:sz w:val="24"/>
              <w:szCs w:val="24"/>
            </w:rPr>
            <w:t>[19]</w:t>
          </w:r>
        </w:sdtContent>
      </w:sdt>
      <w:r w:rsidRPr="00C65751">
        <w:rPr>
          <w:rFonts w:ascii="Times New Roman" w:eastAsiaTheme="minorEastAsia" w:hAnsi="Times New Roman" w:cs="Times New Roman"/>
          <w:bCs/>
          <w:sz w:val="24"/>
          <w:szCs w:val="24"/>
        </w:rPr>
        <w:t xml:space="preserve"> presented the Discovery Effort Worthiness (DEW) Index, which assists companies and product owners in determining how much effort they should spend on discovering and validating features using Design Thinking methods. Similarly, DEW Index applies the same dimensions discussed by Gothelf and </w:t>
      </w:r>
      <w:proofErr w:type="spellStart"/>
      <w:r w:rsidRPr="00C65751">
        <w:rPr>
          <w:rFonts w:ascii="Times New Roman" w:eastAsiaTheme="minorEastAsia" w:hAnsi="Times New Roman" w:cs="Times New Roman"/>
          <w:bCs/>
          <w:sz w:val="24"/>
          <w:szCs w:val="24"/>
        </w:rPr>
        <w:t>Seiden</w:t>
      </w:r>
      <w:proofErr w:type="spellEnd"/>
      <w:r w:rsidRPr="00C65751">
        <w:rPr>
          <w:rFonts w:ascii="Times New Roman" w:eastAsiaTheme="minorEastAsia" w:hAnsi="Times New Roman" w:cs="Times New Roman"/>
          <w:bCs/>
          <w:sz w:val="24"/>
          <w:szCs w:val="24"/>
        </w:rPr>
        <w:t xml:space="preserve"> but describes the risk more precisely by asking how well understood is the actual demand of the user (clarity of the requirement) but focuses on the level of effort and what that effort should look like.</w:t>
      </w:r>
    </w:p>
    <w:p w14:paraId="4DC0B841" w14:textId="6F9F19F5" w:rsidR="00983BEC" w:rsidRDefault="00983BEC" w:rsidP="00C443F7">
      <w:pPr>
        <w:ind w:firstLine="284"/>
        <w:jc w:val="both"/>
        <w:rPr>
          <w:rFonts w:ascii="Times New Roman" w:eastAsiaTheme="minorEastAsia" w:hAnsi="Times New Roman" w:cs="Times New Roman"/>
          <w:bCs/>
          <w:sz w:val="24"/>
          <w:szCs w:val="24"/>
        </w:rPr>
      </w:pPr>
      <w:r w:rsidRPr="00D5162B">
        <w:rPr>
          <w:rFonts w:ascii="Times New Roman" w:eastAsiaTheme="minorEastAsia" w:hAnsi="Times New Roman" w:cs="Times New Roman"/>
          <w:bCs/>
          <w:sz w:val="24"/>
          <w:szCs w:val="24"/>
        </w:rPr>
        <w:t xml:space="preserve">Moreover, Lang et al. </w:t>
      </w:r>
      <w:sdt>
        <w:sdtPr>
          <w:rPr>
            <w:color w:val="000000"/>
          </w:rPr>
          <w:tag w:val="MENDELEY_CITATION_v3_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"/>
          <w:id w:val="621653433"/>
          <w:placeholder>
            <w:docPart w:val="F2B94771361E7F47A96C61EB861157E4"/>
          </w:placeholder>
        </w:sdtPr>
        <w:sdtContent>
          <w:r w:rsidR="006A0F88" w:rsidRPr="006A0F88">
            <w:rPr>
              <w:rFonts w:ascii="Times New Roman" w:hAnsi="Times New Roman" w:cs="Times New Roman"/>
              <w:color w:val="000000"/>
              <w:sz w:val="24"/>
              <w:szCs w:val="24"/>
            </w:rPr>
            <w:t>[19]</w:t>
          </w:r>
        </w:sdtContent>
      </w:sdt>
      <w:r w:rsidRPr="00D5162B">
        <w:rPr>
          <w:rFonts w:ascii="Times New Roman" w:eastAsiaTheme="minorEastAsia" w:hAnsi="Times New Roman" w:cs="Times New Roman"/>
          <w:bCs/>
          <w:sz w:val="24"/>
          <w:szCs w:val="24"/>
        </w:rPr>
        <w:t xml:space="preserve"> index is designed to determine the effort for performing "design thinking" techniques</w:t>
      </w:r>
      <w:r>
        <w:rPr>
          <w:rFonts w:ascii="Times New Roman" w:eastAsiaTheme="minorEastAsia" w:hAnsi="Times New Roman" w:cs="Times New Roman"/>
          <w:bCs/>
          <w:sz w:val="24"/>
          <w:szCs w:val="24"/>
        </w:rPr>
        <w:t>. Alternatively,</w:t>
      </w:r>
      <w:r w:rsidRPr="00D5162B">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our proposed solution</w:t>
      </w:r>
      <w:r w:rsidRPr="00D5162B">
        <w:rPr>
          <w:rFonts w:ascii="Times New Roman" w:eastAsiaTheme="minorEastAsia" w:hAnsi="Times New Roman" w:cs="Times New Roman"/>
          <w:bCs/>
          <w:sz w:val="24"/>
          <w:szCs w:val="24"/>
        </w:rPr>
        <w:t xml:space="preserve"> is designed to determine the effort for conducting "UX" work. Also, their target role is the Product Owner (PO), whereas we target the entire team, not just the PO, since agile emphasizes autonomy and collaboration. Besides, the whole team is involved in estimating story points for user stories, so why should this be any different?</w:t>
      </w:r>
      <w:r>
        <w:rPr>
          <w:rFonts w:ascii="Times New Roman" w:eastAsiaTheme="minorEastAsia" w:hAnsi="Times New Roman" w:cs="Times New Roman"/>
          <w:bCs/>
          <w:sz w:val="24"/>
          <w:szCs w:val="24"/>
        </w:rPr>
        <w:t xml:space="preserve"> </w:t>
      </w:r>
      <w:r w:rsidRPr="00D5162B">
        <w:rPr>
          <w:rFonts w:ascii="Times New Roman" w:eastAsiaTheme="minorEastAsia" w:hAnsi="Times New Roman" w:cs="Times New Roman"/>
          <w:bCs/>
          <w:sz w:val="24"/>
          <w:szCs w:val="24"/>
        </w:rPr>
        <w:t xml:space="preserve">In addition, Gothelf and </w:t>
      </w:r>
      <w:proofErr w:type="spellStart"/>
      <w:r w:rsidRPr="00D5162B">
        <w:rPr>
          <w:rFonts w:ascii="Times New Roman" w:eastAsiaTheme="minorEastAsia" w:hAnsi="Times New Roman" w:cs="Times New Roman"/>
          <w:bCs/>
          <w:sz w:val="24"/>
          <w:szCs w:val="24"/>
        </w:rPr>
        <w:t>Seiden</w:t>
      </w:r>
      <w:proofErr w:type="spellEnd"/>
      <w:r w:rsidRPr="00D5162B">
        <w:rPr>
          <w:rFonts w:ascii="Times New Roman" w:eastAsiaTheme="minorEastAsia" w:hAnsi="Times New Roman" w:cs="Times New Roman"/>
          <w:bCs/>
          <w:sz w:val="24"/>
          <w:szCs w:val="24"/>
        </w:rPr>
        <w:t xml:space="preserve"> </w:t>
      </w:r>
      <w:sdt>
        <w:sdtPr>
          <w:rPr>
            <w:color w:val="000000"/>
          </w:rPr>
          <w:tag w:val="MENDELEY_CITATION_v3_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"/>
          <w:id w:val="1565535717"/>
          <w:placeholder>
            <w:docPart w:val="3DF82F874C350D4681899745C319B895"/>
          </w:placeholder>
        </w:sdtPr>
        <w:sdtContent>
          <w:r w:rsidR="006A0F88" w:rsidRPr="006A0F88">
            <w:rPr>
              <w:rFonts w:ascii="Times New Roman" w:hAnsi="Times New Roman" w:cs="Times New Roman"/>
              <w:color w:val="000000"/>
              <w:sz w:val="24"/>
              <w:szCs w:val="24"/>
            </w:rPr>
            <w:t>[44]</w:t>
          </w:r>
        </w:sdtContent>
      </w:sdt>
      <w:r w:rsidRPr="00D5162B">
        <w:rPr>
          <w:rFonts w:ascii="Times New Roman" w:eastAsiaTheme="minorEastAsia" w:hAnsi="Times New Roman" w:cs="Times New Roman"/>
          <w:bCs/>
          <w:sz w:val="24"/>
          <w:szCs w:val="24"/>
        </w:rPr>
        <w:t xml:space="preserve"> deigned the HPC (hypothesis prioritization canvas) which is a simple tool for determining which hypotheses (features) are worth testing. However, Gothelf's approach falls short on two key points which include </w:t>
      </w:r>
      <w:r w:rsidRPr="0017716D">
        <w:rPr>
          <w:rFonts w:ascii="Times New Roman" w:eastAsiaTheme="minorEastAsia" w:hAnsi="Times New Roman" w:cs="Times New Roman"/>
          <w:bCs/>
          <w:sz w:val="24"/>
          <w:szCs w:val="24"/>
        </w:rPr>
        <w:t>1) it fails to help in prioritizing in terms of effort,</w:t>
      </w:r>
      <w:r w:rsidRPr="00D5162B">
        <w:rPr>
          <w:rFonts w:ascii="Times New Roman" w:eastAsiaTheme="minorEastAsia" w:hAnsi="Times New Roman" w:cs="Times New Roman"/>
          <w:bCs/>
          <w:sz w:val="24"/>
          <w:szCs w:val="24"/>
        </w:rPr>
        <w:t xml:space="preserve"> and 2) it does not provide any guidance on "how"</w:t>
      </w:r>
      <w:r>
        <w:rPr>
          <w:rFonts w:ascii="Times New Roman" w:eastAsiaTheme="minorEastAsia" w:hAnsi="Times New Roman" w:cs="Times New Roman"/>
          <w:bCs/>
          <w:sz w:val="24"/>
          <w:szCs w:val="24"/>
        </w:rPr>
        <w:t xml:space="preserve">. </w:t>
      </w:r>
      <w:r w:rsidRPr="00BB5EE8">
        <w:rPr>
          <w:rFonts w:ascii="Times New Roman" w:eastAsiaTheme="minorEastAsia" w:hAnsi="Times New Roman" w:cs="Times New Roman"/>
          <w:bCs/>
          <w:sz w:val="24"/>
          <w:szCs w:val="24"/>
        </w:rPr>
        <w:t xml:space="preserve">According to Gothelf, the presence of UX experts in agile teams is </w:t>
      </w:r>
      <w:r w:rsidRPr="00F47245">
        <w:rPr>
          <w:rFonts w:ascii="Times New Roman" w:eastAsiaTheme="minorEastAsia" w:hAnsi="Times New Roman" w:cs="Times New Roman"/>
          <w:bCs/>
          <w:sz w:val="24"/>
          <w:szCs w:val="24"/>
        </w:rPr>
        <w:t xml:space="preserve">essential </w:t>
      </w:r>
      <w:r w:rsidRPr="00BB5EE8">
        <w:rPr>
          <w:rFonts w:ascii="Times New Roman" w:eastAsiaTheme="minorEastAsia" w:hAnsi="Times New Roman" w:cs="Times New Roman"/>
          <w:bCs/>
          <w:sz w:val="24"/>
          <w:szCs w:val="24"/>
        </w:rPr>
        <w:t xml:space="preserve">for the success of integration, and if the agile team </w:t>
      </w:r>
      <w:r>
        <w:rPr>
          <w:rFonts w:ascii="Times New Roman" w:eastAsiaTheme="minorEastAsia" w:hAnsi="Times New Roman" w:cs="Times New Roman"/>
          <w:bCs/>
          <w:sz w:val="24"/>
          <w:szCs w:val="24"/>
        </w:rPr>
        <w:t>lacks</w:t>
      </w:r>
      <w:r w:rsidRPr="00BB5EE8">
        <w:rPr>
          <w:rFonts w:ascii="Times New Roman" w:eastAsiaTheme="minorEastAsia" w:hAnsi="Times New Roman" w:cs="Times New Roman"/>
          <w:bCs/>
          <w:sz w:val="24"/>
          <w:szCs w:val="24"/>
        </w:rPr>
        <w:t xml:space="preserve"> a UX expert, </w:t>
      </w:r>
      <w:r>
        <w:rPr>
          <w:rFonts w:ascii="Times New Roman" w:eastAsiaTheme="minorEastAsia" w:hAnsi="Times New Roman" w:cs="Times New Roman"/>
          <w:bCs/>
          <w:sz w:val="24"/>
          <w:szCs w:val="24"/>
        </w:rPr>
        <w:t>the</w:t>
      </w:r>
      <w:r w:rsidRPr="00BB5EE8">
        <w:rPr>
          <w:rFonts w:ascii="Times New Roman" w:eastAsiaTheme="minorEastAsia" w:hAnsi="Times New Roman" w:cs="Times New Roman"/>
          <w:bCs/>
          <w:sz w:val="24"/>
          <w:szCs w:val="24"/>
        </w:rPr>
        <w:t xml:space="preserve"> integration might</w:t>
      </w:r>
      <w:r w:rsidRPr="00F47245">
        <w:t xml:space="preserve"> </w:t>
      </w:r>
      <w:r w:rsidRPr="00F47245">
        <w:rPr>
          <w:rFonts w:ascii="Times New Roman" w:eastAsiaTheme="minorEastAsia" w:hAnsi="Times New Roman" w:cs="Times New Roman"/>
          <w:bCs/>
          <w:sz w:val="24"/>
          <w:szCs w:val="24"/>
        </w:rPr>
        <w:t>fail</w:t>
      </w:r>
      <w:r>
        <w:rPr>
          <w:rFonts w:ascii="Times New Roman" w:eastAsiaTheme="minorEastAsia" w:hAnsi="Times New Roman" w:cs="Times New Roman"/>
          <w:bCs/>
          <w:sz w:val="24"/>
          <w:szCs w:val="24"/>
        </w:rPr>
        <w:t>.</w:t>
      </w:r>
      <w:r w:rsidRPr="00F47245">
        <w:t xml:space="preserve"> </w:t>
      </w:r>
      <w:r w:rsidRPr="00F47245">
        <w:rPr>
          <w:rFonts w:ascii="Times New Roman" w:eastAsiaTheme="minorEastAsia" w:hAnsi="Times New Roman" w:cs="Times New Roman"/>
          <w:bCs/>
          <w:sz w:val="24"/>
          <w:szCs w:val="24"/>
        </w:rPr>
        <w:t xml:space="preserve">However, this statement can be argued as the study can </w:t>
      </w:r>
      <w:proofErr w:type="gramStart"/>
      <w:r w:rsidRPr="00F47245">
        <w:rPr>
          <w:rFonts w:ascii="Times New Roman" w:eastAsiaTheme="minorEastAsia" w:hAnsi="Times New Roman" w:cs="Times New Roman"/>
          <w:bCs/>
          <w:sz w:val="24"/>
          <w:szCs w:val="24"/>
        </w:rPr>
        <w:t>actually achieve</w:t>
      </w:r>
      <w:proofErr w:type="gramEnd"/>
      <w:r w:rsidRPr="00F47245">
        <w:rPr>
          <w:rFonts w:ascii="Times New Roman" w:eastAsiaTheme="minorEastAsia" w:hAnsi="Times New Roman" w:cs="Times New Roman"/>
          <w:bCs/>
          <w:sz w:val="24"/>
          <w:szCs w:val="24"/>
        </w:rPr>
        <w:t xml:space="preserve"> a successful integration by conducting the UX experiments the way </w:t>
      </w:r>
      <w:r>
        <w:rPr>
          <w:rFonts w:ascii="Times New Roman" w:eastAsiaTheme="minorEastAsia" w:hAnsi="Times New Roman" w:cs="Times New Roman"/>
          <w:bCs/>
          <w:sz w:val="24"/>
          <w:szCs w:val="24"/>
        </w:rPr>
        <w:t>this study</w:t>
      </w:r>
      <w:r w:rsidRPr="00F47245">
        <w:rPr>
          <w:rFonts w:ascii="Times New Roman" w:eastAsiaTheme="minorEastAsia" w:hAnsi="Times New Roman" w:cs="Times New Roman"/>
          <w:bCs/>
          <w:sz w:val="24"/>
          <w:szCs w:val="24"/>
        </w:rPr>
        <w:t xml:space="preserve"> recommended.</w:t>
      </w:r>
      <w:r>
        <w:rPr>
          <w:rFonts w:ascii="Times New Roman" w:eastAsiaTheme="minorEastAsia" w:hAnsi="Times New Roman" w:cs="Times New Roman"/>
          <w:bCs/>
          <w:sz w:val="24"/>
          <w:szCs w:val="24"/>
        </w:rPr>
        <w:t xml:space="preserve"> </w:t>
      </w:r>
    </w:p>
    <w:p w14:paraId="75696D47" w14:textId="353FEBA3" w:rsidR="00983BEC" w:rsidRPr="00C4260B" w:rsidRDefault="00983BEC" w:rsidP="00C443F7">
      <w:pPr>
        <w:ind w:firstLine="284"/>
        <w:jc w:val="both"/>
        <w:rPr>
          <w:rFonts w:ascii="Times New Roman" w:eastAsiaTheme="minorEastAsia" w:hAnsi="Times New Roman" w:cs="Times New Roman"/>
          <w:bCs/>
          <w:sz w:val="24"/>
          <w:szCs w:val="24"/>
        </w:rPr>
      </w:pPr>
      <w:r w:rsidRPr="00D5162B">
        <w:rPr>
          <w:rFonts w:ascii="Times New Roman" w:eastAsiaTheme="minorEastAsia" w:hAnsi="Times New Roman" w:cs="Times New Roman"/>
          <w:bCs/>
          <w:sz w:val="24"/>
          <w:szCs w:val="24"/>
        </w:rPr>
        <w:t>Therefore, our solution aims to fill these gaps by Gothelf and Lang et al. by 1) focusing on UX</w:t>
      </w:r>
      <w:r>
        <w:rPr>
          <w:rFonts w:ascii="Times New Roman" w:eastAsiaTheme="minorEastAsia" w:hAnsi="Times New Roman" w:cs="Times New Roman"/>
          <w:bCs/>
          <w:sz w:val="24"/>
          <w:szCs w:val="24"/>
        </w:rPr>
        <w:t xml:space="preserve"> (rather than design thinking) and </w:t>
      </w:r>
      <w:r w:rsidRPr="00D5162B">
        <w:rPr>
          <w:rFonts w:ascii="Times New Roman" w:eastAsiaTheme="minorEastAsia" w:hAnsi="Times New Roman" w:cs="Times New Roman"/>
          <w:bCs/>
          <w:sz w:val="24"/>
          <w:szCs w:val="24"/>
        </w:rPr>
        <w:t xml:space="preserve">helping agile teams to 2) assess the effort needed for UX work so they can prioritize which features </w:t>
      </w:r>
      <w:r>
        <w:rPr>
          <w:rFonts w:ascii="Times New Roman" w:eastAsiaTheme="minorEastAsia" w:hAnsi="Times New Roman" w:cs="Times New Roman"/>
          <w:bCs/>
          <w:sz w:val="24"/>
          <w:szCs w:val="24"/>
        </w:rPr>
        <w:t>requires UX experiments</w:t>
      </w:r>
      <w:r w:rsidRPr="00D5162B">
        <w:rPr>
          <w:rFonts w:ascii="Times New Roman" w:eastAsiaTheme="minorEastAsia" w:hAnsi="Times New Roman" w:cs="Times New Roman"/>
          <w:bCs/>
          <w:sz w:val="24"/>
          <w:szCs w:val="24"/>
        </w:rPr>
        <w:t xml:space="preserve">, and 3) determining the </w:t>
      </w:r>
      <w:r w:rsidRPr="0024503F">
        <w:rPr>
          <w:rFonts w:ascii="Times New Roman" w:eastAsiaTheme="minorEastAsia" w:hAnsi="Times New Roman" w:cs="Times New Roman"/>
          <w:bCs/>
          <w:sz w:val="24"/>
          <w:szCs w:val="24"/>
        </w:rPr>
        <w:t xml:space="preserve">best </w:t>
      </w:r>
      <w:r w:rsidRPr="0024503F">
        <w:rPr>
          <w:rFonts w:ascii="Times New Roman" w:eastAsiaTheme="minorEastAsia" w:hAnsi="Times New Roman" w:cs="Times New Roman"/>
          <w:bCs/>
          <w:sz w:val="24"/>
          <w:szCs w:val="24"/>
          <w:rPrChange w:id="252" w:author="رزان الدوسري ID 443203966" w:date="2023-02-09T11:07:00Z">
            <w:rPr>
              <w:rFonts w:ascii="Times New Roman" w:eastAsiaTheme="minorEastAsia" w:hAnsi="Times New Roman" w:cs="Times New Roman"/>
              <w:b/>
              <w:sz w:val="24"/>
              <w:szCs w:val="24"/>
            </w:rPr>
          </w:rPrChange>
        </w:rPr>
        <w:t xml:space="preserve">UX </w:t>
      </w:r>
      <w:del w:id="253" w:author="رزان الدوسري ID 443203966" w:date="2023-02-09T11:07:00Z">
        <w:r w:rsidRPr="0024503F" w:rsidDel="0024503F">
          <w:rPr>
            <w:rFonts w:ascii="Times New Roman" w:eastAsiaTheme="minorEastAsia" w:hAnsi="Times New Roman" w:cs="Times New Roman"/>
            <w:bCs/>
            <w:sz w:val="24"/>
            <w:szCs w:val="24"/>
            <w:rPrChange w:id="254" w:author="رزان الدوسري ID 443203966" w:date="2023-02-09T11:07:00Z">
              <w:rPr>
                <w:rFonts w:ascii="Times New Roman" w:eastAsiaTheme="minorEastAsia" w:hAnsi="Times New Roman" w:cs="Times New Roman"/>
                <w:b/>
                <w:sz w:val="24"/>
                <w:szCs w:val="24"/>
              </w:rPr>
            </w:rPrChange>
          </w:rPr>
          <w:delText xml:space="preserve">technique </w:delText>
        </w:r>
      </w:del>
      <w:ins w:id="255" w:author="رزان الدوسري ID 443203966" w:date="2023-02-09T11:07:00Z">
        <w:r w:rsidR="0024503F" w:rsidRPr="0024503F">
          <w:rPr>
            <w:rFonts w:ascii="Times New Roman" w:eastAsiaTheme="minorEastAsia" w:hAnsi="Times New Roman" w:cs="Times New Roman"/>
            <w:bCs/>
            <w:sz w:val="24"/>
            <w:szCs w:val="24"/>
            <w:rPrChange w:id="256" w:author="رزان الدوسري ID 443203966" w:date="2023-02-09T11:07:00Z">
              <w:rPr>
                <w:rFonts w:ascii="Times New Roman" w:eastAsiaTheme="minorEastAsia" w:hAnsi="Times New Roman" w:cs="Times New Roman"/>
                <w:b/>
                <w:sz w:val="24"/>
                <w:szCs w:val="24"/>
              </w:rPr>
            </w:rPrChange>
          </w:rPr>
          <w:t>method</w:t>
        </w:r>
        <w:r w:rsidR="0024503F" w:rsidRPr="0024503F">
          <w:rPr>
            <w:rFonts w:ascii="Times New Roman" w:eastAsiaTheme="minorEastAsia" w:hAnsi="Times New Roman" w:cs="Times New Roman"/>
            <w:b/>
            <w:sz w:val="24"/>
            <w:szCs w:val="24"/>
          </w:rPr>
          <w:t xml:space="preserve"> </w:t>
        </w:r>
      </w:ins>
      <w:r w:rsidRPr="0024503F">
        <w:rPr>
          <w:rFonts w:ascii="Times New Roman" w:eastAsiaTheme="minorEastAsia" w:hAnsi="Times New Roman" w:cs="Times New Roman"/>
          <w:bCs/>
          <w:sz w:val="24"/>
          <w:szCs w:val="24"/>
        </w:rPr>
        <w:t>to</w:t>
      </w:r>
      <w:r w:rsidRPr="00D5162B">
        <w:rPr>
          <w:rFonts w:ascii="Times New Roman" w:eastAsiaTheme="minorEastAsia" w:hAnsi="Times New Roman" w:cs="Times New Roman"/>
          <w:bCs/>
          <w:sz w:val="24"/>
          <w:szCs w:val="24"/>
        </w:rPr>
        <w:t xml:space="preserve"> achieve useful results.</w:t>
      </w:r>
      <w:r>
        <w:rPr>
          <w:rFonts w:ascii="Times New Roman" w:eastAsiaTheme="minorEastAsia" w:hAnsi="Times New Roman" w:cs="Times New Roman"/>
          <w:bCs/>
          <w:sz w:val="24"/>
          <w:szCs w:val="24"/>
        </w:rPr>
        <w:t xml:space="preserve"> </w:t>
      </w:r>
      <w:r w:rsidRPr="00C4260B">
        <w:rPr>
          <w:rFonts w:ascii="Times New Roman" w:eastAsiaTheme="minorEastAsia" w:hAnsi="Times New Roman" w:cs="Times New Roman"/>
          <w:bCs/>
          <w:sz w:val="24"/>
          <w:szCs w:val="24"/>
        </w:rPr>
        <w:fldChar w:fldCharType="begin"/>
      </w:r>
      <w:r w:rsidRPr="00C4260B">
        <w:rPr>
          <w:rFonts w:ascii="Times New Roman" w:eastAsiaTheme="minorEastAsia" w:hAnsi="Times New Roman" w:cs="Times New Roman"/>
          <w:bCs/>
          <w:sz w:val="24"/>
          <w:szCs w:val="24"/>
        </w:rPr>
        <w:instrText xml:space="preserve"> REF _Ref117762035 \h </w:instrText>
      </w:r>
      <w:r>
        <w:rPr>
          <w:rFonts w:ascii="Times New Roman" w:eastAsiaTheme="minorEastAsia" w:hAnsi="Times New Roman" w:cs="Times New Roman"/>
          <w:bCs/>
          <w:sz w:val="24"/>
          <w:szCs w:val="24"/>
        </w:rPr>
        <w:instrText xml:space="preserve"> \* MERGEFORMAT </w:instrText>
      </w:r>
      <w:r w:rsidRPr="00C4260B">
        <w:rPr>
          <w:rFonts w:ascii="Times New Roman" w:eastAsiaTheme="minorEastAsia" w:hAnsi="Times New Roman" w:cs="Times New Roman"/>
          <w:bCs/>
          <w:sz w:val="24"/>
          <w:szCs w:val="24"/>
        </w:rPr>
      </w:r>
      <w:r w:rsidRPr="00C4260B">
        <w:rPr>
          <w:rFonts w:ascii="Times New Roman" w:eastAsiaTheme="minorEastAsia" w:hAnsi="Times New Roman" w:cs="Times New Roman"/>
          <w:bCs/>
          <w:sz w:val="24"/>
          <w:szCs w:val="24"/>
        </w:rPr>
        <w:fldChar w:fldCharType="separate"/>
      </w:r>
      <w:r w:rsidRPr="0075660A">
        <w:rPr>
          <w:rFonts w:ascii="Times New Roman" w:eastAsiaTheme="minorEastAsia" w:hAnsi="Times New Roman" w:cs="Times New Roman"/>
          <w:bCs/>
          <w:sz w:val="24"/>
          <w:szCs w:val="24"/>
        </w:rPr>
        <w:t>Table 1</w:t>
      </w:r>
      <w:r w:rsidRPr="00C4260B">
        <w:rPr>
          <w:rFonts w:ascii="Times New Roman" w:eastAsiaTheme="minorEastAsia" w:hAnsi="Times New Roman" w:cs="Times New Roman"/>
          <w:bCs/>
          <w:sz w:val="24"/>
          <w:szCs w:val="24"/>
        </w:rPr>
        <w:fldChar w:fldCharType="end"/>
      </w:r>
      <w:r w:rsidRPr="00C4260B">
        <w:rPr>
          <w:rFonts w:ascii="Times New Roman" w:eastAsiaTheme="minorEastAsia" w:hAnsi="Times New Roman" w:cs="Times New Roman"/>
          <w:bCs/>
          <w:sz w:val="24"/>
          <w:szCs w:val="24"/>
        </w:rPr>
        <w:t xml:space="preserve"> provides a summary of the related work discussed above.</w:t>
      </w:r>
    </w:p>
    <w:p w14:paraId="68922A90" w14:textId="77777777" w:rsidR="00983BEC" w:rsidRDefault="00983BEC" w:rsidP="00D15FD9">
      <w:pPr>
        <w:jc w:val="both"/>
        <w:rPr>
          <w:rFonts w:ascii="Times New Roman" w:eastAsiaTheme="minorEastAsia" w:hAnsi="Times New Roman" w:cs="Times New Roman"/>
          <w:bCs/>
          <w:sz w:val="24"/>
          <w:szCs w:val="24"/>
        </w:rPr>
      </w:pPr>
    </w:p>
    <w:p w14:paraId="4A77B433" w14:textId="77777777" w:rsidR="00983BEC" w:rsidRPr="0027152D" w:rsidRDefault="00983BEC" w:rsidP="00983BEC">
      <w:pPr>
        <w:jc w:val="both"/>
        <w:rPr>
          <w:rFonts w:ascii="Times New Roman" w:eastAsiaTheme="minorEastAsia" w:hAnsi="Times New Roman" w:cs="Times New Roman"/>
          <w:bCs/>
          <w:sz w:val="24"/>
          <w:szCs w:val="24"/>
        </w:rPr>
      </w:pPr>
    </w:p>
    <w:tbl>
      <w:tblPr>
        <w:tblStyle w:val="TableGrid"/>
        <w:tblW w:w="9562"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657"/>
        <w:gridCol w:w="830"/>
        <w:gridCol w:w="3730"/>
        <w:gridCol w:w="4345"/>
      </w:tblGrid>
      <w:tr w:rsidR="00983BEC" w:rsidRPr="002204AA" w14:paraId="08E133F4" w14:textId="77777777">
        <w:trPr>
          <w:trHeight w:val="391"/>
          <w:jc w:val="center"/>
        </w:trPr>
        <w:tc>
          <w:tcPr>
            <w:tcW w:w="657" w:type="dxa"/>
            <w:tcBorders>
              <w:top w:val="double" w:sz="4" w:space="0" w:color="auto"/>
              <w:bottom w:val="double" w:sz="4" w:space="0" w:color="auto"/>
            </w:tcBorders>
            <w:vAlign w:val="center"/>
          </w:tcPr>
          <w:p w14:paraId="6D48D2DB" w14:textId="77777777" w:rsidR="00983BEC" w:rsidRPr="002204AA" w:rsidRDefault="00983BEC">
            <w:pPr>
              <w:spacing w:before="240"/>
              <w:jc w:val="center"/>
              <w:rPr>
                <w:rFonts w:asciiTheme="majorBidi" w:eastAsiaTheme="minorEastAsia" w:hAnsiTheme="majorBidi" w:cstheme="majorBidi"/>
                <w:b/>
              </w:rPr>
            </w:pPr>
            <w:r w:rsidRPr="002204AA">
              <w:rPr>
                <w:rFonts w:asciiTheme="majorBidi" w:eastAsiaTheme="minorEastAsia" w:hAnsiTheme="majorBidi" w:cstheme="majorBidi"/>
                <w:b/>
              </w:rPr>
              <w:lastRenderedPageBreak/>
              <w:t>Ref.</w:t>
            </w:r>
          </w:p>
        </w:tc>
        <w:tc>
          <w:tcPr>
            <w:tcW w:w="830" w:type="dxa"/>
            <w:tcBorders>
              <w:top w:val="double" w:sz="4" w:space="0" w:color="auto"/>
              <w:bottom w:val="double" w:sz="4" w:space="0" w:color="auto"/>
            </w:tcBorders>
            <w:vAlign w:val="center"/>
          </w:tcPr>
          <w:p w14:paraId="1DCDFC98" w14:textId="77777777" w:rsidR="00983BEC" w:rsidRPr="002204AA" w:rsidRDefault="00983BEC">
            <w:pPr>
              <w:spacing w:before="240"/>
              <w:jc w:val="center"/>
              <w:rPr>
                <w:rFonts w:asciiTheme="majorBidi" w:eastAsiaTheme="minorEastAsia" w:hAnsiTheme="majorBidi" w:cstheme="majorBidi"/>
                <w:b/>
              </w:rPr>
            </w:pPr>
            <w:r w:rsidRPr="002204AA">
              <w:rPr>
                <w:rFonts w:asciiTheme="majorBidi" w:eastAsiaTheme="minorEastAsia" w:hAnsiTheme="majorBidi" w:cstheme="majorBidi"/>
                <w:b/>
              </w:rPr>
              <w:t>Year</w:t>
            </w:r>
          </w:p>
        </w:tc>
        <w:tc>
          <w:tcPr>
            <w:tcW w:w="3730" w:type="dxa"/>
            <w:tcBorders>
              <w:top w:val="double" w:sz="4" w:space="0" w:color="auto"/>
              <w:bottom w:val="double" w:sz="4" w:space="0" w:color="auto"/>
              <w:right w:val="nil"/>
            </w:tcBorders>
            <w:vAlign w:val="center"/>
          </w:tcPr>
          <w:p w14:paraId="02600F64" w14:textId="77777777" w:rsidR="00983BEC" w:rsidRPr="002204AA" w:rsidRDefault="00983BEC">
            <w:pPr>
              <w:spacing w:before="240"/>
              <w:jc w:val="center"/>
              <w:rPr>
                <w:rFonts w:asciiTheme="majorBidi" w:eastAsiaTheme="minorEastAsia" w:hAnsiTheme="majorBidi" w:cstheme="majorBidi"/>
                <w:b/>
              </w:rPr>
            </w:pPr>
            <w:r w:rsidRPr="002204AA">
              <w:rPr>
                <w:rFonts w:asciiTheme="majorBidi" w:eastAsiaTheme="minorEastAsia" w:hAnsiTheme="majorBidi" w:cstheme="majorBidi"/>
                <w:b/>
              </w:rPr>
              <w:t>Objectives</w:t>
            </w:r>
          </w:p>
        </w:tc>
        <w:tc>
          <w:tcPr>
            <w:tcW w:w="4345" w:type="dxa"/>
            <w:tcBorders>
              <w:top w:val="double" w:sz="4" w:space="0" w:color="auto"/>
              <w:left w:val="nil"/>
              <w:bottom w:val="double" w:sz="4" w:space="0" w:color="auto"/>
            </w:tcBorders>
            <w:vAlign w:val="center"/>
          </w:tcPr>
          <w:p w14:paraId="3A3B1D56" w14:textId="77777777" w:rsidR="00983BEC" w:rsidRPr="002204AA" w:rsidRDefault="00983BEC">
            <w:pPr>
              <w:spacing w:before="240"/>
              <w:jc w:val="center"/>
              <w:rPr>
                <w:rFonts w:asciiTheme="majorBidi" w:eastAsiaTheme="minorEastAsia" w:hAnsiTheme="majorBidi" w:cstheme="majorBidi"/>
                <w:b/>
              </w:rPr>
            </w:pPr>
            <w:r w:rsidRPr="002204AA">
              <w:rPr>
                <w:rFonts w:asciiTheme="majorBidi" w:eastAsiaTheme="minorEastAsia" w:hAnsiTheme="majorBidi" w:cstheme="majorBidi"/>
                <w:b/>
              </w:rPr>
              <w:t>Findings</w:t>
            </w:r>
          </w:p>
        </w:tc>
      </w:tr>
      <w:tr w:rsidR="00983BEC" w:rsidRPr="002204AA" w14:paraId="7EDE495E" w14:textId="77777777">
        <w:trPr>
          <w:trHeight w:val="405"/>
          <w:jc w:val="center"/>
        </w:trPr>
        <w:tc>
          <w:tcPr>
            <w:tcW w:w="657" w:type="dxa"/>
            <w:tcBorders>
              <w:top w:val="double" w:sz="4" w:space="0" w:color="auto"/>
            </w:tcBorders>
            <w:vAlign w:val="center"/>
          </w:tcPr>
          <w:p w14:paraId="4292DB9A" w14:textId="45B3BEA5" w:rsidR="00983BEC" w:rsidRPr="002204AA" w:rsidRDefault="00000000">
            <w:pPr>
              <w:spacing w:before="240"/>
              <w:jc w:val="center"/>
              <w:rPr>
                <w:rFonts w:asciiTheme="majorBidi" w:eastAsiaTheme="minorEastAsia" w:hAnsiTheme="majorBidi" w:cstheme="majorBidi"/>
              </w:rPr>
            </w:pPr>
            <w:sdt>
              <w:sdtPr>
                <w:rPr>
                  <w:rFonts w:asciiTheme="majorBidi" w:hAnsiTheme="majorBidi" w:cstheme="majorBidi"/>
                  <w:color w:val="000000"/>
                  <w:highlight w:val="lightGray"/>
                </w:rPr>
                <w:tag w:val="MENDELEY_CITATION_v3_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"/>
                <w:id w:val="-135809554"/>
                <w:placeholder>
                  <w:docPart w:val="23EA0FB39D53E74380778E5068D85908"/>
                </w:placeholder>
              </w:sdtPr>
              <w:sdtContent>
                <w:r w:rsidR="006A0F88" w:rsidRPr="006A0F88">
                  <w:rPr>
                    <w:rFonts w:asciiTheme="majorBidi" w:hAnsiTheme="majorBidi" w:cstheme="majorBidi"/>
                    <w:color w:val="000000"/>
                  </w:rPr>
                  <w:t>[35]</w:t>
                </w:r>
              </w:sdtContent>
            </w:sdt>
          </w:p>
        </w:tc>
        <w:tc>
          <w:tcPr>
            <w:tcW w:w="830" w:type="dxa"/>
            <w:tcBorders>
              <w:top w:val="double" w:sz="4" w:space="0" w:color="auto"/>
            </w:tcBorders>
            <w:vAlign w:val="center"/>
          </w:tcPr>
          <w:p w14:paraId="16FF731F" w14:textId="77777777" w:rsidR="00983BEC" w:rsidRPr="002204AA" w:rsidRDefault="00983BEC">
            <w:pPr>
              <w:spacing w:before="240"/>
              <w:jc w:val="center"/>
              <w:rPr>
                <w:rFonts w:asciiTheme="majorBidi" w:eastAsiaTheme="minorEastAsia" w:hAnsiTheme="majorBidi" w:cstheme="majorBidi"/>
              </w:rPr>
            </w:pPr>
            <w:r w:rsidRPr="002204AA">
              <w:rPr>
                <w:rFonts w:asciiTheme="majorBidi" w:eastAsiaTheme="minorEastAsia" w:hAnsiTheme="majorBidi" w:cstheme="majorBidi"/>
              </w:rPr>
              <w:t>2011</w:t>
            </w:r>
          </w:p>
        </w:tc>
        <w:tc>
          <w:tcPr>
            <w:tcW w:w="3730" w:type="dxa"/>
            <w:tcBorders>
              <w:top w:val="double" w:sz="4" w:space="0" w:color="auto"/>
              <w:right w:val="nil"/>
            </w:tcBorders>
          </w:tcPr>
          <w:p w14:paraId="60F02D5F" w14:textId="77777777" w:rsidR="00983BEC" w:rsidRPr="002204AA" w:rsidRDefault="00983BEC">
            <w:pPr>
              <w:spacing w:before="240"/>
              <w:jc w:val="both"/>
              <w:rPr>
                <w:rFonts w:asciiTheme="majorBidi" w:eastAsiaTheme="minorEastAsia" w:hAnsiTheme="majorBidi" w:cstheme="majorBidi"/>
              </w:rPr>
            </w:pPr>
            <w:r>
              <w:rPr>
                <w:rFonts w:asciiTheme="majorBidi" w:eastAsiaTheme="minorEastAsia" w:hAnsiTheme="majorBidi" w:cstheme="majorBidi"/>
              </w:rPr>
              <w:t>To examine how usability problems are handled in Agile projects.</w:t>
            </w:r>
          </w:p>
        </w:tc>
        <w:tc>
          <w:tcPr>
            <w:tcW w:w="4345" w:type="dxa"/>
            <w:tcBorders>
              <w:top w:val="double" w:sz="4" w:space="0" w:color="auto"/>
              <w:left w:val="nil"/>
            </w:tcBorders>
          </w:tcPr>
          <w:p w14:paraId="79098FCB" w14:textId="77777777" w:rsidR="00983BEC" w:rsidRPr="002204AA" w:rsidRDefault="00983BEC">
            <w:pPr>
              <w:spacing w:before="240"/>
              <w:jc w:val="both"/>
              <w:rPr>
                <w:rFonts w:asciiTheme="majorBidi" w:eastAsiaTheme="minorEastAsia" w:hAnsiTheme="majorBidi" w:cstheme="majorBidi"/>
              </w:rPr>
            </w:pPr>
            <w:r>
              <w:rPr>
                <w:rFonts w:asciiTheme="majorBidi" w:eastAsiaTheme="minorEastAsia" w:hAnsiTheme="majorBidi" w:cstheme="majorBidi"/>
              </w:rPr>
              <w:t xml:space="preserve">The study </w:t>
            </w:r>
            <w:r w:rsidRPr="00C66CB6">
              <w:rPr>
                <w:rFonts w:asciiTheme="majorBidi" w:eastAsiaTheme="minorEastAsia" w:hAnsiTheme="majorBidi" w:cstheme="majorBidi"/>
              </w:rPr>
              <w:t xml:space="preserve">identified the following key aspects </w:t>
            </w:r>
            <w:r>
              <w:rPr>
                <w:rFonts w:asciiTheme="majorBidi" w:eastAsiaTheme="minorEastAsia" w:hAnsiTheme="majorBidi" w:cstheme="majorBidi"/>
              </w:rPr>
              <w:t>for</w:t>
            </w:r>
            <w:r w:rsidRPr="00C66CB6">
              <w:rPr>
                <w:rFonts w:asciiTheme="majorBidi" w:eastAsiaTheme="minorEastAsia" w:hAnsiTheme="majorBidi" w:cstheme="majorBidi"/>
              </w:rPr>
              <w:t xml:space="preserve"> integrati</w:t>
            </w:r>
            <w:r>
              <w:rPr>
                <w:rFonts w:asciiTheme="majorBidi" w:eastAsiaTheme="minorEastAsia" w:hAnsiTheme="majorBidi" w:cstheme="majorBidi"/>
              </w:rPr>
              <w:t>ng Agile and UCD</w:t>
            </w:r>
            <w:r w:rsidRPr="00C66CB6">
              <w:rPr>
                <w:rFonts w:asciiTheme="majorBidi" w:eastAsiaTheme="minorEastAsia" w:hAnsiTheme="majorBidi" w:cstheme="majorBidi"/>
              </w:rPr>
              <w:t>: little upfront design, prototyping, user stories, user testing, inspection evaluation, and one sprint ahead.</w:t>
            </w:r>
          </w:p>
        </w:tc>
      </w:tr>
      <w:tr w:rsidR="00983BEC" w:rsidRPr="002204AA" w14:paraId="7200327C" w14:textId="77777777">
        <w:trPr>
          <w:trHeight w:val="405"/>
          <w:jc w:val="center"/>
        </w:trPr>
        <w:tc>
          <w:tcPr>
            <w:tcW w:w="657" w:type="dxa"/>
            <w:vAlign w:val="center"/>
          </w:tcPr>
          <w:p w14:paraId="30B18745" w14:textId="1BA5967C" w:rsidR="00983BEC" w:rsidRPr="002204AA" w:rsidRDefault="00000000">
            <w:pPr>
              <w:spacing w:before="240"/>
              <w:jc w:val="center"/>
              <w:rPr>
                <w:rFonts w:asciiTheme="majorBidi" w:eastAsiaTheme="minorEastAsia" w:hAnsiTheme="majorBidi" w:cstheme="majorBidi"/>
              </w:rPr>
            </w:pPr>
            <w:sdt>
              <w:sdtPr>
                <w:rPr>
                  <w:rFonts w:asciiTheme="majorBidi" w:hAnsiTheme="majorBidi" w:cstheme="majorBidi"/>
                  <w:color w:val="000000"/>
                </w:rPr>
                <w:tag w:val="MENDELEY_CITATION_v3_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"/>
                <w:id w:val="-2014285184"/>
                <w:placeholder>
                  <w:docPart w:val="D5659BBFC8AEF744A8ED99593CA32C06"/>
                </w:placeholder>
              </w:sdtPr>
              <w:sdtContent>
                <w:r w:rsidR="006A0F88" w:rsidRPr="006A0F88">
                  <w:rPr>
                    <w:rFonts w:asciiTheme="majorBidi" w:hAnsiTheme="majorBidi" w:cstheme="majorBidi"/>
                    <w:color w:val="000000"/>
                  </w:rPr>
                  <w:t>[38]</w:t>
                </w:r>
              </w:sdtContent>
            </w:sdt>
          </w:p>
        </w:tc>
        <w:tc>
          <w:tcPr>
            <w:tcW w:w="830" w:type="dxa"/>
            <w:vAlign w:val="center"/>
          </w:tcPr>
          <w:p w14:paraId="259F401A" w14:textId="77777777" w:rsidR="00983BEC" w:rsidRPr="002204AA" w:rsidRDefault="00983BEC">
            <w:pPr>
              <w:spacing w:before="240"/>
              <w:jc w:val="center"/>
              <w:rPr>
                <w:rFonts w:asciiTheme="majorBidi" w:eastAsiaTheme="minorEastAsia" w:hAnsiTheme="majorBidi" w:cstheme="majorBidi"/>
              </w:rPr>
            </w:pPr>
            <w:r w:rsidRPr="002204AA">
              <w:rPr>
                <w:rFonts w:asciiTheme="majorBidi" w:eastAsiaTheme="minorEastAsia" w:hAnsiTheme="majorBidi" w:cstheme="majorBidi"/>
              </w:rPr>
              <w:t>2020</w:t>
            </w:r>
          </w:p>
        </w:tc>
        <w:tc>
          <w:tcPr>
            <w:tcW w:w="3730" w:type="dxa"/>
            <w:tcBorders>
              <w:right w:val="nil"/>
            </w:tcBorders>
          </w:tcPr>
          <w:p w14:paraId="696AFDB5" w14:textId="77777777" w:rsidR="00983BEC" w:rsidRPr="002204AA" w:rsidRDefault="00983BEC">
            <w:pPr>
              <w:spacing w:before="240"/>
              <w:jc w:val="both"/>
              <w:rPr>
                <w:rFonts w:asciiTheme="majorBidi" w:eastAsiaTheme="minorEastAsia" w:hAnsiTheme="majorBidi" w:cstheme="majorBidi"/>
              </w:rPr>
            </w:pPr>
            <w:r>
              <w:rPr>
                <w:rFonts w:asciiTheme="majorBidi" w:eastAsiaTheme="minorEastAsia" w:hAnsiTheme="majorBidi" w:cstheme="majorBidi"/>
              </w:rPr>
              <w:t>To identify the challenges associated with integrating Scrum by examining recent case studies described in the literature.</w:t>
            </w:r>
          </w:p>
        </w:tc>
        <w:tc>
          <w:tcPr>
            <w:tcW w:w="4345" w:type="dxa"/>
            <w:tcBorders>
              <w:left w:val="nil"/>
            </w:tcBorders>
          </w:tcPr>
          <w:p w14:paraId="489407E8" w14:textId="77777777" w:rsidR="00983BEC" w:rsidRPr="002204AA" w:rsidRDefault="00983BEC">
            <w:pPr>
              <w:spacing w:before="240"/>
              <w:jc w:val="both"/>
              <w:rPr>
                <w:rFonts w:asciiTheme="majorBidi" w:eastAsiaTheme="minorEastAsia" w:hAnsiTheme="majorBidi" w:cstheme="majorBidi"/>
              </w:rPr>
            </w:pPr>
            <w:r>
              <w:rPr>
                <w:rFonts w:asciiTheme="majorBidi" w:eastAsiaTheme="minorEastAsia" w:hAnsiTheme="majorBidi" w:cstheme="majorBidi"/>
              </w:rPr>
              <w:t xml:space="preserve">The study revealed that UX activities are poorly prioritized in Scrum, </w:t>
            </w:r>
            <w:r w:rsidRPr="00BC76AD">
              <w:rPr>
                <w:rFonts w:ascii="Times New Roman" w:hAnsi="Times New Roman" w:cs="Times New Roman"/>
                <w:sz w:val="24"/>
                <w:szCs w:val="24"/>
              </w:rPr>
              <w:t xml:space="preserve">inadequate communication between UX designers and developers, </w:t>
            </w:r>
            <w:r>
              <w:rPr>
                <w:rFonts w:ascii="Times New Roman" w:hAnsi="Times New Roman" w:cs="Times New Roman"/>
                <w:sz w:val="24"/>
                <w:szCs w:val="24"/>
              </w:rPr>
              <w:t xml:space="preserve">lack </w:t>
            </w:r>
            <w:r w:rsidRPr="00BC76AD">
              <w:rPr>
                <w:rFonts w:ascii="Times New Roman" w:hAnsi="Times New Roman" w:cs="Times New Roman"/>
                <w:sz w:val="24"/>
                <w:szCs w:val="24"/>
              </w:rPr>
              <w:t xml:space="preserve">of resources allocation to upfront activities and customers attempt to represent final users without understanding their </w:t>
            </w:r>
            <w:r>
              <w:rPr>
                <w:rFonts w:ascii="Times New Roman" w:hAnsi="Times New Roman" w:cs="Times New Roman"/>
                <w:sz w:val="24"/>
                <w:szCs w:val="24"/>
              </w:rPr>
              <w:t>actual</w:t>
            </w:r>
            <w:r w:rsidRPr="00BC76AD">
              <w:rPr>
                <w:rFonts w:ascii="Times New Roman" w:hAnsi="Times New Roman" w:cs="Times New Roman"/>
                <w:sz w:val="24"/>
                <w:szCs w:val="24"/>
              </w:rPr>
              <w:t xml:space="preserve"> needs.</w:t>
            </w:r>
          </w:p>
        </w:tc>
      </w:tr>
      <w:tr w:rsidR="00983BEC" w:rsidRPr="002204AA" w14:paraId="3501C636" w14:textId="77777777">
        <w:trPr>
          <w:trHeight w:val="405"/>
          <w:jc w:val="center"/>
        </w:trPr>
        <w:tc>
          <w:tcPr>
            <w:tcW w:w="657" w:type="dxa"/>
            <w:vAlign w:val="center"/>
          </w:tcPr>
          <w:p w14:paraId="0C9DABC5" w14:textId="3A8AE505" w:rsidR="00983BEC" w:rsidRPr="002204AA" w:rsidRDefault="00000000">
            <w:pPr>
              <w:spacing w:before="240"/>
              <w:jc w:val="center"/>
              <w:rPr>
                <w:rFonts w:asciiTheme="majorBidi" w:eastAsiaTheme="minorEastAsia" w:hAnsiTheme="majorBidi" w:cstheme="majorBidi"/>
              </w:rPr>
            </w:pPr>
            <w:sdt>
              <w:sdtPr>
                <w:rPr>
                  <w:rFonts w:asciiTheme="majorBidi" w:hAnsiTheme="majorBidi" w:cstheme="majorBidi"/>
                  <w:color w:val="000000"/>
                </w:rPr>
                <w:tag w:val="MENDELEY_CITATION_v3_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"/>
                <w:id w:val="514351792"/>
                <w:placeholder>
                  <w:docPart w:val="140748975C04A840AD094BBAE199BD18"/>
                </w:placeholder>
              </w:sdtPr>
              <w:sdtContent>
                <w:r w:rsidR="00DC1735" w:rsidRPr="00DC1735">
                  <w:rPr>
                    <w:rFonts w:asciiTheme="majorBidi" w:hAnsiTheme="majorBidi" w:cstheme="majorBidi"/>
                    <w:color w:val="000000"/>
                  </w:rPr>
                  <w:t>[6]</w:t>
                </w:r>
              </w:sdtContent>
            </w:sdt>
          </w:p>
        </w:tc>
        <w:tc>
          <w:tcPr>
            <w:tcW w:w="830" w:type="dxa"/>
            <w:vAlign w:val="center"/>
          </w:tcPr>
          <w:p w14:paraId="17D36DA0" w14:textId="77777777" w:rsidR="00983BEC" w:rsidRPr="002204AA" w:rsidRDefault="00983BEC">
            <w:pPr>
              <w:spacing w:before="240"/>
              <w:jc w:val="center"/>
              <w:rPr>
                <w:rFonts w:asciiTheme="majorBidi" w:eastAsiaTheme="minorEastAsia" w:hAnsiTheme="majorBidi" w:cstheme="majorBidi"/>
              </w:rPr>
            </w:pPr>
            <w:r w:rsidRPr="002204AA">
              <w:rPr>
                <w:rFonts w:asciiTheme="majorBidi" w:eastAsiaTheme="minorEastAsia" w:hAnsiTheme="majorBidi" w:cstheme="majorBidi"/>
              </w:rPr>
              <w:t>2019</w:t>
            </w:r>
          </w:p>
        </w:tc>
        <w:tc>
          <w:tcPr>
            <w:tcW w:w="3730" w:type="dxa"/>
            <w:tcBorders>
              <w:right w:val="nil"/>
            </w:tcBorders>
          </w:tcPr>
          <w:p w14:paraId="25214A6D" w14:textId="77777777" w:rsidR="00983BEC" w:rsidRPr="002204AA" w:rsidRDefault="00983BEC">
            <w:pPr>
              <w:spacing w:before="240"/>
              <w:jc w:val="both"/>
              <w:rPr>
                <w:rFonts w:asciiTheme="majorBidi" w:eastAsiaTheme="minorEastAsia" w:hAnsiTheme="majorBidi" w:cstheme="majorBidi"/>
              </w:rPr>
            </w:pPr>
            <w:r>
              <w:rPr>
                <w:rFonts w:asciiTheme="majorBidi" w:eastAsiaTheme="minorEastAsia" w:hAnsiTheme="majorBidi" w:cstheme="majorBidi"/>
              </w:rPr>
              <w:t>To</w:t>
            </w:r>
            <w:r w:rsidRPr="00EC41A0">
              <w:rPr>
                <w:rFonts w:asciiTheme="majorBidi" w:eastAsiaTheme="minorEastAsia" w:hAnsiTheme="majorBidi" w:cstheme="majorBidi"/>
              </w:rPr>
              <w:t xml:space="preserve"> </w:t>
            </w:r>
            <w:r>
              <w:rPr>
                <w:rFonts w:asciiTheme="majorBidi" w:eastAsiaTheme="minorEastAsia" w:hAnsiTheme="majorBidi" w:cstheme="majorBidi"/>
              </w:rPr>
              <w:t xml:space="preserve">explore </w:t>
            </w:r>
            <w:r w:rsidRPr="00EC41A0">
              <w:rPr>
                <w:rFonts w:asciiTheme="majorBidi" w:eastAsiaTheme="minorEastAsia" w:hAnsiTheme="majorBidi" w:cstheme="majorBidi"/>
              </w:rPr>
              <w:t xml:space="preserve">how the recent studies are </w:t>
            </w:r>
            <w:r>
              <w:rPr>
                <w:rFonts w:asciiTheme="majorBidi" w:eastAsiaTheme="minorEastAsia" w:hAnsiTheme="majorBidi" w:cstheme="majorBidi"/>
              </w:rPr>
              <w:t xml:space="preserve">integrating Agile with UX </w:t>
            </w:r>
            <w:r w:rsidRPr="00EC41A0">
              <w:rPr>
                <w:rFonts w:asciiTheme="majorBidi" w:eastAsiaTheme="minorEastAsia" w:hAnsiTheme="majorBidi" w:cstheme="majorBidi"/>
              </w:rPr>
              <w:t>and</w:t>
            </w:r>
            <w:r>
              <w:rPr>
                <w:rFonts w:asciiTheme="majorBidi" w:eastAsiaTheme="minorEastAsia" w:hAnsiTheme="majorBidi" w:cstheme="majorBidi"/>
              </w:rPr>
              <w:t xml:space="preserve"> identify</w:t>
            </w:r>
            <w:r w:rsidRPr="00EC41A0">
              <w:rPr>
                <w:rFonts w:asciiTheme="majorBidi" w:eastAsiaTheme="minorEastAsia" w:hAnsiTheme="majorBidi" w:cstheme="majorBidi"/>
              </w:rPr>
              <w:t xml:space="preserve"> the challenges </w:t>
            </w:r>
            <w:r>
              <w:rPr>
                <w:rFonts w:asciiTheme="majorBidi" w:eastAsiaTheme="minorEastAsia" w:hAnsiTheme="majorBidi" w:cstheme="majorBidi"/>
              </w:rPr>
              <w:t>associated with</w:t>
            </w:r>
            <w:r w:rsidRPr="00EC41A0">
              <w:rPr>
                <w:rFonts w:asciiTheme="majorBidi" w:eastAsiaTheme="minorEastAsia" w:hAnsiTheme="majorBidi" w:cstheme="majorBidi"/>
              </w:rPr>
              <w:t xml:space="preserve"> integrat</w:t>
            </w:r>
            <w:r>
              <w:rPr>
                <w:rFonts w:asciiTheme="majorBidi" w:eastAsiaTheme="minorEastAsia" w:hAnsiTheme="majorBidi" w:cstheme="majorBidi"/>
              </w:rPr>
              <w:t>ing</w:t>
            </w:r>
            <w:r w:rsidRPr="00EC41A0">
              <w:rPr>
                <w:rFonts w:asciiTheme="majorBidi" w:eastAsiaTheme="minorEastAsia" w:hAnsiTheme="majorBidi" w:cstheme="majorBidi"/>
              </w:rPr>
              <w:t xml:space="preserve"> these two </w:t>
            </w:r>
            <w:r w:rsidRPr="00427CA7">
              <w:rPr>
                <w:rFonts w:asciiTheme="majorBidi" w:eastAsiaTheme="minorEastAsia" w:hAnsiTheme="majorBidi" w:cstheme="majorBidi"/>
              </w:rPr>
              <w:t>processes</w:t>
            </w:r>
            <w:r w:rsidRPr="00EC41A0">
              <w:rPr>
                <w:rFonts w:asciiTheme="majorBidi" w:eastAsiaTheme="minorEastAsia" w:hAnsiTheme="majorBidi" w:cstheme="majorBidi"/>
              </w:rPr>
              <w:t>.</w:t>
            </w:r>
          </w:p>
        </w:tc>
        <w:tc>
          <w:tcPr>
            <w:tcW w:w="4345" w:type="dxa"/>
            <w:tcBorders>
              <w:left w:val="nil"/>
            </w:tcBorders>
          </w:tcPr>
          <w:p w14:paraId="0930ED06" w14:textId="77777777" w:rsidR="00983BEC" w:rsidRPr="002204AA" w:rsidRDefault="00983BEC">
            <w:pPr>
              <w:spacing w:before="240"/>
              <w:jc w:val="both"/>
              <w:rPr>
                <w:rFonts w:asciiTheme="majorBidi" w:eastAsiaTheme="minorEastAsia" w:hAnsiTheme="majorBidi" w:cstheme="majorBidi"/>
              </w:rPr>
            </w:pPr>
            <w:r>
              <w:rPr>
                <w:rFonts w:asciiTheme="majorBidi" w:eastAsiaTheme="minorEastAsia" w:hAnsiTheme="majorBidi" w:cstheme="majorBidi"/>
              </w:rPr>
              <w:t xml:space="preserve">The study revealed </w:t>
            </w:r>
            <w:r w:rsidRPr="00EC41A0">
              <w:rPr>
                <w:rFonts w:asciiTheme="majorBidi" w:eastAsiaTheme="minorEastAsia" w:hAnsiTheme="majorBidi" w:cstheme="majorBidi"/>
              </w:rPr>
              <w:t>that integrating UX into agile development poses several challenges, including the lack of time for upfront design and testing with real users, the power struggle between UX designers and developers, the lack of a vision for the entire UX project, the difficulty of prioritizing activities</w:t>
            </w:r>
            <w:r>
              <w:rPr>
                <w:rFonts w:asciiTheme="majorBidi" w:eastAsiaTheme="minorEastAsia" w:hAnsiTheme="majorBidi" w:cstheme="majorBidi"/>
              </w:rPr>
              <w:t xml:space="preserve"> </w:t>
            </w:r>
            <w:r w:rsidRPr="00EC41A0">
              <w:rPr>
                <w:rFonts w:asciiTheme="majorBidi" w:eastAsiaTheme="minorEastAsia" w:hAnsiTheme="majorBidi" w:cstheme="majorBidi"/>
              </w:rPr>
              <w:t>and the lack of documentation.</w:t>
            </w:r>
          </w:p>
        </w:tc>
      </w:tr>
      <w:tr w:rsidR="00983BEC" w:rsidRPr="002204AA" w14:paraId="1593F11F" w14:textId="77777777">
        <w:trPr>
          <w:trHeight w:val="391"/>
          <w:jc w:val="center"/>
        </w:trPr>
        <w:tc>
          <w:tcPr>
            <w:tcW w:w="657" w:type="dxa"/>
            <w:vAlign w:val="center"/>
          </w:tcPr>
          <w:p w14:paraId="201DE6F4" w14:textId="7D80BFB6" w:rsidR="00983BEC" w:rsidRPr="002204AA" w:rsidRDefault="00000000">
            <w:pPr>
              <w:spacing w:before="240"/>
              <w:jc w:val="center"/>
              <w:rPr>
                <w:rFonts w:asciiTheme="majorBidi" w:eastAsiaTheme="minorEastAsia" w:hAnsiTheme="majorBidi" w:cstheme="majorBidi"/>
              </w:rPr>
            </w:pPr>
            <w:sdt>
              <w:sdtPr>
                <w:rPr>
                  <w:rFonts w:asciiTheme="majorBidi" w:hAnsiTheme="majorBidi" w:cstheme="majorBidi"/>
                  <w:color w:val="000000"/>
                </w:rPr>
                <w:tag w:val="MENDELEY_CITATION_v3_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"/>
                <w:id w:val="1088360354"/>
                <w:placeholder>
                  <w:docPart w:val="082A32BF2CD23D43A3434757AA11943C"/>
                </w:placeholder>
              </w:sdtPr>
              <w:sdtContent>
                <w:r w:rsidR="00DC1735" w:rsidRPr="00DC1735">
                  <w:rPr>
                    <w:rFonts w:asciiTheme="majorBidi" w:hAnsiTheme="majorBidi" w:cstheme="majorBidi"/>
                    <w:color w:val="000000"/>
                  </w:rPr>
                  <w:t>[1]</w:t>
                </w:r>
              </w:sdtContent>
            </w:sdt>
          </w:p>
        </w:tc>
        <w:tc>
          <w:tcPr>
            <w:tcW w:w="830" w:type="dxa"/>
            <w:vAlign w:val="center"/>
          </w:tcPr>
          <w:p w14:paraId="3631D03E" w14:textId="77777777" w:rsidR="00983BEC" w:rsidRPr="002204AA" w:rsidRDefault="00983BEC">
            <w:pPr>
              <w:spacing w:before="240"/>
              <w:jc w:val="center"/>
              <w:rPr>
                <w:rFonts w:asciiTheme="majorBidi" w:eastAsiaTheme="minorEastAsia" w:hAnsiTheme="majorBidi" w:cstheme="majorBidi"/>
              </w:rPr>
            </w:pPr>
            <w:r w:rsidRPr="002204AA">
              <w:rPr>
                <w:rFonts w:asciiTheme="majorBidi" w:eastAsia="Times New Roman" w:hAnsiTheme="majorBidi" w:cstheme="majorBidi"/>
              </w:rPr>
              <w:t>2018</w:t>
            </w:r>
          </w:p>
        </w:tc>
        <w:tc>
          <w:tcPr>
            <w:tcW w:w="3730" w:type="dxa"/>
            <w:tcBorders>
              <w:right w:val="nil"/>
            </w:tcBorders>
          </w:tcPr>
          <w:p w14:paraId="300EBDCE" w14:textId="77777777" w:rsidR="00983BEC" w:rsidRPr="002204AA" w:rsidRDefault="00983BEC">
            <w:pPr>
              <w:spacing w:before="240"/>
              <w:jc w:val="both"/>
              <w:rPr>
                <w:rFonts w:asciiTheme="majorBidi" w:eastAsiaTheme="minorEastAsia" w:hAnsiTheme="majorBidi" w:cstheme="majorBidi"/>
              </w:rPr>
            </w:pPr>
            <w:r>
              <w:rPr>
                <w:rFonts w:asciiTheme="majorBidi" w:eastAsiaTheme="minorEastAsia" w:hAnsiTheme="majorBidi" w:cstheme="majorBidi"/>
              </w:rPr>
              <w:t xml:space="preserve">To </w:t>
            </w:r>
            <w:r w:rsidRPr="00606411">
              <w:rPr>
                <w:rFonts w:asciiTheme="majorBidi" w:eastAsiaTheme="minorEastAsia" w:hAnsiTheme="majorBidi" w:cstheme="majorBidi"/>
              </w:rPr>
              <w:t xml:space="preserve">provide a brief overview of the </w:t>
            </w:r>
            <w:r>
              <w:rPr>
                <w:rFonts w:asciiTheme="majorBidi" w:eastAsiaTheme="minorEastAsia" w:hAnsiTheme="majorBidi" w:cstheme="majorBidi"/>
              </w:rPr>
              <w:t>Agile UX Design</w:t>
            </w:r>
            <w:r w:rsidRPr="00606411">
              <w:rPr>
                <w:rFonts w:asciiTheme="majorBidi" w:eastAsiaTheme="minorEastAsia" w:hAnsiTheme="majorBidi" w:cstheme="majorBidi"/>
              </w:rPr>
              <w:t xml:space="preserve"> and to point out unaddressed gaps, challenges, and future trends.</w:t>
            </w:r>
          </w:p>
        </w:tc>
        <w:tc>
          <w:tcPr>
            <w:tcW w:w="4345" w:type="dxa"/>
            <w:tcBorders>
              <w:left w:val="nil"/>
            </w:tcBorders>
          </w:tcPr>
          <w:p w14:paraId="4094552A" w14:textId="77777777" w:rsidR="00983BEC" w:rsidRPr="002204AA" w:rsidRDefault="00983BEC">
            <w:pPr>
              <w:keepNext/>
              <w:spacing w:before="240"/>
              <w:jc w:val="both"/>
              <w:rPr>
                <w:rFonts w:asciiTheme="majorBidi" w:eastAsiaTheme="minorEastAsia" w:hAnsiTheme="majorBidi" w:cstheme="majorBidi"/>
              </w:rPr>
            </w:pPr>
            <w:r>
              <w:rPr>
                <w:rFonts w:asciiTheme="majorBidi" w:eastAsiaTheme="minorEastAsia" w:hAnsiTheme="majorBidi" w:cstheme="majorBidi"/>
              </w:rPr>
              <w:t xml:space="preserve">The study revealed that </w:t>
            </w:r>
            <w:r w:rsidRPr="00427CA7">
              <w:rPr>
                <w:rFonts w:asciiTheme="majorBidi" w:eastAsiaTheme="minorEastAsia" w:hAnsiTheme="majorBidi" w:cstheme="majorBidi"/>
              </w:rPr>
              <w:t xml:space="preserve">both communities have recognized that UX activities </w:t>
            </w:r>
            <w:r>
              <w:rPr>
                <w:rFonts w:asciiTheme="majorBidi" w:eastAsiaTheme="minorEastAsia" w:hAnsiTheme="majorBidi" w:cstheme="majorBidi"/>
              </w:rPr>
              <w:t>need to</w:t>
            </w:r>
            <w:r w:rsidRPr="00427CA7">
              <w:rPr>
                <w:rFonts w:asciiTheme="majorBidi" w:eastAsiaTheme="minorEastAsia" w:hAnsiTheme="majorBidi" w:cstheme="majorBidi"/>
              </w:rPr>
              <w:t xml:space="preserve"> be integrated into agile development, implying that these processes cannot be treated separately</w:t>
            </w:r>
            <w:r>
              <w:rPr>
                <w:rFonts w:asciiTheme="majorBidi" w:eastAsiaTheme="minorEastAsia" w:hAnsiTheme="majorBidi" w:cstheme="majorBidi"/>
              </w:rPr>
              <w:t>.</w:t>
            </w:r>
          </w:p>
        </w:tc>
      </w:tr>
      <w:tr w:rsidR="00983BEC" w:rsidRPr="002204AA" w14:paraId="5A04C86B" w14:textId="77777777">
        <w:trPr>
          <w:trHeight w:val="405"/>
          <w:jc w:val="center"/>
        </w:trPr>
        <w:tc>
          <w:tcPr>
            <w:tcW w:w="657" w:type="dxa"/>
            <w:tcBorders>
              <w:bottom w:val="single" w:sz="4" w:space="0" w:color="auto"/>
            </w:tcBorders>
            <w:vAlign w:val="center"/>
          </w:tcPr>
          <w:p w14:paraId="6795E2F7" w14:textId="4F47B396" w:rsidR="00983BEC" w:rsidRPr="002204AA" w:rsidRDefault="00000000">
            <w:pPr>
              <w:spacing w:before="240"/>
              <w:jc w:val="center"/>
              <w:rPr>
                <w:rFonts w:asciiTheme="majorBidi" w:eastAsiaTheme="minorEastAsia" w:hAnsiTheme="majorBidi" w:cstheme="majorBidi"/>
              </w:rPr>
            </w:pPr>
            <w:sdt>
              <w:sdtPr>
                <w:rPr>
                  <w:rFonts w:asciiTheme="majorBidi" w:hAnsiTheme="majorBidi" w:cstheme="majorBidi"/>
                  <w:color w:val="000000"/>
                </w:rPr>
                <w:tag w:val="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"/>
                <w:id w:val="1016967904"/>
                <w:placeholder>
                  <w:docPart w:val="25763C3B4196A341BE4597FA09C2A198"/>
                </w:placeholder>
              </w:sdtPr>
              <w:sdtContent>
                <w:r w:rsidR="00DC1735" w:rsidRPr="00DC1735">
                  <w:rPr>
                    <w:rFonts w:asciiTheme="majorBidi" w:hAnsiTheme="majorBidi" w:cstheme="majorBidi"/>
                    <w:color w:val="000000"/>
                  </w:rPr>
                  <w:t>[4]</w:t>
                </w:r>
              </w:sdtContent>
            </w:sdt>
          </w:p>
        </w:tc>
        <w:tc>
          <w:tcPr>
            <w:tcW w:w="830" w:type="dxa"/>
            <w:tcBorders>
              <w:bottom w:val="single" w:sz="4" w:space="0" w:color="auto"/>
            </w:tcBorders>
            <w:vAlign w:val="center"/>
          </w:tcPr>
          <w:p w14:paraId="7C30FA1D" w14:textId="77777777" w:rsidR="00983BEC" w:rsidRPr="002204AA" w:rsidRDefault="00983BEC">
            <w:pPr>
              <w:spacing w:before="240"/>
              <w:jc w:val="center"/>
              <w:rPr>
                <w:rFonts w:asciiTheme="majorBidi" w:eastAsiaTheme="minorEastAsia" w:hAnsiTheme="majorBidi" w:cstheme="majorBidi"/>
              </w:rPr>
            </w:pPr>
            <w:r w:rsidRPr="002204AA">
              <w:rPr>
                <w:rFonts w:asciiTheme="majorBidi" w:eastAsia="Times New Roman" w:hAnsiTheme="majorBidi" w:cstheme="majorBidi"/>
              </w:rPr>
              <w:t>2020</w:t>
            </w:r>
          </w:p>
        </w:tc>
        <w:tc>
          <w:tcPr>
            <w:tcW w:w="3730" w:type="dxa"/>
            <w:tcBorders>
              <w:bottom w:val="single" w:sz="4" w:space="0" w:color="auto"/>
              <w:right w:val="nil"/>
            </w:tcBorders>
          </w:tcPr>
          <w:p w14:paraId="7DF8294F" w14:textId="77777777" w:rsidR="00983BEC" w:rsidRPr="002204AA" w:rsidRDefault="00983BEC">
            <w:pPr>
              <w:spacing w:before="240"/>
              <w:jc w:val="both"/>
              <w:rPr>
                <w:rFonts w:asciiTheme="majorBidi" w:eastAsiaTheme="minorEastAsia" w:hAnsiTheme="majorBidi" w:cstheme="majorBidi"/>
              </w:rPr>
            </w:pPr>
            <w:r>
              <w:rPr>
                <w:rFonts w:asciiTheme="majorBidi" w:eastAsiaTheme="minorEastAsia" w:hAnsiTheme="majorBidi" w:cstheme="majorBidi"/>
              </w:rPr>
              <w:t xml:space="preserve">To improve the process of integrating UX practices into agile by addressing the </w:t>
            </w:r>
            <w:r w:rsidRPr="00BC76AD">
              <w:rPr>
                <w:rFonts w:ascii="Times New Roman" w:hAnsi="Times New Roman" w:cs="Times New Roman"/>
                <w:sz w:val="24"/>
                <w:szCs w:val="24"/>
              </w:rPr>
              <w:t>issue of developers' mindsets towards user experience</w:t>
            </w:r>
            <w:r>
              <w:rPr>
                <w:rFonts w:ascii="Times New Roman" w:hAnsi="Times New Roman" w:cs="Times New Roman"/>
                <w:sz w:val="24"/>
                <w:szCs w:val="24"/>
              </w:rPr>
              <w:t>.</w:t>
            </w:r>
          </w:p>
        </w:tc>
        <w:tc>
          <w:tcPr>
            <w:tcW w:w="4345" w:type="dxa"/>
            <w:tcBorders>
              <w:left w:val="nil"/>
              <w:bottom w:val="single" w:sz="4" w:space="0" w:color="auto"/>
            </w:tcBorders>
          </w:tcPr>
          <w:p w14:paraId="3455C8CA" w14:textId="77777777" w:rsidR="00983BEC" w:rsidRPr="002204AA" w:rsidRDefault="00983BEC">
            <w:pPr>
              <w:keepNext/>
              <w:spacing w:before="240"/>
              <w:jc w:val="both"/>
              <w:rPr>
                <w:rFonts w:asciiTheme="majorBidi" w:eastAsiaTheme="minorEastAsia" w:hAnsiTheme="majorBidi" w:cstheme="majorBidi"/>
              </w:rPr>
            </w:pPr>
            <w:r>
              <w:rPr>
                <w:rFonts w:asciiTheme="majorBidi" w:eastAsiaTheme="minorEastAsia" w:hAnsiTheme="majorBidi" w:cstheme="majorBidi"/>
              </w:rPr>
              <w:t>The study proposed</w:t>
            </w:r>
            <w:r w:rsidRPr="00606411">
              <w:rPr>
                <w:rFonts w:asciiTheme="majorBidi" w:eastAsiaTheme="minorEastAsia" w:hAnsiTheme="majorBidi" w:cstheme="majorBidi"/>
              </w:rPr>
              <w:t xml:space="preserve"> a gamified framework to motivate and engage agile teams in conducting UX activities collaboratively and develop a user-centered mindset.</w:t>
            </w:r>
          </w:p>
        </w:tc>
      </w:tr>
      <w:tr w:rsidR="00983BEC" w:rsidRPr="002204AA" w14:paraId="1E386F48" w14:textId="77777777">
        <w:trPr>
          <w:trHeight w:val="405"/>
          <w:jc w:val="center"/>
        </w:trPr>
        <w:tc>
          <w:tcPr>
            <w:tcW w:w="657" w:type="dxa"/>
            <w:vAlign w:val="center"/>
          </w:tcPr>
          <w:p w14:paraId="0489A550" w14:textId="0CC14EBF" w:rsidR="00983BEC" w:rsidRPr="002204AA" w:rsidRDefault="00000000">
            <w:pPr>
              <w:spacing w:before="240"/>
              <w:jc w:val="center"/>
              <w:rPr>
                <w:rFonts w:asciiTheme="majorBidi" w:eastAsiaTheme="minorEastAsia" w:hAnsiTheme="majorBidi" w:cstheme="majorBidi"/>
              </w:rPr>
            </w:pPr>
            <w:sdt>
              <w:sdtPr>
                <w:rPr>
                  <w:rFonts w:asciiTheme="majorBidi" w:hAnsiTheme="majorBidi" w:cstheme="majorBidi"/>
                  <w:color w:val="000000"/>
                </w:rPr>
                <w:tag w:val="MENDELEY_CITATION_v3_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"/>
                <w:id w:val="54602714"/>
                <w:placeholder>
                  <w:docPart w:val="4E75E0FBE076754C946DBDFC68AE6AF8"/>
                </w:placeholder>
              </w:sdtPr>
              <w:sdtContent>
                <w:r w:rsidR="006A0F88" w:rsidRPr="006A0F88">
                  <w:rPr>
                    <w:rFonts w:asciiTheme="majorBidi" w:hAnsiTheme="majorBidi" w:cstheme="majorBidi"/>
                    <w:color w:val="000000"/>
                  </w:rPr>
                  <w:t>[39]</w:t>
                </w:r>
              </w:sdtContent>
            </w:sdt>
          </w:p>
        </w:tc>
        <w:tc>
          <w:tcPr>
            <w:tcW w:w="830" w:type="dxa"/>
            <w:vAlign w:val="center"/>
          </w:tcPr>
          <w:p w14:paraId="2F97ABE1" w14:textId="77777777" w:rsidR="00983BEC" w:rsidRPr="002204AA" w:rsidRDefault="00983BEC">
            <w:pPr>
              <w:spacing w:before="240"/>
              <w:jc w:val="center"/>
              <w:rPr>
                <w:rFonts w:asciiTheme="majorBidi" w:eastAsiaTheme="minorEastAsia" w:hAnsiTheme="majorBidi" w:cstheme="majorBidi"/>
              </w:rPr>
            </w:pPr>
            <w:r w:rsidRPr="002204AA">
              <w:rPr>
                <w:rFonts w:asciiTheme="majorBidi" w:eastAsia="Times New Roman" w:hAnsiTheme="majorBidi" w:cstheme="majorBidi"/>
              </w:rPr>
              <w:t>2015</w:t>
            </w:r>
          </w:p>
        </w:tc>
        <w:tc>
          <w:tcPr>
            <w:tcW w:w="3730" w:type="dxa"/>
            <w:tcBorders>
              <w:right w:val="nil"/>
            </w:tcBorders>
          </w:tcPr>
          <w:p w14:paraId="68A9AAF5" w14:textId="77777777" w:rsidR="00983BEC" w:rsidRPr="002204AA" w:rsidRDefault="00983BEC">
            <w:pPr>
              <w:spacing w:before="240"/>
              <w:jc w:val="both"/>
              <w:rPr>
                <w:rFonts w:asciiTheme="majorBidi" w:hAnsiTheme="majorBidi" w:cstheme="majorBidi"/>
              </w:rPr>
            </w:pPr>
            <w:r>
              <w:rPr>
                <w:rFonts w:asciiTheme="majorBidi" w:hAnsiTheme="majorBidi" w:cstheme="majorBidi"/>
              </w:rPr>
              <w:t>To</w:t>
            </w:r>
            <w:r w:rsidRPr="002204AA">
              <w:rPr>
                <w:rFonts w:asciiTheme="majorBidi" w:hAnsiTheme="majorBidi" w:cstheme="majorBidi"/>
              </w:rPr>
              <w:t xml:space="preserve"> clarify which UX-related tasks can </w:t>
            </w:r>
            <w:r>
              <w:rPr>
                <w:rFonts w:asciiTheme="majorBidi" w:hAnsiTheme="majorBidi" w:cstheme="majorBidi"/>
              </w:rPr>
              <w:t xml:space="preserve">be </w:t>
            </w:r>
            <w:r w:rsidRPr="002204AA">
              <w:rPr>
                <w:rFonts w:asciiTheme="majorBidi" w:hAnsiTheme="majorBidi" w:cstheme="majorBidi"/>
              </w:rPr>
              <w:t xml:space="preserve">handled by developers and which require </w:t>
            </w:r>
            <w:r>
              <w:rPr>
                <w:rFonts w:asciiTheme="majorBidi" w:hAnsiTheme="majorBidi" w:cstheme="majorBidi"/>
              </w:rPr>
              <w:t>a UX Specialist.</w:t>
            </w:r>
          </w:p>
        </w:tc>
        <w:tc>
          <w:tcPr>
            <w:tcW w:w="4345" w:type="dxa"/>
            <w:tcBorders>
              <w:left w:val="nil"/>
            </w:tcBorders>
          </w:tcPr>
          <w:p w14:paraId="50105923" w14:textId="77777777" w:rsidR="00983BEC" w:rsidRPr="002204AA" w:rsidRDefault="00983BEC">
            <w:pPr>
              <w:keepNext/>
              <w:spacing w:before="240"/>
              <w:jc w:val="both"/>
              <w:rPr>
                <w:rFonts w:asciiTheme="majorBidi" w:hAnsiTheme="majorBidi" w:cstheme="majorBidi"/>
              </w:rPr>
            </w:pPr>
            <w:r w:rsidRPr="002204AA">
              <w:rPr>
                <w:rFonts w:asciiTheme="majorBidi" w:hAnsiTheme="majorBidi" w:cstheme="majorBidi"/>
              </w:rPr>
              <w:t>The study identified three descriptive types of cooperation, namely minimal, PO–UXS, and Developer–UXS cooperation</w:t>
            </w:r>
            <w:r>
              <w:rPr>
                <w:rFonts w:asciiTheme="majorBidi" w:hAnsiTheme="majorBidi" w:cstheme="majorBidi"/>
              </w:rPr>
              <w:t>.</w:t>
            </w:r>
          </w:p>
        </w:tc>
      </w:tr>
      <w:tr w:rsidR="00983BEC" w:rsidRPr="002204AA" w14:paraId="4DC1AC50" w14:textId="77777777">
        <w:trPr>
          <w:trHeight w:val="405"/>
          <w:jc w:val="center"/>
        </w:trPr>
        <w:tc>
          <w:tcPr>
            <w:tcW w:w="657" w:type="dxa"/>
            <w:tcBorders>
              <w:top w:val="double" w:sz="4" w:space="0" w:color="auto"/>
              <w:bottom w:val="double" w:sz="4" w:space="0" w:color="auto"/>
            </w:tcBorders>
            <w:vAlign w:val="center"/>
          </w:tcPr>
          <w:p w14:paraId="7611CF48" w14:textId="77777777" w:rsidR="00983BEC" w:rsidRPr="00C66CB6" w:rsidRDefault="00983BEC">
            <w:pPr>
              <w:spacing w:before="240"/>
              <w:jc w:val="center"/>
              <w:rPr>
                <w:rFonts w:asciiTheme="majorBidi" w:eastAsiaTheme="minorEastAsia" w:hAnsiTheme="majorBidi" w:cstheme="majorBidi"/>
                <w:b/>
              </w:rPr>
            </w:pPr>
            <w:r w:rsidRPr="002204AA">
              <w:rPr>
                <w:rFonts w:asciiTheme="majorBidi" w:eastAsiaTheme="minorEastAsia" w:hAnsiTheme="majorBidi" w:cstheme="majorBidi"/>
                <w:b/>
              </w:rPr>
              <w:lastRenderedPageBreak/>
              <w:t>Ref.</w:t>
            </w:r>
          </w:p>
        </w:tc>
        <w:tc>
          <w:tcPr>
            <w:tcW w:w="830" w:type="dxa"/>
            <w:tcBorders>
              <w:top w:val="double" w:sz="4" w:space="0" w:color="auto"/>
              <w:bottom w:val="double" w:sz="4" w:space="0" w:color="auto"/>
            </w:tcBorders>
            <w:vAlign w:val="center"/>
          </w:tcPr>
          <w:p w14:paraId="2449EADA" w14:textId="77777777" w:rsidR="00983BEC" w:rsidRPr="00C66CB6" w:rsidRDefault="00983BEC">
            <w:pPr>
              <w:spacing w:before="240"/>
              <w:jc w:val="center"/>
              <w:rPr>
                <w:rFonts w:asciiTheme="majorBidi" w:eastAsiaTheme="minorEastAsia" w:hAnsiTheme="majorBidi" w:cstheme="majorBidi"/>
                <w:b/>
              </w:rPr>
            </w:pPr>
            <w:r w:rsidRPr="002204AA">
              <w:rPr>
                <w:rFonts w:asciiTheme="majorBidi" w:eastAsiaTheme="minorEastAsia" w:hAnsiTheme="majorBidi" w:cstheme="majorBidi"/>
                <w:b/>
              </w:rPr>
              <w:t>Year</w:t>
            </w:r>
          </w:p>
        </w:tc>
        <w:tc>
          <w:tcPr>
            <w:tcW w:w="3730" w:type="dxa"/>
            <w:tcBorders>
              <w:top w:val="double" w:sz="4" w:space="0" w:color="auto"/>
              <w:bottom w:val="double" w:sz="4" w:space="0" w:color="auto"/>
              <w:right w:val="nil"/>
            </w:tcBorders>
            <w:vAlign w:val="center"/>
          </w:tcPr>
          <w:p w14:paraId="42C3840A" w14:textId="77777777" w:rsidR="00983BEC" w:rsidRPr="00C66CB6" w:rsidRDefault="00983BEC">
            <w:pPr>
              <w:spacing w:before="240"/>
              <w:jc w:val="center"/>
              <w:rPr>
                <w:rFonts w:asciiTheme="majorBidi" w:eastAsiaTheme="minorEastAsia" w:hAnsiTheme="majorBidi" w:cstheme="majorBidi"/>
                <w:b/>
              </w:rPr>
            </w:pPr>
            <w:r w:rsidRPr="002204AA">
              <w:rPr>
                <w:rFonts w:asciiTheme="majorBidi" w:eastAsiaTheme="minorEastAsia" w:hAnsiTheme="majorBidi" w:cstheme="majorBidi"/>
                <w:b/>
              </w:rPr>
              <w:t>Objectives</w:t>
            </w:r>
          </w:p>
        </w:tc>
        <w:tc>
          <w:tcPr>
            <w:tcW w:w="4345" w:type="dxa"/>
            <w:tcBorders>
              <w:top w:val="double" w:sz="4" w:space="0" w:color="auto"/>
              <w:left w:val="nil"/>
              <w:bottom w:val="double" w:sz="4" w:space="0" w:color="auto"/>
            </w:tcBorders>
            <w:vAlign w:val="center"/>
          </w:tcPr>
          <w:p w14:paraId="61AD3B1D" w14:textId="77777777" w:rsidR="00983BEC" w:rsidRPr="00C66CB6" w:rsidRDefault="00983BEC">
            <w:pPr>
              <w:keepNext/>
              <w:spacing w:before="240"/>
              <w:jc w:val="center"/>
              <w:rPr>
                <w:rFonts w:asciiTheme="majorBidi" w:eastAsiaTheme="minorEastAsia" w:hAnsiTheme="majorBidi" w:cstheme="majorBidi"/>
                <w:b/>
              </w:rPr>
            </w:pPr>
            <w:r w:rsidRPr="002204AA">
              <w:rPr>
                <w:rFonts w:asciiTheme="majorBidi" w:eastAsiaTheme="minorEastAsia" w:hAnsiTheme="majorBidi" w:cstheme="majorBidi"/>
                <w:b/>
              </w:rPr>
              <w:t>Findings</w:t>
            </w:r>
          </w:p>
        </w:tc>
      </w:tr>
      <w:tr w:rsidR="00983BEC" w:rsidRPr="002204AA" w14:paraId="65B31A36" w14:textId="77777777">
        <w:trPr>
          <w:trHeight w:val="405"/>
          <w:jc w:val="center"/>
        </w:trPr>
        <w:tc>
          <w:tcPr>
            <w:tcW w:w="657" w:type="dxa"/>
            <w:tcBorders>
              <w:top w:val="double" w:sz="4" w:space="0" w:color="auto"/>
            </w:tcBorders>
            <w:vAlign w:val="center"/>
          </w:tcPr>
          <w:p w14:paraId="19FC5EAB" w14:textId="6EF6B346" w:rsidR="00983BEC" w:rsidRPr="002204AA" w:rsidRDefault="00000000">
            <w:pPr>
              <w:spacing w:before="240"/>
              <w:jc w:val="center"/>
              <w:rPr>
                <w:rFonts w:asciiTheme="majorBidi" w:eastAsiaTheme="minorEastAsia" w:hAnsiTheme="majorBidi" w:cstheme="majorBidi"/>
              </w:rPr>
            </w:pPr>
            <w:sdt>
              <w:sdtPr>
                <w:rPr>
                  <w:rFonts w:asciiTheme="majorBidi" w:hAnsiTheme="majorBidi" w:cstheme="majorBidi"/>
                  <w:color w:val="000000"/>
                </w:rPr>
                <w:tag w:val="MENDELEY_CITATION_v3_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"/>
                <w:id w:val="-1949239575"/>
                <w:placeholder>
                  <w:docPart w:val="BA233D0F8DEA2B44B506B8BEBF70FAA1"/>
                </w:placeholder>
              </w:sdtPr>
              <w:sdtContent>
                <w:r w:rsidR="00DC1735" w:rsidRPr="00DC1735">
                  <w:rPr>
                    <w:rFonts w:asciiTheme="majorBidi" w:hAnsiTheme="majorBidi" w:cstheme="majorBidi"/>
                    <w:color w:val="000000"/>
                  </w:rPr>
                  <w:t>[5]</w:t>
                </w:r>
              </w:sdtContent>
            </w:sdt>
          </w:p>
        </w:tc>
        <w:tc>
          <w:tcPr>
            <w:tcW w:w="830" w:type="dxa"/>
            <w:tcBorders>
              <w:top w:val="double" w:sz="4" w:space="0" w:color="auto"/>
            </w:tcBorders>
            <w:vAlign w:val="center"/>
          </w:tcPr>
          <w:p w14:paraId="01C8854A" w14:textId="77777777" w:rsidR="00983BEC" w:rsidRPr="002204AA" w:rsidRDefault="00983BEC">
            <w:pPr>
              <w:spacing w:before="240"/>
              <w:jc w:val="center"/>
              <w:rPr>
                <w:rFonts w:asciiTheme="majorBidi" w:eastAsiaTheme="minorEastAsia" w:hAnsiTheme="majorBidi" w:cstheme="majorBidi"/>
              </w:rPr>
            </w:pPr>
            <w:r w:rsidRPr="002204AA">
              <w:rPr>
                <w:rFonts w:asciiTheme="majorBidi" w:eastAsia="Times New Roman" w:hAnsiTheme="majorBidi" w:cstheme="majorBidi"/>
              </w:rPr>
              <w:t>2020</w:t>
            </w:r>
          </w:p>
        </w:tc>
        <w:tc>
          <w:tcPr>
            <w:tcW w:w="3730" w:type="dxa"/>
            <w:tcBorders>
              <w:top w:val="double" w:sz="4" w:space="0" w:color="auto"/>
              <w:right w:val="nil"/>
            </w:tcBorders>
          </w:tcPr>
          <w:p w14:paraId="04AE2015" w14:textId="77777777" w:rsidR="00983BEC" w:rsidRPr="002204AA" w:rsidRDefault="00983BEC">
            <w:pPr>
              <w:spacing w:before="240"/>
              <w:jc w:val="both"/>
              <w:rPr>
                <w:rFonts w:asciiTheme="majorBidi" w:eastAsiaTheme="minorEastAsia" w:hAnsiTheme="majorBidi" w:cstheme="majorBidi"/>
              </w:rPr>
            </w:pPr>
            <w:r>
              <w:rPr>
                <w:rFonts w:asciiTheme="majorBidi" w:hAnsiTheme="majorBidi" w:cstheme="majorBidi"/>
              </w:rPr>
              <w:t xml:space="preserve">To </w:t>
            </w:r>
            <w:r w:rsidRPr="002204AA">
              <w:rPr>
                <w:rFonts w:asciiTheme="majorBidi" w:hAnsiTheme="majorBidi" w:cstheme="majorBidi"/>
              </w:rPr>
              <w:t xml:space="preserve">determine how </w:t>
            </w:r>
            <w:r>
              <w:rPr>
                <w:rFonts w:asciiTheme="majorBidi" w:hAnsiTheme="majorBidi" w:cstheme="majorBidi"/>
              </w:rPr>
              <w:t xml:space="preserve">to </w:t>
            </w:r>
            <w:r w:rsidRPr="002204AA">
              <w:rPr>
                <w:rFonts w:asciiTheme="majorBidi" w:hAnsiTheme="majorBidi" w:cstheme="majorBidi"/>
              </w:rPr>
              <w:t>improve the integration of UX work with agile software development</w:t>
            </w:r>
            <w:r>
              <w:rPr>
                <w:rFonts w:asciiTheme="majorBidi" w:hAnsiTheme="majorBidi" w:cstheme="majorBidi"/>
              </w:rPr>
              <w:t>.</w:t>
            </w:r>
          </w:p>
        </w:tc>
        <w:tc>
          <w:tcPr>
            <w:tcW w:w="4345" w:type="dxa"/>
            <w:tcBorders>
              <w:top w:val="double" w:sz="4" w:space="0" w:color="auto"/>
              <w:left w:val="nil"/>
            </w:tcBorders>
          </w:tcPr>
          <w:p w14:paraId="271181F3" w14:textId="77777777" w:rsidR="00983BEC" w:rsidRPr="002204AA" w:rsidRDefault="00983BEC">
            <w:pPr>
              <w:keepNext/>
              <w:spacing w:before="240"/>
              <w:jc w:val="both"/>
              <w:rPr>
                <w:rFonts w:asciiTheme="majorBidi" w:hAnsiTheme="majorBidi" w:cstheme="majorBidi"/>
              </w:rPr>
            </w:pPr>
            <w:r w:rsidRPr="002204AA">
              <w:rPr>
                <w:rFonts w:asciiTheme="majorBidi" w:hAnsiTheme="majorBidi" w:cstheme="majorBidi"/>
              </w:rPr>
              <w:t xml:space="preserve">The study </w:t>
            </w:r>
            <w:r>
              <w:rPr>
                <w:rFonts w:asciiTheme="majorBidi" w:hAnsiTheme="majorBidi" w:cstheme="majorBidi"/>
              </w:rPr>
              <w:t>revealed</w:t>
            </w:r>
            <w:r w:rsidRPr="002204AA">
              <w:rPr>
                <w:rFonts w:asciiTheme="majorBidi" w:hAnsiTheme="majorBidi" w:cstheme="majorBidi"/>
              </w:rPr>
              <w:t xml:space="preserve"> that user stories and deliberation </w:t>
            </w:r>
            <w:r>
              <w:rPr>
                <w:rFonts w:asciiTheme="majorBidi" w:hAnsiTheme="majorBidi" w:cstheme="majorBidi"/>
              </w:rPr>
              <w:t>proved useful in</w:t>
            </w:r>
            <w:r w:rsidRPr="002204AA">
              <w:rPr>
                <w:rFonts w:asciiTheme="majorBidi" w:hAnsiTheme="majorBidi" w:cstheme="majorBidi"/>
              </w:rPr>
              <w:t xml:space="preserve"> integrating UX work with agile software development without sacrificing their agility.</w:t>
            </w:r>
          </w:p>
        </w:tc>
      </w:tr>
      <w:tr w:rsidR="00983BEC" w:rsidRPr="002204AA" w14:paraId="2595150C" w14:textId="77777777">
        <w:trPr>
          <w:trHeight w:val="405"/>
          <w:jc w:val="center"/>
        </w:trPr>
        <w:tc>
          <w:tcPr>
            <w:tcW w:w="657" w:type="dxa"/>
            <w:vAlign w:val="center"/>
          </w:tcPr>
          <w:p w14:paraId="23017D7F" w14:textId="094885FC" w:rsidR="00983BEC" w:rsidRPr="002204AA" w:rsidRDefault="00000000">
            <w:pPr>
              <w:spacing w:before="240"/>
              <w:jc w:val="center"/>
              <w:rPr>
                <w:rFonts w:asciiTheme="majorBidi" w:eastAsiaTheme="minorEastAsia" w:hAnsiTheme="majorBidi" w:cstheme="majorBidi"/>
              </w:rPr>
            </w:pPr>
            <w:sdt>
              <w:sdtPr>
                <w:rPr>
                  <w:rFonts w:asciiTheme="majorBidi" w:hAnsiTheme="majorBidi" w:cstheme="majorBidi"/>
                  <w:color w:val="000000"/>
                </w:rPr>
                <w:tag w:val="MENDELEY_CITATION_v3_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"/>
                <w:id w:val="686572269"/>
                <w:placeholder>
                  <w:docPart w:val="D2FB75081CDE9C4EB95A5B4AFB799B44"/>
                </w:placeholder>
              </w:sdtPr>
              <w:sdtContent>
                <w:r w:rsidR="006A0F88" w:rsidRPr="006A0F88">
                  <w:rPr>
                    <w:rFonts w:asciiTheme="majorBidi" w:hAnsiTheme="majorBidi" w:cstheme="majorBidi"/>
                    <w:color w:val="000000"/>
                  </w:rPr>
                  <w:t>[40]</w:t>
                </w:r>
              </w:sdtContent>
            </w:sdt>
          </w:p>
        </w:tc>
        <w:tc>
          <w:tcPr>
            <w:tcW w:w="830" w:type="dxa"/>
            <w:vAlign w:val="center"/>
          </w:tcPr>
          <w:p w14:paraId="0B383447" w14:textId="77777777" w:rsidR="00983BEC" w:rsidRPr="002204AA" w:rsidRDefault="00983BEC">
            <w:pPr>
              <w:spacing w:before="240"/>
              <w:jc w:val="center"/>
              <w:rPr>
                <w:rFonts w:asciiTheme="majorBidi" w:eastAsiaTheme="minorEastAsia" w:hAnsiTheme="majorBidi" w:cstheme="majorBidi"/>
              </w:rPr>
            </w:pPr>
            <w:r w:rsidRPr="002204AA">
              <w:rPr>
                <w:rFonts w:asciiTheme="majorBidi" w:hAnsiTheme="majorBidi" w:cstheme="majorBidi"/>
                <w:color w:val="2E2E2E"/>
              </w:rPr>
              <w:t>2022</w:t>
            </w:r>
          </w:p>
        </w:tc>
        <w:tc>
          <w:tcPr>
            <w:tcW w:w="3730" w:type="dxa"/>
            <w:tcBorders>
              <w:right w:val="nil"/>
            </w:tcBorders>
          </w:tcPr>
          <w:p w14:paraId="063A31AF" w14:textId="77777777" w:rsidR="00983BEC" w:rsidRPr="002204AA" w:rsidRDefault="00983BEC">
            <w:pPr>
              <w:spacing w:before="240"/>
              <w:jc w:val="both"/>
              <w:rPr>
                <w:rFonts w:asciiTheme="majorBidi" w:eastAsiaTheme="minorEastAsia" w:hAnsiTheme="majorBidi" w:cstheme="majorBidi"/>
              </w:rPr>
            </w:pPr>
            <w:r>
              <w:rPr>
                <w:rFonts w:asciiTheme="majorBidi" w:hAnsiTheme="majorBidi" w:cstheme="majorBidi"/>
              </w:rPr>
              <w:t xml:space="preserve">To understand </w:t>
            </w:r>
            <w:r w:rsidRPr="002204AA">
              <w:rPr>
                <w:rFonts w:asciiTheme="majorBidi" w:hAnsiTheme="majorBidi" w:cstheme="majorBidi"/>
              </w:rPr>
              <w:t xml:space="preserve">how Agile and UX processes </w:t>
            </w:r>
            <w:r>
              <w:rPr>
                <w:rFonts w:asciiTheme="majorBidi" w:hAnsiTheme="majorBidi" w:cstheme="majorBidi"/>
              </w:rPr>
              <w:t>can be</w:t>
            </w:r>
            <w:r w:rsidRPr="002204AA">
              <w:rPr>
                <w:rFonts w:asciiTheme="majorBidi" w:hAnsiTheme="majorBidi" w:cstheme="majorBidi"/>
              </w:rPr>
              <w:t xml:space="preserve"> integrated to maintain agility through mutual adjustment of software development and UX design.</w:t>
            </w:r>
          </w:p>
        </w:tc>
        <w:tc>
          <w:tcPr>
            <w:tcW w:w="4345" w:type="dxa"/>
            <w:tcBorders>
              <w:left w:val="nil"/>
            </w:tcBorders>
          </w:tcPr>
          <w:p w14:paraId="0190A84C" w14:textId="77777777" w:rsidR="00983BEC" w:rsidRPr="002204AA" w:rsidRDefault="00983BEC">
            <w:pPr>
              <w:keepNext/>
              <w:spacing w:before="240"/>
              <w:jc w:val="both"/>
              <w:rPr>
                <w:rFonts w:asciiTheme="majorBidi" w:eastAsiaTheme="minorEastAsia" w:hAnsiTheme="majorBidi" w:cstheme="majorBidi"/>
              </w:rPr>
            </w:pPr>
            <w:r>
              <w:rPr>
                <w:rFonts w:asciiTheme="majorBidi" w:hAnsiTheme="majorBidi" w:cstheme="majorBidi"/>
              </w:rPr>
              <w:t xml:space="preserve">The study </w:t>
            </w:r>
            <w:r w:rsidRPr="002204AA">
              <w:rPr>
                <w:rFonts w:asciiTheme="majorBidi" w:hAnsiTheme="majorBidi" w:cstheme="majorBidi"/>
              </w:rPr>
              <w:t xml:space="preserve">showed </w:t>
            </w:r>
            <w:r>
              <w:rPr>
                <w:rFonts w:asciiTheme="majorBidi" w:hAnsiTheme="majorBidi" w:cstheme="majorBidi"/>
              </w:rPr>
              <w:t>that</w:t>
            </w:r>
            <w:r w:rsidRPr="002204AA">
              <w:rPr>
                <w:rFonts w:asciiTheme="majorBidi" w:hAnsiTheme="majorBidi" w:cstheme="majorBidi"/>
              </w:rPr>
              <w:t xml:space="preserve"> Agility differs for</w:t>
            </w:r>
            <w:r>
              <w:rPr>
                <w:rFonts w:asciiTheme="majorBidi" w:hAnsiTheme="majorBidi" w:cstheme="majorBidi"/>
              </w:rPr>
              <w:t xml:space="preserve"> </w:t>
            </w:r>
            <w:r w:rsidRPr="002204AA">
              <w:rPr>
                <w:rFonts w:asciiTheme="majorBidi" w:hAnsiTheme="majorBidi" w:cstheme="majorBidi"/>
              </w:rPr>
              <w:t>Software development and UX design</w:t>
            </w:r>
            <w:r>
              <w:rPr>
                <w:rFonts w:asciiTheme="majorBidi" w:hAnsiTheme="majorBidi" w:cstheme="majorBidi"/>
              </w:rPr>
              <w:t xml:space="preserve"> when they are </w:t>
            </w:r>
            <w:r w:rsidRPr="002204AA">
              <w:rPr>
                <w:rFonts w:asciiTheme="majorBidi" w:hAnsiTheme="majorBidi" w:cstheme="majorBidi"/>
              </w:rPr>
              <w:t>integrat</w:t>
            </w:r>
            <w:r>
              <w:rPr>
                <w:rFonts w:asciiTheme="majorBidi" w:hAnsiTheme="majorBidi" w:cstheme="majorBidi"/>
              </w:rPr>
              <w:t>ing</w:t>
            </w:r>
            <w:r w:rsidRPr="002204AA">
              <w:rPr>
                <w:rFonts w:asciiTheme="majorBidi" w:hAnsiTheme="majorBidi" w:cstheme="majorBidi"/>
              </w:rPr>
              <w:t xml:space="preserve"> Agile and UX</w:t>
            </w:r>
            <w:r>
              <w:rPr>
                <w:rFonts w:asciiTheme="majorBidi" w:hAnsiTheme="majorBidi" w:cstheme="majorBidi"/>
              </w:rPr>
              <w:t xml:space="preserve"> processes</w:t>
            </w:r>
            <w:r w:rsidRPr="002204AA">
              <w:rPr>
                <w:rFonts w:asciiTheme="majorBidi" w:hAnsiTheme="majorBidi" w:cstheme="majorBidi"/>
              </w:rPr>
              <w:t>. Through mutual adjustment, the Agility for UX designers and software developers are different, yet complementary.</w:t>
            </w:r>
          </w:p>
        </w:tc>
      </w:tr>
      <w:tr w:rsidR="00983BEC" w:rsidRPr="002204AA" w14:paraId="6E102AFA" w14:textId="77777777">
        <w:trPr>
          <w:trHeight w:val="405"/>
          <w:jc w:val="center"/>
        </w:trPr>
        <w:tc>
          <w:tcPr>
            <w:tcW w:w="657" w:type="dxa"/>
            <w:vAlign w:val="center"/>
          </w:tcPr>
          <w:p w14:paraId="635531FE" w14:textId="3E48CA45" w:rsidR="00983BEC" w:rsidRPr="002204AA" w:rsidRDefault="00000000">
            <w:pPr>
              <w:spacing w:before="240"/>
              <w:jc w:val="center"/>
              <w:rPr>
                <w:rFonts w:asciiTheme="majorBidi" w:eastAsiaTheme="minorEastAsia" w:hAnsiTheme="majorBidi" w:cstheme="majorBidi"/>
              </w:rPr>
            </w:pPr>
            <w:sdt>
              <w:sdtPr>
                <w:rPr>
                  <w:rFonts w:asciiTheme="majorBidi" w:hAnsiTheme="majorBidi" w:cstheme="majorBidi"/>
                  <w:color w:val="000000"/>
                </w:rPr>
                <w:tag w:val="MENDELEY_CITATION_v3_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"/>
                <w:id w:val="-1009443472"/>
                <w:placeholder>
                  <w:docPart w:val="3F3E12A08185054480C303EDCFB602E7"/>
                </w:placeholder>
              </w:sdtPr>
              <w:sdtContent>
                <w:r w:rsidR="006A0F88" w:rsidRPr="006A0F88">
                  <w:rPr>
                    <w:rFonts w:asciiTheme="majorBidi" w:hAnsiTheme="majorBidi" w:cstheme="majorBidi"/>
                    <w:color w:val="000000"/>
                  </w:rPr>
                  <w:t>[42]</w:t>
                </w:r>
              </w:sdtContent>
            </w:sdt>
          </w:p>
        </w:tc>
        <w:tc>
          <w:tcPr>
            <w:tcW w:w="830" w:type="dxa"/>
            <w:vAlign w:val="center"/>
          </w:tcPr>
          <w:p w14:paraId="566BD14D" w14:textId="77777777" w:rsidR="00983BEC" w:rsidRPr="002204AA" w:rsidRDefault="00983BEC">
            <w:pPr>
              <w:spacing w:before="240"/>
              <w:jc w:val="center"/>
              <w:rPr>
                <w:rFonts w:asciiTheme="majorBidi" w:eastAsiaTheme="minorEastAsia" w:hAnsiTheme="majorBidi" w:cstheme="majorBidi"/>
              </w:rPr>
            </w:pPr>
            <w:r w:rsidRPr="002204AA">
              <w:rPr>
                <w:rFonts w:asciiTheme="majorBidi" w:eastAsia="Times New Roman" w:hAnsiTheme="majorBidi" w:cstheme="majorBidi"/>
              </w:rPr>
              <w:t>2018</w:t>
            </w:r>
          </w:p>
        </w:tc>
        <w:tc>
          <w:tcPr>
            <w:tcW w:w="3730" w:type="dxa"/>
            <w:tcBorders>
              <w:right w:val="nil"/>
            </w:tcBorders>
          </w:tcPr>
          <w:p w14:paraId="0149480D" w14:textId="77777777" w:rsidR="00983BEC" w:rsidRPr="002204AA" w:rsidRDefault="00983BEC">
            <w:pPr>
              <w:spacing w:before="240"/>
              <w:jc w:val="both"/>
              <w:rPr>
                <w:rFonts w:asciiTheme="majorBidi" w:eastAsiaTheme="minorEastAsia" w:hAnsiTheme="majorBidi" w:cstheme="majorBidi"/>
              </w:rPr>
            </w:pPr>
            <w:r>
              <w:rPr>
                <w:rFonts w:asciiTheme="majorBidi" w:hAnsiTheme="majorBidi" w:cstheme="majorBidi"/>
              </w:rPr>
              <w:t>To</w:t>
            </w:r>
            <w:r w:rsidRPr="002204AA">
              <w:rPr>
                <w:rFonts w:asciiTheme="majorBidi" w:hAnsiTheme="majorBidi" w:cstheme="majorBidi"/>
              </w:rPr>
              <w:t xml:space="preserve"> understand the responsibilities associated with UX professionals in an agile company</w:t>
            </w:r>
            <w:r>
              <w:rPr>
                <w:rFonts w:asciiTheme="majorBidi" w:hAnsiTheme="majorBidi" w:cstheme="majorBidi"/>
              </w:rPr>
              <w:t>.</w:t>
            </w:r>
          </w:p>
        </w:tc>
        <w:tc>
          <w:tcPr>
            <w:tcW w:w="4345" w:type="dxa"/>
            <w:tcBorders>
              <w:left w:val="nil"/>
            </w:tcBorders>
          </w:tcPr>
          <w:p w14:paraId="735DBC5D" w14:textId="77777777" w:rsidR="00983BEC" w:rsidRPr="002204AA" w:rsidRDefault="00983BEC">
            <w:pPr>
              <w:keepNext/>
              <w:spacing w:before="240"/>
              <w:jc w:val="both"/>
              <w:rPr>
                <w:rFonts w:asciiTheme="majorBidi" w:eastAsiaTheme="minorEastAsia" w:hAnsiTheme="majorBidi" w:cstheme="majorBidi"/>
              </w:rPr>
            </w:pPr>
            <w:r>
              <w:rPr>
                <w:rFonts w:asciiTheme="majorBidi" w:hAnsiTheme="majorBidi" w:cstheme="majorBidi"/>
              </w:rPr>
              <w:t xml:space="preserve">The study </w:t>
            </w:r>
            <w:r w:rsidRPr="002204AA">
              <w:rPr>
                <w:rFonts w:asciiTheme="majorBidi" w:hAnsiTheme="majorBidi" w:cstheme="majorBidi"/>
              </w:rPr>
              <w:t xml:space="preserve">found that UX practitioners have a very broad set of responsibilities including sales and business development, which </w:t>
            </w:r>
            <w:r>
              <w:rPr>
                <w:rFonts w:asciiTheme="majorBidi" w:hAnsiTheme="majorBidi" w:cstheme="majorBidi"/>
              </w:rPr>
              <w:t>focus more on</w:t>
            </w:r>
            <w:r w:rsidRPr="002204AA">
              <w:rPr>
                <w:rFonts w:asciiTheme="majorBidi" w:hAnsiTheme="majorBidi" w:cstheme="majorBidi"/>
              </w:rPr>
              <w:t xml:space="preserve"> customer </w:t>
            </w:r>
            <w:r>
              <w:rPr>
                <w:rFonts w:asciiTheme="majorBidi" w:hAnsiTheme="majorBidi" w:cstheme="majorBidi"/>
              </w:rPr>
              <w:t>than</w:t>
            </w:r>
            <w:r w:rsidRPr="002204AA">
              <w:rPr>
                <w:rFonts w:asciiTheme="majorBidi" w:hAnsiTheme="majorBidi" w:cstheme="majorBidi"/>
              </w:rPr>
              <w:t xml:space="preserve"> user</w:t>
            </w:r>
            <w:r>
              <w:rPr>
                <w:rFonts w:asciiTheme="majorBidi" w:hAnsiTheme="majorBidi" w:cstheme="majorBidi"/>
              </w:rPr>
              <w:t>.</w:t>
            </w:r>
          </w:p>
        </w:tc>
      </w:tr>
      <w:tr w:rsidR="00983BEC" w:rsidRPr="002204AA" w14:paraId="6D0E3F62" w14:textId="77777777">
        <w:trPr>
          <w:trHeight w:val="405"/>
          <w:jc w:val="center"/>
        </w:trPr>
        <w:tc>
          <w:tcPr>
            <w:tcW w:w="657" w:type="dxa"/>
            <w:vAlign w:val="center"/>
          </w:tcPr>
          <w:p w14:paraId="7D4DB379" w14:textId="09849BFA" w:rsidR="00983BEC" w:rsidRPr="002204AA" w:rsidRDefault="00000000">
            <w:pPr>
              <w:spacing w:before="240"/>
              <w:jc w:val="center"/>
              <w:rPr>
                <w:rFonts w:asciiTheme="majorBidi" w:eastAsiaTheme="minorEastAsia" w:hAnsiTheme="majorBidi" w:cstheme="majorBidi"/>
              </w:rPr>
            </w:pPr>
            <w:sdt>
              <w:sdtPr>
                <w:rPr>
                  <w:rFonts w:asciiTheme="majorBidi" w:hAnsiTheme="majorBidi" w:cstheme="majorBidi"/>
                  <w:color w:val="000000"/>
                </w:rPr>
                <w:tag w:val="MENDELEY_CITATION_v3_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"/>
                <w:id w:val="1091736661"/>
                <w:placeholder>
                  <w:docPart w:val="24CA22C1F4279240ACB3035A2BC6C879"/>
                </w:placeholder>
              </w:sdtPr>
              <w:sdtContent>
                <w:r w:rsidR="006A0F88" w:rsidRPr="006A0F88">
                  <w:rPr>
                    <w:rFonts w:asciiTheme="majorBidi" w:hAnsiTheme="majorBidi" w:cstheme="majorBidi"/>
                    <w:color w:val="000000"/>
                  </w:rPr>
                  <w:t>[30]</w:t>
                </w:r>
              </w:sdtContent>
            </w:sdt>
          </w:p>
        </w:tc>
        <w:tc>
          <w:tcPr>
            <w:tcW w:w="830" w:type="dxa"/>
            <w:vAlign w:val="center"/>
          </w:tcPr>
          <w:p w14:paraId="28EB3680" w14:textId="77777777" w:rsidR="00983BEC" w:rsidRPr="002204AA" w:rsidRDefault="00983BEC">
            <w:pPr>
              <w:spacing w:before="240"/>
              <w:jc w:val="center"/>
              <w:rPr>
                <w:rFonts w:asciiTheme="majorBidi" w:eastAsiaTheme="minorEastAsia" w:hAnsiTheme="majorBidi" w:cstheme="majorBidi"/>
              </w:rPr>
            </w:pPr>
            <w:r w:rsidRPr="002204AA">
              <w:rPr>
                <w:rFonts w:asciiTheme="majorBidi" w:eastAsiaTheme="minorEastAsia" w:hAnsiTheme="majorBidi" w:cstheme="majorBidi"/>
              </w:rPr>
              <w:t>2014</w:t>
            </w:r>
          </w:p>
        </w:tc>
        <w:tc>
          <w:tcPr>
            <w:tcW w:w="3730" w:type="dxa"/>
            <w:tcBorders>
              <w:right w:val="nil"/>
            </w:tcBorders>
          </w:tcPr>
          <w:p w14:paraId="6296849F" w14:textId="77777777" w:rsidR="00983BEC" w:rsidRPr="002204AA" w:rsidRDefault="00983BEC">
            <w:pPr>
              <w:spacing w:before="240"/>
              <w:jc w:val="both"/>
              <w:rPr>
                <w:rFonts w:asciiTheme="majorBidi" w:eastAsiaTheme="minorEastAsia" w:hAnsiTheme="majorBidi" w:cstheme="majorBidi"/>
              </w:rPr>
            </w:pPr>
            <w:r>
              <w:rPr>
                <w:rFonts w:asciiTheme="majorBidi" w:hAnsiTheme="majorBidi" w:cstheme="majorBidi"/>
              </w:rPr>
              <w:t xml:space="preserve">To identify </w:t>
            </w:r>
            <w:r w:rsidRPr="002204AA">
              <w:rPr>
                <w:rFonts w:asciiTheme="majorBidi" w:hAnsiTheme="majorBidi" w:cstheme="majorBidi"/>
              </w:rPr>
              <w:t>which usability methods are used in Agile methods and when</w:t>
            </w:r>
            <w:r>
              <w:rPr>
                <w:rFonts w:asciiTheme="majorBidi" w:hAnsiTheme="majorBidi" w:cstheme="majorBidi"/>
              </w:rPr>
              <w:t xml:space="preserve"> they are used.</w:t>
            </w:r>
          </w:p>
        </w:tc>
        <w:tc>
          <w:tcPr>
            <w:tcW w:w="4345" w:type="dxa"/>
            <w:tcBorders>
              <w:left w:val="nil"/>
            </w:tcBorders>
          </w:tcPr>
          <w:p w14:paraId="436AA379" w14:textId="77777777" w:rsidR="00983BEC" w:rsidRPr="002204AA" w:rsidRDefault="00983BEC">
            <w:pPr>
              <w:keepNext/>
              <w:spacing w:before="240"/>
              <w:jc w:val="both"/>
              <w:rPr>
                <w:rFonts w:asciiTheme="majorBidi" w:eastAsiaTheme="minorEastAsia" w:hAnsiTheme="majorBidi" w:cstheme="majorBidi"/>
              </w:rPr>
            </w:pPr>
            <w:r>
              <w:rPr>
                <w:rFonts w:asciiTheme="majorBidi" w:hAnsiTheme="majorBidi" w:cstheme="majorBidi"/>
              </w:rPr>
              <w:t>The study revealed</w:t>
            </w:r>
            <w:r w:rsidRPr="002204AA">
              <w:rPr>
                <w:rFonts w:asciiTheme="majorBidi" w:hAnsiTheme="majorBidi" w:cstheme="majorBidi"/>
              </w:rPr>
              <w:t xml:space="preserve"> that usability methods were mostly used during the implementation phase</w:t>
            </w:r>
            <w:r>
              <w:rPr>
                <w:rFonts w:asciiTheme="majorBidi" w:hAnsiTheme="majorBidi" w:cstheme="majorBidi"/>
              </w:rPr>
              <w:t xml:space="preserve">, particularly </w:t>
            </w:r>
            <w:r w:rsidRPr="002204AA">
              <w:rPr>
                <w:rFonts w:asciiTheme="majorBidi" w:hAnsiTheme="majorBidi" w:cstheme="majorBidi"/>
              </w:rPr>
              <w:t>fast prototyping, heuristic evaluations</w:t>
            </w:r>
            <w:r>
              <w:rPr>
                <w:rFonts w:asciiTheme="majorBidi" w:hAnsiTheme="majorBidi" w:cstheme="majorBidi"/>
              </w:rPr>
              <w:t>,</w:t>
            </w:r>
            <w:r w:rsidRPr="002204AA">
              <w:rPr>
                <w:rFonts w:asciiTheme="majorBidi" w:hAnsiTheme="majorBidi" w:cstheme="majorBidi"/>
              </w:rPr>
              <w:t xml:space="preserve"> individual </w:t>
            </w:r>
            <w:proofErr w:type="gramStart"/>
            <w:r w:rsidRPr="002204AA">
              <w:rPr>
                <w:rFonts w:asciiTheme="majorBidi" w:hAnsiTheme="majorBidi" w:cstheme="majorBidi"/>
              </w:rPr>
              <w:t>inquiry</w:t>
            </w:r>
            <w:proofErr w:type="gramEnd"/>
            <w:r>
              <w:rPr>
                <w:rFonts w:asciiTheme="majorBidi" w:hAnsiTheme="majorBidi" w:cstheme="majorBidi"/>
              </w:rPr>
              <w:t xml:space="preserve"> and </w:t>
            </w:r>
            <w:r w:rsidRPr="002204AA">
              <w:rPr>
                <w:rFonts w:asciiTheme="majorBidi" w:hAnsiTheme="majorBidi" w:cstheme="majorBidi"/>
              </w:rPr>
              <w:t>formal tests</w:t>
            </w:r>
            <w:r>
              <w:rPr>
                <w:rFonts w:asciiTheme="majorBidi" w:hAnsiTheme="majorBidi" w:cstheme="majorBidi"/>
              </w:rPr>
              <w:t>.</w:t>
            </w:r>
          </w:p>
        </w:tc>
      </w:tr>
      <w:tr w:rsidR="00983BEC" w:rsidRPr="002204AA" w14:paraId="1D2B548E" w14:textId="77777777">
        <w:trPr>
          <w:trHeight w:val="405"/>
          <w:jc w:val="center"/>
        </w:trPr>
        <w:tc>
          <w:tcPr>
            <w:tcW w:w="657" w:type="dxa"/>
            <w:vAlign w:val="center"/>
          </w:tcPr>
          <w:p w14:paraId="56A2780E" w14:textId="3F60704E" w:rsidR="00983BEC" w:rsidRPr="002204AA" w:rsidRDefault="00000000">
            <w:pPr>
              <w:spacing w:before="240"/>
              <w:jc w:val="center"/>
              <w:rPr>
                <w:rFonts w:asciiTheme="majorBidi" w:eastAsiaTheme="minorEastAsia" w:hAnsiTheme="majorBidi" w:cstheme="majorBidi"/>
              </w:rPr>
            </w:pPr>
            <w:sdt>
              <w:sdtPr>
                <w:rPr>
                  <w:rFonts w:asciiTheme="majorBidi" w:hAnsiTheme="majorBidi" w:cstheme="majorBidi"/>
                  <w:color w:val="000000"/>
                </w:rPr>
                <w:tag w:val="MENDELEY_CITATION_v3_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"/>
                <w:id w:val="-1880081682"/>
                <w:placeholder>
                  <w:docPart w:val="7E91E8AEB5462347A540432B377FAD8E"/>
                </w:placeholder>
              </w:sdtPr>
              <w:sdtContent>
                <w:r w:rsidR="00DC1735" w:rsidRPr="00DC1735">
                  <w:rPr>
                    <w:rFonts w:asciiTheme="majorBidi" w:hAnsiTheme="majorBidi" w:cstheme="majorBidi"/>
                    <w:color w:val="000000"/>
                  </w:rPr>
                  <w:t>[7]</w:t>
                </w:r>
              </w:sdtContent>
            </w:sdt>
          </w:p>
        </w:tc>
        <w:tc>
          <w:tcPr>
            <w:tcW w:w="830" w:type="dxa"/>
            <w:vAlign w:val="center"/>
          </w:tcPr>
          <w:p w14:paraId="31E488D4" w14:textId="77777777" w:rsidR="00983BEC" w:rsidRPr="002204AA" w:rsidRDefault="00983BEC">
            <w:pPr>
              <w:spacing w:before="240"/>
              <w:jc w:val="center"/>
              <w:rPr>
                <w:rFonts w:asciiTheme="majorBidi" w:eastAsiaTheme="minorEastAsia" w:hAnsiTheme="majorBidi" w:cstheme="majorBidi"/>
              </w:rPr>
            </w:pPr>
            <w:r w:rsidRPr="002204AA">
              <w:rPr>
                <w:rFonts w:asciiTheme="majorBidi" w:eastAsiaTheme="minorEastAsia" w:hAnsiTheme="majorBidi" w:cstheme="majorBidi"/>
              </w:rPr>
              <w:t>2016</w:t>
            </w:r>
          </w:p>
        </w:tc>
        <w:tc>
          <w:tcPr>
            <w:tcW w:w="3730" w:type="dxa"/>
            <w:tcBorders>
              <w:right w:val="nil"/>
            </w:tcBorders>
          </w:tcPr>
          <w:p w14:paraId="2761FB64" w14:textId="77777777" w:rsidR="00983BEC" w:rsidRPr="002204AA" w:rsidRDefault="00983BEC">
            <w:pPr>
              <w:spacing w:before="240"/>
              <w:jc w:val="both"/>
              <w:rPr>
                <w:rFonts w:asciiTheme="majorBidi" w:eastAsiaTheme="minorEastAsia" w:hAnsiTheme="majorBidi" w:cstheme="majorBidi"/>
              </w:rPr>
            </w:pPr>
            <w:r>
              <w:rPr>
                <w:rFonts w:asciiTheme="majorBidi" w:hAnsiTheme="majorBidi" w:cstheme="majorBidi"/>
              </w:rPr>
              <w:t xml:space="preserve">To </w:t>
            </w:r>
            <w:r w:rsidRPr="002204AA">
              <w:rPr>
                <w:rFonts w:asciiTheme="majorBidi" w:hAnsiTheme="majorBidi" w:cstheme="majorBidi"/>
              </w:rPr>
              <w:t xml:space="preserve">understand how UCD techniques are </w:t>
            </w:r>
            <w:r>
              <w:rPr>
                <w:rFonts w:asciiTheme="majorBidi" w:hAnsiTheme="majorBidi" w:cstheme="majorBidi"/>
              </w:rPr>
              <w:t>applied</w:t>
            </w:r>
            <w:r w:rsidRPr="002204AA">
              <w:rPr>
                <w:rFonts w:asciiTheme="majorBidi" w:hAnsiTheme="majorBidi" w:cstheme="majorBidi"/>
              </w:rPr>
              <w:t xml:space="preserve"> </w:t>
            </w:r>
            <w:r>
              <w:rPr>
                <w:rFonts w:asciiTheme="majorBidi" w:hAnsiTheme="majorBidi" w:cstheme="majorBidi"/>
              </w:rPr>
              <w:t>to</w:t>
            </w:r>
            <w:r w:rsidRPr="002204AA">
              <w:rPr>
                <w:rFonts w:asciiTheme="majorBidi" w:hAnsiTheme="majorBidi" w:cstheme="majorBidi"/>
              </w:rPr>
              <w:t xml:space="preserve"> each agile method and at what stages of the process they are applied</w:t>
            </w:r>
            <w:r>
              <w:rPr>
                <w:rFonts w:asciiTheme="majorBidi" w:hAnsiTheme="majorBidi" w:cstheme="majorBidi"/>
              </w:rPr>
              <w:t>.</w:t>
            </w:r>
          </w:p>
        </w:tc>
        <w:tc>
          <w:tcPr>
            <w:tcW w:w="4345" w:type="dxa"/>
            <w:tcBorders>
              <w:left w:val="nil"/>
            </w:tcBorders>
          </w:tcPr>
          <w:p w14:paraId="74F60504" w14:textId="77777777" w:rsidR="00983BEC" w:rsidRPr="007C6F14" w:rsidRDefault="00983BEC">
            <w:pPr>
              <w:keepNext/>
              <w:spacing w:before="240"/>
              <w:jc w:val="both"/>
              <w:rPr>
                <w:rFonts w:asciiTheme="majorBidi" w:hAnsiTheme="majorBidi" w:cstheme="majorBidi"/>
              </w:rPr>
            </w:pPr>
            <w:r>
              <w:rPr>
                <w:rFonts w:asciiTheme="majorBidi" w:hAnsiTheme="majorBidi" w:cstheme="majorBidi"/>
              </w:rPr>
              <w:t>The study revealed</w:t>
            </w:r>
            <w:r w:rsidRPr="002204AA">
              <w:rPr>
                <w:rFonts w:asciiTheme="majorBidi" w:hAnsiTheme="majorBidi" w:cstheme="majorBidi"/>
              </w:rPr>
              <w:t xml:space="preserve"> that prototypes, user stories, scenarios, usability testing</w:t>
            </w:r>
            <w:r>
              <w:rPr>
                <w:rFonts w:asciiTheme="majorBidi" w:hAnsiTheme="majorBidi" w:cstheme="majorBidi"/>
              </w:rPr>
              <w:t xml:space="preserve"> and </w:t>
            </w:r>
            <w:r w:rsidRPr="002204AA">
              <w:rPr>
                <w:rFonts w:asciiTheme="majorBidi" w:hAnsiTheme="majorBidi" w:cstheme="majorBidi"/>
              </w:rPr>
              <w:t>personas</w:t>
            </w:r>
            <w:r>
              <w:rPr>
                <w:rFonts w:asciiTheme="majorBidi" w:hAnsiTheme="majorBidi" w:cstheme="majorBidi"/>
              </w:rPr>
              <w:t xml:space="preserve"> were t</w:t>
            </w:r>
            <w:r w:rsidRPr="002204AA">
              <w:rPr>
                <w:rFonts w:asciiTheme="majorBidi" w:hAnsiTheme="majorBidi" w:cstheme="majorBidi"/>
              </w:rPr>
              <w:t xml:space="preserve">he most common techniques </w:t>
            </w:r>
            <w:r>
              <w:rPr>
                <w:rFonts w:asciiTheme="majorBidi" w:hAnsiTheme="majorBidi" w:cstheme="majorBidi"/>
              </w:rPr>
              <w:t xml:space="preserve">applied </w:t>
            </w:r>
            <w:r w:rsidRPr="007C6F14">
              <w:rPr>
                <w:rFonts w:asciiTheme="majorBidi" w:hAnsiTheme="majorBidi" w:cstheme="majorBidi"/>
              </w:rPr>
              <w:t>at the following stages</w:t>
            </w:r>
            <w:r>
              <w:rPr>
                <w:rFonts w:asciiTheme="majorBidi" w:hAnsiTheme="majorBidi" w:cstheme="majorBidi"/>
              </w:rPr>
              <w:t xml:space="preserve"> </w:t>
            </w:r>
            <w:r w:rsidRPr="002204AA">
              <w:rPr>
                <w:rFonts w:asciiTheme="majorBidi" w:hAnsiTheme="majorBidi" w:cstheme="majorBidi"/>
              </w:rPr>
              <w:t>of the agile process: big design upfront, minimal design upfront, implicit interaction design, and working ahead of development at least one iteration.</w:t>
            </w:r>
          </w:p>
        </w:tc>
      </w:tr>
      <w:tr w:rsidR="00983BEC" w:rsidRPr="002204AA" w14:paraId="7939F922" w14:textId="77777777">
        <w:trPr>
          <w:trHeight w:val="405"/>
          <w:jc w:val="center"/>
        </w:trPr>
        <w:tc>
          <w:tcPr>
            <w:tcW w:w="657" w:type="dxa"/>
            <w:vAlign w:val="center"/>
          </w:tcPr>
          <w:p w14:paraId="225786DB" w14:textId="71C139CC" w:rsidR="00983BEC" w:rsidRPr="002204AA" w:rsidRDefault="00000000">
            <w:pPr>
              <w:spacing w:before="240"/>
              <w:jc w:val="center"/>
              <w:rPr>
                <w:rFonts w:asciiTheme="majorBidi" w:hAnsiTheme="majorBidi" w:cstheme="majorBidi"/>
                <w:color w:val="000000"/>
              </w:rPr>
            </w:pPr>
            <w:sdt>
              <w:sdtPr>
                <w:rPr>
                  <w:rFonts w:asciiTheme="majorBidi" w:hAnsiTheme="majorBidi" w:cstheme="majorBidi"/>
                  <w:color w:val="000000"/>
                </w:rPr>
                <w:tag w:val="MENDELEY_CITATION_v3_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"/>
                <w:id w:val="-2053917249"/>
                <w:placeholder>
                  <w:docPart w:val="7FF36240A829B44FBCF52C0BA69D51D9"/>
                </w:placeholder>
              </w:sdtPr>
              <w:sdtContent>
                <w:r w:rsidR="006A0F88" w:rsidRPr="006A0F88">
                  <w:rPr>
                    <w:rFonts w:asciiTheme="majorBidi" w:hAnsiTheme="majorBidi" w:cstheme="majorBidi"/>
                    <w:color w:val="000000"/>
                  </w:rPr>
                  <w:t>[43]</w:t>
                </w:r>
              </w:sdtContent>
            </w:sdt>
          </w:p>
        </w:tc>
        <w:tc>
          <w:tcPr>
            <w:tcW w:w="830" w:type="dxa"/>
            <w:vAlign w:val="center"/>
          </w:tcPr>
          <w:p w14:paraId="12DD4D0A" w14:textId="77777777" w:rsidR="00983BEC" w:rsidRPr="002204AA" w:rsidRDefault="00983BEC">
            <w:pPr>
              <w:spacing w:before="240"/>
              <w:jc w:val="center"/>
              <w:rPr>
                <w:rFonts w:asciiTheme="majorBidi" w:eastAsiaTheme="minorEastAsia" w:hAnsiTheme="majorBidi" w:cstheme="majorBidi"/>
              </w:rPr>
            </w:pPr>
            <w:r w:rsidRPr="002204AA">
              <w:rPr>
                <w:rFonts w:asciiTheme="majorBidi" w:eastAsiaTheme="minorEastAsia" w:hAnsiTheme="majorBidi" w:cstheme="majorBidi"/>
              </w:rPr>
              <w:t>2020</w:t>
            </w:r>
          </w:p>
        </w:tc>
        <w:tc>
          <w:tcPr>
            <w:tcW w:w="3730" w:type="dxa"/>
            <w:tcBorders>
              <w:right w:val="nil"/>
            </w:tcBorders>
          </w:tcPr>
          <w:p w14:paraId="4EE12511" w14:textId="77777777" w:rsidR="00983BEC" w:rsidRPr="002204AA" w:rsidRDefault="00983BEC">
            <w:pPr>
              <w:spacing w:before="240"/>
              <w:jc w:val="both"/>
              <w:rPr>
                <w:rFonts w:asciiTheme="majorBidi" w:hAnsiTheme="majorBidi" w:cstheme="majorBidi"/>
              </w:rPr>
            </w:pPr>
            <w:r>
              <w:rPr>
                <w:rFonts w:asciiTheme="majorBidi" w:hAnsiTheme="majorBidi" w:cstheme="majorBidi"/>
              </w:rPr>
              <w:t>To</w:t>
            </w:r>
            <w:r w:rsidRPr="002204AA">
              <w:rPr>
                <w:rFonts w:asciiTheme="majorBidi" w:hAnsiTheme="majorBidi" w:cstheme="majorBidi"/>
              </w:rPr>
              <w:t xml:space="preserve"> facilitate the use of HE for novice evaluators, thereby improving their performance and the quality of results they produce.</w:t>
            </w:r>
          </w:p>
        </w:tc>
        <w:tc>
          <w:tcPr>
            <w:tcW w:w="4345" w:type="dxa"/>
            <w:tcBorders>
              <w:left w:val="nil"/>
            </w:tcBorders>
          </w:tcPr>
          <w:p w14:paraId="2E57CC00" w14:textId="77777777" w:rsidR="00983BEC" w:rsidRPr="002204AA" w:rsidRDefault="00983BEC">
            <w:pPr>
              <w:keepNext/>
              <w:spacing w:before="240"/>
              <w:jc w:val="both"/>
              <w:rPr>
                <w:rFonts w:asciiTheme="majorBidi" w:eastAsiaTheme="minorEastAsia" w:hAnsiTheme="majorBidi" w:cstheme="majorBidi"/>
              </w:rPr>
            </w:pPr>
            <w:r>
              <w:rPr>
                <w:rFonts w:asciiTheme="majorBidi" w:hAnsiTheme="majorBidi" w:cstheme="majorBidi"/>
              </w:rPr>
              <w:t xml:space="preserve">The study </w:t>
            </w:r>
            <w:r w:rsidRPr="002204AA">
              <w:rPr>
                <w:rFonts w:asciiTheme="majorBidi" w:hAnsiTheme="majorBidi" w:cstheme="majorBidi"/>
              </w:rPr>
              <w:t>develop</w:t>
            </w:r>
            <w:r>
              <w:rPr>
                <w:rFonts w:asciiTheme="majorBidi" w:hAnsiTheme="majorBidi" w:cstheme="majorBidi"/>
              </w:rPr>
              <w:t>ed</w:t>
            </w:r>
            <w:r w:rsidRPr="002204AA">
              <w:rPr>
                <w:rFonts w:asciiTheme="majorBidi" w:hAnsiTheme="majorBidi" w:cstheme="majorBidi"/>
              </w:rPr>
              <w:t xml:space="preserve"> a step-by- step protocol to guide novice evaluators through HE to improve the quality of their evaluations, thereby improving the usability of the systems they evaluat</w:t>
            </w:r>
            <w:r>
              <w:rPr>
                <w:rFonts w:asciiTheme="majorBidi" w:hAnsiTheme="majorBidi" w:cstheme="majorBidi"/>
              </w:rPr>
              <w:t>e.</w:t>
            </w:r>
          </w:p>
        </w:tc>
      </w:tr>
      <w:tr w:rsidR="00983BEC" w:rsidRPr="002204AA" w14:paraId="4FDC9156" w14:textId="77777777">
        <w:trPr>
          <w:trHeight w:val="405"/>
          <w:jc w:val="center"/>
        </w:trPr>
        <w:tc>
          <w:tcPr>
            <w:tcW w:w="657" w:type="dxa"/>
            <w:tcBorders>
              <w:top w:val="double" w:sz="4" w:space="0" w:color="auto"/>
              <w:bottom w:val="double" w:sz="4" w:space="0" w:color="auto"/>
            </w:tcBorders>
            <w:vAlign w:val="center"/>
          </w:tcPr>
          <w:p w14:paraId="40178516" w14:textId="77777777" w:rsidR="00983BEC" w:rsidRDefault="00983BEC">
            <w:pPr>
              <w:spacing w:before="240"/>
              <w:jc w:val="center"/>
              <w:rPr>
                <w:rFonts w:asciiTheme="majorBidi" w:hAnsiTheme="majorBidi" w:cstheme="majorBidi"/>
                <w:color w:val="000000"/>
              </w:rPr>
            </w:pPr>
            <w:r w:rsidRPr="002204AA">
              <w:rPr>
                <w:rFonts w:asciiTheme="majorBidi" w:eastAsiaTheme="minorEastAsia" w:hAnsiTheme="majorBidi" w:cstheme="majorBidi"/>
                <w:b/>
              </w:rPr>
              <w:lastRenderedPageBreak/>
              <w:t>Ref.</w:t>
            </w:r>
          </w:p>
        </w:tc>
        <w:tc>
          <w:tcPr>
            <w:tcW w:w="830" w:type="dxa"/>
            <w:tcBorders>
              <w:top w:val="double" w:sz="4" w:space="0" w:color="auto"/>
              <w:bottom w:val="double" w:sz="4" w:space="0" w:color="auto"/>
            </w:tcBorders>
            <w:vAlign w:val="center"/>
          </w:tcPr>
          <w:p w14:paraId="61598105" w14:textId="77777777" w:rsidR="00983BEC" w:rsidRPr="002204AA" w:rsidRDefault="00983BEC">
            <w:pPr>
              <w:spacing w:before="240"/>
              <w:jc w:val="center"/>
              <w:rPr>
                <w:rFonts w:asciiTheme="majorBidi" w:eastAsiaTheme="minorEastAsia" w:hAnsiTheme="majorBidi" w:cstheme="majorBidi"/>
              </w:rPr>
            </w:pPr>
            <w:r w:rsidRPr="002204AA">
              <w:rPr>
                <w:rFonts w:asciiTheme="majorBidi" w:eastAsiaTheme="minorEastAsia" w:hAnsiTheme="majorBidi" w:cstheme="majorBidi"/>
                <w:b/>
              </w:rPr>
              <w:t>Year</w:t>
            </w:r>
          </w:p>
        </w:tc>
        <w:tc>
          <w:tcPr>
            <w:tcW w:w="3730" w:type="dxa"/>
            <w:tcBorders>
              <w:top w:val="double" w:sz="4" w:space="0" w:color="auto"/>
              <w:bottom w:val="double" w:sz="4" w:space="0" w:color="auto"/>
              <w:right w:val="nil"/>
            </w:tcBorders>
            <w:vAlign w:val="center"/>
          </w:tcPr>
          <w:p w14:paraId="41B78976" w14:textId="77777777" w:rsidR="00983BEC" w:rsidRPr="002204AA" w:rsidRDefault="00983BEC">
            <w:pPr>
              <w:spacing w:before="240"/>
              <w:jc w:val="center"/>
              <w:rPr>
                <w:rFonts w:asciiTheme="majorBidi" w:eastAsiaTheme="minorEastAsia" w:hAnsiTheme="majorBidi" w:cstheme="majorBidi"/>
                <w:highlight w:val="yellow"/>
              </w:rPr>
            </w:pPr>
            <w:r w:rsidRPr="002204AA">
              <w:rPr>
                <w:rFonts w:asciiTheme="majorBidi" w:eastAsiaTheme="minorEastAsia" w:hAnsiTheme="majorBidi" w:cstheme="majorBidi"/>
                <w:b/>
              </w:rPr>
              <w:t>Objectives</w:t>
            </w:r>
          </w:p>
        </w:tc>
        <w:tc>
          <w:tcPr>
            <w:tcW w:w="4345" w:type="dxa"/>
            <w:tcBorders>
              <w:top w:val="double" w:sz="4" w:space="0" w:color="auto"/>
              <w:left w:val="nil"/>
              <w:bottom w:val="double" w:sz="4" w:space="0" w:color="auto"/>
            </w:tcBorders>
            <w:vAlign w:val="center"/>
          </w:tcPr>
          <w:p w14:paraId="39215C3E" w14:textId="77777777" w:rsidR="00983BEC" w:rsidRPr="002204AA" w:rsidRDefault="00983BEC">
            <w:pPr>
              <w:keepNext/>
              <w:spacing w:before="240"/>
              <w:jc w:val="center"/>
              <w:rPr>
                <w:rFonts w:asciiTheme="majorBidi" w:eastAsiaTheme="minorEastAsia" w:hAnsiTheme="majorBidi" w:cstheme="majorBidi"/>
              </w:rPr>
            </w:pPr>
            <w:r w:rsidRPr="002204AA">
              <w:rPr>
                <w:rFonts w:asciiTheme="majorBidi" w:eastAsiaTheme="minorEastAsia" w:hAnsiTheme="majorBidi" w:cstheme="majorBidi"/>
                <w:b/>
              </w:rPr>
              <w:t>Findings</w:t>
            </w:r>
          </w:p>
        </w:tc>
      </w:tr>
      <w:tr w:rsidR="00983BEC" w:rsidRPr="002204AA" w14:paraId="2FF9585A" w14:textId="77777777">
        <w:trPr>
          <w:trHeight w:val="405"/>
          <w:jc w:val="center"/>
        </w:trPr>
        <w:tc>
          <w:tcPr>
            <w:tcW w:w="657" w:type="dxa"/>
            <w:tcBorders>
              <w:top w:val="double" w:sz="4" w:space="0" w:color="auto"/>
            </w:tcBorders>
            <w:vAlign w:val="center"/>
          </w:tcPr>
          <w:p w14:paraId="5BC06FC6" w14:textId="1CD342AB" w:rsidR="00983BEC" w:rsidRPr="002204AA" w:rsidRDefault="00000000">
            <w:pPr>
              <w:spacing w:before="240"/>
              <w:jc w:val="center"/>
              <w:rPr>
                <w:rFonts w:asciiTheme="majorBidi" w:hAnsiTheme="majorBidi" w:cstheme="majorBidi"/>
                <w:color w:val="000000"/>
              </w:rPr>
            </w:pPr>
            <w:sdt>
              <w:sdtPr>
                <w:rPr>
                  <w:rFonts w:asciiTheme="majorBidi" w:hAnsiTheme="majorBidi" w:cstheme="majorBidi"/>
                  <w:color w:val="000000"/>
                </w:rPr>
                <w:tag w:val="MENDELEY_CITATION_v3_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"/>
                <w:id w:val="-1966348316"/>
                <w:placeholder>
                  <w:docPart w:val="5BD3471316D8DE4284F7240E573DC655"/>
                </w:placeholder>
              </w:sdtPr>
              <w:sdtContent>
                <w:r w:rsidR="006A0F88" w:rsidRPr="006A0F88">
                  <w:rPr>
                    <w:rFonts w:asciiTheme="majorBidi" w:hAnsiTheme="majorBidi" w:cstheme="majorBidi"/>
                    <w:color w:val="000000"/>
                  </w:rPr>
                  <w:t>[44]</w:t>
                </w:r>
              </w:sdtContent>
            </w:sdt>
          </w:p>
        </w:tc>
        <w:tc>
          <w:tcPr>
            <w:tcW w:w="830" w:type="dxa"/>
            <w:tcBorders>
              <w:top w:val="double" w:sz="4" w:space="0" w:color="auto"/>
            </w:tcBorders>
            <w:vAlign w:val="center"/>
          </w:tcPr>
          <w:p w14:paraId="008CEF7A" w14:textId="77777777" w:rsidR="00983BEC" w:rsidRPr="002204AA" w:rsidRDefault="00983BEC">
            <w:pPr>
              <w:spacing w:before="240"/>
              <w:jc w:val="center"/>
              <w:rPr>
                <w:rFonts w:asciiTheme="majorBidi" w:eastAsiaTheme="minorEastAsia" w:hAnsiTheme="majorBidi" w:cstheme="majorBidi"/>
              </w:rPr>
            </w:pPr>
            <w:r w:rsidRPr="002204AA">
              <w:rPr>
                <w:rFonts w:asciiTheme="majorBidi" w:eastAsiaTheme="minorEastAsia" w:hAnsiTheme="majorBidi" w:cstheme="majorBidi"/>
              </w:rPr>
              <w:t>2021</w:t>
            </w:r>
          </w:p>
        </w:tc>
        <w:tc>
          <w:tcPr>
            <w:tcW w:w="3730" w:type="dxa"/>
            <w:tcBorders>
              <w:top w:val="double" w:sz="4" w:space="0" w:color="auto"/>
              <w:right w:val="nil"/>
            </w:tcBorders>
          </w:tcPr>
          <w:p w14:paraId="39CBC80E" w14:textId="77777777" w:rsidR="00983BEC" w:rsidRPr="002204AA" w:rsidRDefault="00983BEC">
            <w:pPr>
              <w:spacing w:before="240"/>
              <w:jc w:val="both"/>
              <w:rPr>
                <w:rFonts w:asciiTheme="majorBidi" w:eastAsiaTheme="minorEastAsia" w:hAnsiTheme="majorBidi" w:cstheme="majorBidi"/>
              </w:rPr>
            </w:pPr>
            <w:r>
              <w:rPr>
                <w:rFonts w:asciiTheme="majorBidi" w:eastAsiaTheme="minorEastAsia" w:hAnsiTheme="majorBidi" w:cstheme="majorBidi"/>
              </w:rPr>
              <w:t>T</w:t>
            </w:r>
            <w:r w:rsidRPr="00BE7B36">
              <w:rPr>
                <w:rFonts w:asciiTheme="majorBidi" w:eastAsiaTheme="minorEastAsia" w:hAnsiTheme="majorBidi" w:cstheme="majorBidi"/>
              </w:rPr>
              <w:t>o prioritize which</w:t>
            </w:r>
            <w:r>
              <w:rPr>
                <w:rFonts w:asciiTheme="majorBidi" w:eastAsiaTheme="minorEastAsia" w:hAnsiTheme="majorBidi" w:cstheme="majorBidi"/>
              </w:rPr>
              <w:t xml:space="preserve"> </w:t>
            </w:r>
            <w:r w:rsidRPr="00BE7B36">
              <w:rPr>
                <w:rFonts w:asciiTheme="majorBidi" w:eastAsiaTheme="minorEastAsia" w:hAnsiTheme="majorBidi" w:cstheme="majorBidi"/>
              </w:rPr>
              <w:t>hypotheses to test based on their level of risk</w:t>
            </w:r>
            <w:r>
              <w:rPr>
                <w:rFonts w:asciiTheme="majorBidi" w:eastAsiaTheme="minorEastAsia" w:hAnsiTheme="majorBidi" w:cstheme="majorBidi"/>
              </w:rPr>
              <w:t xml:space="preserve"> and the potential value.</w:t>
            </w:r>
          </w:p>
        </w:tc>
        <w:tc>
          <w:tcPr>
            <w:tcW w:w="4345" w:type="dxa"/>
            <w:tcBorders>
              <w:top w:val="double" w:sz="4" w:space="0" w:color="auto"/>
              <w:left w:val="nil"/>
            </w:tcBorders>
          </w:tcPr>
          <w:p w14:paraId="59C6856C" w14:textId="77777777" w:rsidR="00983BEC" w:rsidRPr="002204AA" w:rsidRDefault="00983BEC">
            <w:pPr>
              <w:keepNext/>
              <w:spacing w:before="240"/>
              <w:jc w:val="both"/>
              <w:rPr>
                <w:rFonts w:asciiTheme="majorBidi" w:eastAsiaTheme="minorEastAsia" w:hAnsiTheme="majorBidi" w:cstheme="majorBidi"/>
              </w:rPr>
            </w:pPr>
            <w:r w:rsidRPr="00BE7B36">
              <w:rPr>
                <w:rFonts w:asciiTheme="majorBidi" w:hAnsiTheme="majorBidi" w:cstheme="majorBidi"/>
              </w:rPr>
              <w:t>The study presented</w:t>
            </w:r>
            <w:r w:rsidRPr="00BE7B36">
              <w:rPr>
                <w:rFonts w:asciiTheme="majorBidi" w:eastAsiaTheme="minorEastAsia" w:hAnsiTheme="majorBidi" w:cstheme="majorBidi"/>
              </w:rPr>
              <w:t xml:space="preserve"> a prioritization matrix for determining how much risk there is and how much value we believe this idea will generate based on assumptions, where the higher the risk and the greater the perceived value, the higher the importance of testing those hypotheses first.</w:t>
            </w:r>
          </w:p>
        </w:tc>
      </w:tr>
      <w:tr w:rsidR="00983BEC" w:rsidRPr="002204AA" w14:paraId="701449BE" w14:textId="77777777">
        <w:trPr>
          <w:trHeight w:val="405"/>
          <w:jc w:val="center"/>
        </w:trPr>
        <w:tc>
          <w:tcPr>
            <w:tcW w:w="657" w:type="dxa"/>
            <w:vAlign w:val="center"/>
          </w:tcPr>
          <w:p w14:paraId="0BBF3F8D" w14:textId="6FB161D3" w:rsidR="00983BEC" w:rsidRPr="002204AA" w:rsidRDefault="00000000">
            <w:pPr>
              <w:spacing w:before="240"/>
              <w:jc w:val="center"/>
              <w:rPr>
                <w:rFonts w:asciiTheme="majorBidi" w:hAnsiTheme="majorBidi" w:cstheme="majorBidi"/>
                <w:color w:val="000000"/>
              </w:rPr>
            </w:pPr>
            <w:sdt>
              <w:sdtPr>
                <w:rPr>
                  <w:rFonts w:asciiTheme="majorBidi" w:eastAsiaTheme="minorEastAsia" w:hAnsiTheme="majorBidi" w:cstheme="majorBidi"/>
                  <w:color w:val="000000"/>
                </w:rPr>
                <w:tag w:val="MENDELEY_CITATION_v3_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"/>
                <w:id w:val="-1382482961"/>
                <w:placeholder>
                  <w:docPart w:val="CC0E03D7E791EC4480ABF93E2CA7E723"/>
                </w:placeholder>
              </w:sdtPr>
              <w:sdtContent>
                <w:r w:rsidR="006A0F88" w:rsidRPr="006A0F88">
                  <w:rPr>
                    <w:rFonts w:asciiTheme="majorBidi" w:eastAsiaTheme="minorEastAsia" w:hAnsiTheme="majorBidi" w:cstheme="majorBidi"/>
                    <w:color w:val="000000"/>
                  </w:rPr>
                  <w:t>[19]</w:t>
                </w:r>
              </w:sdtContent>
            </w:sdt>
          </w:p>
        </w:tc>
        <w:tc>
          <w:tcPr>
            <w:tcW w:w="830" w:type="dxa"/>
            <w:vAlign w:val="center"/>
          </w:tcPr>
          <w:p w14:paraId="42F5C94F" w14:textId="77777777" w:rsidR="00983BEC" w:rsidRPr="002204AA" w:rsidRDefault="00983BEC">
            <w:pPr>
              <w:spacing w:before="240"/>
              <w:jc w:val="center"/>
              <w:rPr>
                <w:rFonts w:asciiTheme="majorBidi" w:eastAsiaTheme="minorEastAsia" w:hAnsiTheme="majorBidi" w:cstheme="majorBidi"/>
              </w:rPr>
            </w:pPr>
            <w:r w:rsidRPr="002204AA">
              <w:rPr>
                <w:rFonts w:asciiTheme="majorBidi" w:eastAsiaTheme="minorEastAsia" w:hAnsiTheme="majorBidi" w:cstheme="majorBidi"/>
              </w:rPr>
              <w:t>2021</w:t>
            </w:r>
          </w:p>
        </w:tc>
        <w:tc>
          <w:tcPr>
            <w:tcW w:w="3730" w:type="dxa"/>
            <w:tcBorders>
              <w:right w:val="nil"/>
            </w:tcBorders>
          </w:tcPr>
          <w:p w14:paraId="6A38A14E" w14:textId="77777777" w:rsidR="00983BEC" w:rsidRPr="002204AA" w:rsidRDefault="00983BEC">
            <w:pPr>
              <w:keepNext/>
              <w:spacing w:before="240"/>
              <w:jc w:val="both"/>
              <w:rPr>
                <w:rFonts w:asciiTheme="majorBidi" w:eastAsiaTheme="minorEastAsia" w:hAnsiTheme="majorBidi" w:cstheme="majorBidi"/>
              </w:rPr>
            </w:pPr>
            <w:r>
              <w:rPr>
                <w:rFonts w:asciiTheme="majorBidi" w:eastAsiaTheme="minorEastAsia" w:hAnsiTheme="majorBidi" w:cstheme="majorBidi"/>
              </w:rPr>
              <w:t>To develop</w:t>
            </w:r>
            <w:r w:rsidRPr="002204AA">
              <w:rPr>
                <w:rFonts w:asciiTheme="majorBidi" w:eastAsiaTheme="minorEastAsia" w:hAnsiTheme="majorBidi" w:cstheme="majorBidi"/>
              </w:rPr>
              <w:t xml:space="preserve"> a tool</w:t>
            </w:r>
            <w:r>
              <w:rPr>
                <w:rFonts w:asciiTheme="majorBidi" w:eastAsiaTheme="minorEastAsia" w:hAnsiTheme="majorBidi" w:cstheme="majorBidi"/>
              </w:rPr>
              <w:t xml:space="preserve"> called </w:t>
            </w:r>
            <w:r w:rsidRPr="002204AA">
              <w:rPr>
                <w:rFonts w:asciiTheme="majorBidi" w:eastAsiaTheme="minorEastAsia" w:hAnsiTheme="majorBidi" w:cstheme="majorBidi"/>
              </w:rPr>
              <w:t xml:space="preserve">Discovery Effort Worthiness (DEW) Index, which assists companies and product owners in determining how much effort should </w:t>
            </w:r>
            <w:r>
              <w:rPr>
                <w:rFonts w:asciiTheme="majorBidi" w:eastAsiaTheme="minorEastAsia" w:hAnsiTheme="majorBidi" w:cstheme="majorBidi"/>
              </w:rPr>
              <w:t xml:space="preserve">be </w:t>
            </w:r>
            <w:r w:rsidRPr="002204AA">
              <w:rPr>
                <w:rFonts w:asciiTheme="majorBidi" w:eastAsiaTheme="minorEastAsia" w:hAnsiTheme="majorBidi" w:cstheme="majorBidi"/>
              </w:rPr>
              <w:t xml:space="preserve">spend on discovering and validating features </w:t>
            </w:r>
            <w:r>
              <w:rPr>
                <w:rFonts w:asciiTheme="majorBidi" w:eastAsiaTheme="minorEastAsia" w:hAnsiTheme="majorBidi" w:cstheme="majorBidi"/>
              </w:rPr>
              <w:t xml:space="preserve">using </w:t>
            </w:r>
            <w:r w:rsidRPr="002204AA">
              <w:rPr>
                <w:rFonts w:asciiTheme="majorBidi" w:eastAsiaTheme="minorEastAsia" w:hAnsiTheme="majorBidi" w:cstheme="majorBidi"/>
              </w:rPr>
              <w:t>Design Thinking methods.</w:t>
            </w:r>
          </w:p>
        </w:tc>
        <w:tc>
          <w:tcPr>
            <w:tcW w:w="4345" w:type="dxa"/>
            <w:tcBorders>
              <w:left w:val="nil"/>
            </w:tcBorders>
          </w:tcPr>
          <w:p w14:paraId="199123BA" w14:textId="77777777" w:rsidR="00983BEC" w:rsidRPr="002204AA" w:rsidRDefault="00983BEC">
            <w:pPr>
              <w:keepNext/>
              <w:spacing w:before="240"/>
              <w:jc w:val="both"/>
              <w:rPr>
                <w:rFonts w:asciiTheme="majorBidi" w:eastAsiaTheme="minorEastAsia" w:hAnsiTheme="majorBidi" w:cstheme="majorBidi"/>
              </w:rPr>
            </w:pPr>
            <w:r>
              <w:rPr>
                <w:rFonts w:asciiTheme="majorBidi" w:hAnsiTheme="majorBidi" w:cstheme="majorBidi"/>
              </w:rPr>
              <w:t>The study revealed</w:t>
            </w:r>
            <w:r w:rsidRPr="002204AA">
              <w:rPr>
                <w:rFonts w:asciiTheme="majorBidi" w:hAnsiTheme="majorBidi" w:cstheme="majorBidi"/>
              </w:rPr>
              <w:t xml:space="preserve"> </w:t>
            </w:r>
            <w:r>
              <w:rPr>
                <w:rFonts w:asciiTheme="majorBidi" w:hAnsiTheme="majorBidi" w:cstheme="majorBidi"/>
              </w:rPr>
              <w:t xml:space="preserve">that </w:t>
            </w:r>
            <w:r w:rsidRPr="002204AA">
              <w:rPr>
                <w:rFonts w:asciiTheme="majorBidi" w:eastAsiaTheme="minorEastAsia" w:hAnsiTheme="majorBidi" w:cstheme="majorBidi"/>
              </w:rPr>
              <w:t xml:space="preserve">“Discovery Effort Worthiness Index” </w:t>
            </w:r>
            <w:r>
              <w:rPr>
                <w:rFonts w:asciiTheme="majorBidi" w:eastAsiaTheme="minorEastAsia" w:hAnsiTheme="majorBidi" w:cstheme="majorBidi"/>
              </w:rPr>
              <w:t>is a useful tool</w:t>
            </w:r>
            <w:r w:rsidRPr="002204AA">
              <w:rPr>
                <w:rFonts w:asciiTheme="majorBidi" w:eastAsiaTheme="minorEastAsia" w:hAnsiTheme="majorBidi" w:cstheme="majorBidi"/>
              </w:rPr>
              <w:t xml:space="preserve"> </w:t>
            </w:r>
            <w:r>
              <w:rPr>
                <w:rFonts w:asciiTheme="majorBidi" w:eastAsiaTheme="minorEastAsia" w:hAnsiTheme="majorBidi" w:cstheme="majorBidi"/>
              </w:rPr>
              <w:t xml:space="preserve">for </w:t>
            </w:r>
            <w:r w:rsidRPr="002204AA">
              <w:rPr>
                <w:rFonts w:asciiTheme="majorBidi" w:eastAsiaTheme="minorEastAsia" w:hAnsiTheme="majorBidi" w:cstheme="majorBidi"/>
              </w:rPr>
              <w:t>companies and their product owners to determine how much effort they should spend on Design Thinking methods to discover and validate requirements</w:t>
            </w:r>
            <w:r>
              <w:rPr>
                <w:rFonts w:asciiTheme="majorBidi" w:eastAsiaTheme="minorEastAsia" w:hAnsiTheme="majorBidi" w:cstheme="majorBidi"/>
              </w:rPr>
              <w:t>.</w:t>
            </w:r>
          </w:p>
        </w:tc>
      </w:tr>
    </w:tbl>
    <w:p w14:paraId="555E008C" w14:textId="51D04807" w:rsidR="00983BEC" w:rsidRPr="00133637" w:rsidRDefault="00983BEC" w:rsidP="00983BEC">
      <w:pPr>
        <w:pStyle w:val="Caption"/>
        <w:jc w:val="center"/>
        <w:rPr>
          <w:rFonts w:ascii="Times New Roman" w:eastAsiaTheme="minorEastAsia" w:hAnsi="Times New Roman" w:cs="Times New Roman"/>
          <w:bCs/>
          <w:i w:val="0"/>
          <w:iCs w:val="0"/>
          <w:color w:val="auto"/>
          <w:sz w:val="20"/>
          <w:szCs w:val="20"/>
        </w:rPr>
      </w:pPr>
      <w:bookmarkStart w:id="257" w:name="_Ref117762035"/>
      <w:bookmarkStart w:id="258" w:name="_Toc116908599"/>
      <w:bookmarkStart w:id="259" w:name="_Toc125389726"/>
      <w:r w:rsidRPr="00133637">
        <w:rPr>
          <w:rFonts w:ascii="Times New Roman" w:eastAsiaTheme="minorEastAsia" w:hAnsi="Times New Roman" w:cs="Times New Roman"/>
          <w:bCs/>
          <w:i w:val="0"/>
          <w:iCs w:val="0"/>
          <w:color w:val="auto"/>
          <w:sz w:val="20"/>
          <w:szCs w:val="20"/>
        </w:rPr>
        <w:t xml:space="preserve">Table </w:t>
      </w:r>
      <w:r w:rsidR="006A12AF">
        <w:rPr>
          <w:rFonts w:ascii="Times New Roman" w:eastAsiaTheme="minorEastAsia" w:hAnsi="Times New Roman" w:cs="Times New Roman"/>
          <w:bCs/>
          <w:i w:val="0"/>
          <w:iCs w:val="0"/>
          <w:color w:val="auto"/>
          <w:sz w:val="20"/>
          <w:szCs w:val="20"/>
        </w:rPr>
        <w:fldChar w:fldCharType="begin"/>
      </w:r>
      <w:r w:rsidR="006A12AF">
        <w:rPr>
          <w:rFonts w:ascii="Times New Roman" w:eastAsiaTheme="minorEastAsia" w:hAnsi="Times New Roman" w:cs="Times New Roman"/>
          <w:bCs/>
          <w:i w:val="0"/>
          <w:iCs w:val="0"/>
          <w:color w:val="auto"/>
          <w:sz w:val="20"/>
          <w:szCs w:val="20"/>
        </w:rPr>
        <w:instrText xml:space="preserve"> SEQ Table \* ARABIC </w:instrText>
      </w:r>
      <w:r w:rsidR="006A12AF">
        <w:rPr>
          <w:rFonts w:ascii="Times New Roman" w:eastAsiaTheme="minorEastAsia" w:hAnsi="Times New Roman" w:cs="Times New Roman"/>
          <w:bCs/>
          <w:i w:val="0"/>
          <w:iCs w:val="0"/>
          <w:color w:val="auto"/>
          <w:sz w:val="20"/>
          <w:szCs w:val="20"/>
        </w:rPr>
        <w:fldChar w:fldCharType="separate"/>
      </w:r>
      <w:r w:rsidR="006A12AF">
        <w:rPr>
          <w:rFonts w:ascii="Times New Roman" w:eastAsiaTheme="minorEastAsia" w:hAnsi="Times New Roman" w:cs="Times New Roman"/>
          <w:bCs/>
          <w:i w:val="0"/>
          <w:iCs w:val="0"/>
          <w:noProof/>
          <w:color w:val="auto"/>
          <w:sz w:val="20"/>
          <w:szCs w:val="20"/>
        </w:rPr>
        <w:t>1</w:t>
      </w:r>
      <w:r w:rsidR="006A12AF">
        <w:rPr>
          <w:rFonts w:ascii="Times New Roman" w:eastAsiaTheme="minorEastAsia" w:hAnsi="Times New Roman" w:cs="Times New Roman"/>
          <w:bCs/>
          <w:i w:val="0"/>
          <w:iCs w:val="0"/>
          <w:color w:val="auto"/>
          <w:sz w:val="20"/>
          <w:szCs w:val="20"/>
        </w:rPr>
        <w:fldChar w:fldCharType="end"/>
      </w:r>
      <w:bookmarkEnd w:id="257"/>
      <w:r w:rsidRPr="00133637">
        <w:rPr>
          <w:rFonts w:ascii="Times New Roman" w:eastAsiaTheme="minorEastAsia" w:hAnsi="Times New Roman" w:cs="Times New Roman"/>
          <w:bCs/>
          <w:i w:val="0"/>
          <w:iCs w:val="0"/>
          <w:color w:val="auto"/>
          <w:sz w:val="20"/>
          <w:szCs w:val="20"/>
        </w:rPr>
        <w:t>.</w:t>
      </w:r>
      <w:bookmarkEnd w:id="258"/>
      <w:r w:rsidRPr="00133637">
        <w:rPr>
          <w:sz w:val="20"/>
          <w:szCs w:val="20"/>
        </w:rPr>
        <w:t xml:space="preserve"> </w:t>
      </w:r>
      <w:r w:rsidRPr="00133637">
        <w:rPr>
          <w:rFonts w:ascii="Times New Roman" w:eastAsiaTheme="minorEastAsia" w:hAnsi="Times New Roman" w:cs="Times New Roman"/>
          <w:bCs/>
          <w:i w:val="0"/>
          <w:iCs w:val="0"/>
          <w:color w:val="auto"/>
          <w:sz w:val="20"/>
          <w:szCs w:val="20"/>
        </w:rPr>
        <w:t>Summary of the related work</w:t>
      </w:r>
      <w:bookmarkEnd w:id="259"/>
    </w:p>
    <w:p w14:paraId="29AA4FF3" w14:textId="5CE3876D" w:rsidR="00983BEC" w:rsidRPr="00983BEC" w:rsidRDefault="00983BEC" w:rsidP="00983BEC">
      <w:pPr>
        <w:spacing w:after="0" w:line="240" w:lineRule="auto"/>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00E6F06F" w14:textId="5193C4C2" w:rsidR="00983BEC" w:rsidRDefault="00983BEC" w:rsidP="00983BEC">
      <w:pPr>
        <w:pStyle w:val="Heading2"/>
        <w:numPr>
          <w:ilvl w:val="1"/>
          <w:numId w:val="2"/>
        </w:numPr>
        <w:spacing w:line="480" w:lineRule="auto"/>
        <w:rPr>
          <w:rFonts w:ascii="Times New Roman" w:hAnsi="Times New Roman" w:cs="Times New Roman"/>
          <w:b/>
          <w:bCs/>
          <w:color w:val="auto"/>
          <w:sz w:val="28"/>
          <w:szCs w:val="28"/>
        </w:rPr>
      </w:pPr>
      <w:bookmarkStart w:id="260" w:name="_Toc126833874"/>
      <w:r w:rsidRPr="00B85759">
        <w:rPr>
          <w:rFonts w:ascii="Times New Roman" w:hAnsi="Times New Roman" w:cs="Times New Roman"/>
          <w:b/>
          <w:bCs/>
          <w:color w:val="auto"/>
          <w:sz w:val="28"/>
          <w:szCs w:val="28"/>
        </w:rPr>
        <w:lastRenderedPageBreak/>
        <w:t>P</w:t>
      </w:r>
      <w:r>
        <w:rPr>
          <w:rFonts w:ascii="Times New Roman" w:hAnsi="Times New Roman" w:cs="Times New Roman"/>
          <w:b/>
          <w:bCs/>
          <w:color w:val="auto"/>
          <w:sz w:val="28"/>
          <w:szCs w:val="28"/>
        </w:rPr>
        <w:t>lan</w:t>
      </w:r>
      <w:bookmarkEnd w:id="260"/>
    </w:p>
    <w:p w14:paraId="2293406D" w14:textId="3970FFE9" w:rsidR="00983BEC" w:rsidRDefault="00983BEC" w:rsidP="00983BEC">
      <w:pPr>
        <w:pStyle w:val="Heading2"/>
        <w:numPr>
          <w:ilvl w:val="2"/>
          <w:numId w:val="2"/>
        </w:numPr>
        <w:spacing w:line="480" w:lineRule="auto"/>
        <w:rPr>
          <w:rFonts w:ascii="Times New Roman" w:hAnsi="Times New Roman" w:cs="Times New Roman"/>
          <w:b/>
          <w:bCs/>
          <w:color w:val="auto"/>
          <w:sz w:val="28"/>
          <w:szCs w:val="28"/>
        </w:rPr>
      </w:pPr>
      <w:bookmarkStart w:id="261" w:name="_Toc126833875"/>
      <w:r w:rsidRPr="00983BEC">
        <w:rPr>
          <w:rFonts w:ascii="Times New Roman" w:hAnsi="Times New Roman" w:cs="Times New Roman"/>
          <w:b/>
          <w:bCs/>
          <w:color w:val="auto"/>
          <w:sz w:val="28"/>
          <w:szCs w:val="28"/>
        </w:rPr>
        <w:t>Methodology</w:t>
      </w:r>
      <w:bookmarkEnd w:id="261"/>
    </w:p>
    <w:p w14:paraId="0B163FE4" w14:textId="02FB9A3E" w:rsidR="00B74DC1" w:rsidRDefault="00601E93" w:rsidP="00601E93">
      <w:pPr>
        <w:spacing w:after="100" w:afterAutospacing="1"/>
        <w:ind w:firstLine="28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2096" behindDoc="0" locked="0" layoutInCell="1" allowOverlap="1" wp14:anchorId="1FF0166A" wp14:editId="4919D42D">
            <wp:simplePos x="0" y="0"/>
            <wp:positionH relativeFrom="column">
              <wp:posOffset>1026160</wp:posOffset>
            </wp:positionH>
            <wp:positionV relativeFrom="paragraph">
              <wp:posOffset>1330815</wp:posOffset>
            </wp:positionV>
            <wp:extent cx="3394710" cy="24396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4710" cy="24396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2097" behindDoc="0" locked="0" layoutInCell="1" allowOverlap="1" wp14:anchorId="744BFB5C" wp14:editId="7EED9BBC">
                <wp:simplePos x="0" y="0"/>
                <wp:positionH relativeFrom="column">
                  <wp:posOffset>271145</wp:posOffset>
                </wp:positionH>
                <wp:positionV relativeFrom="paragraph">
                  <wp:posOffset>3808095</wp:posOffset>
                </wp:positionV>
                <wp:extent cx="5092700" cy="349250"/>
                <wp:effectExtent l="0" t="0" r="0" b="6350"/>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92700" cy="349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854A12" w14:textId="360DAF7C" w:rsidR="00983BEC" w:rsidRPr="00133637" w:rsidRDefault="00983BEC" w:rsidP="00983BEC">
                            <w:pPr>
                              <w:pStyle w:val="Caption"/>
                              <w:jc w:val="center"/>
                              <w:rPr>
                                <w:rFonts w:ascii="Times New Roman" w:hAnsi="Times New Roman" w:cs="Times New Roman"/>
                                <w:i w:val="0"/>
                                <w:iCs w:val="0"/>
                                <w:noProof/>
                                <w:color w:val="auto"/>
                                <w:sz w:val="20"/>
                                <w:szCs w:val="20"/>
                              </w:rPr>
                            </w:pPr>
                            <w:bookmarkStart w:id="262" w:name="_Ref117507854"/>
                            <w:bookmarkStart w:id="263" w:name="_Toc125418773"/>
                            <w:r w:rsidRPr="00133637">
                              <w:rPr>
                                <w:rFonts w:ascii="Times New Roman" w:hAnsi="Times New Roman" w:cs="Times New Roman"/>
                                <w:i w:val="0"/>
                                <w:iCs w:val="0"/>
                                <w:color w:val="auto"/>
                                <w:sz w:val="20"/>
                                <w:szCs w:val="20"/>
                              </w:rPr>
                              <w:t xml:space="preserve">Figure </w:t>
                            </w:r>
                            <w:r w:rsidRPr="00133637">
                              <w:rPr>
                                <w:rFonts w:ascii="Times New Roman" w:hAnsi="Times New Roman" w:cs="Times New Roman"/>
                                <w:i w:val="0"/>
                                <w:iCs w:val="0"/>
                                <w:color w:val="auto"/>
                                <w:sz w:val="20"/>
                                <w:szCs w:val="20"/>
                              </w:rPr>
                              <w:fldChar w:fldCharType="begin"/>
                            </w:r>
                            <w:r w:rsidRPr="00133637">
                              <w:rPr>
                                <w:rFonts w:ascii="Times New Roman" w:hAnsi="Times New Roman" w:cs="Times New Roman"/>
                                <w:i w:val="0"/>
                                <w:iCs w:val="0"/>
                                <w:color w:val="auto"/>
                                <w:sz w:val="20"/>
                                <w:szCs w:val="20"/>
                              </w:rPr>
                              <w:instrText xml:space="preserve"> SEQ Figure \* ARABIC </w:instrText>
                            </w:r>
                            <w:r w:rsidRPr="00133637">
                              <w:rPr>
                                <w:rFonts w:ascii="Times New Roman" w:hAnsi="Times New Roman" w:cs="Times New Roman"/>
                                <w:i w:val="0"/>
                                <w:iCs w:val="0"/>
                                <w:color w:val="auto"/>
                                <w:sz w:val="20"/>
                                <w:szCs w:val="20"/>
                              </w:rPr>
                              <w:fldChar w:fldCharType="separate"/>
                            </w:r>
                            <w:r w:rsidR="006A12AF">
                              <w:rPr>
                                <w:rFonts w:ascii="Times New Roman" w:hAnsi="Times New Roman" w:cs="Times New Roman"/>
                                <w:i w:val="0"/>
                                <w:iCs w:val="0"/>
                                <w:noProof/>
                                <w:color w:val="auto"/>
                                <w:sz w:val="20"/>
                                <w:szCs w:val="20"/>
                              </w:rPr>
                              <w:t>2</w:t>
                            </w:r>
                            <w:r w:rsidRPr="00133637">
                              <w:rPr>
                                <w:rFonts w:ascii="Times New Roman" w:hAnsi="Times New Roman" w:cs="Times New Roman"/>
                                <w:i w:val="0"/>
                                <w:iCs w:val="0"/>
                                <w:color w:val="auto"/>
                                <w:sz w:val="20"/>
                                <w:szCs w:val="20"/>
                              </w:rPr>
                              <w:fldChar w:fldCharType="end"/>
                            </w:r>
                            <w:bookmarkEnd w:id="262"/>
                            <w:r w:rsidRPr="00133637">
                              <w:rPr>
                                <w:rFonts w:ascii="Times New Roman" w:hAnsi="Times New Roman" w:cs="Times New Roman"/>
                                <w:i w:val="0"/>
                                <w:iCs w:val="0"/>
                                <w:color w:val="auto"/>
                                <w:sz w:val="20"/>
                                <w:szCs w:val="20"/>
                              </w:rPr>
                              <w:t xml:space="preserve">. The Design Cycle by </w:t>
                            </w:r>
                            <w:proofErr w:type="spellStart"/>
                            <w:r w:rsidRPr="00133637">
                              <w:rPr>
                                <w:rFonts w:ascii="Times New Roman" w:hAnsi="Times New Roman" w:cs="Times New Roman"/>
                                <w:i w:val="0"/>
                                <w:iCs w:val="0"/>
                                <w:color w:val="auto"/>
                                <w:sz w:val="20"/>
                                <w:szCs w:val="20"/>
                              </w:rPr>
                              <w:t>Wieringa</w:t>
                            </w:r>
                            <w:proofErr w:type="spellEnd"/>
                            <w:r w:rsidRPr="00133637">
                              <w:rPr>
                                <w:rFonts w:ascii="Times New Roman" w:hAnsi="Times New Roman" w:cs="Times New Roman"/>
                                <w:i w:val="0"/>
                                <w:iCs w:val="0"/>
                                <w:color w:val="auto"/>
                                <w:sz w:val="20"/>
                                <w:szCs w:val="20"/>
                              </w:rPr>
                              <w:t xml:space="preserve"> </w:t>
                            </w:r>
                            <w:sdt>
                              <w:sdtPr>
                                <w:rPr>
                                  <w:rFonts w:ascii="Times New Roman" w:hAnsi="Times New Roman" w:cs="Times New Roman"/>
                                  <w:i w:val="0"/>
                                  <w:iCs w:val="0"/>
                                  <w:color w:val="000000"/>
                                  <w:sz w:val="20"/>
                                  <w:szCs w:val="20"/>
                                </w:rPr>
                                <w:tag w:val="MENDELEY_CITATION_v3_eyJjaXRhdGlvbklEIjoiTUVOREVMRVlfQ0lUQVRJT05fZWIyZmU1NDctMDUxZS00OWMzLTg3YzYtYmZhYjYyYjVlNjBl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
                                <w:id w:val="2078557220"/>
                              </w:sdtPr>
                              <w:sdtContent>
                                <w:r w:rsidR="006A0F88" w:rsidRPr="006A0F88">
                                  <w:rPr>
                                    <w:rFonts w:ascii="Times New Roman" w:hAnsi="Times New Roman" w:cs="Times New Roman"/>
                                    <w:i w:val="0"/>
                                    <w:iCs w:val="0"/>
                                    <w:color w:val="000000"/>
                                    <w:sz w:val="20"/>
                                    <w:szCs w:val="20"/>
                                  </w:rPr>
                                  <w:t>[45]</w:t>
                                </w:r>
                              </w:sdtContent>
                            </w:sdt>
                            <w:bookmarkEnd w:id="26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4BFB5C" id="_x0000_t202" coordsize="21600,21600" o:spt="202" path="m,l,21600r21600,l21600,xe">
                <v:stroke joinstyle="miter"/>
                <v:path gradientshapeok="t" o:connecttype="rect"/>
              </v:shapetype>
              <v:shape id="Text Box 8" o:spid="_x0000_s1026" type="#_x0000_t202" style="position:absolute;left:0;text-align:left;margin-left:21.35pt;margin-top:299.85pt;width:401pt;height:27.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" stroked="f">
                <v:path arrowok="t"/>
                <v:textbox inset="0,0,0,0">
                  <w:txbxContent>
                    <w:p w14:paraId="2B854A12" w14:textId="360DAF7C" w:rsidR="00983BEC" w:rsidRPr="00133637" w:rsidRDefault="00983BEC" w:rsidP="00983BEC">
                      <w:pPr>
                        <w:pStyle w:val="Caption"/>
                        <w:jc w:val="center"/>
                        <w:rPr>
                          <w:rFonts w:ascii="Times New Roman" w:hAnsi="Times New Roman" w:cs="Times New Roman"/>
                          <w:i w:val="0"/>
                          <w:iCs w:val="0"/>
                          <w:noProof/>
                          <w:color w:val="auto"/>
                          <w:sz w:val="20"/>
                          <w:szCs w:val="20"/>
                        </w:rPr>
                      </w:pPr>
                      <w:bookmarkStart w:id="264" w:name="_Ref117507854"/>
                      <w:bookmarkStart w:id="265" w:name="_Toc125418773"/>
                      <w:r w:rsidRPr="00133637">
                        <w:rPr>
                          <w:rFonts w:ascii="Times New Roman" w:hAnsi="Times New Roman" w:cs="Times New Roman"/>
                          <w:i w:val="0"/>
                          <w:iCs w:val="0"/>
                          <w:color w:val="auto"/>
                          <w:sz w:val="20"/>
                          <w:szCs w:val="20"/>
                        </w:rPr>
                        <w:t xml:space="preserve">Figure </w:t>
                      </w:r>
                      <w:r w:rsidRPr="00133637">
                        <w:rPr>
                          <w:rFonts w:ascii="Times New Roman" w:hAnsi="Times New Roman" w:cs="Times New Roman"/>
                          <w:i w:val="0"/>
                          <w:iCs w:val="0"/>
                          <w:color w:val="auto"/>
                          <w:sz w:val="20"/>
                          <w:szCs w:val="20"/>
                        </w:rPr>
                        <w:fldChar w:fldCharType="begin"/>
                      </w:r>
                      <w:r w:rsidRPr="00133637">
                        <w:rPr>
                          <w:rFonts w:ascii="Times New Roman" w:hAnsi="Times New Roman" w:cs="Times New Roman"/>
                          <w:i w:val="0"/>
                          <w:iCs w:val="0"/>
                          <w:color w:val="auto"/>
                          <w:sz w:val="20"/>
                          <w:szCs w:val="20"/>
                        </w:rPr>
                        <w:instrText xml:space="preserve"> SEQ Figure \* ARABIC </w:instrText>
                      </w:r>
                      <w:r w:rsidRPr="00133637">
                        <w:rPr>
                          <w:rFonts w:ascii="Times New Roman" w:hAnsi="Times New Roman" w:cs="Times New Roman"/>
                          <w:i w:val="0"/>
                          <w:iCs w:val="0"/>
                          <w:color w:val="auto"/>
                          <w:sz w:val="20"/>
                          <w:szCs w:val="20"/>
                        </w:rPr>
                        <w:fldChar w:fldCharType="separate"/>
                      </w:r>
                      <w:r w:rsidR="006A12AF">
                        <w:rPr>
                          <w:rFonts w:ascii="Times New Roman" w:hAnsi="Times New Roman" w:cs="Times New Roman"/>
                          <w:i w:val="0"/>
                          <w:iCs w:val="0"/>
                          <w:noProof/>
                          <w:color w:val="auto"/>
                          <w:sz w:val="20"/>
                          <w:szCs w:val="20"/>
                        </w:rPr>
                        <w:t>2</w:t>
                      </w:r>
                      <w:r w:rsidRPr="00133637">
                        <w:rPr>
                          <w:rFonts w:ascii="Times New Roman" w:hAnsi="Times New Roman" w:cs="Times New Roman"/>
                          <w:i w:val="0"/>
                          <w:iCs w:val="0"/>
                          <w:color w:val="auto"/>
                          <w:sz w:val="20"/>
                          <w:szCs w:val="20"/>
                        </w:rPr>
                        <w:fldChar w:fldCharType="end"/>
                      </w:r>
                      <w:bookmarkEnd w:id="264"/>
                      <w:r w:rsidRPr="00133637">
                        <w:rPr>
                          <w:rFonts w:ascii="Times New Roman" w:hAnsi="Times New Roman" w:cs="Times New Roman"/>
                          <w:i w:val="0"/>
                          <w:iCs w:val="0"/>
                          <w:color w:val="auto"/>
                          <w:sz w:val="20"/>
                          <w:szCs w:val="20"/>
                        </w:rPr>
                        <w:t xml:space="preserve">. The Design Cycle by </w:t>
                      </w:r>
                      <w:proofErr w:type="spellStart"/>
                      <w:r w:rsidRPr="00133637">
                        <w:rPr>
                          <w:rFonts w:ascii="Times New Roman" w:hAnsi="Times New Roman" w:cs="Times New Roman"/>
                          <w:i w:val="0"/>
                          <w:iCs w:val="0"/>
                          <w:color w:val="auto"/>
                          <w:sz w:val="20"/>
                          <w:szCs w:val="20"/>
                        </w:rPr>
                        <w:t>Wieringa</w:t>
                      </w:r>
                      <w:proofErr w:type="spellEnd"/>
                      <w:r w:rsidRPr="00133637">
                        <w:rPr>
                          <w:rFonts w:ascii="Times New Roman" w:hAnsi="Times New Roman" w:cs="Times New Roman"/>
                          <w:i w:val="0"/>
                          <w:iCs w:val="0"/>
                          <w:color w:val="auto"/>
                          <w:sz w:val="20"/>
                          <w:szCs w:val="20"/>
                        </w:rPr>
                        <w:t xml:space="preserve"> </w:t>
                      </w:r>
                      <w:sdt>
                        <w:sdtPr>
                          <w:rPr>
                            <w:rFonts w:ascii="Times New Roman" w:hAnsi="Times New Roman" w:cs="Times New Roman"/>
                            <w:i w:val="0"/>
                            <w:iCs w:val="0"/>
                            <w:color w:val="000000"/>
                            <w:sz w:val="20"/>
                            <w:szCs w:val="20"/>
                          </w:rPr>
                          <w:tag w:val="MENDELEY_CITATION_v3_eyJjaXRhdGlvbklEIjoiTUVOREVMRVlfQ0lUQVRJT05fZWIyZmU1NDctMDUxZS00OWMzLTg3YzYtYmZhYjYyYjVlNjBl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
                          <w:id w:val="2078557220"/>
                        </w:sdtPr>
                        <w:sdtContent>
                          <w:r w:rsidR="006A0F88" w:rsidRPr="006A0F88">
                            <w:rPr>
                              <w:rFonts w:ascii="Times New Roman" w:hAnsi="Times New Roman" w:cs="Times New Roman"/>
                              <w:i w:val="0"/>
                              <w:iCs w:val="0"/>
                              <w:color w:val="000000"/>
                              <w:sz w:val="20"/>
                              <w:szCs w:val="20"/>
                            </w:rPr>
                            <w:t>[45]</w:t>
                          </w:r>
                        </w:sdtContent>
                      </w:sdt>
                      <w:bookmarkEnd w:id="265"/>
                    </w:p>
                  </w:txbxContent>
                </v:textbox>
                <w10:wrap type="topAndBottom"/>
              </v:shape>
            </w:pict>
          </mc:Fallback>
        </mc:AlternateContent>
      </w:r>
      <w:r w:rsidR="00B74DC1" w:rsidRPr="00B74DC1">
        <w:rPr>
          <w:rFonts w:ascii="Times New Roman" w:hAnsi="Times New Roman" w:cs="Times New Roman"/>
          <w:sz w:val="24"/>
          <w:szCs w:val="24"/>
        </w:rPr>
        <w:t>To ensure the validity of our framework, we employed Design Science Methodology (DS</w:t>
      </w:r>
      <w:r w:rsidR="00B74DC1">
        <w:rPr>
          <w:rFonts w:ascii="Times New Roman" w:hAnsi="Times New Roman" w:cs="Times New Roman"/>
          <w:sz w:val="24"/>
          <w:szCs w:val="24"/>
        </w:rPr>
        <w:t>M</w:t>
      </w:r>
      <w:r w:rsidR="00B74DC1" w:rsidRPr="00B74DC1">
        <w:rPr>
          <w:rFonts w:ascii="Times New Roman" w:hAnsi="Times New Roman" w:cs="Times New Roman"/>
          <w:sz w:val="24"/>
          <w:szCs w:val="24"/>
        </w:rPr>
        <w:t>) proposed by</w:t>
      </w:r>
      <w:r w:rsidR="00B74DC1">
        <w:rPr>
          <w:rFonts w:ascii="Times New Roman" w:hAnsi="Times New Roman" w:cs="Times New Roman"/>
          <w:sz w:val="24"/>
          <w:szCs w:val="24"/>
        </w:rPr>
        <w:t xml:space="preserve"> </w:t>
      </w:r>
      <w:proofErr w:type="spellStart"/>
      <w:r w:rsidR="00B74DC1" w:rsidRPr="00F30CF5">
        <w:rPr>
          <w:rFonts w:ascii="Times New Roman" w:hAnsi="Times New Roman" w:cs="Times New Roman"/>
          <w:sz w:val="24"/>
          <w:szCs w:val="24"/>
        </w:rPr>
        <w:t>Wieringa</w:t>
      </w:r>
      <w:proofErr w:type="spellEnd"/>
      <w:r w:rsidR="00B74DC1" w:rsidRPr="00F30CF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AwZWNjZjgtMGI5NS00NzEyLWJiMDQtMjUxZmYxNDdjMjI4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
          <w:id w:val="1932471844"/>
          <w:placeholder>
            <w:docPart w:val="C35F3FB918B69F41A65641F76021A4CC"/>
          </w:placeholder>
        </w:sdtPr>
        <w:sdtContent>
          <w:r w:rsidR="006A0F88" w:rsidRPr="006A0F88">
            <w:rPr>
              <w:rFonts w:ascii="Times New Roman" w:hAnsi="Times New Roman" w:cs="Times New Roman"/>
              <w:color w:val="000000"/>
              <w:sz w:val="24"/>
              <w:szCs w:val="24"/>
            </w:rPr>
            <w:t>[45]</w:t>
          </w:r>
        </w:sdtContent>
      </w:sdt>
      <w:r w:rsidR="00B74DC1">
        <w:rPr>
          <w:rFonts w:ascii="Times New Roman" w:hAnsi="Times New Roman" w:cs="Times New Roman"/>
          <w:color w:val="000000"/>
          <w:sz w:val="24"/>
          <w:szCs w:val="24"/>
        </w:rPr>
        <w:t xml:space="preserve">. </w:t>
      </w:r>
      <w:r w:rsidR="00B269D9" w:rsidRPr="00B74DC1">
        <w:rPr>
          <w:rFonts w:ascii="Times New Roman" w:hAnsi="Times New Roman" w:cs="Times New Roman"/>
          <w:sz w:val="24"/>
          <w:szCs w:val="24"/>
        </w:rPr>
        <w:t>DS</w:t>
      </w:r>
      <w:r w:rsidR="00B269D9">
        <w:rPr>
          <w:rFonts w:ascii="Times New Roman" w:hAnsi="Times New Roman" w:cs="Times New Roman"/>
          <w:sz w:val="24"/>
          <w:szCs w:val="24"/>
        </w:rPr>
        <w:t>M</w:t>
      </w:r>
      <w:r w:rsidR="00B269D9" w:rsidRPr="00B269D9">
        <w:rPr>
          <w:rFonts w:ascii="Times New Roman" w:hAnsi="Times New Roman" w:cs="Times New Roman"/>
          <w:color w:val="000000"/>
          <w:sz w:val="24"/>
          <w:szCs w:val="24"/>
        </w:rPr>
        <w:t xml:space="preserve"> provides an iterative approach that allowed us to build, validate and implement the framework without having to stop its execution for testing.</w:t>
      </w:r>
      <w:r w:rsidR="00B269D9" w:rsidRPr="00B269D9">
        <w:rPr>
          <w:rFonts w:ascii="Times New Roman" w:hAnsi="Times New Roman" w:cs="Times New Roman"/>
          <w:sz w:val="24"/>
          <w:szCs w:val="24"/>
        </w:rPr>
        <w:t xml:space="preserve"> </w:t>
      </w:r>
      <w:r w:rsidR="001C051A" w:rsidRPr="001C051A">
        <w:rPr>
          <w:rFonts w:ascii="Times New Roman" w:hAnsi="Times New Roman" w:cs="Times New Roman"/>
          <w:sz w:val="24"/>
          <w:szCs w:val="24"/>
        </w:rPr>
        <w:t xml:space="preserve">We chose this methodology due to its capability of creating an artefact with the intention of solving real-life problems, which was the case in our study targeting the difficulty to assess the worthiness of UX experiments. </w:t>
      </w:r>
    </w:p>
    <w:p w14:paraId="183DBB9C" w14:textId="3F854751" w:rsidR="00983BEC" w:rsidRDefault="00983BEC" w:rsidP="006C3EB9">
      <w:pPr>
        <w:pStyle w:val="ListParagraph"/>
        <w:numPr>
          <w:ilvl w:val="0"/>
          <w:numId w:val="4"/>
        </w:numPr>
        <w:spacing w:after="0" w:line="360" w:lineRule="auto"/>
        <w:jc w:val="both"/>
        <w:rPr>
          <w:rFonts w:ascii="Times New Roman" w:hAnsi="Times New Roman" w:cs="Times New Roman"/>
          <w:b/>
          <w:sz w:val="28"/>
          <w:szCs w:val="28"/>
        </w:rPr>
      </w:pPr>
      <w:r w:rsidRPr="00A158A6">
        <w:rPr>
          <w:rFonts w:ascii="Times New Roman" w:hAnsi="Times New Roman" w:cs="Times New Roman"/>
          <w:b/>
          <w:sz w:val="28"/>
          <w:szCs w:val="28"/>
        </w:rPr>
        <w:t>Design problem</w:t>
      </w:r>
    </w:p>
    <w:p w14:paraId="1352FBA8" w14:textId="0958F972" w:rsidR="00983BEC" w:rsidRDefault="00983BEC" w:rsidP="00C443F7">
      <w:pPr>
        <w:pStyle w:val="NormalWeb"/>
        <w:spacing w:before="0" w:beforeAutospacing="0" w:after="240" w:afterAutospacing="0" w:line="276" w:lineRule="auto"/>
        <w:ind w:firstLine="284"/>
        <w:jc w:val="both"/>
        <w:rPr>
          <w:rFonts w:eastAsia="Calibri"/>
        </w:rPr>
      </w:pPr>
      <w:r w:rsidRPr="001D4A00">
        <w:rPr>
          <w:rFonts w:eastAsia="Calibri"/>
        </w:rPr>
        <w:t xml:space="preserve">A design problem is defined by </w:t>
      </w:r>
      <w:proofErr w:type="spellStart"/>
      <w:r w:rsidRPr="001D4A00">
        <w:rPr>
          <w:rFonts w:eastAsia="Calibri"/>
        </w:rPr>
        <w:t>Wieringa</w:t>
      </w:r>
      <w:proofErr w:type="spellEnd"/>
      <w:r w:rsidRPr="001D4A00">
        <w:rPr>
          <w:rFonts w:eastAsia="Calibri"/>
        </w:rPr>
        <w:t xml:space="preserve"> as “a problem to (re)design an artifact so that it better contributes to the achievement of some goal” </w:t>
      </w:r>
      <w:sdt>
        <w:sdtPr>
          <w:rPr>
            <w:color w:val="000000"/>
          </w:rPr>
          <w:tag w:val="MENDELEY_CITATION_v3_eyJjaXRhdGlvbklEIjoiTUVOREVMRVlfQ0lUQVRJT05fODZkNDcyOWQtOWJkMC00NjUyLTg1MGItOWFlYmNhNDdmYzZm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
          <w:id w:val="353468253"/>
          <w:placeholder>
            <w:docPart w:val="53614FE458ECEE44A9C57CD67D0A2117"/>
          </w:placeholder>
        </w:sdtPr>
        <w:sdtContent>
          <w:r w:rsidR="006A0F88" w:rsidRPr="006A0F88">
            <w:rPr>
              <w:color w:val="000000"/>
            </w:rPr>
            <w:t>[45]</w:t>
          </w:r>
        </w:sdtContent>
      </w:sdt>
      <w:r>
        <w:rPr>
          <w:color w:val="000000"/>
        </w:rPr>
        <w:t xml:space="preserve">. </w:t>
      </w:r>
      <w:proofErr w:type="spellStart"/>
      <w:r w:rsidRPr="001D4A00">
        <w:rPr>
          <w:rFonts w:eastAsia="Calibri"/>
        </w:rPr>
        <w:t>Wieringa</w:t>
      </w:r>
      <w:proofErr w:type="spellEnd"/>
      <w:r w:rsidRPr="001D4A00">
        <w:rPr>
          <w:rFonts w:eastAsia="Calibri"/>
        </w:rPr>
        <w:t xml:space="preserve"> proposes a template </w:t>
      </w:r>
      <w:r>
        <w:rPr>
          <w:rFonts w:eastAsia="Calibri"/>
        </w:rPr>
        <w:t xml:space="preserve">for expressing </w:t>
      </w:r>
      <w:r w:rsidRPr="001D4A00">
        <w:rPr>
          <w:rFonts w:eastAsia="Calibri"/>
        </w:rPr>
        <w:t xml:space="preserve">a design problem: </w:t>
      </w:r>
    </w:p>
    <w:p w14:paraId="718D2768" w14:textId="77777777" w:rsidR="00983BEC" w:rsidRPr="001D4A00" w:rsidRDefault="00983BEC" w:rsidP="006C3EB9">
      <w:pPr>
        <w:pStyle w:val="NormalWeb"/>
        <w:numPr>
          <w:ilvl w:val="0"/>
          <w:numId w:val="5"/>
        </w:numPr>
        <w:spacing w:before="0" w:beforeAutospacing="0" w:after="0" w:afterAutospacing="0" w:line="276" w:lineRule="auto"/>
      </w:pPr>
      <w:r w:rsidRPr="001D4A00">
        <w:t>Improve &lt;</w:t>
      </w:r>
      <w:r w:rsidRPr="001D4A00">
        <w:rPr>
          <w:i/>
          <w:iCs/>
        </w:rPr>
        <w:t>a problem context</w:t>
      </w:r>
      <w:r w:rsidRPr="001D4A00">
        <w:t xml:space="preserve">&gt; </w:t>
      </w:r>
    </w:p>
    <w:p w14:paraId="4F2DB6A5" w14:textId="77777777" w:rsidR="00983BEC" w:rsidRPr="001D4A00" w:rsidRDefault="00983BEC" w:rsidP="006C3EB9">
      <w:pPr>
        <w:pStyle w:val="NormalWeb"/>
        <w:numPr>
          <w:ilvl w:val="0"/>
          <w:numId w:val="5"/>
        </w:numPr>
        <w:spacing w:before="0" w:beforeAutospacing="0" w:after="0" w:afterAutospacing="0" w:line="276" w:lineRule="auto"/>
      </w:pPr>
      <w:r w:rsidRPr="001D4A00">
        <w:t>by &lt;</w:t>
      </w:r>
      <w:r w:rsidRPr="001D4A00">
        <w:rPr>
          <w:i/>
          <w:iCs/>
        </w:rPr>
        <w:t>(re)designing an artifact</w:t>
      </w:r>
      <w:r w:rsidRPr="001D4A00">
        <w:t>&gt;</w:t>
      </w:r>
    </w:p>
    <w:p w14:paraId="27C4A724" w14:textId="77777777" w:rsidR="00983BEC" w:rsidRPr="001D4A00" w:rsidRDefault="00983BEC" w:rsidP="006C3EB9">
      <w:pPr>
        <w:pStyle w:val="NormalWeb"/>
        <w:numPr>
          <w:ilvl w:val="0"/>
          <w:numId w:val="5"/>
        </w:numPr>
        <w:spacing w:before="0" w:beforeAutospacing="0" w:after="0" w:afterAutospacing="0" w:line="276" w:lineRule="auto"/>
      </w:pPr>
      <w:r w:rsidRPr="001D4A00">
        <w:t>that satisfies &lt;</w:t>
      </w:r>
      <w:r w:rsidRPr="001D4A00">
        <w:rPr>
          <w:i/>
          <w:iCs/>
        </w:rPr>
        <w:t>some requirements</w:t>
      </w:r>
      <w:r w:rsidRPr="001D4A00">
        <w:t xml:space="preserve">&gt; </w:t>
      </w:r>
    </w:p>
    <w:p w14:paraId="3E4CE9B1" w14:textId="6C7166DF" w:rsidR="00983BEC" w:rsidRDefault="00983BEC" w:rsidP="006C3EB9">
      <w:pPr>
        <w:pStyle w:val="NormalWeb"/>
        <w:numPr>
          <w:ilvl w:val="0"/>
          <w:numId w:val="5"/>
        </w:numPr>
        <w:spacing w:before="0" w:beforeAutospacing="0" w:after="0" w:afterAutospacing="0" w:line="276" w:lineRule="auto"/>
      </w:pPr>
      <w:proofErr w:type="gramStart"/>
      <w:r w:rsidRPr="001D4A00">
        <w:t>in order to</w:t>
      </w:r>
      <w:proofErr w:type="gramEnd"/>
      <w:r w:rsidRPr="001D4A00">
        <w:t xml:space="preserve"> &lt;</w:t>
      </w:r>
      <w:r w:rsidRPr="001D4A00">
        <w:rPr>
          <w:i/>
          <w:iCs/>
        </w:rPr>
        <w:t>help stakeholders achieve some goals</w:t>
      </w:r>
      <w:r w:rsidRPr="001D4A00">
        <w:t xml:space="preserve">&gt; </w:t>
      </w:r>
    </w:p>
    <w:p w14:paraId="55846DC0" w14:textId="77777777" w:rsidR="00D15FD9" w:rsidRPr="00A158A6" w:rsidRDefault="00D15FD9" w:rsidP="00D15FD9">
      <w:pPr>
        <w:pStyle w:val="NormalWeb"/>
        <w:spacing w:before="0" w:beforeAutospacing="0" w:after="0" w:afterAutospacing="0" w:line="276" w:lineRule="auto"/>
        <w:ind w:left="720"/>
      </w:pPr>
    </w:p>
    <w:p w14:paraId="27AE0E6F" w14:textId="77777777" w:rsidR="00983BEC" w:rsidRDefault="00983BEC" w:rsidP="00C443F7">
      <w:pPr>
        <w:pStyle w:val="NormalWeb"/>
        <w:spacing w:before="0" w:beforeAutospacing="0" w:after="240" w:afterAutospacing="0" w:line="276" w:lineRule="auto"/>
        <w:ind w:firstLine="284"/>
        <w:jc w:val="both"/>
        <w:rPr>
          <w:rFonts w:eastAsia="Calibri"/>
        </w:rPr>
      </w:pPr>
      <w:r w:rsidRPr="00606411">
        <w:rPr>
          <w:rFonts w:eastAsia="Calibri"/>
        </w:rPr>
        <w:t xml:space="preserve">An artifact is a broad term that can be defined as “something created by people for some practical purpose” and the interaction between an artifact and the problem context is referred to as the treatment that is expected to solve a problem. Therefore, the problem context should be understood, and we need to study this interaction </w:t>
      </w:r>
      <w:proofErr w:type="gramStart"/>
      <w:r w:rsidRPr="00606411">
        <w:rPr>
          <w:rFonts w:eastAsia="Calibri"/>
        </w:rPr>
        <w:t>in order to</w:t>
      </w:r>
      <w:proofErr w:type="gramEnd"/>
      <w:r w:rsidRPr="00606411">
        <w:rPr>
          <w:rFonts w:eastAsia="Calibri"/>
        </w:rPr>
        <w:t xml:space="preserve"> evaluate if it solves the initial </w:t>
      </w:r>
      <w:r w:rsidRPr="00606411">
        <w:rPr>
          <w:rFonts w:eastAsia="Calibri"/>
        </w:rPr>
        <w:lastRenderedPageBreak/>
        <w:t>design problem. The template applied to our research context gives the following representation:</w:t>
      </w:r>
      <w:r w:rsidRPr="001D4A00">
        <w:rPr>
          <w:rFonts w:eastAsia="Calibri"/>
        </w:rPr>
        <w:t xml:space="preserve"> </w:t>
      </w:r>
    </w:p>
    <w:p w14:paraId="5B6C77B6" w14:textId="77777777" w:rsidR="00983BEC" w:rsidRPr="00FE6534" w:rsidRDefault="00983BEC" w:rsidP="006C3EB9">
      <w:pPr>
        <w:pStyle w:val="NormalWeb"/>
        <w:numPr>
          <w:ilvl w:val="0"/>
          <w:numId w:val="5"/>
        </w:numPr>
        <w:spacing w:before="0" w:beforeAutospacing="0" w:after="0" w:afterAutospacing="0" w:line="276" w:lineRule="auto"/>
        <w:jc w:val="both"/>
        <w:rPr>
          <w:i/>
          <w:iCs/>
        </w:rPr>
      </w:pPr>
      <w:r w:rsidRPr="001D4A00">
        <w:t xml:space="preserve">Improve </w:t>
      </w:r>
      <w:r w:rsidRPr="001D4A00">
        <w:rPr>
          <w:i/>
          <w:iCs/>
        </w:rPr>
        <w:t xml:space="preserve">the </w:t>
      </w:r>
      <w:r w:rsidRPr="001D4A00">
        <w:rPr>
          <w:rFonts w:eastAsiaTheme="minorEastAsia"/>
          <w:bCs/>
          <w:i/>
          <w:iCs/>
        </w:rPr>
        <w:t>integration of UX into Agile</w:t>
      </w:r>
    </w:p>
    <w:p w14:paraId="6B397494" w14:textId="77777777" w:rsidR="00983BEC" w:rsidRDefault="00983BEC" w:rsidP="006C3EB9">
      <w:pPr>
        <w:pStyle w:val="NormalWeb"/>
        <w:numPr>
          <w:ilvl w:val="0"/>
          <w:numId w:val="5"/>
        </w:numPr>
        <w:spacing w:before="0" w:beforeAutospacing="0" w:after="0" w:afterAutospacing="0" w:line="276" w:lineRule="auto"/>
        <w:jc w:val="both"/>
      </w:pPr>
      <w:r w:rsidRPr="001D4A00">
        <w:t xml:space="preserve">by </w:t>
      </w:r>
      <w:r w:rsidRPr="001D4A00">
        <w:rPr>
          <w:i/>
          <w:iCs/>
        </w:rPr>
        <w:t xml:space="preserve">designing a </w:t>
      </w:r>
      <w:r w:rsidRPr="00101EC3">
        <w:rPr>
          <w:i/>
          <w:iCs/>
        </w:rPr>
        <w:t>framework</w:t>
      </w:r>
      <w:r w:rsidRPr="005812B8">
        <w:rPr>
          <w:i/>
          <w:iCs/>
        </w:rPr>
        <w:t xml:space="preserve"> and a tool</w:t>
      </w:r>
    </w:p>
    <w:p w14:paraId="163A4E73" w14:textId="77777777" w:rsidR="00983BEC" w:rsidRPr="001D4A00" w:rsidRDefault="00983BEC" w:rsidP="006C3EB9">
      <w:pPr>
        <w:pStyle w:val="NormalWeb"/>
        <w:numPr>
          <w:ilvl w:val="0"/>
          <w:numId w:val="5"/>
        </w:numPr>
        <w:spacing w:before="0" w:beforeAutospacing="0" w:after="0" w:afterAutospacing="0" w:line="276" w:lineRule="auto"/>
        <w:jc w:val="both"/>
      </w:pPr>
      <w:r w:rsidRPr="001D4A00">
        <w:t xml:space="preserve">that </w:t>
      </w:r>
      <w:r>
        <w:rPr>
          <w:rFonts w:eastAsiaTheme="minorEastAsia"/>
          <w:bCs/>
          <w:i/>
          <w:iCs/>
        </w:rPr>
        <w:t>assess</w:t>
      </w:r>
      <w:r w:rsidRPr="00FE6534">
        <w:rPr>
          <w:rFonts w:eastAsiaTheme="minorEastAsia"/>
          <w:bCs/>
          <w:i/>
          <w:iCs/>
        </w:rPr>
        <w:t xml:space="preserve"> </w:t>
      </w:r>
      <w:r>
        <w:rPr>
          <w:rFonts w:eastAsiaTheme="minorEastAsia"/>
          <w:bCs/>
          <w:i/>
          <w:iCs/>
        </w:rPr>
        <w:t xml:space="preserve">the worthiness of conducting UX </w:t>
      </w:r>
      <w:r w:rsidRPr="00FE6534">
        <w:rPr>
          <w:rFonts w:eastAsiaTheme="minorEastAsia"/>
          <w:bCs/>
          <w:i/>
          <w:iCs/>
        </w:rPr>
        <w:t>experiment</w:t>
      </w:r>
      <w:r>
        <w:rPr>
          <w:rFonts w:eastAsiaTheme="minorEastAsia"/>
          <w:bCs/>
          <w:i/>
          <w:iCs/>
        </w:rPr>
        <w:t>s for each user story based on the influencing factors.</w:t>
      </w:r>
    </w:p>
    <w:p w14:paraId="193D8FBC" w14:textId="5052499A" w:rsidR="00983BEC" w:rsidRPr="00816131" w:rsidRDefault="00983BEC" w:rsidP="006C3EB9">
      <w:pPr>
        <w:pStyle w:val="NormalWeb"/>
        <w:numPr>
          <w:ilvl w:val="0"/>
          <w:numId w:val="5"/>
        </w:numPr>
        <w:spacing w:before="0" w:beforeAutospacing="0" w:after="240" w:afterAutospacing="0" w:line="276" w:lineRule="auto"/>
        <w:jc w:val="both"/>
        <w:rPr>
          <w:i/>
          <w:iCs/>
        </w:rPr>
      </w:pPr>
      <w:proofErr w:type="gramStart"/>
      <w:r w:rsidRPr="001D4A00">
        <w:t>in order to</w:t>
      </w:r>
      <w:proofErr w:type="gramEnd"/>
      <w:r w:rsidRPr="001D4A00">
        <w:t xml:space="preserve"> </w:t>
      </w:r>
      <w:r>
        <w:rPr>
          <w:rFonts w:eastAsiaTheme="minorEastAsia"/>
          <w:bCs/>
          <w:i/>
          <w:iCs/>
        </w:rPr>
        <w:t>help</w:t>
      </w:r>
      <w:r w:rsidRPr="00FE6534">
        <w:rPr>
          <w:rFonts w:eastAsiaTheme="minorEastAsia"/>
          <w:bCs/>
          <w:i/>
          <w:iCs/>
        </w:rPr>
        <w:t xml:space="preserve"> agile teams</w:t>
      </w:r>
      <w:r>
        <w:rPr>
          <w:rFonts w:eastAsiaTheme="minorEastAsia"/>
          <w:bCs/>
          <w:i/>
          <w:iCs/>
        </w:rPr>
        <w:t xml:space="preserve"> to prioritize which user stories are worth investing their effort carrying out </w:t>
      </w:r>
      <w:r w:rsidRPr="00FE6534">
        <w:rPr>
          <w:rFonts w:eastAsiaTheme="minorEastAsia"/>
          <w:bCs/>
          <w:i/>
          <w:iCs/>
        </w:rPr>
        <w:t>UX experiment</w:t>
      </w:r>
      <w:r>
        <w:rPr>
          <w:rFonts w:eastAsiaTheme="minorEastAsia"/>
          <w:bCs/>
          <w:i/>
          <w:iCs/>
        </w:rPr>
        <w:t>s and guide them in selecting which UX method is more appropriate.</w:t>
      </w:r>
    </w:p>
    <w:p w14:paraId="69BFDBE9" w14:textId="77777777" w:rsidR="00983BEC" w:rsidRDefault="00983BEC" w:rsidP="006C3EB9">
      <w:pPr>
        <w:pStyle w:val="ListParagraph"/>
        <w:numPr>
          <w:ilvl w:val="0"/>
          <w:numId w:val="4"/>
        </w:numPr>
        <w:rPr>
          <w:rFonts w:ascii="Times New Roman" w:hAnsi="Times New Roman" w:cs="Times New Roman"/>
          <w:b/>
          <w:sz w:val="28"/>
          <w:szCs w:val="28"/>
        </w:rPr>
      </w:pPr>
      <w:r w:rsidRPr="00040310">
        <w:rPr>
          <w:rFonts w:ascii="Times New Roman" w:hAnsi="Times New Roman" w:cs="Times New Roman"/>
          <w:b/>
          <w:sz w:val="28"/>
          <w:szCs w:val="28"/>
        </w:rPr>
        <w:t>The Design Cycle</w:t>
      </w:r>
    </w:p>
    <w:p w14:paraId="006477D4" w14:textId="180A7758" w:rsidR="00983BEC" w:rsidRPr="00AD6E71" w:rsidRDefault="00983BEC" w:rsidP="00C443F7">
      <w:pPr>
        <w:ind w:firstLine="284"/>
        <w:jc w:val="both"/>
        <w:rPr>
          <w:rFonts w:ascii="Times New Roman" w:hAnsi="Times New Roman" w:cs="Times New Roman"/>
          <w:color w:val="000000"/>
          <w:sz w:val="24"/>
          <w:szCs w:val="24"/>
        </w:rPr>
      </w:pPr>
      <w:r w:rsidRPr="008A07A0">
        <w:rPr>
          <w:rFonts w:ascii="Times New Roman" w:hAnsi="Times New Roman" w:cs="Times New Roman"/>
          <w:sz w:val="24"/>
          <w:szCs w:val="24"/>
        </w:rPr>
        <w:t xml:space="preserve">To conduct the research, we will follow the different steps described in the design cycle process proposed by </w:t>
      </w:r>
      <w:proofErr w:type="spellStart"/>
      <w:r w:rsidRPr="008A07A0">
        <w:rPr>
          <w:rFonts w:ascii="Times New Roman" w:hAnsi="Times New Roman" w:cs="Times New Roman"/>
          <w:sz w:val="24"/>
          <w:szCs w:val="24"/>
        </w:rPr>
        <w:t>Wieringa</w:t>
      </w:r>
      <w:proofErr w:type="spellEnd"/>
      <w:r w:rsidRPr="008A07A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ZjNzcwZjYtNTU0My00YjU1LTg5OWQtYzUyOWMxMGFmM2Qz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
          <w:id w:val="-393895707"/>
          <w:placeholder>
            <w:docPart w:val="C4BC83FA1A65BE4BA120D1AB037B1B61"/>
          </w:placeholder>
        </w:sdtPr>
        <w:sdtContent>
          <w:r w:rsidR="006A0F88" w:rsidRPr="006A0F88">
            <w:rPr>
              <w:rFonts w:ascii="Times New Roman" w:hAnsi="Times New Roman" w:cs="Times New Roman"/>
              <w:color w:val="000000"/>
              <w:sz w:val="24"/>
              <w:szCs w:val="24"/>
            </w:rPr>
            <w:t>[45]</w:t>
          </w:r>
        </w:sdtContent>
      </w:sdt>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REF _Ref117507854 \h </w:instrText>
      </w:r>
      <w:r>
        <w:rPr>
          <w:rFonts w:ascii="Times New Roman" w:hAnsi="Times New Roman" w:cs="Times New Roman"/>
          <w:color w:val="000000"/>
          <w:sz w:val="24"/>
          <w:szCs w:val="24"/>
        </w:rPr>
      </w:r>
      <w:r>
        <w:rPr>
          <w:rFonts w:ascii="Times New Roman" w:hAnsi="Times New Roman" w:cs="Times New Roman"/>
          <w:color w:val="000000"/>
          <w:sz w:val="24"/>
          <w:szCs w:val="24"/>
        </w:rPr>
        <w:fldChar w:fldCharType="separate"/>
      </w:r>
      <w:r w:rsidRPr="00F374BA">
        <w:rPr>
          <w:rFonts w:ascii="Times New Roman" w:hAnsi="Times New Roman" w:cs="Times New Roman"/>
          <w:sz w:val="24"/>
          <w:szCs w:val="24"/>
        </w:rPr>
        <w:t xml:space="preserve">Figure </w:t>
      </w:r>
      <w:r w:rsidRPr="00F374BA">
        <w:rPr>
          <w:rFonts w:ascii="Times New Roman" w:hAnsi="Times New Roman" w:cs="Times New Roman"/>
          <w:noProof/>
          <w:sz w:val="24"/>
          <w:szCs w:val="24"/>
        </w:rPr>
        <w:t>2</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w:t>
      </w:r>
      <w:r w:rsidRPr="008A07A0">
        <w:rPr>
          <w:rFonts w:ascii="Times New Roman" w:hAnsi="Times New Roman" w:cs="Times New Roman"/>
          <w:sz w:val="24"/>
          <w:szCs w:val="24"/>
        </w:rPr>
        <w:t>. The design cycle is part of a larger problem-solving process, the engineering cycle.</w:t>
      </w:r>
      <w:r w:rsidRPr="008A07A0">
        <w:t xml:space="preserve"> </w:t>
      </w:r>
      <w:r w:rsidRPr="008A07A0">
        <w:rPr>
          <w:rFonts w:ascii="Times New Roman" w:hAnsi="Times New Roman" w:cs="Times New Roman"/>
          <w:sz w:val="24"/>
          <w:szCs w:val="24"/>
        </w:rPr>
        <w:t>The design cycle aims to iterate into problem investigation, treatment design, treatment validation where the engineering cycle also includes a task for the transfer of an artifact to the real-world, called implementation.</w:t>
      </w:r>
    </w:p>
    <w:p w14:paraId="2955AEFF" w14:textId="77777777" w:rsidR="00983BEC" w:rsidRDefault="00983BEC" w:rsidP="006C3EB9">
      <w:pPr>
        <w:pStyle w:val="ListParagraph"/>
        <w:numPr>
          <w:ilvl w:val="1"/>
          <w:numId w:val="4"/>
        </w:numPr>
        <w:spacing w:after="0" w:line="360" w:lineRule="auto"/>
        <w:jc w:val="both"/>
        <w:rPr>
          <w:rFonts w:ascii="Times New Roman" w:hAnsi="Times New Roman" w:cs="Times New Roman"/>
          <w:b/>
          <w:sz w:val="28"/>
          <w:szCs w:val="28"/>
        </w:rPr>
      </w:pPr>
      <w:r w:rsidRPr="00080D22">
        <w:rPr>
          <w:rFonts w:ascii="Times New Roman" w:hAnsi="Times New Roman" w:cs="Times New Roman"/>
          <w:b/>
          <w:sz w:val="28"/>
          <w:szCs w:val="28"/>
        </w:rPr>
        <w:t>Problem Investigation</w:t>
      </w:r>
    </w:p>
    <w:p w14:paraId="57274235" w14:textId="77777777" w:rsidR="00983BEC" w:rsidRDefault="00983BEC" w:rsidP="00C443F7">
      <w:pPr>
        <w:ind w:firstLine="284"/>
        <w:jc w:val="both"/>
        <w:rPr>
          <w:rFonts w:ascii="Times New Roman" w:hAnsi="Times New Roman" w:cs="Times New Roman"/>
          <w:sz w:val="24"/>
          <w:szCs w:val="24"/>
        </w:rPr>
      </w:pPr>
      <w:r>
        <w:rPr>
          <w:rFonts w:ascii="Times New Roman" w:hAnsi="Times New Roman" w:cs="Times New Roman"/>
          <w:sz w:val="24"/>
          <w:szCs w:val="24"/>
        </w:rPr>
        <w:t xml:space="preserve">The first step in the methodology involves </w:t>
      </w:r>
      <w:r w:rsidRPr="0037490E">
        <w:rPr>
          <w:rFonts w:ascii="Times New Roman" w:hAnsi="Times New Roman" w:cs="Times New Roman"/>
          <w:sz w:val="24"/>
          <w:szCs w:val="24"/>
        </w:rPr>
        <w:t>identifying, describing, and explaining the problem that must be solved or improved as well as defining motivation and goals</w:t>
      </w:r>
      <w:r>
        <w:rPr>
          <w:rFonts w:ascii="Times New Roman" w:hAnsi="Times New Roman" w:cs="Times New Roman"/>
          <w:sz w:val="24"/>
          <w:szCs w:val="24"/>
        </w:rPr>
        <w:t xml:space="preserve"> for </w:t>
      </w:r>
      <w:r w:rsidRPr="0037490E">
        <w:rPr>
          <w:rFonts w:ascii="Times New Roman" w:hAnsi="Times New Roman" w:cs="Times New Roman"/>
          <w:sz w:val="24"/>
          <w:szCs w:val="24"/>
        </w:rPr>
        <w:t>the research.</w:t>
      </w:r>
      <w:r w:rsidRPr="003D194B">
        <w:t xml:space="preserve"> </w:t>
      </w:r>
      <w:r w:rsidRPr="003D194B">
        <w:rPr>
          <w:rFonts w:ascii="Times New Roman" w:hAnsi="Times New Roman" w:cs="Times New Roman"/>
          <w:sz w:val="24"/>
          <w:szCs w:val="24"/>
        </w:rPr>
        <w:t xml:space="preserve">This step included asking questions such as: </w:t>
      </w:r>
      <w:r w:rsidRPr="00147056">
        <w:rPr>
          <w:rFonts w:ascii="Times New Roman" w:hAnsi="Times New Roman" w:cs="Times New Roman"/>
          <w:sz w:val="24"/>
          <w:szCs w:val="24"/>
        </w:rPr>
        <w:t xml:space="preserve">Why do </w:t>
      </w:r>
      <w:r>
        <w:rPr>
          <w:rFonts w:ascii="Times New Roman" w:hAnsi="Times New Roman" w:cs="Times New Roman"/>
          <w:sz w:val="24"/>
          <w:szCs w:val="24"/>
        </w:rPr>
        <w:t>agile teams</w:t>
      </w:r>
      <w:r w:rsidRPr="00147056">
        <w:rPr>
          <w:rFonts w:ascii="Times New Roman" w:hAnsi="Times New Roman" w:cs="Times New Roman"/>
          <w:sz w:val="24"/>
          <w:szCs w:val="24"/>
        </w:rPr>
        <w:t xml:space="preserve"> want to integrate UX into agile? </w:t>
      </w:r>
      <w:r w:rsidRPr="003D194B">
        <w:rPr>
          <w:rFonts w:ascii="Times New Roman" w:hAnsi="Times New Roman" w:cs="Times New Roman"/>
          <w:sz w:val="24"/>
          <w:szCs w:val="24"/>
        </w:rPr>
        <w:t xml:space="preserve">what are the challenges of agile and UX integration? How are </w:t>
      </w:r>
      <w:r>
        <w:rPr>
          <w:rFonts w:ascii="Times New Roman" w:hAnsi="Times New Roman" w:cs="Times New Roman"/>
          <w:sz w:val="24"/>
          <w:szCs w:val="24"/>
        </w:rPr>
        <w:t xml:space="preserve">these </w:t>
      </w:r>
      <w:r w:rsidRPr="003D194B">
        <w:rPr>
          <w:rFonts w:ascii="Times New Roman" w:hAnsi="Times New Roman" w:cs="Times New Roman"/>
          <w:sz w:val="24"/>
          <w:szCs w:val="24"/>
        </w:rPr>
        <w:t>challenges</w:t>
      </w:r>
      <w:r w:rsidRPr="00805446">
        <w:rPr>
          <w:rFonts w:ascii="Times New Roman" w:hAnsi="Times New Roman" w:cs="Times New Roman"/>
          <w:sz w:val="24"/>
          <w:szCs w:val="24"/>
        </w:rPr>
        <w:t xml:space="preserve"> </w:t>
      </w:r>
      <w:r w:rsidRPr="003D194B">
        <w:rPr>
          <w:rFonts w:ascii="Times New Roman" w:hAnsi="Times New Roman" w:cs="Times New Roman"/>
          <w:sz w:val="24"/>
          <w:szCs w:val="24"/>
        </w:rPr>
        <w:t>caused or why do they occur?</w:t>
      </w:r>
      <w:r>
        <w:rPr>
          <w:rFonts w:ascii="Times New Roman" w:hAnsi="Times New Roman" w:cs="Times New Roman"/>
          <w:sz w:val="24"/>
          <w:szCs w:val="24"/>
        </w:rPr>
        <w:t xml:space="preserve"> </w:t>
      </w:r>
      <w:r w:rsidRPr="00805446">
        <w:rPr>
          <w:rFonts w:ascii="Times New Roman" w:hAnsi="Times New Roman" w:cs="Times New Roman"/>
          <w:sz w:val="24"/>
          <w:szCs w:val="24"/>
        </w:rPr>
        <w:t xml:space="preserve">What will happen if </w:t>
      </w:r>
      <w:r>
        <w:rPr>
          <w:rFonts w:ascii="Times New Roman" w:hAnsi="Times New Roman" w:cs="Times New Roman"/>
          <w:sz w:val="24"/>
          <w:szCs w:val="24"/>
        </w:rPr>
        <w:t xml:space="preserve">these </w:t>
      </w:r>
      <w:r w:rsidRPr="003D194B">
        <w:rPr>
          <w:rFonts w:ascii="Times New Roman" w:hAnsi="Times New Roman" w:cs="Times New Roman"/>
          <w:sz w:val="24"/>
          <w:szCs w:val="24"/>
        </w:rPr>
        <w:t>challenges</w:t>
      </w:r>
      <w:r w:rsidRPr="00805446">
        <w:rPr>
          <w:rFonts w:ascii="Times New Roman" w:hAnsi="Times New Roman" w:cs="Times New Roman"/>
          <w:sz w:val="24"/>
          <w:szCs w:val="24"/>
        </w:rPr>
        <w:t xml:space="preserve"> remain unsolved?</w:t>
      </w:r>
      <w:r w:rsidRPr="00493046">
        <w:rPr>
          <w:rFonts w:ascii="Times New Roman" w:hAnsi="Times New Roman" w:cs="Times New Roman"/>
          <w:sz w:val="24"/>
          <w:szCs w:val="24"/>
        </w:rPr>
        <w:t xml:space="preserve"> </w:t>
      </w:r>
      <w:r w:rsidRPr="00805446">
        <w:rPr>
          <w:rFonts w:ascii="Times New Roman" w:hAnsi="Times New Roman" w:cs="Times New Roman"/>
          <w:sz w:val="24"/>
          <w:szCs w:val="24"/>
        </w:rPr>
        <w:t>What will improve if we find a solution?</w:t>
      </w:r>
    </w:p>
    <w:p w14:paraId="1823BDC1" w14:textId="77777777" w:rsidR="00983BEC" w:rsidRPr="00A023A6" w:rsidRDefault="00983BEC" w:rsidP="00C443F7">
      <w:pPr>
        <w:ind w:firstLine="284"/>
        <w:jc w:val="both"/>
        <w:rPr>
          <w:rFonts w:ascii="Times New Roman" w:hAnsi="Times New Roman" w:cs="Times New Roman"/>
          <w:sz w:val="24"/>
          <w:szCs w:val="24"/>
        </w:rPr>
      </w:pPr>
      <w:r w:rsidRPr="00080D22">
        <w:rPr>
          <w:rFonts w:ascii="Times New Roman" w:hAnsi="Times New Roman" w:cs="Times New Roman"/>
          <w:sz w:val="24"/>
          <w:szCs w:val="24"/>
        </w:rPr>
        <w:t xml:space="preserve">Following </w:t>
      </w:r>
      <w:proofErr w:type="spellStart"/>
      <w:r w:rsidRPr="00080D22">
        <w:rPr>
          <w:rFonts w:ascii="Times New Roman" w:hAnsi="Times New Roman" w:cs="Times New Roman"/>
          <w:sz w:val="24"/>
          <w:szCs w:val="24"/>
        </w:rPr>
        <w:t>Wieringa's</w:t>
      </w:r>
      <w:proofErr w:type="spellEnd"/>
      <w:r w:rsidRPr="00080D22">
        <w:rPr>
          <w:rFonts w:ascii="Times New Roman" w:hAnsi="Times New Roman" w:cs="Times New Roman"/>
          <w:sz w:val="24"/>
          <w:szCs w:val="24"/>
        </w:rPr>
        <w:t xml:space="preserve"> approach to problem investigation, we explored literature as a common technique for understanding the problem context. Therefore, the literature on the integration of agile and user experience was explored to answer the previous questions and assess the relevance and significance of the problem.</w:t>
      </w:r>
    </w:p>
    <w:p w14:paraId="2E334811" w14:textId="77777777" w:rsidR="00983BEC" w:rsidRPr="001F62C4" w:rsidRDefault="00983BEC" w:rsidP="006C3EB9">
      <w:pPr>
        <w:pStyle w:val="ListParagraph"/>
        <w:numPr>
          <w:ilvl w:val="1"/>
          <w:numId w:val="4"/>
        </w:numPr>
        <w:spacing w:after="0" w:line="360" w:lineRule="auto"/>
        <w:jc w:val="both"/>
        <w:rPr>
          <w:rFonts w:ascii="Times New Roman" w:hAnsi="Times New Roman" w:cs="Times New Roman"/>
          <w:b/>
          <w:sz w:val="28"/>
          <w:szCs w:val="28"/>
        </w:rPr>
      </w:pPr>
      <w:r w:rsidRPr="0092469C">
        <w:rPr>
          <w:rFonts w:ascii="Times New Roman" w:hAnsi="Times New Roman" w:cs="Times New Roman"/>
          <w:b/>
          <w:sz w:val="28"/>
          <w:szCs w:val="28"/>
        </w:rPr>
        <w:t>Treatment Design</w:t>
      </w:r>
    </w:p>
    <w:p w14:paraId="00607B70" w14:textId="77777777" w:rsidR="00983BEC" w:rsidRPr="00606411" w:rsidRDefault="00983BEC" w:rsidP="00C443F7">
      <w:pPr>
        <w:ind w:firstLine="284"/>
        <w:jc w:val="both"/>
        <w:rPr>
          <w:rFonts w:ascii="Times New Roman" w:hAnsi="Times New Roman" w:cs="Times New Roman"/>
          <w:sz w:val="24"/>
          <w:szCs w:val="24"/>
        </w:rPr>
      </w:pPr>
      <w:r w:rsidRPr="00606411">
        <w:rPr>
          <w:rFonts w:ascii="Times New Roman" w:hAnsi="Times New Roman" w:cs="Times New Roman"/>
          <w:sz w:val="24"/>
          <w:szCs w:val="24"/>
        </w:rPr>
        <w:t xml:space="preserve">The second step in the methodology involves designing an artifact to address the problems context of this study. Considering this is a pilot study, we decided to conduct a semi-structured interview with 10 UX professionals, which provided us with enough information to help us build the framework. The purpose of conducting interviews was to understand their work process as well as how they determine which features should go through UX experiments. Thereby to identify the main factors that were considered when determining the effort of a feature along with the weight that were suggested by the experts. </w:t>
      </w:r>
    </w:p>
    <w:p w14:paraId="106C2133" w14:textId="64913273" w:rsidR="00983BEC" w:rsidRPr="00606411" w:rsidRDefault="00983BEC" w:rsidP="00C443F7">
      <w:pPr>
        <w:ind w:firstLine="284"/>
        <w:jc w:val="both"/>
        <w:rPr>
          <w:rFonts w:ascii="Times New Roman" w:hAnsi="Times New Roman" w:cs="Times New Roman"/>
          <w:sz w:val="24"/>
          <w:szCs w:val="24"/>
        </w:rPr>
      </w:pPr>
      <w:r w:rsidRPr="00606411">
        <w:rPr>
          <w:rFonts w:ascii="Times New Roman" w:hAnsi="Times New Roman" w:cs="Times New Roman"/>
          <w:sz w:val="24"/>
          <w:szCs w:val="24"/>
        </w:rPr>
        <w:lastRenderedPageBreak/>
        <w:t>Based on the findings of that, we will design a formula</w:t>
      </w:r>
      <w:r w:rsidR="006F4616" w:rsidRPr="006F4616">
        <w:rPr>
          <w:rFonts w:ascii="Times New Roman" w:hAnsi="Times New Roman" w:cs="Times New Roman"/>
          <w:sz w:val="24"/>
          <w:szCs w:val="24"/>
        </w:rPr>
        <w:t xml:space="preserve"> </w:t>
      </w:r>
      <w:proofErr w:type="spellStart"/>
      <w:r w:rsidR="006F4616" w:rsidRPr="006F4616">
        <w:rPr>
          <w:rFonts w:ascii="Times New Roman" w:hAnsi="Times New Roman" w:cs="Times New Roman"/>
          <w:i/>
          <w:iCs/>
          <w:sz w:val="24"/>
          <w:szCs w:val="24"/>
        </w:rPr>
        <w:t>UXScore</w:t>
      </w:r>
      <w:proofErr w:type="spellEnd"/>
      <w:r w:rsidR="006F4616" w:rsidRPr="00606411">
        <w:rPr>
          <w:rFonts w:ascii="Times New Roman" w:hAnsi="Times New Roman" w:cs="Times New Roman"/>
          <w:sz w:val="24"/>
          <w:szCs w:val="24"/>
        </w:rPr>
        <w:t xml:space="preserve"> </w:t>
      </w:r>
      <w:r w:rsidRPr="00606411">
        <w:rPr>
          <w:rFonts w:ascii="Times New Roman" w:hAnsi="Times New Roman" w:cs="Times New Roman"/>
          <w:sz w:val="24"/>
          <w:szCs w:val="24"/>
        </w:rPr>
        <w:t>that will allow agile teams to determine a score independently, thereby allowing them to determine how much effort needs to be invested into UX methods without continually involving experts. As for the UX methods that will be considered in the designed artifact, we will reveal the frequently used methods that were outlined by Norman </w:t>
      </w:r>
      <w:sdt>
        <w:sdtPr>
          <w:rPr>
            <w:rFonts w:ascii="Times New Roman" w:hAnsi="Times New Roman" w:cs="Times New Roman"/>
            <w:color w:val="000000"/>
            <w:sz w:val="24"/>
            <w:szCs w:val="24"/>
          </w:rPr>
          <w:tag w:val="MENDELEY_CITATION_v3_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"/>
          <w:id w:val="548652777"/>
          <w:placeholder>
            <w:docPart w:val="A067AD137D658A4BAD344ACC2E651F60"/>
          </w:placeholder>
        </w:sdtPr>
        <w:sdtContent>
          <w:r w:rsidR="006A0F88" w:rsidRPr="006A0F88">
            <w:rPr>
              <w:rFonts w:ascii="Times New Roman" w:hAnsi="Times New Roman" w:cs="Times New Roman"/>
              <w:color w:val="000000"/>
              <w:sz w:val="24"/>
              <w:szCs w:val="24"/>
            </w:rPr>
            <w:t>[46]</w:t>
          </w:r>
        </w:sdtContent>
      </w:sdt>
      <w:r w:rsidRPr="00606411">
        <w:rPr>
          <w:rFonts w:ascii="Times New Roman" w:hAnsi="Times New Roman" w:cs="Times New Roman"/>
          <w:sz w:val="24"/>
          <w:szCs w:val="24"/>
        </w:rPr>
        <w:t xml:space="preserve"> and discuss with the experts how much effort is regularly spent on each method. Accordingly, we will design a mapping table to show what </w:t>
      </w:r>
      <w:proofErr w:type="spellStart"/>
      <w:r w:rsidR="006F4616" w:rsidRPr="006F4616">
        <w:rPr>
          <w:rFonts w:ascii="Times New Roman" w:hAnsi="Times New Roman" w:cs="Times New Roman"/>
          <w:i/>
          <w:iCs/>
          <w:sz w:val="24"/>
          <w:szCs w:val="24"/>
        </w:rPr>
        <w:t>UXScore</w:t>
      </w:r>
      <w:proofErr w:type="spellEnd"/>
      <w:r w:rsidRPr="00606411">
        <w:rPr>
          <w:rFonts w:ascii="Times New Roman" w:hAnsi="Times New Roman" w:cs="Times New Roman"/>
          <w:sz w:val="24"/>
          <w:szCs w:val="24"/>
        </w:rPr>
        <w:t xml:space="preserve"> values suggest which methods are appropriate. </w:t>
      </w:r>
    </w:p>
    <w:p w14:paraId="1F426D22" w14:textId="77777777" w:rsidR="00983BEC" w:rsidRDefault="00983BEC" w:rsidP="00C443F7">
      <w:pPr>
        <w:ind w:firstLine="284"/>
        <w:jc w:val="both"/>
        <w:rPr>
          <w:rFonts w:ascii="Times New Roman" w:hAnsi="Times New Roman" w:cs="Times New Roman"/>
          <w:sz w:val="24"/>
          <w:szCs w:val="24"/>
        </w:rPr>
      </w:pPr>
      <w:r w:rsidRPr="00603A19">
        <w:rPr>
          <w:rFonts w:ascii="Times New Roman" w:hAnsi="Times New Roman" w:cs="Times New Roman"/>
          <w:sz w:val="24"/>
          <w:szCs w:val="24"/>
        </w:rPr>
        <w:t xml:space="preserve">Our solution requirements (formula &amp; mapping table) will be validated by an agile team and comparing the results to experts' suggestion. This validation will be done to ensure the feasibility of these requirements by applying it to a real-life. </w:t>
      </w:r>
      <w:proofErr w:type="gramStart"/>
      <w:r w:rsidRPr="00603A19">
        <w:rPr>
          <w:rFonts w:ascii="Times New Roman" w:hAnsi="Times New Roman" w:cs="Times New Roman"/>
          <w:sz w:val="24"/>
          <w:szCs w:val="24"/>
        </w:rPr>
        <w:t>On the basis of</w:t>
      </w:r>
      <w:proofErr w:type="gramEnd"/>
      <w:r w:rsidRPr="00603A19">
        <w:rPr>
          <w:rFonts w:ascii="Times New Roman" w:hAnsi="Times New Roman" w:cs="Times New Roman"/>
          <w:sz w:val="24"/>
          <w:szCs w:val="24"/>
        </w:rPr>
        <w:t xml:space="preserve"> the validation results, we will build the tool.</w:t>
      </w:r>
    </w:p>
    <w:p w14:paraId="52617DC2" w14:textId="77777777" w:rsidR="00983BEC" w:rsidRPr="001F62C4" w:rsidRDefault="00983BEC" w:rsidP="006C3EB9">
      <w:pPr>
        <w:pStyle w:val="ListParagraph"/>
        <w:numPr>
          <w:ilvl w:val="1"/>
          <w:numId w:val="4"/>
        </w:numPr>
        <w:spacing w:after="0" w:line="360" w:lineRule="auto"/>
        <w:jc w:val="both"/>
        <w:rPr>
          <w:rFonts w:ascii="Times New Roman" w:hAnsi="Times New Roman" w:cs="Times New Roman"/>
          <w:b/>
          <w:sz w:val="28"/>
          <w:szCs w:val="28"/>
        </w:rPr>
      </w:pPr>
      <w:r w:rsidRPr="0092469C">
        <w:rPr>
          <w:rFonts w:ascii="Times New Roman" w:hAnsi="Times New Roman" w:cs="Times New Roman"/>
          <w:b/>
          <w:sz w:val="28"/>
          <w:szCs w:val="28"/>
        </w:rPr>
        <w:t xml:space="preserve">Treatment </w:t>
      </w:r>
      <w:r w:rsidRPr="00F30CF5">
        <w:rPr>
          <w:rFonts w:ascii="Times New Roman" w:hAnsi="Times New Roman" w:cs="Times New Roman"/>
          <w:b/>
          <w:sz w:val="28"/>
          <w:szCs w:val="28"/>
        </w:rPr>
        <w:t>Validation</w:t>
      </w:r>
    </w:p>
    <w:p w14:paraId="03C3FA1F" w14:textId="30DA5835" w:rsidR="00D15FD9" w:rsidRPr="00603A19" w:rsidRDefault="00983BEC" w:rsidP="00816131">
      <w:pPr>
        <w:ind w:firstLine="284"/>
        <w:jc w:val="both"/>
        <w:rPr>
          <w:rFonts w:ascii="Times New Roman" w:hAnsi="Times New Roman" w:cs="Times New Roman"/>
          <w:sz w:val="24"/>
          <w:szCs w:val="24"/>
        </w:rPr>
      </w:pPr>
      <w:r w:rsidRPr="00603A19">
        <w:rPr>
          <w:rFonts w:ascii="Times New Roman" w:hAnsi="Times New Roman" w:cs="Times New Roman"/>
          <w:sz w:val="24"/>
          <w:szCs w:val="24"/>
        </w:rPr>
        <w:t xml:space="preserve">The </w:t>
      </w:r>
      <w:r w:rsidRPr="006E3214">
        <w:rPr>
          <w:rFonts w:ascii="Times New Roman" w:hAnsi="Times New Roman" w:cs="Times New Roman"/>
          <w:sz w:val="24"/>
          <w:szCs w:val="24"/>
        </w:rPr>
        <w:t>third step in the methodology involves justifying whether the designed treatment contributes to satisfying the stakeholders' goals, when applied in a real contex</w:t>
      </w:r>
      <w:r w:rsidRPr="00603A19">
        <w:rPr>
          <w:rFonts w:ascii="Times New Roman" w:hAnsi="Times New Roman" w:cs="Times New Roman"/>
          <w:sz w:val="24"/>
          <w:szCs w:val="24"/>
        </w:rPr>
        <w:t xml:space="preserve">t </w:t>
      </w:r>
      <w:sdt>
        <w:sdtPr>
          <w:rPr>
            <w:rFonts w:ascii="Times New Roman" w:hAnsi="Times New Roman" w:cs="Times New Roman"/>
            <w:color w:val="000000"/>
            <w:sz w:val="24"/>
            <w:szCs w:val="24"/>
          </w:rPr>
          <w:tag w:val="MENDELEY_CITATION_v3_eyJjaXRhdGlvbklEIjoiTUVOREVMRVlfQ0lUQVRJT05fYWEzZWIxYjctNjZmNS00NGRlLWFmNWItMDA2NDZmYjliZGQw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
          <w:id w:val="-661162846"/>
          <w:placeholder>
            <w:docPart w:val="62343250FA03B645A1331C11BD5ED01D"/>
          </w:placeholder>
        </w:sdtPr>
        <w:sdtContent>
          <w:r w:rsidR="006A0F88" w:rsidRPr="006A0F88">
            <w:rPr>
              <w:rFonts w:ascii="Times New Roman" w:hAnsi="Times New Roman" w:cs="Times New Roman"/>
              <w:color w:val="000000"/>
              <w:sz w:val="24"/>
              <w:szCs w:val="24"/>
            </w:rPr>
            <w:t>[45]</w:t>
          </w:r>
        </w:sdtContent>
      </w:sdt>
      <w:r w:rsidRPr="00603A19">
        <w:rPr>
          <w:rFonts w:ascii="Times New Roman" w:hAnsi="Times New Roman" w:cs="Times New Roman"/>
          <w:sz w:val="24"/>
          <w:szCs w:val="24"/>
        </w:rPr>
        <w:t xml:space="preserve">. </w:t>
      </w:r>
      <w:r w:rsidRPr="006E3214">
        <w:rPr>
          <w:rFonts w:ascii="Times New Roman" w:hAnsi="Times New Roman" w:cs="Times New Roman"/>
          <w:sz w:val="24"/>
          <w:szCs w:val="24"/>
        </w:rPr>
        <w:t xml:space="preserve">In this study, the </w:t>
      </w:r>
      <w:r w:rsidRPr="001F5CE3">
        <w:rPr>
          <w:rFonts w:ascii="Times New Roman" w:hAnsi="Times New Roman" w:cs="Times New Roman"/>
          <w:b/>
          <w:bCs/>
          <w:sz w:val="24"/>
          <w:szCs w:val="24"/>
        </w:rPr>
        <w:t xml:space="preserve">designed framework will be implemented as a tool called </w:t>
      </w:r>
      <w:r w:rsidR="00B21901" w:rsidRPr="00B21901">
        <w:rPr>
          <w:rFonts w:ascii="Times New Roman" w:eastAsia="Times New Roman" w:hAnsi="Times New Roman" w:cs="Times New Roman"/>
          <w:b/>
          <w:bCs/>
          <w:color w:val="000000"/>
          <w:sz w:val="24"/>
          <w:szCs w:val="24"/>
        </w:rPr>
        <w:t>UX-Estimator</w:t>
      </w:r>
      <w:r w:rsidR="006F4616" w:rsidRPr="001F5CE3">
        <w:rPr>
          <w:rFonts w:ascii="Times New Roman" w:eastAsia="Times New Roman" w:hAnsi="Times New Roman" w:cs="Times New Roman"/>
          <w:b/>
          <w:bCs/>
          <w:color w:val="000000"/>
          <w:sz w:val="24"/>
          <w:szCs w:val="24"/>
        </w:rPr>
        <w:t>,</w:t>
      </w:r>
      <w:r w:rsidRPr="001F5CE3">
        <w:rPr>
          <w:rFonts w:ascii="Times New Roman" w:hAnsi="Times New Roman" w:cs="Times New Roman"/>
          <w:b/>
          <w:bCs/>
          <w:sz w:val="24"/>
          <w:szCs w:val="24"/>
        </w:rPr>
        <w:t xml:space="preserve"> and then </w:t>
      </w:r>
      <w:r w:rsidR="00B21901" w:rsidRPr="00B21901">
        <w:rPr>
          <w:rFonts w:ascii="Times New Roman" w:eastAsia="Times New Roman" w:hAnsi="Times New Roman" w:cs="Times New Roman"/>
          <w:b/>
          <w:bCs/>
          <w:color w:val="000000"/>
          <w:sz w:val="24"/>
          <w:szCs w:val="24"/>
        </w:rPr>
        <w:t xml:space="preserve">UX-Estimator </w:t>
      </w:r>
      <w:r w:rsidRPr="001F5CE3">
        <w:rPr>
          <w:rFonts w:ascii="Times New Roman" w:hAnsi="Times New Roman" w:cs="Times New Roman"/>
          <w:b/>
          <w:bCs/>
          <w:sz w:val="24"/>
          <w:szCs w:val="24"/>
        </w:rPr>
        <w:t>will be validated by an agile team</w:t>
      </w:r>
      <w:r w:rsidRPr="006E3214">
        <w:rPr>
          <w:rFonts w:ascii="Times New Roman" w:hAnsi="Times New Roman" w:cs="Times New Roman"/>
          <w:sz w:val="24"/>
          <w:szCs w:val="24"/>
        </w:rPr>
        <w:t xml:space="preserve"> to answer two questions: 1) Did the tool help novice practitioners or agile teams to better estimate the effort associated with UX activities or not? 2) Did the tool guide them in deciding which UX </w:t>
      </w:r>
      <w:r w:rsidR="00DC2546">
        <w:rPr>
          <w:rFonts w:ascii="Times New Roman" w:hAnsi="Times New Roman" w:cs="Times New Roman"/>
          <w:sz w:val="24"/>
          <w:szCs w:val="24"/>
        </w:rPr>
        <w:t xml:space="preserve">method </w:t>
      </w:r>
      <w:r w:rsidRPr="006E3214">
        <w:rPr>
          <w:rFonts w:ascii="Times New Roman" w:hAnsi="Times New Roman" w:cs="Times New Roman"/>
          <w:sz w:val="24"/>
          <w:szCs w:val="24"/>
        </w:rPr>
        <w:t>to use?</w:t>
      </w:r>
    </w:p>
    <w:p w14:paraId="66AA4BB3" w14:textId="4B427DFC" w:rsidR="00983BEC" w:rsidRDefault="00983BEC" w:rsidP="00983BEC">
      <w:pPr>
        <w:pStyle w:val="Heading2"/>
        <w:numPr>
          <w:ilvl w:val="2"/>
          <w:numId w:val="2"/>
        </w:numPr>
        <w:spacing w:line="480" w:lineRule="auto"/>
        <w:rPr>
          <w:rFonts w:ascii="Times New Roman" w:hAnsi="Times New Roman" w:cs="Times New Roman"/>
          <w:b/>
          <w:bCs/>
          <w:color w:val="auto"/>
          <w:sz w:val="28"/>
          <w:szCs w:val="28"/>
        </w:rPr>
      </w:pPr>
      <w:bookmarkStart w:id="266" w:name="_Toc126833876"/>
      <w:r>
        <w:rPr>
          <w:rFonts w:ascii="Times New Roman" w:hAnsi="Times New Roman" w:cs="Times New Roman"/>
          <w:b/>
          <w:bCs/>
          <w:color w:val="auto"/>
          <w:sz w:val="28"/>
          <w:szCs w:val="28"/>
        </w:rPr>
        <w:t>Timeline</w:t>
      </w:r>
      <w:bookmarkEnd w:id="266"/>
    </w:p>
    <w:p w14:paraId="242F7F87" w14:textId="7E07FEAF" w:rsidR="00983BEC" w:rsidRPr="00983BEC" w:rsidRDefault="00601E93" w:rsidP="00C443F7">
      <w:pPr>
        <w:ind w:left="-15" w:right="27" w:firstLine="299"/>
        <w:jc w:val="both"/>
        <w:rPr>
          <w:rFonts w:asciiTheme="majorBidi" w:hAnsiTheme="majorBidi" w:cstheme="majorBidi"/>
          <w:sz w:val="24"/>
          <w:szCs w:val="24"/>
        </w:rPr>
      </w:pPr>
      <w:r w:rsidRPr="00C172F2">
        <w:rPr>
          <w:rFonts w:ascii="Times New Roman" w:hAnsi="Times New Roman" w:cs="Times New Roman"/>
          <w:noProof/>
          <w:sz w:val="24"/>
          <w:szCs w:val="24"/>
          <w:highlight w:val="yellow"/>
        </w:rPr>
        <w:drawing>
          <wp:anchor distT="0" distB="0" distL="114300" distR="114300" simplePos="0" relativeHeight="251652098" behindDoc="0" locked="0" layoutInCell="1" allowOverlap="1" wp14:anchorId="307AF824" wp14:editId="7C7C6FE2">
            <wp:simplePos x="0" y="0"/>
            <wp:positionH relativeFrom="column">
              <wp:posOffset>-46879</wp:posOffset>
            </wp:positionH>
            <wp:positionV relativeFrom="paragraph">
              <wp:posOffset>1075055</wp:posOffset>
            </wp:positionV>
            <wp:extent cx="5955030" cy="1954530"/>
            <wp:effectExtent l="0" t="0" r="1270" b="1270"/>
            <wp:wrapTopAndBottom/>
            <wp:docPr id="14" name="Picture 1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with low confidence"/>
                    <pic:cNvPicPr/>
                  </pic:nvPicPr>
                  <pic:blipFill>
                    <a:blip r:embed="rId19"/>
                    <a:stretch>
                      <a:fillRect/>
                    </a:stretch>
                  </pic:blipFill>
                  <pic:spPr>
                    <a:xfrm>
                      <a:off x="0" y="0"/>
                      <a:ext cx="5955030" cy="1954530"/>
                    </a:xfrm>
                    <a:prstGeom prst="rect">
                      <a:avLst/>
                    </a:prstGeom>
                  </pic:spPr>
                </pic:pic>
              </a:graphicData>
            </a:graphic>
            <wp14:sizeRelH relativeFrom="page">
              <wp14:pctWidth>0</wp14:pctWidth>
            </wp14:sizeRelH>
            <wp14:sizeRelV relativeFrom="page">
              <wp14:pctHeight>0</wp14:pctHeight>
            </wp14:sizeRelV>
          </wp:anchor>
        </w:drawing>
      </w:r>
      <w:r w:rsidRPr="00C172F2">
        <w:rPr>
          <w:noProof/>
          <w:highlight w:val="yellow"/>
        </w:rPr>
        <mc:AlternateContent>
          <mc:Choice Requires="wps">
            <w:drawing>
              <wp:anchor distT="0" distB="0" distL="114300" distR="114300" simplePos="0" relativeHeight="251652099" behindDoc="0" locked="0" layoutInCell="1" allowOverlap="1" wp14:anchorId="1164E205" wp14:editId="4CDD2338">
                <wp:simplePos x="0" y="0"/>
                <wp:positionH relativeFrom="column">
                  <wp:posOffset>-109220</wp:posOffset>
                </wp:positionH>
                <wp:positionV relativeFrom="paragraph">
                  <wp:posOffset>3121853</wp:posOffset>
                </wp:positionV>
                <wp:extent cx="6223635" cy="635"/>
                <wp:effectExtent l="0" t="0" r="0" b="0"/>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3635" cy="635"/>
                        </a:xfrm>
                        <a:prstGeom prst="rect">
                          <a:avLst/>
                        </a:prstGeom>
                        <a:solidFill>
                          <a:prstClr val="white"/>
                        </a:solidFill>
                        <a:ln>
                          <a:noFill/>
                        </a:ln>
                      </wps:spPr>
                      <wps:txbx>
                        <w:txbxContent>
                          <w:p w14:paraId="5E3F3D0A" w14:textId="391BB5D3" w:rsidR="00983BEC" w:rsidRPr="00133637" w:rsidRDefault="00983BEC" w:rsidP="00983BEC">
                            <w:pPr>
                              <w:pStyle w:val="Caption"/>
                              <w:jc w:val="center"/>
                              <w:rPr>
                                <w:rFonts w:ascii="Times New Roman" w:hAnsi="Times New Roman" w:cs="Times New Roman"/>
                                <w:i w:val="0"/>
                                <w:iCs w:val="0"/>
                                <w:noProof/>
                                <w:color w:val="auto"/>
                                <w:sz w:val="21"/>
                                <w:szCs w:val="21"/>
                              </w:rPr>
                            </w:pPr>
                            <w:bookmarkStart w:id="267" w:name="_Ref125355893"/>
                            <w:bookmarkStart w:id="268" w:name="_Toc125418774"/>
                            <w:r w:rsidRPr="00133637">
                              <w:rPr>
                                <w:rFonts w:ascii="Times New Roman" w:hAnsi="Times New Roman" w:cs="Times New Roman"/>
                                <w:i w:val="0"/>
                                <w:iCs w:val="0"/>
                                <w:color w:val="auto"/>
                                <w:sz w:val="21"/>
                                <w:szCs w:val="21"/>
                              </w:rPr>
                              <w:t xml:space="preserve">Figure </w:t>
                            </w:r>
                            <w:r w:rsidRPr="00133637">
                              <w:rPr>
                                <w:rFonts w:ascii="Times New Roman" w:hAnsi="Times New Roman" w:cs="Times New Roman"/>
                                <w:i w:val="0"/>
                                <w:iCs w:val="0"/>
                                <w:color w:val="auto"/>
                                <w:sz w:val="21"/>
                                <w:szCs w:val="21"/>
                              </w:rPr>
                              <w:fldChar w:fldCharType="begin"/>
                            </w:r>
                            <w:r w:rsidRPr="00133637">
                              <w:rPr>
                                <w:rFonts w:ascii="Times New Roman" w:hAnsi="Times New Roman" w:cs="Times New Roman"/>
                                <w:i w:val="0"/>
                                <w:iCs w:val="0"/>
                                <w:color w:val="auto"/>
                                <w:sz w:val="21"/>
                                <w:szCs w:val="21"/>
                              </w:rPr>
                              <w:instrText xml:space="preserve"> SEQ Figure \* ARABIC </w:instrText>
                            </w:r>
                            <w:r w:rsidRPr="00133637">
                              <w:rPr>
                                <w:rFonts w:ascii="Times New Roman" w:hAnsi="Times New Roman" w:cs="Times New Roman"/>
                                <w:i w:val="0"/>
                                <w:iCs w:val="0"/>
                                <w:color w:val="auto"/>
                                <w:sz w:val="21"/>
                                <w:szCs w:val="21"/>
                              </w:rPr>
                              <w:fldChar w:fldCharType="separate"/>
                            </w:r>
                            <w:r w:rsidR="006A12AF">
                              <w:rPr>
                                <w:rFonts w:ascii="Times New Roman" w:hAnsi="Times New Roman" w:cs="Times New Roman"/>
                                <w:i w:val="0"/>
                                <w:iCs w:val="0"/>
                                <w:noProof/>
                                <w:color w:val="auto"/>
                                <w:sz w:val="21"/>
                                <w:szCs w:val="21"/>
                              </w:rPr>
                              <w:t>3</w:t>
                            </w:r>
                            <w:r w:rsidRPr="00133637">
                              <w:rPr>
                                <w:rFonts w:ascii="Times New Roman" w:hAnsi="Times New Roman" w:cs="Times New Roman"/>
                                <w:i w:val="0"/>
                                <w:iCs w:val="0"/>
                                <w:color w:val="auto"/>
                                <w:sz w:val="21"/>
                                <w:szCs w:val="21"/>
                              </w:rPr>
                              <w:fldChar w:fldCharType="end"/>
                            </w:r>
                            <w:bookmarkEnd w:id="267"/>
                            <w:r w:rsidRPr="00133637">
                              <w:rPr>
                                <w:rFonts w:ascii="Times New Roman" w:hAnsi="Times New Roman" w:cs="Times New Roman"/>
                                <w:i w:val="0"/>
                                <w:iCs w:val="0"/>
                                <w:color w:val="auto"/>
                                <w:sz w:val="21"/>
                                <w:szCs w:val="21"/>
                              </w:rPr>
                              <w:t>.Project Timeline</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164E205" id="Text Box 7" o:spid="_x0000_s1027" type="#_x0000_t202" style="position:absolute;left:0;text-align:left;margin-left:-8.6pt;margin-top:245.8pt;width:490.05pt;height:.05pt;z-index:2516520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" stroked="f">
                <v:textbox style="mso-fit-shape-to-text:t" inset="0,0,0,0">
                  <w:txbxContent>
                    <w:p w14:paraId="5E3F3D0A" w14:textId="391BB5D3" w:rsidR="00983BEC" w:rsidRPr="00133637" w:rsidRDefault="00983BEC" w:rsidP="00983BEC">
                      <w:pPr>
                        <w:pStyle w:val="Caption"/>
                        <w:jc w:val="center"/>
                        <w:rPr>
                          <w:rFonts w:ascii="Times New Roman" w:hAnsi="Times New Roman" w:cs="Times New Roman"/>
                          <w:i w:val="0"/>
                          <w:iCs w:val="0"/>
                          <w:noProof/>
                          <w:color w:val="auto"/>
                          <w:sz w:val="21"/>
                          <w:szCs w:val="21"/>
                        </w:rPr>
                      </w:pPr>
                      <w:bookmarkStart w:id="269" w:name="_Ref125355893"/>
                      <w:bookmarkStart w:id="270" w:name="_Toc125418774"/>
                      <w:r w:rsidRPr="00133637">
                        <w:rPr>
                          <w:rFonts w:ascii="Times New Roman" w:hAnsi="Times New Roman" w:cs="Times New Roman"/>
                          <w:i w:val="0"/>
                          <w:iCs w:val="0"/>
                          <w:color w:val="auto"/>
                          <w:sz w:val="21"/>
                          <w:szCs w:val="21"/>
                        </w:rPr>
                        <w:t xml:space="preserve">Figure </w:t>
                      </w:r>
                      <w:r w:rsidRPr="00133637">
                        <w:rPr>
                          <w:rFonts w:ascii="Times New Roman" w:hAnsi="Times New Roman" w:cs="Times New Roman"/>
                          <w:i w:val="0"/>
                          <w:iCs w:val="0"/>
                          <w:color w:val="auto"/>
                          <w:sz w:val="21"/>
                          <w:szCs w:val="21"/>
                        </w:rPr>
                        <w:fldChar w:fldCharType="begin"/>
                      </w:r>
                      <w:r w:rsidRPr="00133637">
                        <w:rPr>
                          <w:rFonts w:ascii="Times New Roman" w:hAnsi="Times New Roman" w:cs="Times New Roman"/>
                          <w:i w:val="0"/>
                          <w:iCs w:val="0"/>
                          <w:color w:val="auto"/>
                          <w:sz w:val="21"/>
                          <w:szCs w:val="21"/>
                        </w:rPr>
                        <w:instrText xml:space="preserve"> SEQ Figure \* ARABIC </w:instrText>
                      </w:r>
                      <w:r w:rsidRPr="00133637">
                        <w:rPr>
                          <w:rFonts w:ascii="Times New Roman" w:hAnsi="Times New Roman" w:cs="Times New Roman"/>
                          <w:i w:val="0"/>
                          <w:iCs w:val="0"/>
                          <w:color w:val="auto"/>
                          <w:sz w:val="21"/>
                          <w:szCs w:val="21"/>
                        </w:rPr>
                        <w:fldChar w:fldCharType="separate"/>
                      </w:r>
                      <w:r w:rsidR="006A12AF">
                        <w:rPr>
                          <w:rFonts w:ascii="Times New Roman" w:hAnsi="Times New Roman" w:cs="Times New Roman"/>
                          <w:i w:val="0"/>
                          <w:iCs w:val="0"/>
                          <w:noProof/>
                          <w:color w:val="auto"/>
                          <w:sz w:val="21"/>
                          <w:szCs w:val="21"/>
                        </w:rPr>
                        <w:t>3</w:t>
                      </w:r>
                      <w:r w:rsidRPr="00133637">
                        <w:rPr>
                          <w:rFonts w:ascii="Times New Roman" w:hAnsi="Times New Roman" w:cs="Times New Roman"/>
                          <w:i w:val="0"/>
                          <w:iCs w:val="0"/>
                          <w:color w:val="auto"/>
                          <w:sz w:val="21"/>
                          <w:szCs w:val="21"/>
                        </w:rPr>
                        <w:fldChar w:fldCharType="end"/>
                      </w:r>
                      <w:bookmarkEnd w:id="269"/>
                      <w:r w:rsidRPr="00133637">
                        <w:rPr>
                          <w:rFonts w:ascii="Times New Roman" w:hAnsi="Times New Roman" w:cs="Times New Roman"/>
                          <w:i w:val="0"/>
                          <w:iCs w:val="0"/>
                          <w:color w:val="auto"/>
                          <w:sz w:val="21"/>
                          <w:szCs w:val="21"/>
                        </w:rPr>
                        <w:t>.Project Timeline</w:t>
                      </w:r>
                      <w:bookmarkEnd w:id="270"/>
                    </w:p>
                  </w:txbxContent>
                </v:textbox>
                <w10:wrap type="topAndBottom"/>
              </v:shape>
            </w:pict>
          </mc:Fallback>
        </mc:AlternateContent>
      </w:r>
      <w:r w:rsidR="00983BEC" w:rsidRPr="00C172F2">
        <w:rPr>
          <w:rFonts w:asciiTheme="majorBidi" w:hAnsiTheme="majorBidi" w:cstheme="majorBidi"/>
          <w:sz w:val="24"/>
          <w:szCs w:val="24"/>
          <w:highlight w:val="yellow"/>
        </w:rPr>
        <w:t>In this section, we will cover the project plan.</w:t>
      </w:r>
      <w:r w:rsidR="00983BEC" w:rsidRPr="00C41474">
        <w:rPr>
          <w:rFonts w:asciiTheme="majorBidi" w:hAnsiTheme="majorBidi" w:cstheme="majorBidi"/>
          <w:sz w:val="24"/>
          <w:szCs w:val="24"/>
        </w:rPr>
        <w:t xml:space="preserve"> </w:t>
      </w:r>
      <w:r w:rsidR="00133637" w:rsidRPr="00133637">
        <w:rPr>
          <w:rFonts w:asciiTheme="majorBidi" w:hAnsiTheme="majorBidi" w:cstheme="majorBidi"/>
          <w:sz w:val="24"/>
          <w:szCs w:val="24"/>
        </w:rPr>
        <w:fldChar w:fldCharType="begin"/>
      </w:r>
      <w:r w:rsidR="00133637" w:rsidRPr="00133637">
        <w:rPr>
          <w:rFonts w:asciiTheme="majorBidi" w:hAnsiTheme="majorBidi" w:cstheme="majorBidi"/>
          <w:sz w:val="24"/>
          <w:szCs w:val="24"/>
        </w:rPr>
        <w:instrText xml:space="preserve"> REF _Ref125355893 \h  \* MERGEFORMAT </w:instrText>
      </w:r>
      <w:r w:rsidR="00133637" w:rsidRPr="00133637">
        <w:rPr>
          <w:rFonts w:asciiTheme="majorBidi" w:hAnsiTheme="majorBidi" w:cstheme="majorBidi"/>
          <w:sz w:val="24"/>
          <w:szCs w:val="24"/>
        </w:rPr>
      </w:r>
      <w:r w:rsidR="00133637" w:rsidRPr="00133637">
        <w:rPr>
          <w:rFonts w:asciiTheme="majorBidi" w:hAnsiTheme="majorBidi" w:cstheme="majorBidi"/>
          <w:sz w:val="24"/>
          <w:szCs w:val="24"/>
        </w:rPr>
        <w:fldChar w:fldCharType="separate"/>
      </w:r>
      <w:r w:rsidR="00133637" w:rsidRPr="00133637">
        <w:rPr>
          <w:rFonts w:ascii="Times New Roman" w:hAnsi="Times New Roman" w:cs="Times New Roman"/>
          <w:sz w:val="24"/>
          <w:szCs w:val="24"/>
        </w:rPr>
        <w:t xml:space="preserve">Figure </w:t>
      </w:r>
      <w:r w:rsidR="00133637" w:rsidRPr="00133637">
        <w:rPr>
          <w:rFonts w:ascii="Times New Roman" w:hAnsi="Times New Roman" w:cs="Times New Roman"/>
          <w:noProof/>
          <w:sz w:val="24"/>
          <w:szCs w:val="24"/>
        </w:rPr>
        <w:t>3</w:t>
      </w:r>
      <w:r w:rsidR="00133637" w:rsidRPr="00133637">
        <w:rPr>
          <w:rFonts w:asciiTheme="majorBidi" w:hAnsiTheme="majorBidi" w:cstheme="majorBidi"/>
          <w:sz w:val="24"/>
          <w:szCs w:val="24"/>
        </w:rPr>
        <w:fldChar w:fldCharType="end"/>
      </w:r>
      <w:r w:rsidR="00133637">
        <w:rPr>
          <w:rFonts w:asciiTheme="majorBidi" w:hAnsiTheme="majorBidi" w:cstheme="majorBidi" w:hint="cs"/>
          <w:sz w:val="24"/>
          <w:szCs w:val="24"/>
          <w:rtl/>
        </w:rPr>
        <w:t xml:space="preserve"> </w:t>
      </w:r>
      <w:r w:rsidR="00983BEC" w:rsidRPr="00C41474">
        <w:rPr>
          <w:rFonts w:asciiTheme="majorBidi" w:hAnsiTheme="majorBidi" w:cstheme="majorBidi"/>
          <w:sz w:val="24"/>
          <w:szCs w:val="24"/>
        </w:rPr>
        <w:t xml:space="preserve">illustrates the timeline established for the project, </w:t>
      </w:r>
      <w:r w:rsidR="00983BEC">
        <w:rPr>
          <w:rFonts w:asciiTheme="majorBidi" w:hAnsiTheme="majorBidi" w:cstheme="majorBidi"/>
          <w:sz w:val="24"/>
          <w:szCs w:val="24"/>
        </w:rPr>
        <w:t>starting</w:t>
      </w:r>
      <w:r w:rsidR="00983BEC" w:rsidRPr="00C41474">
        <w:rPr>
          <w:rFonts w:asciiTheme="majorBidi" w:hAnsiTheme="majorBidi" w:cstheme="majorBidi"/>
          <w:sz w:val="24"/>
          <w:szCs w:val="24"/>
        </w:rPr>
        <w:t xml:space="preserve"> with the proposal, and </w:t>
      </w:r>
      <w:r w:rsidR="00983BEC">
        <w:rPr>
          <w:rFonts w:asciiTheme="majorBidi" w:hAnsiTheme="majorBidi" w:cstheme="majorBidi"/>
          <w:sz w:val="24"/>
          <w:szCs w:val="24"/>
        </w:rPr>
        <w:t>ending</w:t>
      </w:r>
      <w:r w:rsidR="00983BEC" w:rsidRPr="00C41474">
        <w:rPr>
          <w:rFonts w:asciiTheme="majorBidi" w:hAnsiTheme="majorBidi" w:cstheme="majorBidi"/>
          <w:sz w:val="24"/>
          <w:szCs w:val="24"/>
        </w:rPr>
        <w:t xml:space="preserve"> with the final phase. </w:t>
      </w:r>
      <w:r w:rsidR="00983BEC">
        <w:rPr>
          <w:rFonts w:asciiTheme="majorBidi" w:hAnsiTheme="majorBidi" w:cstheme="majorBidi"/>
          <w:sz w:val="24"/>
          <w:szCs w:val="24"/>
        </w:rPr>
        <w:t>As part of the</w:t>
      </w:r>
      <w:r w:rsidR="00983BEC" w:rsidRPr="00C41474">
        <w:rPr>
          <w:rFonts w:asciiTheme="majorBidi" w:hAnsiTheme="majorBidi" w:cstheme="majorBidi"/>
          <w:sz w:val="24"/>
          <w:szCs w:val="24"/>
        </w:rPr>
        <w:t xml:space="preserve"> proposal phase,</w:t>
      </w:r>
      <w:r w:rsidR="00983BEC" w:rsidRPr="00C41474">
        <w:t xml:space="preserve"> </w:t>
      </w:r>
      <w:r w:rsidR="00983BEC" w:rsidRPr="00C41474">
        <w:rPr>
          <w:rFonts w:asciiTheme="majorBidi" w:hAnsiTheme="majorBidi" w:cstheme="majorBidi"/>
          <w:sz w:val="24"/>
          <w:szCs w:val="24"/>
        </w:rPr>
        <w:t xml:space="preserve">which </w:t>
      </w:r>
      <w:r w:rsidR="00983BEC">
        <w:rPr>
          <w:rFonts w:asciiTheme="majorBidi" w:hAnsiTheme="majorBidi" w:cstheme="majorBidi"/>
          <w:sz w:val="24"/>
          <w:szCs w:val="24"/>
        </w:rPr>
        <w:t>began in</w:t>
      </w:r>
      <w:r w:rsidR="00983BEC" w:rsidRPr="00C41474">
        <w:rPr>
          <w:rFonts w:asciiTheme="majorBidi" w:hAnsiTheme="majorBidi" w:cstheme="majorBidi"/>
          <w:sz w:val="24"/>
          <w:szCs w:val="24"/>
        </w:rPr>
        <w:t xml:space="preserve"> Sep</w:t>
      </w:r>
      <w:r w:rsidR="00983BEC">
        <w:rPr>
          <w:rFonts w:asciiTheme="majorBidi" w:hAnsiTheme="majorBidi" w:cstheme="majorBidi"/>
          <w:sz w:val="24"/>
          <w:szCs w:val="24"/>
        </w:rPr>
        <w:t xml:space="preserve">tember 2022, </w:t>
      </w:r>
      <w:r w:rsidR="00983BEC" w:rsidRPr="00C41474">
        <w:rPr>
          <w:rFonts w:asciiTheme="majorBidi" w:hAnsiTheme="majorBidi" w:cstheme="majorBidi"/>
          <w:sz w:val="24"/>
          <w:szCs w:val="24"/>
        </w:rPr>
        <w:t xml:space="preserve">relevant studies </w:t>
      </w:r>
      <w:r w:rsidR="00983BEC">
        <w:rPr>
          <w:rFonts w:asciiTheme="majorBidi" w:hAnsiTheme="majorBidi" w:cstheme="majorBidi"/>
          <w:sz w:val="24"/>
          <w:szCs w:val="24"/>
        </w:rPr>
        <w:t xml:space="preserve">were reviewed, </w:t>
      </w:r>
      <w:r w:rsidR="00983BEC" w:rsidRPr="00C41474">
        <w:rPr>
          <w:rFonts w:asciiTheme="majorBidi" w:hAnsiTheme="majorBidi" w:cstheme="majorBidi"/>
          <w:sz w:val="24"/>
          <w:szCs w:val="24"/>
        </w:rPr>
        <w:t xml:space="preserve">the problem statement and project objectives </w:t>
      </w:r>
      <w:r w:rsidR="00983BEC">
        <w:rPr>
          <w:rFonts w:asciiTheme="majorBidi" w:hAnsiTheme="majorBidi" w:cstheme="majorBidi"/>
          <w:sz w:val="24"/>
          <w:szCs w:val="24"/>
        </w:rPr>
        <w:t>were defined,</w:t>
      </w:r>
      <w:r w:rsidR="00983BEC" w:rsidRPr="00C41474">
        <w:rPr>
          <w:rFonts w:asciiTheme="majorBidi" w:hAnsiTheme="majorBidi" w:cstheme="majorBidi"/>
          <w:sz w:val="24"/>
          <w:szCs w:val="24"/>
        </w:rPr>
        <w:t xml:space="preserve"> and the methodology that will be followed in the implementation phase</w:t>
      </w:r>
      <w:r w:rsidR="00983BEC">
        <w:rPr>
          <w:rFonts w:asciiTheme="majorBidi" w:hAnsiTheme="majorBidi" w:cstheme="majorBidi"/>
          <w:sz w:val="24"/>
          <w:szCs w:val="24"/>
        </w:rPr>
        <w:t xml:space="preserve"> has been propose</w:t>
      </w:r>
      <w:bookmarkStart w:id="271" w:name="_Toc117342779"/>
      <w:bookmarkEnd w:id="271"/>
      <w:r w:rsidR="00983BEC">
        <w:rPr>
          <w:rFonts w:asciiTheme="majorBidi" w:hAnsiTheme="majorBidi" w:cstheme="majorBidi"/>
          <w:sz w:val="24"/>
          <w:szCs w:val="24"/>
        </w:rPr>
        <w:t>d</w:t>
      </w:r>
      <w:r w:rsidR="00983BEC" w:rsidRPr="00C41474">
        <w:rPr>
          <w:rFonts w:asciiTheme="majorBidi" w:hAnsiTheme="majorBidi" w:cstheme="majorBidi"/>
          <w:sz w:val="24"/>
          <w:szCs w:val="24"/>
        </w:rPr>
        <w:t>.</w:t>
      </w:r>
      <w:r w:rsidR="00983BEC">
        <w:br w:type="page"/>
      </w:r>
    </w:p>
    <w:p w14:paraId="41C3197E" w14:textId="77777777" w:rsidR="00983BEC" w:rsidRPr="00B85759" w:rsidRDefault="00983BEC" w:rsidP="00983BEC">
      <w:pPr>
        <w:pStyle w:val="Heading1"/>
        <w:spacing w:line="480" w:lineRule="auto"/>
        <w:rPr>
          <w:rFonts w:ascii="Times New Roman" w:eastAsiaTheme="majorEastAsia" w:hAnsi="Times New Roman" w:cs="Times New Roman"/>
          <w:sz w:val="32"/>
          <w:szCs w:val="32"/>
        </w:rPr>
      </w:pPr>
      <w:bookmarkStart w:id="272" w:name="_Toc126833877"/>
      <w:bookmarkEnd w:id="272"/>
    </w:p>
    <w:p w14:paraId="74B5DF25" w14:textId="322FA624" w:rsidR="00983BEC" w:rsidRDefault="00983BEC" w:rsidP="00983BEC">
      <w:pPr>
        <w:pStyle w:val="Heading1"/>
        <w:numPr>
          <w:ilvl w:val="0"/>
          <w:numId w:val="0"/>
        </w:numPr>
        <w:spacing w:line="480" w:lineRule="auto"/>
        <w:rPr>
          <w:rFonts w:ascii="Times New Roman" w:eastAsiaTheme="majorEastAsia" w:hAnsi="Times New Roman" w:cs="Times New Roman"/>
          <w:b/>
          <w:sz w:val="32"/>
          <w:szCs w:val="32"/>
        </w:rPr>
      </w:pPr>
      <w:bookmarkStart w:id="273" w:name="_Toc126833878"/>
      <w:r w:rsidRPr="00983BEC">
        <w:rPr>
          <w:rFonts w:ascii="Times New Roman" w:eastAsiaTheme="majorEastAsia" w:hAnsi="Times New Roman" w:cs="Times New Roman"/>
          <w:b/>
          <w:sz w:val="32"/>
          <w:szCs w:val="32"/>
        </w:rPr>
        <w:t>Problem Investigation</w:t>
      </w:r>
      <w:bookmarkEnd w:id="273"/>
    </w:p>
    <w:p w14:paraId="1291E0DA" w14:textId="77777777" w:rsidR="00983BEC" w:rsidRDefault="00983BEC" w:rsidP="00C443F7">
      <w:pPr>
        <w:spacing w:after="100" w:afterAutospacing="1"/>
        <w:ind w:firstLine="284"/>
        <w:jc w:val="both"/>
        <w:rPr>
          <w:rFonts w:ascii="Times New Roman" w:hAnsi="Times New Roman" w:cs="Times New Roman"/>
          <w:i/>
          <w:iCs/>
          <w:sz w:val="24"/>
          <w:szCs w:val="24"/>
          <w:rtl/>
        </w:rPr>
      </w:pPr>
      <w:r w:rsidRPr="00C930AA">
        <w:rPr>
          <w:rFonts w:ascii="Times New Roman" w:hAnsi="Times New Roman" w:cs="Times New Roman"/>
          <w:i/>
          <w:iCs/>
          <w:sz w:val="24"/>
          <w:szCs w:val="24"/>
        </w:rPr>
        <w:t>The first step in the methodology involves identifying, describing, and explaining the problem that must be solved or improved as well as defining motivation and goals for the research.</w:t>
      </w:r>
      <w:r w:rsidRPr="00C930AA">
        <w:rPr>
          <w:i/>
          <w:iCs/>
        </w:rPr>
        <w:t xml:space="preserve"> </w:t>
      </w:r>
      <w:r w:rsidRPr="00C930AA">
        <w:rPr>
          <w:rFonts w:ascii="Times New Roman" w:hAnsi="Times New Roman" w:cs="Times New Roman"/>
          <w:i/>
          <w:iCs/>
          <w:sz w:val="24"/>
          <w:szCs w:val="24"/>
        </w:rPr>
        <w:t>This step included asking questions such as: Why do agile teams want to integrate UX into agile? what are the challenges of agile and UX integration? How are these challenges caused or why do they occur? What will happen if these challenges remain unsolved? What will improve if we find a solution?</w:t>
      </w:r>
    </w:p>
    <w:p w14:paraId="016BC1E6" w14:textId="77777777" w:rsidR="00983BEC" w:rsidRPr="00C930AA" w:rsidRDefault="00983BEC" w:rsidP="00C443F7">
      <w:pPr>
        <w:spacing w:before="100" w:beforeAutospacing="1" w:after="100" w:afterAutospacing="1"/>
        <w:ind w:firstLine="284"/>
        <w:jc w:val="both"/>
        <w:rPr>
          <w:rFonts w:ascii="Times New Roman" w:hAnsi="Times New Roman" w:cs="Times New Roman"/>
          <w:i/>
          <w:iCs/>
          <w:sz w:val="24"/>
          <w:szCs w:val="24"/>
        </w:rPr>
      </w:pPr>
      <w:r w:rsidRPr="00C930AA">
        <w:rPr>
          <w:rFonts w:ascii="Times New Roman" w:hAnsi="Times New Roman" w:cs="Times New Roman"/>
          <w:i/>
          <w:iCs/>
          <w:sz w:val="24"/>
          <w:szCs w:val="24"/>
        </w:rPr>
        <w:t xml:space="preserve">Following </w:t>
      </w:r>
      <w:proofErr w:type="spellStart"/>
      <w:r w:rsidRPr="00C930AA">
        <w:rPr>
          <w:rFonts w:ascii="Times New Roman" w:hAnsi="Times New Roman" w:cs="Times New Roman"/>
          <w:i/>
          <w:iCs/>
          <w:sz w:val="24"/>
          <w:szCs w:val="24"/>
        </w:rPr>
        <w:t>Wieringa's</w:t>
      </w:r>
      <w:proofErr w:type="spellEnd"/>
      <w:r w:rsidRPr="00C930AA">
        <w:rPr>
          <w:rFonts w:ascii="Times New Roman" w:hAnsi="Times New Roman" w:cs="Times New Roman"/>
          <w:i/>
          <w:iCs/>
          <w:sz w:val="24"/>
          <w:szCs w:val="24"/>
        </w:rPr>
        <w:t xml:space="preserve"> approach to problem investigation, we explored literature as a common technique for understanding the problem context. Therefore, the literature on the integration of agile and user experience was explored to answer the previous questions and assess the relevance and significance of the problem.</w:t>
      </w:r>
    </w:p>
    <w:p w14:paraId="69057CCE" w14:textId="77777777" w:rsidR="00983BEC" w:rsidRPr="00983BEC" w:rsidRDefault="00983BEC" w:rsidP="00983BEC"/>
    <w:p w14:paraId="003E8F9F" w14:textId="166E60CF" w:rsidR="00983BEC" w:rsidRDefault="00983BEC" w:rsidP="00983BEC">
      <w:pPr>
        <w:pStyle w:val="Heading2"/>
        <w:numPr>
          <w:ilvl w:val="0"/>
          <w:numId w:val="2"/>
        </w:numPr>
        <w:spacing w:line="480" w:lineRule="auto"/>
        <w:rPr>
          <w:rFonts w:ascii="Times New Roman" w:hAnsi="Times New Roman" w:cs="Times New Roman"/>
          <w:b/>
          <w:bCs/>
          <w:color w:val="auto"/>
          <w:sz w:val="28"/>
          <w:szCs w:val="28"/>
        </w:rPr>
      </w:pPr>
      <w:bookmarkStart w:id="274" w:name="_Toc126833879"/>
      <w:r>
        <w:rPr>
          <w:rFonts w:ascii="Times New Roman" w:hAnsi="Times New Roman" w:cs="Times New Roman"/>
          <w:b/>
          <w:bCs/>
          <w:color w:val="auto"/>
          <w:sz w:val="28"/>
          <w:szCs w:val="28"/>
        </w:rPr>
        <w:t>………..</w:t>
      </w:r>
      <w:bookmarkEnd w:id="274"/>
    </w:p>
    <w:p w14:paraId="7B187FEE" w14:textId="06AA6D9B" w:rsidR="00983BEC" w:rsidRPr="00B85759" w:rsidRDefault="00F02D35" w:rsidP="00983BEC">
      <w:pPr>
        <w:pStyle w:val="Heading2"/>
        <w:numPr>
          <w:ilvl w:val="2"/>
          <w:numId w:val="2"/>
        </w:numPr>
        <w:spacing w:line="480" w:lineRule="auto"/>
        <w:rPr>
          <w:rFonts w:ascii="Times New Roman" w:hAnsi="Times New Roman" w:cs="Times New Roman"/>
          <w:b/>
          <w:bCs/>
          <w:color w:val="auto"/>
          <w:sz w:val="28"/>
          <w:szCs w:val="28"/>
        </w:rPr>
      </w:pPr>
      <w:bookmarkStart w:id="275" w:name="_Toc126833880"/>
      <w:r>
        <w:rPr>
          <w:rFonts w:ascii="Times New Roman" w:hAnsi="Times New Roman" w:cs="Times New Roman"/>
          <w:b/>
          <w:bCs/>
          <w:color w:val="auto"/>
          <w:sz w:val="28"/>
          <w:szCs w:val="28"/>
        </w:rPr>
        <w:t>…………</w:t>
      </w:r>
      <w:bookmarkEnd w:id="275"/>
    </w:p>
    <w:p w14:paraId="0D599446" w14:textId="77777777" w:rsidR="006F4616" w:rsidRDefault="00F02D35" w:rsidP="006F4616">
      <w:pPr>
        <w:pStyle w:val="Heading2"/>
        <w:numPr>
          <w:ilvl w:val="1"/>
          <w:numId w:val="2"/>
        </w:numPr>
        <w:spacing w:line="480" w:lineRule="auto"/>
        <w:rPr>
          <w:rFonts w:ascii="Times New Roman" w:hAnsi="Times New Roman" w:cs="Times New Roman"/>
          <w:b/>
          <w:bCs/>
          <w:color w:val="auto"/>
          <w:sz w:val="28"/>
          <w:szCs w:val="28"/>
        </w:rPr>
      </w:pPr>
      <w:bookmarkStart w:id="276" w:name="_Toc126833881"/>
      <w:r>
        <w:rPr>
          <w:rFonts w:ascii="Times New Roman" w:hAnsi="Times New Roman" w:cs="Times New Roman"/>
          <w:b/>
          <w:bCs/>
          <w:color w:val="auto"/>
          <w:sz w:val="28"/>
          <w:szCs w:val="28"/>
        </w:rPr>
        <w:t>……………</w:t>
      </w:r>
      <w:r w:rsidR="006F4616">
        <w:rPr>
          <w:rFonts w:ascii="Times New Roman" w:hAnsi="Times New Roman" w:cs="Times New Roman"/>
          <w:b/>
          <w:bCs/>
          <w:color w:val="auto"/>
          <w:sz w:val="28"/>
          <w:szCs w:val="28"/>
        </w:rPr>
        <w:t>……………</w:t>
      </w:r>
      <w:bookmarkEnd w:id="276"/>
    </w:p>
    <w:p w14:paraId="6B331286" w14:textId="77777777" w:rsidR="006F4616" w:rsidRDefault="006F4616" w:rsidP="006F4616">
      <w:pPr>
        <w:pStyle w:val="Heading2"/>
        <w:numPr>
          <w:ilvl w:val="1"/>
          <w:numId w:val="2"/>
        </w:numPr>
        <w:spacing w:line="480" w:lineRule="auto"/>
        <w:rPr>
          <w:rFonts w:ascii="Times New Roman" w:hAnsi="Times New Roman" w:cs="Times New Roman"/>
          <w:b/>
          <w:bCs/>
          <w:color w:val="auto"/>
          <w:sz w:val="28"/>
          <w:szCs w:val="28"/>
        </w:rPr>
      </w:pPr>
      <w:bookmarkStart w:id="277" w:name="_Toc126833882"/>
      <w:r>
        <w:rPr>
          <w:rFonts w:ascii="Times New Roman" w:hAnsi="Times New Roman" w:cs="Times New Roman"/>
          <w:b/>
          <w:bCs/>
          <w:color w:val="auto"/>
          <w:sz w:val="28"/>
          <w:szCs w:val="28"/>
        </w:rPr>
        <w:t>……………</w:t>
      </w:r>
      <w:bookmarkEnd w:id="277"/>
    </w:p>
    <w:p w14:paraId="215A87CE" w14:textId="77777777" w:rsidR="006F4616" w:rsidRDefault="006F4616" w:rsidP="006F4616">
      <w:pPr>
        <w:pStyle w:val="Heading2"/>
        <w:numPr>
          <w:ilvl w:val="1"/>
          <w:numId w:val="2"/>
        </w:numPr>
        <w:spacing w:line="480" w:lineRule="auto"/>
        <w:rPr>
          <w:rFonts w:ascii="Times New Roman" w:hAnsi="Times New Roman" w:cs="Times New Roman"/>
          <w:b/>
          <w:bCs/>
          <w:color w:val="auto"/>
          <w:sz w:val="28"/>
          <w:szCs w:val="28"/>
        </w:rPr>
      </w:pPr>
      <w:bookmarkStart w:id="278" w:name="_Toc126833883"/>
      <w:r>
        <w:rPr>
          <w:rFonts w:ascii="Times New Roman" w:hAnsi="Times New Roman" w:cs="Times New Roman"/>
          <w:b/>
          <w:bCs/>
          <w:color w:val="auto"/>
          <w:sz w:val="28"/>
          <w:szCs w:val="28"/>
        </w:rPr>
        <w:t>……………</w:t>
      </w:r>
      <w:bookmarkEnd w:id="278"/>
    </w:p>
    <w:p w14:paraId="002562FA" w14:textId="5337D32C" w:rsidR="00983BEC" w:rsidRPr="006F4616" w:rsidRDefault="00983BEC" w:rsidP="006F4616">
      <w:pPr>
        <w:spacing w:after="0" w:line="240" w:lineRule="auto"/>
        <w:rPr>
          <w:rFonts w:ascii="Times New Roman" w:eastAsiaTheme="majorEastAsia" w:hAnsi="Times New Roman" w:cs="Times New Roman"/>
          <w:b/>
          <w:bCs/>
          <w:sz w:val="28"/>
          <w:szCs w:val="28"/>
        </w:rPr>
      </w:pPr>
      <w:r w:rsidRPr="00F02D35">
        <w:rPr>
          <w:rFonts w:ascii="Times New Roman" w:hAnsi="Times New Roman" w:cs="Times New Roman"/>
          <w:sz w:val="32"/>
          <w:szCs w:val="32"/>
        </w:rPr>
        <w:br w:type="page"/>
      </w:r>
    </w:p>
    <w:p w14:paraId="2FFD3A1F" w14:textId="77777777" w:rsidR="00983BEC" w:rsidRPr="00B85759" w:rsidRDefault="00983BEC" w:rsidP="00983BEC">
      <w:pPr>
        <w:pStyle w:val="Heading1"/>
        <w:spacing w:line="480" w:lineRule="auto"/>
        <w:rPr>
          <w:rFonts w:ascii="Times New Roman" w:eastAsiaTheme="majorEastAsia" w:hAnsi="Times New Roman" w:cs="Times New Roman"/>
          <w:sz w:val="32"/>
          <w:szCs w:val="32"/>
        </w:rPr>
      </w:pPr>
      <w:bookmarkStart w:id="279" w:name="_Toc126833884"/>
      <w:bookmarkEnd w:id="279"/>
    </w:p>
    <w:p w14:paraId="3552B5FC" w14:textId="628A73ED" w:rsidR="00983BEC" w:rsidRDefault="00983BEC" w:rsidP="00983BEC">
      <w:pPr>
        <w:pStyle w:val="Heading1"/>
        <w:numPr>
          <w:ilvl w:val="0"/>
          <w:numId w:val="0"/>
        </w:numPr>
        <w:spacing w:line="480" w:lineRule="auto"/>
        <w:rPr>
          <w:rFonts w:ascii="Times New Roman" w:eastAsiaTheme="majorEastAsia" w:hAnsi="Times New Roman" w:cs="Times New Roman"/>
          <w:b/>
          <w:sz w:val="32"/>
          <w:szCs w:val="32"/>
        </w:rPr>
      </w:pPr>
      <w:bookmarkStart w:id="280" w:name="_Toc126833885"/>
      <w:r w:rsidRPr="00983BEC">
        <w:rPr>
          <w:rFonts w:ascii="Times New Roman" w:eastAsiaTheme="majorEastAsia" w:hAnsi="Times New Roman" w:cs="Times New Roman"/>
          <w:b/>
          <w:sz w:val="32"/>
          <w:szCs w:val="32"/>
        </w:rPr>
        <w:t>Treatment Design</w:t>
      </w:r>
      <w:bookmarkEnd w:id="280"/>
    </w:p>
    <w:p w14:paraId="4DBA7F50" w14:textId="1D5D391A" w:rsidR="001A09BA" w:rsidRPr="00A14562" w:rsidRDefault="002C7119" w:rsidP="00C443F7">
      <w:pPr>
        <w:spacing w:after="100" w:afterAutospacing="1"/>
        <w:ind w:firstLine="284"/>
        <w:jc w:val="both"/>
        <w:rPr>
          <w:rFonts w:ascii="Times New Roman" w:hAnsi="Times New Roman" w:cs="Times New Roman"/>
          <w:sz w:val="24"/>
          <w:szCs w:val="24"/>
        </w:rPr>
      </w:pPr>
      <w:r w:rsidRPr="002C7119">
        <w:rPr>
          <w:rFonts w:ascii="Times New Roman" w:hAnsi="Times New Roman" w:cs="Times New Roman"/>
          <w:sz w:val="24"/>
          <w:szCs w:val="24"/>
        </w:rPr>
        <w:t xml:space="preserve">This chapter presents details of the </w:t>
      </w:r>
      <w:r w:rsidR="00BB1539">
        <w:rPr>
          <w:rFonts w:ascii="Times New Roman" w:hAnsi="Times New Roman" w:cs="Times New Roman"/>
          <w:sz w:val="24"/>
          <w:szCs w:val="24"/>
        </w:rPr>
        <w:t xml:space="preserve">designed </w:t>
      </w:r>
      <w:r w:rsidRPr="002C7119">
        <w:rPr>
          <w:rFonts w:ascii="Times New Roman" w:hAnsi="Times New Roman" w:cs="Times New Roman"/>
          <w:sz w:val="24"/>
          <w:szCs w:val="24"/>
        </w:rPr>
        <w:t>framework</w:t>
      </w:r>
      <w:r w:rsidR="00BB1539">
        <w:rPr>
          <w:rFonts w:ascii="Times New Roman" w:hAnsi="Times New Roman" w:cs="Times New Roman"/>
          <w:sz w:val="24"/>
          <w:szCs w:val="24"/>
        </w:rPr>
        <w:t xml:space="preserve"> </w:t>
      </w:r>
      <w:r w:rsidR="00A10136" w:rsidRPr="00A10136">
        <w:rPr>
          <w:rFonts w:ascii="Times New Roman" w:hAnsi="Times New Roman" w:cs="Times New Roman"/>
          <w:sz w:val="24"/>
          <w:szCs w:val="24"/>
        </w:rPr>
        <w:t xml:space="preserve">and </w:t>
      </w:r>
      <w:r w:rsidR="00452731" w:rsidRPr="00452731">
        <w:rPr>
          <w:rFonts w:ascii="Times New Roman" w:hAnsi="Times New Roman" w:cs="Times New Roman"/>
          <w:sz w:val="24"/>
          <w:szCs w:val="24"/>
        </w:rPr>
        <w:t>answering</w:t>
      </w:r>
      <w:r w:rsidR="00452731">
        <w:rPr>
          <w:rFonts w:ascii="Times New Roman" w:hAnsi="Times New Roman" w:cs="Times New Roman"/>
          <w:sz w:val="24"/>
          <w:szCs w:val="24"/>
        </w:rPr>
        <w:t xml:space="preserve"> </w:t>
      </w:r>
      <w:r w:rsidR="00A10136" w:rsidRPr="00A10136">
        <w:rPr>
          <w:rFonts w:ascii="Times New Roman" w:hAnsi="Times New Roman" w:cs="Times New Roman"/>
          <w:sz w:val="24"/>
          <w:szCs w:val="24"/>
        </w:rPr>
        <w:t>the research questions which are essential in constructing the framework</w:t>
      </w:r>
      <w:r w:rsidR="00452731">
        <w:rPr>
          <w:rFonts w:ascii="Times New Roman" w:hAnsi="Times New Roman" w:cs="Times New Roman"/>
          <w:sz w:val="24"/>
          <w:szCs w:val="24"/>
        </w:rPr>
        <w:t>.</w:t>
      </w:r>
      <w:r w:rsidRPr="002C7119">
        <w:rPr>
          <w:rFonts w:ascii="Times New Roman" w:hAnsi="Times New Roman" w:cs="Times New Roman"/>
          <w:sz w:val="24"/>
          <w:szCs w:val="24"/>
        </w:rPr>
        <w:t xml:space="preserve"> </w:t>
      </w:r>
      <w:r w:rsidR="00D11444" w:rsidRPr="00D11444">
        <w:rPr>
          <w:rFonts w:ascii="Times New Roman" w:hAnsi="Times New Roman" w:cs="Times New Roman"/>
          <w:sz w:val="24"/>
          <w:szCs w:val="24"/>
        </w:rPr>
        <w:t>In addition,</w:t>
      </w:r>
      <w:r w:rsidR="00D11444">
        <w:rPr>
          <w:rFonts w:ascii="Times New Roman" w:hAnsi="Times New Roman" w:cs="Times New Roman"/>
          <w:sz w:val="24"/>
          <w:szCs w:val="24"/>
        </w:rPr>
        <w:t xml:space="preserve"> </w:t>
      </w:r>
      <w:r w:rsidR="00B167DD">
        <w:rPr>
          <w:rFonts w:ascii="Times New Roman" w:hAnsi="Times New Roman" w:cs="Times New Roman"/>
          <w:sz w:val="24"/>
          <w:szCs w:val="24"/>
        </w:rPr>
        <w:t>it</w:t>
      </w:r>
      <w:r w:rsidRPr="002C7119">
        <w:rPr>
          <w:rFonts w:ascii="Times New Roman" w:hAnsi="Times New Roman" w:cs="Times New Roman"/>
          <w:sz w:val="24"/>
          <w:szCs w:val="24"/>
        </w:rPr>
        <w:t xml:space="preserve"> provides </w:t>
      </w:r>
      <w:r w:rsidR="00B167DD">
        <w:rPr>
          <w:rFonts w:ascii="Times New Roman" w:hAnsi="Times New Roman" w:cs="Times New Roman"/>
          <w:sz w:val="24"/>
          <w:szCs w:val="24"/>
        </w:rPr>
        <w:t>details</w:t>
      </w:r>
      <w:r w:rsidRPr="002C7119">
        <w:rPr>
          <w:rFonts w:ascii="Times New Roman" w:hAnsi="Times New Roman" w:cs="Times New Roman"/>
          <w:sz w:val="24"/>
          <w:szCs w:val="24"/>
        </w:rPr>
        <w:t xml:space="preserve"> on the tool that has been </w:t>
      </w:r>
      <w:r w:rsidR="00AF596A" w:rsidRPr="00AF596A">
        <w:rPr>
          <w:rFonts w:ascii="Times New Roman" w:hAnsi="Times New Roman" w:cs="Times New Roman"/>
          <w:sz w:val="24"/>
          <w:szCs w:val="24"/>
        </w:rPr>
        <w:t>developed</w:t>
      </w:r>
      <w:r w:rsidR="00AF596A">
        <w:rPr>
          <w:rFonts w:ascii="Times New Roman" w:hAnsi="Times New Roman" w:cs="Times New Roman"/>
          <w:sz w:val="24"/>
          <w:szCs w:val="24"/>
        </w:rPr>
        <w:t xml:space="preserve"> </w:t>
      </w:r>
      <w:r w:rsidRPr="002C7119">
        <w:rPr>
          <w:rFonts w:ascii="Times New Roman" w:hAnsi="Times New Roman" w:cs="Times New Roman"/>
          <w:sz w:val="24"/>
          <w:szCs w:val="24"/>
        </w:rPr>
        <w:t xml:space="preserve">to assist agile teams in </w:t>
      </w:r>
      <w:r w:rsidR="00AF596A" w:rsidRPr="00AF596A">
        <w:rPr>
          <w:rFonts w:ascii="Times New Roman" w:hAnsi="Times New Roman" w:cs="Times New Roman"/>
          <w:sz w:val="24"/>
          <w:szCs w:val="24"/>
        </w:rPr>
        <w:t>estimat</w:t>
      </w:r>
      <w:r w:rsidR="00AF596A">
        <w:rPr>
          <w:rFonts w:ascii="Times New Roman" w:hAnsi="Times New Roman" w:cs="Times New Roman"/>
          <w:sz w:val="24"/>
          <w:szCs w:val="24"/>
        </w:rPr>
        <w:t>ing</w:t>
      </w:r>
      <w:r w:rsidR="00AF596A" w:rsidRPr="00AF596A">
        <w:rPr>
          <w:rFonts w:ascii="Times New Roman" w:hAnsi="Times New Roman" w:cs="Times New Roman"/>
          <w:sz w:val="24"/>
          <w:szCs w:val="24"/>
        </w:rPr>
        <w:t xml:space="preserve"> the worthiness of conducting UX experiments</w:t>
      </w:r>
      <w:r w:rsidR="00A14562">
        <w:rPr>
          <w:rFonts w:ascii="Times New Roman" w:hAnsi="Times New Roman" w:cs="Times New Roman"/>
          <w:sz w:val="24"/>
          <w:szCs w:val="24"/>
        </w:rPr>
        <w:t>.</w:t>
      </w:r>
    </w:p>
    <w:p w14:paraId="27E24F7B" w14:textId="220B2A8A" w:rsidR="006F4616" w:rsidRDefault="00CA30A6" w:rsidP="00816131">
      <w:pPr>
        <w:pStyle w:val="Heading2"/>
        <w:numPr>
          <w:ilvl w:val="0"/>
          <w:numId w:val="2"/>
        </w:numPr>
        <w:spacing w:line="480" w:lineRule="auto"/>
        <w:ind w:left="567" w:hanging="567"/>
        <w:rPr>
          <w:ins w:id="281" w:author="رزان الدوسري ID 443203966" w:date="2023-02-09T11:09:00Z"/>
          <w:rFonts w:ascii="Times New Roman" w:hAnsi="Times New Roman" w:cs="Times New Roman"/>
          <w:b/>
          <w:bCs/>
          <w:color w:val="auto"/>
          <w:sz w:val="28"/>
          <w:szCs w:val="28"/>
        </w:rPr>
      </w:pPr>
      <w:bookmarkStart w:id="282" w:name="_Toc126833886"/>
      <w:commentRangeStart w:id="283"/>
      <w:r>
        <w:rPr>
          <w:rFonts w:ascii="Times New Roman" w:hAnsi="Times New Roman" w:cs="Times New Roman"/>
          <w:b/>
          <w:bCs/>
          <w:color w:val="auto"/>
          <w:sz w:val="28"/>
          <w:szCs w:val="28"/>
        </w:rPr>
        <w:t xml:space="preserve">Building </w:t>
      </w:r>
      <w:commentRangeEnd w:id="283"/>
      <w:r>
        <w:rPr>
          <w:rStyle w:val="CommentReference"/>
        </w:rPr>
        <w:commentReference w:id="283"/>
      </w:r>
      <w:r w:rsidR="00B21901" w:rsidRPr="00B21901">
        <w:rPr>
          <w:rFonts w:ascii="Times New Roman" w:hAnsi="Times New Roman" w:cs="Times New Roman"/>
          <w:b/>
          <w:bCs/>
          <w:color w:val="auto"/>
          <w:sz w:val="28"/>
          <w:szCs w:val="28"/>
        </w:rPr>
        <w:t xml:space="preserve">UX-Estimator </w:t>
      </w:r>
      <w:r w:rsidR="006F4616">
        <w:rPr>
          <w:rFonts w:ascii="Times New Roman" w:hAnsi="Times New Roman" w:cs="Times New Roman"/>
          <w:b/>
          <w:bCs/>
          <w:color w:val="auto"/>
          <w:sz w:val="28"/>
          <w:szCs w:val="28"/>
        </w:rPr>
        <w:t>framework</w:t>
      </w:r>
      <w:bookmarkEnd w:id="282"/>
    </w:p>
    <w:p w14:paraId="5E430C03" w14:textId="481F3AFE" w:rsidR="001213A1" w:rsidRPr="00B85759" w:rsidRDefault="001213A1" w:rsidP="001213A1">
      <w:pPr>
        <w:pStyle w:val="Heading2"/>
        <w:numPr>
          <w:ilvl w:val="2"/>
          <w:numId w:val="2"/>
        </w:numPr>
        <w:spacing w:line="480" w:lineRule="auto"/>
        <w:rPr>
          <w:ins w:id="284" w:author="رزان الدوسري ID 443203966" w:date="2023-02-09T11:09:00Z"/>
          <w:rFonts w:ascii="Times New Roman" w:hAnsi="Times New Roman" w:cs="Times New Roman"/>
          <w:b/>
          <w:bCs/>
          <w:color w:val="auto"/>
          <w:sz w:val="28"/>
          <w:szCs w:val="28"/>
        </w:rPr>
      </w:pPr>
      <w:bookmarkStart w:id="285" w:name="_Toc126833887"/>
      <w:ins w:id="286" w:author="رزان الدوسري ID 443203966" w:date="2023-02-09T11:09:00Z">
        <w:r w:rsidRPr="001213A1">
          <w:rPr>
            <w:rFonts w:ascii="Times New Roman" w:hAnsi="Times New Roman" w:cs="Times New Roman"/>
            <w:b/>
            <w:bCs/>
            <w:color w:val="auto"/>
            <w:sz w:val="28"/>
            <w:szCs w:val="28"/>
          </w:rPr>
          <w:t>RQ1 –</w:t>
        </w:r>
      </w:ins>
      <w:ins w:id="287" w:author="رزان الدوسري ID 443203966" w:date="2023-02-09T11:16:00Z">
        <w:r w:rsidR="00372BE7">
          <w:rPr>
            <w:rFonts w:ascii="Times New Roman" w:hAnsi="Times New Roman" w:cs="Times New Roman"/>
            <w:b/>
            <w:bCs/>
            <w:color w:val="auto"/>
            <w:sz w:val="28"/>
            <w:szCs w:val="28"/>
          </w:rPr>
          <w:t xml:space="preserve"> </w:t>
        </w:r>
      </w:ins>
      <w:ins w:id="288" w:author="رزان الدوسري ID 443203966" w:date="2023-02-09T11:09:00Z">
        <w:r w:rsidRPr="001213A1">
          <w:rPr>
            <w:rFonts w:ascii="Times New Roman" w:hAnsi="Times New Roman" w:cs="Times New Roman"/>
            <w:b/>
            <w:bCs/>
            <w:color w:val="auto"/>
            <w:sz w:val="28"/>
            <w:szCs w:val="28"/>
          </w:rPr>
          <w:t xml:space="preserve">Estimating the </w:t>
        </w:r>
      </w:ins>
      <w:ins w:id="289" w:author="رزان الدوسري ID 443203966" w:date="2023-02-09T11:10:00Z">
        <w:r w:rsidRPr="001213A1">
          <w:rPr>
            <w:rFonts w:ascii="Times New Roman" w:hAnsi="Times New Roman" w:cs="Times New Roman"/>
            <w:b/>
            <w:bCs/>
            <w:color w:val="auto"/>
            <w:sz w:val="28"/>
            <w:szCs w:val="28"/>
          </w:rPr>
          <w:t>worthiness</w:t>
        </w:r>
      </w:ins>
      <w:ins w:id="290" w:author="رزان الدوسري ID 443203966" w:date="2023-02-09T11:09:00Z">
        <w:r w:rsidRPr="001213A1">
          <w:rPr>
            <w:rFonts w:ascii="Times New Roman" w:hAnsi="Times New Roman" w:cs="Times New Roman"/>
            <w:b/>
            <w:bCs/>
            <w:color w:val="auto"/>
            <w:sz w:val="28"/>
            <w:szCs w:val="28"/>
          </w:rPr>
          <w:t xml:space="preserve"> of conducting </w:t>
        </w:r>
      </w:ins>
      <w:ins w:id="291" w:author="رزان الدوسري ID 443203966" w:date="2023-02-09T11:10:00Z">
        <w:r>
          <w:rPr>
            <w:rFonts w:ascii="Times New Roman" w:hAnsi="Times New Roman" w:cs="Times New Roman"/>
            <w:b/>
            <w:bCs/>
            <w:color w:val="auto"/>
            <w:sz w:val="28"/>
            <w:szCs w:val="28"/>
          </w:rPr>
          <w:t>UX</w:t>
        </w:r>
      </w:ins>
      <w:ins w:id="292" w:author="رزان الدوسري ID 443203966" w:date="2023-02-09T11:09:00Z">
        <w:r w:rsidRPr="001213A1">
          <w:rPr>
            <w:rFonts w:ascii="Times New Roman" w:hAnsi="Times New Roman" w:cs="Times New Roman"/>
            <w:b/>
            <w:bCs/>
            <w:color w:val="auto"/>
            <w:sz w:val="28"/>
            <w:szCs w:val="28"/>
          </w:rPr>
          <w:t xml:space="preserve"> </w:t>
        </w:r>
      </w:ins>
      <w:ins w:id="293" w:author="رزان الدوسري ID 443203966" w:date="2023-02-09T11:10:00Z">
        <w:r w:rsidRPr="001213A1">
          <w:rPr>
            <w:rFonts w:ascii="Times New Roman" w:hAnsi="Times New Roman" w:cs="Times New Roman"/>
            <w:b/>
            <w:bCs/>
            <w:color w:val="auto"/>
            <w:sz w:val="28"/>
            <w:szCs w:val="28"/>
          </w:rPr>
          <w:t>experiments</w:t>
        </w:r>
      </w:ins>
      <w:bookmarkEnd w:id="285"/>
    </w:p>
    <w:p w14:paraId="1079F65F" w14:textId="2AE775B0" w:rsidR="001213A1" w:rsidRPr="001213A1" w:rsidDel="001213A1" w:rsidRDefault="001213A1">
      <w:pPr>
        <w:rPr>
          <w:ins w:id="294" w:author="Guest User" w:date="2023-02-09T07:38:00Z"/>
          <w:del w:id="295" w:author="رزان الدوسري ID 443203966" w:date="2023-02-09T11:10:00Z"/>
          <w:rPrChange w:id="296" w:author="رزان الدوسري ID 443203966" w:date="2023-02-09T11:09:00Z">
            <w:rPr>
              <w:ins w:id="297" w:author="Guest User" w:date="2023-02-09T07:38:00Z"/>
              <w:del w:id="298" w:author="رزان الدوسري ID 443203966" w:date="2023-02-09T11:10:00Z"/>
              <w:rFonts w:ascii="Times New Roman" w:hAnsi="Times New Roman" w:cs="Times New Roman"/>
              <w:b/>
              <w:bCs/>
              <w:color w:val="auto"/>
              <w:sz w:val="28"/>
              <w:szCs w:val="28"/>
            </w:rPr>
          </w:rPrChange>
        </w:rPr>
        <w:pPrChange w:id="299" w:author="رزان الدوسري ID 443203966" w:date="2023-02-09T11:09:00Z">
          <w:pPr>
            <w:pStyle w:val="Heading2"/>
            <w:numPr>
              <w:ilvl w:val="0"/>
              <w:numId w:val="2"/>
            </w:numPr>
            <w:spacing w:line="480" w:lineRule="auto"/>
            <w:ind w:left="567" w:hanging="567"/>
          </w:pPr>
        </w:pPrChange>
      </w:pPr>
    </w:p>
    <w:p w14:paraId="774CE7D0" w14:textId="229FD12E" w:rsidR="0ABC43A6" w:rsidDel="001213A1" w:rsidRDefault="0ABC43A6">
      <w:pPr>
        <w:rPr>
          <w:ins w:id="300" w:author="Guest User" w:date="2023-02-09T07:38:00Z"/>
          <w:del w:id="301" w:author="رزان الدوسري ID 443203966" w:date="2023-02-09T11:10:00Z"/>
        </w:rPr>
        <w:pPrChange w:id="302" w:author="Guest User" w:date="2023-02-09T07:38:00Z">
          <w:pPr>
            <w:pStyle w:val="Heading2"/>
            <w:numPr>
              <w:ilvl w:val="0"/>
              <w:numId w:val="12"/>
            </w:numPr>
            <w:spacing w:line="480" w:lineRule="auto"/>
            <w:ind w:left="567" w:hanging="567"/>
          </w:pPr>
        </w:pPrChange>
      </w:pPr>
      <w:ins w:id="303" w:author="Guest User" w:date="2023-02-09T07:38:00Z">
        <w:del w:id="304" w:author="رزان الدوسري ID 443203966" w:date="2023-02-09T11:10:00Z">
          <w:r w:rsidDel="001213A1">
            <w:delText>4.1.1  RQ1 –Estimating the worithness of conducting ux experiemtns</w:delText>
          </w:r>
        </w:del>
      </w:ins>
      <w:ins w:id="305" w:author="Guest User" w:date="2023-02-09T07:39:00Z">
        <w:del w:id="306" w:author="رزان الدوسري ID 443203966" w:date="2023-02-09T11:10:00Z">
          <w:r w:rsidDel="001213A1">
            <w:delText xml:space="preserve"> </w:delText>
          </w:r>
        </w:del>
      </w:ins>
    </w:p>
    <w:p w14:paraId="2E649A3B" w14:textId="116DC7D3" w:rsidR="0ABC43A6" w:rsidDel="001213A1" w:rsidRDefault="0ABC43A6" w:rsidP="0ABC43A6">
      <w:pPr>
        <w:rPr>
          <w:ins w:id="307" w:author="Guest User" w:date="2023-02-09T07:38:00Z"/>
          <w:del w:id="308" w:author="رزان الدوسري ID 443203966" w:date="2023-02-09T11:10:00Z"/>
        </w:rPr>
      </w:pPr>
      <w:ins w:id="309" w:author="Guest User" w:date="2023-02-09T07:38:00Z">
        <w:del w:id="310" w:author="رزان الدوسري ID 443203966" w:date="2023-02-09T11:10:00Z">
          <w:r w:rsidDel="001213A1">
            <w:delText>4.1.2</w:delText>
          </w:r>
        </w:del>
      </w:ins>
      <w:ins w:id="311" w:author="Guest User" w:date="2023-02-09T07:39:00Z">
        <w:del w:id="312" w:author="رزان الدوسري ID 443203966" w:date="2023-02-09T11:10:00Z">
          <w:r w:rsidDel="001213A1">
            <w:delText xml:space="preserve"> RQ2 – Deciding which ux method to apply</w:delText>
          </w:r>
        </w:del>
      </w:ins>
    </w:p>
    <w:p w14:paraId="02E78E47" w14:textId="2063946E" w:rsidR="0ABC43A6" w:rsidDel="001213A1" w:rsidRDefault="0ABC43A6" w:rsidP="0ABC43A6">
      <w:pPr>
        <w:rPr>
          <w:ins w:id="313" w:author="Guest User" w:date="2023-02-09T07:38:00Z"/>
          <w:del w:id="314" w:author="رزان الدوسري ID 443203966" w:date="2023-02-09T11:10:00Z"/>
        </w:rPr>
      </w:pPr>
    </w:p>
    <w:p w14:paraId="6AC96A5F" w14:textId="1E7A4B36" w:rsidR="0ABC43A6" w:rsidDel="001213A1" w:rsidRDefault="0ABC43A6" w:rsidP="0ABC43A6">
      <w:pPr>
        <w:rPr>
          <w:del w:id="315" w:author="رزان الدوسري ID 443203966" w:date="2023-02-09T11:11:00Z"/>
          <w:rPrChange w:id="316" w:author="Guest User" w:date="2023-02-09T07:38:00Z">
            <w:rPr>
              <w:del w:id="317" w:author="رزان الدوسري ID 443203966" w:date="2023-02-09T11:11:00Z"/>
              <w:rFonts w:ascii="Times New Roman" w:hAnsi="Times New Roman" w:cs="Times New Roman"/>
              <w:b/>
              <w:bCs/>
              <w:sz w:val="28"/>
              <w:szCs w:val="28"/>
            </w:rPr>
          </w:rPrChange>
        </w:rPr>
      </w:pPr>
    </w:p>
    <w:p w14:paraId="6389C81B" w14:textId="3FF594BD" w:rsidR="0019494D" w:rsidRPr="00160424" w:rsidRDefault="0019494D" w:rsidP="00C443F7">
      <w:pPr>
        <w:ind w:firstLine="284"/>
        <w:jc w:val="both"/>
        <w:rPr>
          <w:rFonts w:ascii="Times New Roman" w:eastAsiaTheme="minorEastAsia" w:hAnsi="Times New Roman" w:cs="Times New Roman"/>
          <w:bCs/>
          <w:sz w:val="24"/>
          <w:szCs w:val="24"/>
        </w:rPr>
      </w:pPr>
      <w:r w:rsidRPr="00160424">
        <w:rPr>
          <w:rFonts w:ascii="Times New Roman" w:hAnsi="Times New Roman" w:cs="Times New Roman"/>
          <w:sz w:val="24"/>
          <w:szCs w:val="24"/>
        </w:rPr>
        <w:t>To start building the framework, we need to answer RQ1</w:t>
      </w:r>
      <w:ins w:id="318" w:author="رزان الدوسري ID 443203966" w:date="2023-02-09T11:12:00Z">
        <w:r w:rsidR="001213A1" w:rsidRPr="0065145A">
          <w:rPr>
            <w:rFonts w:ascii="Times New Roman" w:eastAsiaTheme="minorEastAsia" w:hAnsi="Times New Roman" w:cs="Times New Roman"/>
            <w:bCs/>
            <w:sz w:val="24"/>
            <w:szCs w:val="24"/>
          </w:rPr>
          <w:t>–</w:t>
        </w:r>
        <w:r w:rsidR="001213A1" w:rsidRPr="001213A1">
          <w:rPr>
            <w:rFonts w:ascii="Times New Roman" w:hAnsi="Times New Roman" w:cs="Times New Roman"/>
            <w:i/>
            <w:iCs/>
            <w:sz w:val="24"/>
            <w:szCs w:val="24"/>
            <w:rPrChange w:id="319" w:author="رزان الدوسري ID 443203966" w:date="2023-02-09T11:12:00Z">
              <w:rPr>
                <w:rFonts w:ascii="Times New Roman" w:hAnsi="Times New Roman" w:cs="Times New Roman"/>
                <w:sz w:val="24"/>
                <w:szCs w:val="24"/>
              </w:rPr>
            </w:rPrChange>
          </w:rPr>
          <w:t xml:space="preserve"> </w:t>
        </w:r>
        <w:r w:rsidR="001213A1" w:rsidRPr="001213A1">
          <w:rPr>
            <w:rFonts w:ascii="Times New Roman" w:eastAsiaTheme="minorEastAsia" w:hAnsi="Times New Roman" w:cs="Times New Roman"/>
            <w:bCs/>
            <w:i/>
            <w:iCs/>
            <w:sz w:val="24"/>
            <w:szCs w:val="24"/>
            <w:rPrChange w:id="320" w:author="رزان الدوسري ID 443203966" w:date="2023-02-09T11:12:00Z">
              <w:rPr>
                <w:rFonts w:ascii="Times New Roman" w:eastAsiaTheme="minorEastAsia" w:hAnsi="Times New Roman" w:cs="Times New Roman"/>
                <w:bCs/>
                <w:sz w:val="24"/>
                <w:szCs w:val="24"/>
              </w:rPr>
            </w:rPrChange>
          </w:rPr>
          <w:t>How can agile teams decide which user stories are worth validating from a UX perspective?</w:t>
        </w:r>
        <w:r w:rsidR="001213A1" w:rsidRPr="001213A1">
          <w:rPr>
            <w:rFonts w:ascii="Times New Roman" w:eastAsiaTheme="minorEastAsia" w:hAnsi="Times New Roman" w:cs="Times New Roman"/>
            <w:b/>
            <w:i/>
            <w:iCs/>
            <w:sz w:val="24"/>
            <w:szCs w:val="24"/>
            <w:rPrChange w:id="321" w:author="رزان الدوسري ID 443203966" w:date="2023-02-09T11:12:00Z">
              <w:rPr>
                <w:rFonts w:ascii="Times New Roman" w:eastAsiaTheme="minorEastAsia" w:hAnsi="Times New Roman" w:cs="Times New Roman"/>
                <w:b/>
                <w:sz w:val="24"/>
                <w:szCs w:val="24"/>
              </w:rPr>
            </w:rPrChange>
          </w:rPr>
          <w:t xml:space="preserve"> </w:t>
        </w:r>
      </w:ins>
      <w:r w:rsidRPr="001213A1">
        <w:rPr>
          <w:rFonts w:ascii="Times New Roman" w:hAnsi="Times New Roman" w:cs="Times New Roman"/>
          <w:i/>
          <w:iCs/>
          <w:sz w:val="24"/>
          <w:szCs w:val="24"/>
          <w:rPrChange w:id="322" w:author="رزان الدوسري ID 443203966" w:date="2023-02-09T11:12:00Z">
            <w:rPr>
              <w:rFonts w:ascii="Times New Roman" w:hAnsi="Times New Roman" w:cs="Times New Roman"/>
              <w:sz w:val="24"/>
              <w:szCs w:val="24"/>
            </w:rPr>
          </w:rPrChange>
        </w:rPr>
        <w:t xml:space="preserve"> </w:t>
      </w:r>
      <w:r>
        <w:rPr>
          <w:rFonts w:ascii="Times New Roman" w:hAnsi="Times New Roman" w:cs="Times New Roman"/>
          <w:sz w:val="24"/>
          <w:szCs w:val="24"/>
        </w:rPr>
        <w:t xml:space="preserve">that aims to address </w:t>
      </w:r>
      <w:r w:rsidRPr="00160424">
        <w:rPr>
          <w:rFonts w:ascii="Times New Roman" w:hAnsi="Times New Roman" w:cs="Times New Roman"/>
          <w:sz w:val="24"/>
          <w:szCs w:val="24"/>
        </w:rPr>
        <w:t>how</w:t>
      </w:r>
      <w:r w:rsidRPr="00160424">
        <w:rPr>
          <w:rFonts w:ascii="Times New Roman" w:eastAsiaTheme="majorEastAsia" w:hAnsi="Times New Roman" w:cs="Times New Roman"/>
          <w:sz w:val="24"/>
          <w:szCs w:val="24"/>
        </w:rPr>
        <w:t xml:space="preserve"> agile teams decide which </w:t>
      </w:r>
      <w:r w:rsidRPr="00160424">
        <w:rPr>
          <w:rFonts w:ascii="Times New Roman" w:eastAsiaTheme="minorEastAsia" w:hAnsi="Times New Roman" w:cs="Times New Roman"/>
          <w:bCs/>
          <w:sz w:val="24"/>
          <w:szCs w:val="24"/>
        </w:rPr>
        <w:t>user stories</w:t>
      </w:r>
      <w:r w:rsidRPr="00160424">
        <w:rPr>
          <w:rFonts w:ascii="Times New Roman" w:eastAsiaTheme="majorEastAsia" w:hAnsi="Times New Roman" w:cs="Times New Roman"/>
          <w:sz w:val="24"/>
          <w:szCs w:val="24"/>
        </w:rPr>
        <w:t xml:space="preserve"> are worth conducting UX experiments</w:t>
      </w:r>
      <w:r>
        <w:rPr>
          <w:rFonts w:ascii="Times New Roman" w:eastAsiaTheme="majorEastAsia" w:hAnsi="Times New Roman" w:cs="Times New Roman"/>
          <w:sz w:val="24"/>
          <w:szCs w:val="24"/>
        </w:rPr>
        <w:t>.</w:t>
      </w:r>
      <w:r w:rsidRPr="00160424">
        <w:rPr>
          <w:rFonts w:ascii="Times New Roman" w:eastAsiaTheme="majorEastAsia" w:hAnsi="Times New Roman" w:cs="Times New Roman"/>
          <w:sz w:val="24"/>
          <w:szCs w:val="24"/>
        </w:rPr>
        <w:t xml:space="preserve"> To answer this question, we decided to </w:t>
      </w:r>
      <w:r>
        <w:rPr>
          <w:rFonts w:ascii="Times New Roman" w:eastAsiaTheme="majorEastAsia" w:hAnsi="Times New Roman" w:cs="Times New Roman"/>
          <w:sz w:val="24"/>
          <w:szCs w:val="24"/>
        </w:rPr>
        <w:t xml:space="preserve">conduct </w:t>
      </w:r>
      <w:r w:rsidRPr="00160424">
        <w:rPr>
          <w:rFonts w:ascii="Times New Roman" w:eastAsiaTheme="majorEastAsia" w:hAnsi="Times New Roman" w:cs="Times New Roman"/>
          <w:sz w:val="24"/>
          <w:szCs w:val="24"/>
        </w:rPr>
        <w:t>interview</w:t>
      </w:r>
      <w:r>
        <w:rPr>
          <w:rFonts w:ascii="Times New Roman" w:eastAsiaTheme="majorEastAsia" w:hAnsi="Times New Roman" w:cs="Times New Roman"/>
          <w:sz w:val="24"/>
          <w:szCs w:val="24"/>
        </w:rPr>
        <w:t>s with</w:t>
      </w:r>
      <w:r w:rsidRPr="00160424">
        <w:rPr>
          <w:rFonts w:ascii="Times New Roman" w:eastAsiaTheme="majorEastAsia" w:hAnsi="Times New Roman" w:cs="Times New Roman"/>
          <w:sz w:val="24"/>
          <w:szCs w:val="24"/>
        </w:rPr>
        <w:t xml:space="preserve"> </w:t>
      </w:r>
      <w:proofErr w:type="gramStart"/>
      <w:r w:rsidRPr="00160424">
        <w:rPr>
          <w:rFonts w:ascii="Times New Roman" w:eastAsiaTheme="majorEastAsia" w:hAnsi="Times New Roman" w:cs="Times New Roman"/>
          <w:sz w:val="24"/>
          <w:szCs w:val="24"/>
        </w:rPr>
        <w:t>a number of</w:t>
      </w:r>
      <w:proofErr w:type="gramEnd"/>
      <w:r w:rsidRPr="00160424">
        <w:rPr>
          <w:rFonts w:ascii="Times New Roman" w:eastAsiaTheme="majorEastAsia" w:hAnsi="Times New Roman" w:cs="Times New Roman"/>
          <w:sz w:val="24"/>
          <w:szCs w:val="24"/>
        </w:rPr>
        <w:t xml:space="preserve"> UX </w:t>
      </w:r>
      <w:r w:rsidRPr="00160424">
        <w:rPr>
          <w:rFonts w:ascii="Times New Roman" w:eastAsiaTheme="minorEastAsia" w:hAnsi="Times New Roman" w:cs="Times New Roman"/>
          <w:bCs/>
          <w:sz w:val="24"/>
          <w:szCs w:val="24"/>
        </w:rPr>
        <w:t xml:space="preserve">practitioners to </w:t>
      </w:r>
      <w:r w:rsidRPr="00160424">
        <w:rPr>
          <w:rFonts w:ascii="Times New Roman" w:hAnsi="Times New Roman" w:cs="Times New Roman"/>
          <w:sz w:val="24"/>
          <w:szCs w:val="24"/>
        </w:rPr>
        <w:t>understand their work process and how they decide which features should go through UX experiments.</w:t>
      </w:r>
      <w:r w:rsidRPr="00160424">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The aim of this procedure was</w:t>
      </w:r>
      <w:r w:rsidRPr="00160424">
        <w:rPr>
          <w:rFonts w:ascii="Times New Roman" w:eastAsiaTheme="minorEastAsia" w:hAnsi="Times New Roman" w:cs="Times New Roman"/>
          <w:bCs/>
          <w:sz w:val="24"/>
          <w:szCs w:val="24"/>
        </w:rPr>
        <w:t xml:space="preserve"> to identify what factors practitioners </w:t>
      </w:r>
      <w:r>
        <w:rPr>
          <w:rFonts w:ascii="Times New Roman" w:eastAsiaTheme="minorEastAsia" w:hAnsi="Times New Roman" w:cs="Times New Roman"/>
          <w:bCs/>
          <w:sz w:val="24"/>
          <w:szCs w:val="24"/>
        </w:rPr>
        <w:t xml:space="preserve">usually </w:t>
      </w:r>
      <w:r w:rsidRPr="00160424">
        <w:rPr>
          <w:rFonts w:ascii="Times New Roman" w:eastAsiaTheme="minorEastAsia" w:hAnsi="Times New Roman" w:cs="Times New Roman"/>
          <w:bCs/>
          <w:sz w:val="24"/>
          <w:szCs w:val="24"/>
        </w:rPr>
        <w:t>consider when conducting UX experiments.</w:t>
      </w:r>
    </w:p>
    <w:p w14:paraId="37CEAB78" w14:textId="2AB199D7" w:rsidR="0019494D" w:rsidRPr="00160424" w:rsidRDefault="00262845" w:rsidP="00A14562">
      <w:pPr>
        <w:ind w:firstLine="567"/>
        <w:jc w:val="both"/>
        <w:rPr>
          <w:rFonts w:ascii="Times New Roman" w:eastAsiaTheme="minorEastAsia" w:hAnsi="Times New Roman" w:cs="Times New Roman"/>
          <w:bCs/>
          <w:sz w:val="24"/>
          <w:szCs w:val="24"/>
        </w:rPr>
      </w:pPr>
      <w:commentRangeStart w:id="323"/>
      <w:r w:rsidRPr="00160424">
        <w:rPr>
          <w:rFonts w:ascii="Times New Roman" w:eastAsiaTheme="minorEastAsia" w:hAnsi="Times New Roman" w:cs="Times New Roman"/>
          <w:bCs/>
          <w:sz w:val="24"/>
          <w:szCs w:val="24"/>
        </w:rPr>
        <w:t xml:space="preserve">A </w:t>
      </w:r>
      <w:ins w:id="324" w:author="رزان الدوسري ID 443203966" w:date="2023-01-28T15:51:00Z">
        <w:r w:rsidR="009D4795" w:rsidRPr="009D4795">
          <w:rPr>
            <w:rFonts w:ascii="Times New Roman" w:eastAsiaTheme="minorEastAsia" w:hAnsi="Times New Roman" w:cs="Times New Roman"/>
            <w:bCs/>
            <w:sz w:val="24"/>
            <w:szCs w:val="24"/>
          </w:rPr>
          <w:t xml:space="preserve">semi-structured </w:t>
        </w:r>
      </w:ins>
      <w:del w:id="325" w:author="رزان الدوسري ID 443203966" w:date="2023-01-28T15:51:00Z">
        <w:r w:rsidRPr="00160424" w:rsidDel="009D4795">
          <w:rPr>
            <w:rFonts w:ascii="Times New Roman" w:eastAsiaTheme="minorEastAsia" w:hAnsi="Times New Roman" w:cs="Times New Roman"/>
            <w:bCs/>
            <w:sz w:val="24"/>
            <w:szCs w:val="24"/>
          </w:rPr>
          <w:delText xml:space="preserve">typical </w:delText>
        </w:r>
      </w:del>
      <w:r w:rsidRPr="00160424">
        <w:rPr>
          <w:rFonts w:ascii="Times New Roman" w:eastAsiaTheme="minorEastAsia" w:hAnsi="Times New Roman" w:cs="Times New Roman"/>
          <w:bCs/>
          <w:sz w:val="24"/>
          <w:szCs w:val="24"/>
        </w:rPr>
        <w:t xml:space="preserve">interview process </w:t>
      </w:r>
      <w:commentRangeEnd w:id="323"/>
      <w:r>
        <w:rPr>
          <w:rStyle w:val="CommentReference"/>
        </w:rPr>
        <w:commentReference w:id="323"/>
      </w:r>
      <w:r w:rsidR="0019494D" w:rsidRPr="00160424">
        <w:rPr>
          <w:rFonts w:ascii="Times New Roman" w:eastAsiaTheme="minorEastAsia" w:hAnsi="Times New Roman" w:cs="Times New Roman"/>
          <w:bCs/>
          <w:sz w:val="24"/>
          <w:szCs w:val="24"/>
        </w:rPr>
        <w:t xml:space="preserve">is conducted until data saturation is reached, meaning no new insights are provided. Guest et al. </w:t>
      </w:r>
      <w:sdt>
        <w:sdtPr>
          <w:rPr>
            <w:rFonts w:ascii="Times New Roman" w:eastAsiaTheme="minorEastAsia" w:hAnsi="Times New Roman" w:cs="Times New Roman"/>
            <w:bCs/>
            <w:color w:val="000000"/>
            <w:sz w:val="24"/>
            <w:szCs w:val="24"/>
          </w:rPr>
          <w:tag w:val="MENDELEY_CITATION_v3_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"/>
          <w:id w:val="994300335"/>
          <w:placeholder>
            <w:docPart w:val="CF24059CC7FB7543A10FCEEB8A4E99D1"/>
          </w:placeholder>
        </w:sdtPr>
        <w:sdtContent>
          <w:r w:rsidR="006A0F88" w:rsidRPr="006A0F88">
            <w:rPr>
              <w:rFonts w:ascii="Times New Roman" w:eastAsiaTheme="minorEastAsia" w:hAnsi="Times New Roman" w:cs="Times New Roman"/>
              <w:bCs/>
              <w:color w:val="000000"/>
              <w:sz w:val="24"/>
              <w:szCs w:val="24"/>
            </w:rPr>
            <w:t>[47]</w:t>
          </w:r>
        </w:sdtContent>
      </w:sdt>
      <w:r w:rsidR="0019494D" w:rsidRPr="00160424">
        <w:rPr>
          <w:rFonts w:ascii="Times New Roman" w:eastAsiaTheme="minorEastAsia" w:hAnsi="Times New Roman" w:cs="Times New Roman"/>
          <w:bCs/>
          <w:sz w:val="24"/>
          <w:szCs w:val="24"/>
        </w:rPr>
        <w:t xml:space="preserve"> suggest that 12 interviews are usually needed to reach saturation. Accordingly, we planned to interview 10-15 </w:t>
      </w:r>
      <w:r w:rsidR="0019494D" w:rsidRPr="00160424">
        <w:rPr>
          <w:rFonts w:ascii="Times New Roman" w:eastAsiaTheme="majorEastAsia" w:hAnsi="Times New Roman" w:cs="Times New Roman"/>
          <w:sz w:val="24"/>
          <w:szCs w:val="24"/>
        </w:rPr>
        <w:t xml:space="preserve">UX </w:t>
      </w:r>
      <w:r w:rsidR="0019494D" w:rsidRPr="00160424">
        <w:rPr>
          <w:rFonts w:ascii="Times New Roman" w:eastAsiaTheme="minorEastAsia" w:hAnsi="Times New Roman" w:cs="Times New Roman"/>
          <w:bCs/>
          <w:sz w:val="24"/>
          <w:szCs w:val="24"/>
        </w:rPr>
        <w:t>practitioners, with the possibility of adding more saturation</w:t>
      </w:r>
      <w:r w:rsidR="0019494D">
        <w:rPr>
          <w:rFonts w:ascii="Times New Roman" w:eastAsiaTheme="minorEastAsia" w:hAnsi="Times New Roman" w:cs="Times New Roman"/>
          <w:bCs/>
          <w:sz w:val="24"/>
          <w:szCs w:val="24"/>
        </w:rPr>
        <w:t xml:space="preserve"> was not reached</w:t>
      </w:r>
      <w:r w:rsidR="0019494D" w:rsidRPr="00160424">
        <w:rPr>
          <w:rFonts w:ascii="Times New Roman" w:eastAsiaTheme="minorEastAsia" w:hAnsi="Times New Roman" w:cs="Times New Roman"/>
          <w:bCs/>
          <w:sz w:val="24"/>
          <w:szCs w:val="24"/>
        </w:rPr>
        <w:t>.</w:t>
      </w:r>
    </w:p>
    <w:p w14:paraId="4144EC99" w14:textId="44D5125F" w:rsidR="0019494D" w:rsidRPr="00160424" w:rsidRDefault="0019494D" w:rsidP="00C443F7">
      <w:pPr>
        <w:ind w:firstLine="284"/>
        <w:jc w:val="both"/>
        <w:rPr>
          <w:rFonts w:ascii="Times New Roman" w:eastAsiaTheme="minorEastAsia" w:hAnsi="Times New Roman" w:cs="Times New Roman"/>
          <w:bCs/>
          <w:sz w:val="24"/>
          <w:szCs w:val="24"/>
        </w:rPr>
      </w:pPr>
      <w:r w:rsidRPr="00160424">
        <w:rPr>
          <w:rFonts w:ascii="Times New Roman" w:eastAsiaTheme="minorEastAsia" w:hAnsi="Times New Roman" w:cs="Times New Roman"/>
          <w:bCs/>
          <w:sz w:val="24"/>
          <w:szCs w:val="24"/>
        </w:rPr>
        <w:t>We interviewed 15 UX practitioners working at different companies in Riyadh</w:t>
      </w:r>
      <w:r>
        <w:rPr>
          <w:rFonts w:ascii="Times New Roman" w:eastAsiaTheme="minorEastAsia" w:hAnsi="Times New Roman" w:cs="Times New Roman"/>
          <w:bCs/>
          <w:sz w:val="24"/>
          <w:szCs w:val="24"/>
        </w:rPr>
        <w:t>, Saudi Arabia</w:t>
      </w:r>
      <w:r w:rsidRPr="00160424">
        <w:rPr>
          <w:rFonts w:ascii="Times New Roman" w:eastAsiaTheme="minorEastAsia" w:hAnsi="Times New Roman" w:cs="Times New Roman"/>
          <w:bCs/>
          <w:sz w:val="24"/>
          <w:szCs w:val="24"/>
        </w:rPr>
        <w:t>. Their roles ranged from UX Researcher, UX Designer, UX/UI Designer, CX Designer, Consultant to Manager. The interviews</w:t>
      </w:r>
      <w:r>
        <w:rPr>
          <w:rFonts w:ascii="Times New Roman" w:eastAsiaTheme="minorEastAsia" w:hAnsi="Times New Roman" w:cs="Times New Roman"/>
          <w:bCs/>
          <w:sz w:val="24"/>
          <w:szCs w:val="24"/>
        </w:rPr>
        <w:t>, audio-recorded,</w:t>
      </w:r>
      <w:r w:rsidRPr="00160424">
        <w:rPr>
          <w:rFonts w:ascii="Times New Roman" w:eastAsiaTheme="minorEastAsia" w:hAnsi="Times New Roman" w:cs="Times New Roman"/>
          <w:bCs/>
          <w:sz w:val="24"/>
          <w:szCs w:val="24"/>
        </w:rPr>
        <w:t xml:space="preserve"> were </w:t>
      </w:r>
      <w:r>
        <w:rPr>
          <w:rFonts w:ascii="Times New Roman" w:eastAsiaTheme="minorEastAsia" w:hAnsi="Times New Roman" w:cs="Times New Roman"/>
          <w:bCs/>
          <w:sz w:val="24"/>
          <w:szCs w:val="24"/>
        </w:rPr>
        <w:t>conducted</w:t>
      </w:r>
      <w:r w:rsidRPr="00160424">
        <w:rPr>
          <w:rFonts w:ascii="Times New Roman" w:eastAsiaTheme="minorEastAsia" w:hAnsi="Times New Roman" w:cs="Times New Roman"/>
          <w:bCs/>
          <w:sz w:val="24"/>
          <w:szCs w:val="24"/>
        </w:rPr>
        <w:t xml:space="preserve"> either in-person or via conference call. An overview of the participants is provided in </w:t>
      </w:r>
      <w:r w:rsidRPr="00160424">
        <w:rPr>
          <w:rFonts w:ascii="Times New Roman" w:eastAsiaTheme="minorEastAsia" w:hAnsi="Times New Roman" w:cs="Times New Roman"/>
          <w:bCs/>
          <w:sz w:val="24"/>
          <w:szCs w:val="24"/>
        </w:rPr>
        <w:fldChar w:fldCharType="begin"/>
      </w:r>
      <w:r w:rsidRPr="00160424">
        <w:rPr>
          <w:rFonts w:ascii="Times New Roman" w:eastAsiaTheme="minorEastAsia" w:hAnsi="Times New Roman" w:cs="Times New Roman"/>
          <w:bCs/>
          <w:sz w:val="24"/>
          <w:szCs w:val="24"/>
        </w:rPr>
        <w:instrText xml:space="preserve"> REF _Ref122051526 \h  \* MERGEFORMAT </w:instrText>
      </w:r>
      <w:r w:rsidRPr="00160424">
        <w:rPr>
          <w:rFonts w:ascii="Times New Roman" w:eastAsiaTheme="minorEastAsia" w:hAnsi="Times New Roman" w:cs="Times New Roman"/>
          <w:bCs/>
          <w:sz w:val="24"/>
          <w:szCs w:val="24"/>
        </w:rPr>
      </w:r>
      <w:r w:rsidRPr="00160424">
        <w:rPr>
          <w:rFonts w:ascii="Times New Roman" w:eastAsiaTheme="minorEastAsia" w:hAnsi="Times New Roman" w:cs="Times New Roman"/>
          <w:bCs/>
          <w:sz w:val="24"/>
          <w:szCs w:val="24"/>
        </w:rPr>
        <w:fldChar w:fldCharType="separate"/>
      </w:r>
      <w:r w:rsidRPr="00160424">
        <w:rPr>
          <w:rFonts w:ascii="Times New Roman" w:eastAsiaTheme="minorEastAsia" w:hAnsi="Times New Roman" w:cs="Times New Roman"/>
          <w:bCs/>
          <w:sz w:val="24"/>
          <w:szCs w:val="24"/>
        </w:rPr>
        <w:t>Appendix A - Interview Participants</w:t>
      </w:r>
      <w:r w:rsidRPr="00160424">
        <w:rPr>
          <w:rFonts w:ascii="Times New Roman" w:eastAsiaTheme="minorEastAsia" w:hAnsi="Times New Roman" w:cs="Times New Roman"/>
          <w:bCs/>
          <w:sz w:val="24"/>
          <w:szCs w:val="24"/>
        </w:rPr>
        <w:fldChar w:fldCharType="end"/>
      </w:r>
      <w:r w:rsidRPr="00160424">
        <w:rPr>
          <w:rFonts w:ascii="Times New Roman" w:eastAsiaTheme="minorEastAsia" w:hAnsi="Times New Roman" w:cs="Times New Roman"/>
          <w:bCs/>
          <w:sz w:val="24"/>
          <w:szCs w:val="24"/>
        </w:rPr>
        <w:t>.</w:t>
      </w:r>
      <w:r w:rsidRPr="00160424">
        <w:t xml:space="preserve"> </w:t>
      </w:r>
      <w:r w:rsidRPr="00EC7493">
        <w:rPr>
          <w:rFonts w:ascii="Times New Roman" w:eastAsiaTheme="minorEastAsia" w:hAnsi="Times New Roman" w:cs="Times New Roman"/>
          <w:bCs/>
          <w:sz w:val="24"/>
          <w:szCs w:val="24"/>
        </w:rPr>
        <w:t>The interviews were then transcribed</w:t>
      </w:r>
      <w:r w:rsidR="00EC7493" w:rsidRPr="00EC7493">
        <w:rPr>
          <w:rFonts w:ascii="Times New Roman" w:eastAsiaTheme="minorEastAsia" w:hAnsi="Times New Roman" w:cs="Times New Roman"/>
          <w:bCs/>
          <w:sz w:val="24"/>
          <w:szCs w:val="24"/>
        </w:rPr>
        <w:t xml:space="preserve"> verbatim. </w:t>
      </w:r>
      <w:r w:rsidRPr="00160424">
        <w:rPr>
          <w:rFonts w:ascii="Times New Roman" w:eastAsiaTheme="minorEastAsia" w:hAnsi="Times New Roman" w:cs="Times New Roman"/>
          <w:bCs/>
          <w:sz w:val="24"/>
          <w:szCs w:val="24"/>
        </w:rPr>
        <w:t>After all the interviews were completed, we listened to the recordings again and compared them with the data to ensure that nothing was missing.</w:t>
      </w:r>
    </w:p>
    <w:p w14:paraId="7AC1E4E8" w14:textId="03248764" w:rsidR="00D10A40" w:rsidRPr="0010116C" w:rsidRDefault="0019494D" w:rsidP="00D10A40">
      <w:pPr>
        <w:ind w:firstLine="284"/>
        <w:jc w:val="both"/>
        <w:rPr>
          <w:rFonts w:ascii="Times New Roman" w:eastAsiaTheme="minorEastAsia" w:hAnsi="Times New Roman" w:cs="Times New Roman"/>
          <w:bCs/>
          <w:sz w:val="24"/>
          <w:szCs w:val="24"/>
        </w:rPr>
      </w:pPr>
      <w:r w:rsidRPr="00160424">
        <w:rPr>
          <w:rFonts w:ascii="Times New Roman" w:eastAsiaTheme="minorEastAsia" w:hAnsi="Times New Roman" w:cs="Times New Roman"/>
          <w:bCs/>
          <w:sz w:val="24"/>
          <w:szCs w:val="24"/>
        </w:rPr>
        <w:t>In the first part of the interview,</w:t>
      </w:r>
      <w:r>
        <w:rPr>
          <w:rFonts w:ascii="Times New Roman" w:eastAsiaTheme="minorEastAsia" w:hAnsi="Times New Roman" w:cs="Times New Roman"/>
          <w:bCs/>
          <w:sz w:val="24"/>
          <w:szCs w:val="24"/>
        </w:rPr>
        <w:t xml:space="preserve"> the</w:t>
      </w:r>
      <w:r w:rsidRPr="00160424">
        <w:rPr>
          <w:rFonts w:ascii="Times New Roman" w:eastAsiaTheme="minorEastAsia" w:hAnsi="Times New Roman" w:cs="Times New Roman"/>
          <w:bCs/>
          <w:sz w:val="24"/>
          <w:szCs w:val="24"/>
        </w:rPr>
        <w:t xml:space="preserve"> practitioners were asked what factors they consider when conducting UX experiments. </w:t>
      </w:r>
      <w:r>
        <w:rPr>
          <w:rFonts w:ascii="Times New Roman" w:eastAsiaTheme="minorEastAsia" w:hAnsi="Times New Roman" w:cs="Times New Roman"/>
          <w:bCs/>
          <w:sz w:val="24"/>
          <w:szCs w:val="24"/>
        </w:rPr>
        <w:t>Addressing t</w:t>
      </w:r>
      <w:r w:rsidRPr="00160424">
        <w:rPr>
          <w:rFonts w:ascii="Times New Roman" w:eastAsiaTheme="minorEastAsia" w:hAnsi="Times New Roman" w:cs="Times New Roman"/>
          <w:bCs/>
          <w:sz w:val="24"/>
          <w:szCs w:val="24"/>
        </w:rPr>
        <w:t xml:space="preserve">hese factors </w:t>
      </w:r>
      <w:r>
        <w:rPr>
          <w:rFonts w:ascii="Times New Roman" w:eastAsiaTheme="minorEastAsia" w:hAnsi="Times New Roman" w:cs="Times New Roman"/>
          <w:bCs/>
          <w:sz w:val="24"/>
          <w:szCs w:val="24"/>
        </w:rPr>
        <w:t>is likely to</w:t>
      </w:r>
      <w:r w:rsidRPr="00160424">
        <w:rPr>
          <w:rFonts w:ascii="Times New Roman" w:eastAsiaTheme="minorEastAsia" w:hAnsi="Times New Roman" w:cs="Times New Roman"/>
          <w:bCs/>
          <w:sz w:val="24"/>
          <w:szCs w:val="24"/>
        </w:rPr>
        <w:t xml:space="preserve"> help us in building an equation which is the basis for building the tool that will generate a score for each user story. Based on that score, </w:t>
      </w:r>
      <w:r>
        <w:rPr>
          <w:rFonts w:ascii="Times New Roman" w:eastAsiaTheme="minorEastAsia" w:hAnsi="Times New Roman" w:cs="Times New Roman"/>
          <w:bCs/>
          <w:sz w:val="24"/>
          <w:szCs w:val="24"/>
        </w:rPr>
        <w:t>the</w:t>
      </w:r>
      <w:r w:rsidRPr="00160424">
        <w:rPr>
          <w:rFonts w:ascii="Times New Roman" w:eastAsiaTheme="minorEastAsia" w:hAnsi="Times New Roman" w:cs="Times New Roman"/>
          <w:bCs/>
          <w:sz w:val="24"/>
          <w:szCs w:val="24"/>
        </w:rPr>
        <w:t xml:space="preserve"> agile team can </w:t>
      </w:r>
      <w:proofErr w:type="gramStart"/>
      <w:r w:rsidRPr="00160424">
        <w:rPr>
          <w:rFonts w:ascii="Times New Roman" w:eastAsiaTheme="minorEastAsia" w:hAnsi="Times New Roman" w:cs="Times New Roman"/>
          <w:bCs/>
          <w:sz w:val="24"/>
          <w:szCs w:val="24"/>
        </w:rPr>
        <w:t>make a decision</w:t>
      </w:r>
      <w:proofErr w:type="gramEnd"/>
      <w:r w:rsidRPr="00160424">
        <w:rPr>
          <w:rFonts w:ascii="Times New Roman" w:eastAsiaTheme="minorEastAsia" w:hAnsi="Times New Roman" w:cs="Times New Roman"/>
          <w:bCs/>
          <w:sz w:val="24"/>
          <w:szCs w:val="24"/>
        </w:rPr>
        <w:t xml:space="preserve"> on whether to prioritize this user story for a UX experiment or not. In summary, we found three </w:t>
      </w:r>
      <w:r w:rsidRPr="00133637">
        <w:rPr>
          <w:rFonts w:ascii="Times New Roman" w:eastAsiaTheme="minorEastAsia" w:hAnsi="Times New Roman" w:cs="Times New Roman"/>
          <w:bCs/>
          <w:sz w:val="24"/>
          <w:szCs w:val="24"/>
        </w:rPr>
        <w:t>factors</w:t>
      </w:r>
      <w:r w:rsidR="00133637">
        <w:rPr>
          <w:rFonts w:ascii="Times New Roman" w:eastAsiaTheme="minorEastAsia" w:hAnsi="Times New Roman" w:cs="Times New Roman"/>
          <w:bCs/>
          <w:sz w:val="24"/>
          <w:szCs w:val="24"/>
        </w:rPr>
        <w:t xml:space="preserve"> </w:t>
      </w:r>
      <w:r w:rsidR="00133637" w:rsidRPr="00133637">
        <w:rPr>
          <w:rFonts w:ascii="Times New Roman" w:eastAsiaTheme="minorEastAsia" w:hAnsi="Times New Roman" w:cs="Times New Roman"/>
          <w:bCs/>
          <w:sz w:val="24"/>
          <w:szCs w:val="24"/>
        </w:rPr>
        <w:t>(</w:t>
      </w:r>
      <w:r w:rsidR="00133637" w:rsidRPr="00133637">
        <w:rPr>
          <w:rFonts w:ascii="Times New Roman" w:eastAsiaTheme="minorEastAsia" w:hAnsi="Times New Roman" w:cs="Times New Roman"/>
          <w:bCs/>
          <w:sz w:val="24"/>
          <w:szCs w:val="24"/>
        </w:rPr>
        <w:fldChar w:fldCharType="begin"/>
      </w:r>
      <w:r w:rsidR="00133637" w:rsidRPr="00133637">
        <w:rPr>
          <w:rFonts w:ascii="Times New Roman" w:eastAsiaTheme="minorEastAsia" w:hAnsi="Times New Roman" w:cs="Times New Roman"/>
          <w:bCs/>
          <w:sz w:val="24"/>
          <w:szCs w:val="24"/>
        </w:rPr>
        <w:instrText xml:space="preserve"> REF _Ref125355930 \h  \* MERGEFORMAT </w:instrText>
      </w:r>
      <w:r w:rsidR="00133637" w:rsidRPr="00133637">
        <w:rPr>
          <w:rFonts w:ascii="Times New Roman" w:eastAsiaTheme="minorEastAsia" w:hAnsi="Times New Roman" w:cs="Times New Roman"/>
          <w:bCs/>
          <w:sz w:val="24"/>
          <w:szCs w:val="24"/>
        </w:rPr>
      </w:r>
      <w:r w:rsidR="00133637" w:rsidRPr="00133637">
        <w:rPr>
          <w:rFonts w:ascii="Times New Roman" w:eastAsiaTheme="minorEastAsia" w:hAnsi="Times New Roman" w:cs="Times New Roman"/>
          <w:bCs/>
          <w:sz w:val="24"/>
          <w:szCs w:val="24"/>
        </w:rPr>
        <w:fldChar w:fldCharType="separate"/>
      </w:r>
      <w:r w:rsidR="00133637" w:rsidRPr="00133637">
        <w:rPr>
          <w:rFonts w:asciiTheme="majorBidi" w:hAnsiTheme="majorBidi" w:cstheme="majorBidi"/>
          <w:sz w:val="24"/>
          <w:szCs w:val="24"/>
        </w:rPr>
        <w:t xml:space="preserve">Figure </w:t>
      </w:r>
      <w:r w:rsidR="00133637" w:rsidRPr="00133637">
        <w:rPr>
          <w:rFonts w:asciiTheme="majorBidi" w:hAnsiTheme="majorBidi" w:cstheme="majorBidi"/>
          <w:noProof/>
          <w:sz w:val="24"/>
          <w:szCs w:val="24"/>
        </w:rPr>
        <w:t>4</w:t>
      </w:r>
      <w:r w:rsidR="00133637" w:rsidRPr="00133637">
        <w:rPr>
          <w:rFonts w:ascii="Times New Roman" w:eastAsiaTheme="minorEastAsia" w:hAnsi="Times New Roman" w:cs="Times New Roman"/>
          <w:bCs/>
          <w:sz w:val="24"/>
          <w:szCs w:val="24"/>
        </w:rPr>
        <w:fldChar w:fldCharType="end"/>
      </w:r>
      <w:r w:rsidR="00133637">
        <w:rPr>
          <w:rFonts w:ascii="Times New Roman" w:eastAsiaTheme="minorEastAsia" w:hAnsi="Times New Roman" w:cs="Times New Roman"/>
          <w:bCs/>
          <w:sz w:val="24"/>
          <w:szCs w:val="24"/>
        </w:rPr>
        <w:t>)</w:t>
      </w:r>
      <w:r w:rsidRPr="00160424">
        <w:rPr>
          <w:rFonts w:ascii="Times New Roman" w:eastAsiaTheme="minorEastAsia" w:hAnsi="Times New Roman" w:cs="Times New Roman"/>
          <w:bCs/>
          <w:sz w:val="24"/>
          <w:szCs w:val="24"/>
        </w:rPr>
        <w:t xml:space="preserve">: </w:t>
      </w:r>
      <w:r w:rsidRPr="00160424">
        <w:rPr>
          <w:rFonts w:ascii="Times New Roman" w:eastAsiaTheme="minorEastAsia" w:hAnsi="Times New Roman" w:cs="Times New Roman"/>
          <w:bCs/>
          <w:i/>
          <w:iCs/>
          <w:sz w:val="24"/>
          <w:szCs w:val="24"/>
        </w:rPr>
        <w:t>Potential Value</w:t>
      </w:r>
      <w:r w:rsidRPr="00160424">
        <w:rPr>
          <w:rFonts w:ascii="Times New Roman" w:eastAsiaTheme="minorEastAsia" w:hAnsi="Times New Roman" w:cs="Times New Roman"/>
          <w:bCs/>
          <w:sz w:val="24"/>
          <w:szCs w:val="24"/>
        </w:rPr>
        <w:t xml:space="preserve">, </w:t>
      </w:r>
      <w:proofErr w:type="gramStart"/>
      <w:r w:rsidRPr="00160424">
        <w:rPr>
          <w:rFonts w:ascii="Times New Roman" w:eastAsiaTheme="minorEastAsia" w:hAnsi="Times New Roman" w:cs="Times New Roman"/>
          <w:bCs/>
          <w:i/>
          <w:iCs/>
          <w:sz w:val="24"/>
          <w:szCs w:val="24"/>
        </w:rPr>
        <w:t>Clarity</w:t>
      </w:r>
      <w:proofErr w:type="gramEnd"/>
      <w:r w:rsidRPr="00160424">
        <w:rPr>
          <w:rFonts w:ascii="Times New Roman" w:eastAsiaTheme="minorEastAsia" w:hAnsi="Times New Roman" w:cs="Times New Roman"/>
          <w:bCs/>
          <w:sz w:val="24"/>
          <w:szCs w:val="24"/>
        </w:rPr>
        <w:t xml:space="preserve"> and </w:t>
      </w:r>
      <w:r w:rsidRPr="00160424">
        <w:rPr>
          <w:rFonts w:ascii="Times New Roman" w:eastAsiaTheme="minorEastAsia" w:hAnsi="Times New Roman" w:cs="Times New Roman"/>
          <w:bCs/>
          <w:i/>
          <w:iCs/>
          <w:sz w:val="24"/>
          <w:szCs w:val="24"/>
        </w:rPr>
        <w:t>Familiarity</w:t>
      </w:r>
      <w:ins w:id="326" w:author="رزان الدوسري ID 443203966" w:date="2023-01-28T16:51:00Z">
        <w:r w:rsidR="00D10A40">
          <w:rPr>
            <w:rFonts w:ascii="Times New Roman" w:eastAsiaTheme="minorEastAsia" w:hAnsi="Times New Roman" w:cs="Times New Roman"/>
            <w:bCs/>
            <w:sz w:val="24"/>
            <w:szCs w:val="24"/>
          </w:rPr>
          <w:t xml:space="preserve">. </w:t>
        </w:r>
      </w:ins>
      <w:del w:id="327" w:author="رزان الدوسري ID 443203966" w:date="2023-01-28T16:51:00Z">
        <w:r w:rsidRPr="00160424" w:rsidDel="00D10A40">
          <w:rPr>
            <w:rFonts w:ascii="Times New Roman" w:eastAsiaTheme="minorEastAsia" w:hAnsi="Times New Roman" w:cs="Times New Roman"/>
            <w:bCs/>
            <w:sz w:val="24"/>
            <w:szCs w:val="24"/>
          </w:rPr>
          <w:delText xml:space="preserve"> </w:delText>
        </w:r>
        <w:r w:rsidRPr="00133637" w:rsidDel="00D10A40">
          <w:rPr>
            <w:rFonts w:ascii="Times New Roman" w:eastAsiaTheme="minorEastAsia" w:hAnsi="Times New Roman" w:cs="Times New Roman"/>
            <w:bCs/>
            <w:sz w:val="24"/>
            <w:szCs w:val="24"/>
            <w:highlight w:val="yellow"/>
          </w:rPr>
          <w:delText>which will be described in the following</w:delText>
        </w:r>
        <w:r w:rsidRPr="00160424" w:rsidDel="00D10A40">
          <w:rPr>
            <w:rFonts w:ascii="Times New Roman" w:eastAsiaTheme="minorEastAsia" w:hAnsi="Times New Roman" w:cs="Times New Roman"/>
            <w:bCs/>
            <w:sz w:val="24"/>
            <w:szCs w:val="24"/>
          </w:rPr>
          <w:delText>.</w:delText>
        </w:r>
      </w:del>
      <w:ins w:id="328" w:author="رزان الدوسري ID 443203966" w:date="2023-01-28T16:50:00Z">
        <w:r w:rsidR="00D10A40" w:rsidRPr="00D10A40">
          <w:rPr>
            <w:rFonts w:ascii="Times New Roman" w:eastAsiaTheme="minorEastAsia" w:hAnsi="Times New Roman" w:cs="Times New Roman"/>
            <w:bCs/>
            <w:sz w:val="24"/>
            <w:szCs w:val="24"/>
          </w:rPr>
          <w:t xml:space="preserve">The </w:t>
        </w:r>
      </w:ins>
      <w:ins w:id="329" w:author="رزان الدوسري ID 443203966" w:date="2023-01-28T16:51:00Z">
        <w:r w:rsidR="00D10A40">
          <w:rPr>
            <w:rFonts w:ascii="Times New Roman" w:eastAsiaTheme="minorEastAsia" w:hAnsi="Times New Roman" w:cs="Times New Roman"/>
            <w:bCs/>
            <w:sz w:val="24"/>
            <w:szCs w:val="24"/>
          </w:rPr>
          <w:t>factors</w:t>
        </w:r>
      </w:ins>
      <w:ins w:id="330" w:author="رزان الدوسري ID 443203966" w:date="2023-01-28T16:50:00Z">
        <w:r w:rsidR="00D10A40" w:rsidRPr="00D10A40">
          <w:rPr>
            <w:rFonts w:ascii="Times New Roman" w:eastAsiaTheme="minorEastAsia" w:hAnsi="Times New Roman" w:cs="Times New Roman"/>
            <w:bCs/>
            <w:sz w:val="24"/>
            <w:szCs w:val="24"/>
          </w:rPr>
          <w:t xml:space="preserve"> are further described in detail below</w:t>
        </w:r>
      </w:ins>
      <w:ins w:id="331" w:author="رزان الدوسري ID 443203966" w:date="2023-01-28T16:51:00Z">
        <w:r w:rsidR="00D10A40">
          <w:rPr>
            <w:rFonts w:ascii="Times New Roman" w:eastAsiaTheme="minorEastAsia" w:hAnsi="Times New Roman" w:cs="Times New Roman"/>
            <w:bCs/>
            <w:sz w:val="24"/>
            <w:szCs w:val="24"/>
          </w:rPr>
          <w:t>.</w:t>
        </w:r>
      </w:ins>
    </w:p>
    <w:p w14:paraId="7F96BD48" w14:textId="2EAC99E2" w:rsidR="00133637" w:rsidRPr="00133637" w:rsidRDefault="00401A19" w:rsidP="00133637">
      <w:pPr>
        <w:pStyle w:val="Caption"/>
        <w:jc w:val="center"/>
        <w:rPr>
          <w:rFonts w:asciiTheme="majorBidi" w:hAnsiTheme="majorBidi" w:cstheme="majorBidi"/>
          <w:i w:val="0"/>
          <w:iCs w:val="0"/>
          <w:color w:val="auto"/>
          <w:sz w:val="20"/>
          <w:szCs w:val="20"/>
        </w:rPr>
      </w:pPr>
      <w:bookmarkStart w:id="332" w:name="_Ref125355930"/>
      <w:bookmarkStart w:id="333" w:name="_Toc125418775"/>
      <w:r>
        <w:rPr>
          <w:rFonts w:ascii="Times New Roman" w:eastAsiaTheme="minorEastAsia" w:hAnsi="Times New Roman" w:cs="Times New Roman"/>
          <w:bCs/>
          <w:noProof/>
          <w:sz w:val="24"/>
          <w:szCs w:val="24"/>
        </w:rPr>
        <w:lastRenderedPageBreak/>
        <w:drawing>
          <wp:anchor distT="0" distB="0" distL="114300" distR="114300" simplePos="0" relativeHeight="251652105" behindDoc="0" locked="0" layoutInCell="1" allowOverlap="1" wp14:anchorId="7DFC5A93" wp14:editId="102B5EBC">
            <wp:simplePos x="0" y="0"/>
            <wp:positionH relativeFrom="column">
              <wp:posOffset>174625</wp:posOffset>
            </wp:positionH>
            <wp:positionV relativeFrom="paragraph">
              <wp:posOffset>577</wp:posOffset>
            </wp:positionV>
            <wp:extent cx="5471795" cy="24130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1795" cy="2413000"/>
                    </a:xfrm>
                    <a:prstGeom prst="rect">
                      <a:avLst/>
                    </a:prstGeom>
                  </pic:spPr>
                </pic:pic>
              </a:graphicData>
            </a:graphic>
            <wp14:sizeRelH relativeFrom="page">
              <wp14:pctWidth>0</wp14:pctWidth>
            </wp14:sizeRelH>
            <wp14:sizeRelV relativeFrom="page">
              <wp14:pctHeight>0</wp14:pctHeight>
            </wp14:sizeRelV>
          </wp:anchor>
        </w:drawing>
      </w:r>
      <w:r w:rsidR="00F43EEF" w:rsidRPr="00133637">
        <w:rPr>
          <w:rFonts w:asciiTheme="majorBidi" w:hAnsiTheme="majorBidi" w:cstheme="majorBidi"/>
          <w:i w:val="0"/>
          <w:iCs w:val="0"/>
          <w:color w:val="auto"/>
          <w:sz w:val="20"/>
          <w:szCs w:val="20"/>
        </w:rPr>
        <w:t xml:space="preserve">Figure </w:t>
      </w:r>
      <w:r w:rsidR="00F43EEF" w:rsidRPr="00133637">
        <w:rPr>
          <w:rFonts w:asciiTheme="majorBidi" w:hAnsiTheme="majorBidi" w:cstheme="majorBidi"/>
          <w:i w:val="0"/>
          <w:iCs w:val="0"/>
          <w:color w:val="auto"/>
          <w:sz w:val="20"/>
          <w:szCs w:val="20"/>
        </w:rPr>
        <w:fldChar w:fldCharType="begin"/>
      </w:r>
      <w:r w:rsidR="00F43EEF" w:rsidRPr="00133637">
        <w:rPr>
          <w:rFonts w:asciiTheme="majorBidi" w:hAnsiTheme="majorBidi" w:cstheme="majorBidi"/>
          <w:i w:val="0"/>
          <w:iCs w:val="0"/>
          <w:color w:val="auto"/>
          <w:sz w:val="20"/>
          <w:szCs w:val="20"/>
        </w:rPr>
        <w:instrText xml:space="preserve"> SEQ Figure \* ARABIC </w:instrText>
      </w:r>
      <w:r w:rsidR="00F43EEF" w:rsidRPr="00133637">
        <w:rPr>
          <w:rFonts w:asciiTheme="majorBidi" w:hAnsiTheme="majorBidi" w:cstheme="majorBidi"/>
          <w:i w:val="0"/>
          <w:iCs w:val="0"/>
          <w:color w:val="auto"/>
          <w:sz w:val="20"/>
          <w:szCs w:val="20"/>
        </w:rPr>
        <w:fldChar w:fldCharType="separate"/>
      </w:r>
      <w:r w:rsidR="006A12AF">
        <w:rPr>
          <w:rFonts w:asciiTheme="majorBidi" w:hAnsiTheme="majorBidi" w:cstheme="majorBidi"/>
          <w:i w:val="0"/>
          <w:iCs w:val="0"/>
          <w:noProof/>
          <w:color w:val="auto"/>
          <w:sz w:val="20"/>
          <w:szCs w:val="20"/>
        </w:rPr>
        <w:t>4</w:t>
      </w:r>
      <w:r w:rsidR="00F43EEF" w:rsidRPr="00133637">
        <w:rPr>
          <w:rFonts w:asciiTheme="majorBidi" w:hAnsiTheme="majorBidi" w:cstheme="majorBidi"/>
          <w:i w:val="0"/>
          <w:iCs w:val="0"/>
          <w:color w:val="auto"/>
          <w:sz w:val="20"/>
          <w:szCs w:val="20"/>
        </w:rPr>
        <w:fldChar w:fldCharType="end"/>
      </w:r>
      <w:bookmarkEnd w:id="332"/>
      <w:r w:rsidR="00F43EEF" w:rsidRPr="00133637">
        <w:rPr>
          <w:rFonts w:asciiTheme="majorBidi" w:hAnsiTheme="majorBidi" w:cstheme="majorBidi"/>
          <w:i w:val="0"/>
          <w:iCs w:val="0"/>
          <w:color w:val="auto"/>
          <w:sz w:val="20"/>
          <w:szCs w:val="20"/>
        </w:rPr>
        <w:t>.Factors that influence the amount of effort required for UX experiments</w:t>
      </w:r>
      <w:bookmarkEnd w:id="333"/>
    </w:p>
    <w:p w14:paraId="4C189081" w14:textId="03E58DD7" w:rsidR="006F4616" w:rsidRPr="00A61BEB" w:rsidRDefault="006F4616" w:rsidP="006C3EB9">
      <w:pPr>
        <w:pStyle w:val="ListParagraph"/>
        <w:numPr>
          <w:ilvl w:val="1"/>
          <w:numId w:val="5"/>
        </w:numPr>
        <w:ind w:left="993"/>
        <w:jc w:val="both"/>
        <w:rPr>
          <w:rFonts w:ascii="Times New Roman" w:eastAsiaTheme="minorEastAsia" w:hAnsi="Times New Roman" w:cs="Times New Roman"/>
          <w:b/>
          <w:sz w:val="24"/>
          <w:szCs w:val="24"/>
        </w:rPr>
      </w:pPr>
      <w:r w:rsidRPr="00A61BEB">
        <w:rPr>
          <w:rFonts w:ascii="Times New Roman" w:eastAsiaTheme="minorEastAsia" w:hAnsi="Times New Roman" w:cs="Times New Roman"/>
          <w:b/>
          <w:sz w:val="24"/>
          <w:szCs w:val="24"/>
        </w:rPr>
        <w:t>Potential Value</w:t>
      </w:r>
    </w:p>
    <w:p w14:paraId="656C7E1A" w14:textId="63892194" w:rsidR="006F4616" w:rsidRDefault="006F4616" w:rsidP="00C443F7">
      <w:pPr>
        <w:ind w:firstLine="284"/>
        <w:jc w:val="both"/>
        <w:rPr>
          <w:rFonts w:ascii="Times New Roman" w:eastAsiaTheme="minorEastAsia" w:hAnsi="Times New Roman" w:cs="Times New Roman"/>
          <w:bCs/>
          <w:sz w:val="24"/>
          <w:szCs w:val="24"/>
        </w:rPr>
      </w:pPr>
      <w:r w:rsidRPr="00822FD6">
        <w:rPr>
          <w:rFonts w:ascii="Times New Roman" w:eastAsiaTheme="minorEastAsia" w:hAnsi="Times New Roman" w:cs="Times New Roman"/>
          <w:bCs/>
          <w:sz w:val="24"/>
          <w:szCs w:val="24"/>
        </w:rPr>
        <w:t xml:space="preserve">Among the participants we interviewed, nearly </w:t>
      </w:r>
      <w:proofErr w:type="gramStart"/>
      <w:r w:rsidRPr="00822FD6">
        <w:rPr>
          <w:rFonts w:ascii="Times New Roman" w:eastAsiaTheme="minorEastAsia" w:hAnsi="Times New Roman" w:cs="Times New Roman"/>
          <w:bCs/>
          <w:sz w:val="24"/>
          <w:szCs w:val="24"/>
        </w:rPr>
        <w:t>all of</w:t>
      </w:r>
      <w:proofErr w:type="gramEnd"/>
      <w:r w:rsidRPr="00822FD6">
        <w:rPr>
          <w:rFonts w:ascii="Times New Roman" w:eastAsiaTheme="minorEastAsia" w:hAnsi="Times New Roman" w:cs="Times New Roman"/>
          <w:bCs/>
          <w:sz w:val="24"/>
          <w:szCs w:val="24"/>
        </w:rPr>
        <w:t xml:space="preserve"> the participants mentioned</w:t>
      </w:r>
      <w:r>
        <w:rPr>
          <w:rFonts w:ascii="Times New Roman" w:eastAsiaTheme="minorEastAsia" w:hAnsi="Times New Roman" w:cs="Times New Roman"/>
          <w:bCs/>
          <w:sz w:val="24"/>
          <w:szCs w:val="24"/>
        </w:rPr>
        <w:t xml:space="preserve"> that</w:t>
      </w:r>
      <w:r w:rsidRPr="00822FD6">
        <w:rPr>
          <w:rFonts w:ascii="Times New Roman" w:eastAsiaTheme="minorEastAsia" w:hAnsi="Times New Roman" w:cs="Times New Roman"/>
          <w:bCs/>
          <w:sz w:val="24"/>
          <w:szCs w:val="24"/>
        </w:rPr>
        <w:t xml:space="preserve"> business and customer value are taken </w:t>
      </w:r>
      <w:r>
        <w:rPr>
          <w:rFonts w:ascii="Times New Roman" w:eastAsiaTheme="minorEastAsia" w:hAnsi="Times New Roman" w:cs="Times New Roman"/>
          <w:bCs/>
          <w:sz w:val="24"/>
          <w:szCs w:val="24"/>
        </w:rPr>
        <w:t>into</w:t>
      </w:r>
      <w:r w:rsidRPr="00822FD6">
        <w:rPr>
          <w:rFonts w:ascii="Times New Roman" w:eastAsiaTheme="minorEastAsia" w:hAnsi="Times New Roman" w:cs="Times New Roman"/>
          <w:bCs/>
          <w:sz w:val="24"/>
          <w:szCs w:val="24"/>
        </w:rPr>
        <w:t xml:space="preserve"> consideration, </w:t>
      </w:r>
      <w:r>
        <w:rPr>
          <w:rFonts w:ascii="Times New Roman" w:eastAsiaTheme="minorEastAsia" w:hAnsi="Times New Roman" w:cs="Times New Roman"/>
          <w:bCs/>
          <w:sz w:val="24"/>
          <w:szCs w:val="24"/>
        </w:rPr>
        <w:t>but</w:t>
      </w:r>
      <w:r w:rsidRPr="00822FD6">
        <w:rPr>
          <w:rFonts w:ascii="Times New Roman" w:eastAsiaTheme="minorEastAsia" w:hAnsi="Times New Roman" w:cs="Times New Roman"/>
          <w:bCs/>
          <w:sz w:val="24"/>
          <w:szCs w:val="24"/>
        </w:rPr>
        <w:t xml:space="preserve"> there </w:t>
      </w:r>
      <w:r>
        <w:rPr>
          <w:rFonts w:ascii="Times New Roman" w:eastAsiaTheme="minorEastAsia" w:hAnsi="Times New Roman" w:cs="Times New Roman"/>
          <w:bCs/>
          <w:sz w:val="24"/>
          <w:szCs w:val="24"/>
        </w:rPr>
        <w:t>were</w:t>
      </w:r>
      <w:r w:rsidRPr="00822FD6">
        <w:rPr>
          <w:rFonts w:ascii="Times New Roman" w:eastAsiaTheme="minorEastAsia" w:hAnsi="Times New Roman" w:cs="Times New Roman"/>
          <w:bCs/>
          <w:sz w:val="24"/>
          <w:szCs w:val="24"/>
        </w:rPr>
        <w:t xml:space="preserve"> some tensions </w:t>
      </w:r>
      <w:r>
        <w:rPr>
          <w:rFonts w:ascii="Times New Roman" w:eastAsiaTheme="minorEastAsia" w:hAnsi="Times New Roman" w:cs="Times New Roman"/>
          <w:bCs/>
          <w:sz w:val="24"/>
          <w:szCs w:val="24"/>
        </w:rPr>
        <w:t xml:space="preserve">of </w:t>
      </w:r>
      <w:r w:rsidRPr="00822FD6">
        <w:rPr>
          <w:rFonts w:ascii="Times New Roman" w:eastAsiaTheme="minorEastAsia" w:hAnsi="Times New Roman" w:cs="Times New Roman"/>
          <w:bCs/>
          <w:sz w:val="24"/>
          <w:szCs w:val="24"/>
        </w:rPr>
        <w:t xml:space="preserve">whether the business value has higher impact than customer value or not. </w:t>
      </w:r>
      <w:r>
        <w:rPr>
          <w:rFonts w:ascii="Times New Roman" w:eastAsiaTheme="minorEastAsia" w:hAnsi="Times New Roman" w:cs="Times New Roman"/>
          <w:bCs/>
          <w:sz w:val="24"/>
          <w:szCs w:val="24"/>
        </w:rPr>
        <w:t xml:space="preserve">Several </w:t>
      </w:r>
      <w:r w:rsidRPr="00822FD6">
        <w:rPr>
          <w:rFonts w:ascii="Times New Roman" w:eastAsiaTheme="minorEastAsia" w:hAnsi="Times New Roman" w:cs="Times New Roman"/>
          <w:bCs/>
          <w:sz w:val="24"/>
          <w:szCs w:val="24"/>
        </w:rPr>
        <w:t>participant</w:t>
      </w:r>
      <w:r>
        <w:rPr>
          <w:rFonts w:ascii="Times New Roman" w:eastAsiaTheme="minorEastAsia" w:hAnsi="Times New Roman" w:cs="Times New Roman"/>
          <w:bCs/>
          <w:sz w:val="24"/>
          <w:szCs w:val="24"/>
        </w:rPr>
        <w:t>s</w:t>
      </w:r>
      <w:r w:rsidRPr="006F17E3">
        <w:rPr>
          <w:rFonts w:ascii="Times New Roman" w:eastAsiaTheme="minorEastAsia" w:hAnsi="Times New Roman" w:cs="Times New Roman"/>
          <w:bCs/>
          <w:sz w:val="24"/>
          <w:szCs w:val="24"/>
        </w:rPr>
        <w:t xml:space="preserve"> stated</w:t>
      </w:r>
      <w:r>
        <w:rPr>
          <w:rFonts w:ascii="Times New Roman" w:eastAsiaTheme="minorEastAsia" w:hAnsi="Times New Roman" w:cs="Times New Roman"/>
          <w:bCs/>
          <w:sz w:val="24"/>
          <w:szCs w:val="24"/>
        </w:rPr>
        <w:t xml:space="preserve"> that they focus on business value, however one </w:t>
      </w:r>
      <w:r w:rsidRPr="00822FD6">
        <w:rPr>
          <w:rFonts w:ascii="Times New Roman" w:eastAsiaTheme="minorEastAsia" w:hAnsi="Times New Roman" w:cs="Times New Roman"/>
          <w:bCs/>
          <w:sz w:val="24"/>
          <w:szCs w:val="24"/>
        </w:rPr>
        <w:t>participant</w:t>
      </w:r>
      <w:r>
        <w:rPr>
          <w:rFonts w:ascii="Times New Roman" w:eastAsiaTheme="minorEastAsia" w:hAnsi="Times New Roman" w:cs="Times New Roman"/>
          <w:bCs/>
          <w:sz w:val="24"/>
          <w:szCs w:val="24"/>
        </w:rPr>
        <w:t xml:space="preserve"> sees from his perspective that the customer value should consider more important than business value:</w:t>
      </w:r>
    </w:p>
    <w:p w14:paraId="0E2E921A" w14:textId="77777777" w:rsidR="006F4616" w:rsidRDefault="006F4616" w:rsidP="00A14562">
      <w:pPr>
        <w:ind w:left="567"/>
        <w:jc w:val="both"/>
        <w:rPr>
          <w:rFonts w:ascii="Times New Roman" w:eastAsiaTheme="minorEastAsia" w:hAnsi="Times New Roman" w:cs="Times New Roman"/>
          <w:bCs/>
          <w:sz w:val="24"/>
          <w:szCs w:val="24"/>
        </w:rPr>
      </w:pPr>
      <w:r w:rsidRPr="006F17E3">
        <w:rPr>
          <w:rFonts w:ascii="Times New Roman" w:eastAsiaTheme="minorEastAsia" w:hAnsi="Times New Roman" w:cs="Times New Roman"/>
          <w:bCs/>
          <w:sz w:val="24"/>
          <w:szCs w:val="24"/>
        </w:rPr>
        <w:t xml:space="preserve">“It is business, so we focus on delivering features and services that return profit to the company”, yet, in his opinion, “If your product is not used by the users, will it have value? </w:t>
      </w:r>
      <w:r>
        <w:rPr>
          <w:rFonts w:ascii="Times New Roman" w:eastAsiaTheme="minorEastAsia" w:hAnsi="Times New Roman" w:cs="Times New Roman"/>
          <w:bCs/>
          <w:sz w:val="24"/>
          <w:szCs w:val="24"/>
        </w:rPr>
        <w:t>No, i</w:t>
      </w:r>
      <w:r w:rsidRPr="006F17E3">
        <w:rPr>
          <w:rFonts w:ascii="Times New Roman" w:eastAsiaTheme="minorEastAsia" w:hAnsi="Times New Roman" w:cs="Times New Roman"/>
          <w:bCs/>
          <w:sz w:val="24"/>
          <w:szCs w:val="24"/>
        </w:rPr>
        <w:t>t will not. Therefore, from my perspective, we should focus on the users.</w:t>
      </w:r>
      <w:r>
        <w:rPr>
          <w:rFonts w:ascii="Times New Roman" w:eastAsiaTheme="minorEastAsia" w:hAnsi="Times New Roman" w:cs="Times New Roman"/>
          <w:bCs/>
          <w:sz w:val="24"/>
          <w:szCs w:val="24"/>
        </w:rPr>
        <w:t>”.</w:t>
      </w:r>
      <w:r w:rsidRPr="006F17E3">
        <w:rPr>
          <w:rFonts w:ascii="Times New Roman" w:eastAsiaTheme="minorEastAsia" w:hAnsi="Times New Roman" w:cs="Times New Roman"/>
          <w:bCs/>
          <w:sz w:val="24"/>
          <w:szCs w:val="24"/>
        </w:rPr>
        <w:t xml:space="preserve"> Continuing, the participant said, </w:t>
      </w:r>
      <w:r>
        <w:rPr>
          <w:rFonts w:ascii="Times New Roman" w:eastAsiaTheme="minorEastAsia" w:hAnsi="Times New Roman" w:cs="Times New Roman"/>
          <w:bCs/>
          <w:sz w:val="24"/>
          <w:szCs w:val="24"/>
        </w:rPr>
        <w:t>“</w:t>
      </w:r>
      <w:r w:rsidRPr="006F17E3">
        <w:rPr>
          <w:rFonts w:ascii="Times New Roman" w:eastAsiaTheme="minorEastAsia" w:hAnsi="Times New Roman" w:cs="Times New Roman"/>
          <w:bCs/>
          <w:sz w:val="24"/>
          <w:szCs w:val="24"/>
        </w:rPr>
        <w:t>We should focus more on customer value than business value, as the services/features might not succeed as expected without knowing the users' needs”.</w:t>
      </w:r>
      <w:r>
        <w:rPr>
          <w:rFonts w:ascii="Times New Roman" w:eastAsiaTheme="minorEastAsia" w:hAnsi="Times New Roman" w:cs="Times New Roman"/>
          <w:bCs/>
          <w:sz w:val="24"/>
          <w:szCs w:val="24"/>
        </w:rPr>
        <w:t xml:space="preserve"> (Saad)</w:t>
      </w:r>
    </w:p>
    <w:p w14:paraId="2BA79D14"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“Another factor to consider is, which feature is important to the stakeholder (</w:t>
      </w:r>
      <w:r w:rsidRPr="001352D6">
        <w:rPr>
          <w:rFonts w:ascii="Times New Roman" w:eastAsiaTheme="minorEastAsia" w:hAnsi="Times New Roman" w:cs="Times New Roman"/>
          <w:bCs/>
          <w:sz w:val="24"/>
          <w:szCs w:val="24"/>
        </w:rPr>
        <w:t>business</w:t>
      </w:r>
      <w:r>
        <w:rPr>
          <w:rFonts w:ascii="Times New Roman" w:eastAsiaTheme="minorEastAsia" w:hAnsi="Times New Roman" w:cs="Times New Roman"/>
          <w:bCs/>
          <w:sz w:val="24"/>
          <w:szCs w:val="24"/>
        </w:rPr>
        <w:t>)”. (Hamad)</w:t>
      </w:r>
    </w:p>
    <w:p w14:paraId="5841D37E" w14:textId="77777777" w:rsidR="006F4616" w:rsidRDefault="006F4616" w:rsidP="00C443F7">
      <w:pPr>
        <w:ind w:firstLine="284"/>
        <w:jc w:val="both"/>
        <w:rPr>
          <w:rFonts w:ascii="Times New Roman" w:eastAsiaTheme="minorEastAsia" w:hAnsi="Times New Roman" w:cs="Times New Roman"/>
          <w:bCs/>
          <w:sz w:val="24"/>
          <w:szCs w:val="24"/>
        </w:rPr>
      </w:pPr>
      <w:r w:rsidRPr="006A696F">
        <w:rPr>
          <w:rFonts w:ascii="Times New Roman" w:eastAsiaTheme="minorEastAsia" w:hAnsi="Times New Roman" w:cs="Times New Roman"/>
          <w:bCs/>
          <w:sz w:val="24"/>
          <w:szCs w:val="24"/>
        </w:rPr>
        <w:t xml:space="preserve">One participant </w:t>
      </w:r>
      <w:r>
        <w:rPr>
          <w:rFonts w:ascii="Times New Roman" w:eastAsiaTheme="minorEastAsia" w:hAnsi="Times New Roman" w:cs="Times New Roman"/>
          <w:bCs/>
          <w:sz w:val="24"/>
          <w:szCs w:val="24"/>
        </w:rPr>
        <w:t xml:space="preserve">stated that the </w:t>
      </w:r>
      <w:r w:rsidRPr="00436ECC">
        <w:rPr>
          <w:rFonts w:ascii="Times New Roman" w:eastAsiaTheme="minorEastAsia" w:hAnsi="Times New Roman" w:cs="Times New Roman"/>
          <w:bCs/>
          <w:sz w:val="24"/>
          <w:szCs w:val="24"/>
        </w:rPr>
        <w:t xml:space="preserve">feature </w:t>
      </w:r>
      <w:r>
        <w:rPr>
          <w:rFonts w:ascii="Times New Roman" w:eastAsiaTheme="minorEastAsia" w:hAnsi="Times New Roman" w:cs="Times New Roman"/>
          <w:bCs/>
          <w:sz w:val="24"/>
          <w:szCs w:val="24"/>
        </w:rPr>
        <w:t xml:space="preserve">that has a business value is </w:t>
      </w:r>
      <w:r w:rsidRPr="00436ECC">
        <w:rPr>
          <w:rFonts w:ascii="Times New Roman" w:eastAsiaTheme="minorEastAsia" w:hAnsi="Times New Roman" w:cs="Times New Roman"/>
          <w:bCs/>
          <w:sz w:val="24"/>
          <w:szCs w:val="24"/>
        </w:rPr>
        <w:t>considered a high priority regardless of whether the user needs it or not</w:t>
      </w:r>
      <w:r>
        <w:rPr>
          <w:rFonts w:ascii="Times New Roman" w:eastAsiaTheme="minorEastAsia" w:hAnsi="Times New Roman" w:cs="Times New Roman"/>
          <w:bCs/>
          <w:sz w:val="24"/>
          <w:szCs w:val="24"/>
        </w:rPr>
        <w:t>:</w:t>
      </w:r>
    </w:p>
    <w:p w14:paraId="705B70B2" w14:textId="77777777" w:rsidR="006F4616" w:rsidRDefault="006F4616" w:rsidP="00A14562">
      <w:pPr>
        <w:ind w:left="567"/>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“A</w:t>
      </w:r>
      <w:r w:rsidRPr="00436ECC">
        <w:rPr>
          <w:rFonts w:ascii="Times New Roman" w:eastAsiaTheme="minorEastAsia" w:hAnsi="Times New Roman" w:cs="Times New Roman"/>
          <w:bCs/>
          <w:sz w:val="24"/>
          <w:szCs w:val="24"/>
        </w:rPr>
        <w:t xml:space="preserve"> feature that provides profit </w:t>
      </w:r>
      <w:r>
        <w:rPr>
          <w:rFonts w:ascii="Times New Roman" w:eastAsiaTheme="minorEastAsia" w:hAnsi="Times New Roman" w:cs="Times New Roman"/>
          <w:bCs/>
          <w:sz w:val="24"/>
          <w:szCs w:val="24"/>
        </w:rPr>
        <w:t>for</w:t>
      </w:r>
      <w:r w:rsidRPr="00436ECC">
        <w:rPr>
          <w:rFonts w:ascii="Times New Roman" w:eastAsiaTheme="minorEastAsia" w:hAnsi="Times New Roman" w:cs="Times New Roman"/>
          <w:bCs/>
          <w:sz w:val="24"/>
          <w:szCs w:val="24"/>
        </w:rPr>
        <w:t xml:space="preserve"> the company should be considered a high priority regardless of whether the user needs it or not, </w:t>
      </w:r>
      <w:proofErr w:type="gramStart"/>
      <w:r w:rsidRPr="00436ECC">
        <w:rPr>
          <w:rFonts w:ascii="Times New Roman" w:eastAsiaTheme="minorEastAsia" w:hAnsi="Times New Roman" w:cs="Times New Roman"/>
          <w:bCs/>
          <w:sz w:val="24"/>
          <w:szCs w:val="24"/>
        </w:rPr>
        <w:t>as long as</w:t>
      </w:r>
      <w:proofErr w:type="gramEnd"/>
      <w:r w:rsidRPr="00436ECC">
        <w:rPr>
          <w:rFonts w:ascii="Times New Roman" w:eastAsiaTheme="minorEastAsia" w:hAnsi="Times New Roman" w:cs="Times New Roman"/>
          <w:bCs/>
          <w:sz w:val="24"/>
          <w:szCs w:val="24"/>
        </w:rPr>
        <w:t xml:space="preserve"> it furthers the company's business goal. </w:t>
      </w:r>
      <w:r>
        <w:rPr>
          <w:rFonts w:ascii="Times New Roman" w:eastAsiaTheme="minorEastAsia" w:hAnsi="Times New Roman" w:cs="Times New Roman"/>
          <w:bCs/>
          <w:sz w:val="24"/>
          <w:szCs w:val="24"/>
        </w:rPr>
        <w:t xml:space="preserve">I try to balance between </w:t>
      </w:r>
      <w:r w:rsidRPr="001352D6">
        <w:rPr>
          <w:rFonts w:ascii="Times New Roman" w:eastAsiaTheme="minorEastAsia" w:hAnsi="Times New Roman" w:cs="Times New Roman"/>
          <w:bCs/>
          <w:sz w:val="24"/>
          <w:szCs w:val="24"/>
        </w:rPr>
        <w:t>both business and customer value</w:t>
      </w:r>
      <w:r>
        <w:rPr>
          <w:rFonts w:ascii="Times New Roman" w:eastAsiaTheme="minorEastAsia" w:hAnsi="Times New Roman" w:cs="Times New Roman"/>
          <w:bCs/>
          <w:sz w:val="24"/>
          <w:szCs w:val="24"/>
        </w:rPr>
        <w:t>.” (</w:t>
      </w:r>
      <w:proofErr w:type="spellStart"/>
      <w:r>
        <w:rPr>
          <w:rFonts w:ascii="Times New Roman" w:eastAsiaTheme="minorEastAsia" w:hAnsi="Times New Roman" w:cs="Times New Roman"/>
          <w:bCs/>
          <w:sz w:val="24"/>
          <w:szCs w:val="24"/>
        </w:rPr>
        <w:t>Moath</w:t>
      </w:r>
      <w:proofErr w:type="spellEnd"/>
      <w:r>
        <w:rPr>
          <w:rFonts w:ascii="Times New Roman" w:eastAsiaTheme="minorEastAsia" w:hAnsi="Times New Roman" w:cs="Times New Roman"/>
          <w:bCs/>
          <w:sz w:val="24"/>
          <w:szCs w:val="24"/>
        </w:rPr>
        <w:t>)</w:t>
      </w:r>
    </w:p>
    <w:p w14:paraId="7EFF5A64" w14:textId="77777777" w:rsidR="006F4616" w:rsidRDefault="006F4616" w:rsidP="00C443F7">
      <w:pPr>
        <w:ind w:firstLine="284"/>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However, several </w:t>
      </w:r>
      <w:r w:rsidRPr="00822FD6">
        <w:rPr>
          <w:rFonts w:ascii="Times New Roman" w:eastAsiaTheme="minorEastAsia" w:hAnsi="Times New Roman" w:cs="Times New Roman"/>
          <w:bCs/>
          <w:sz w:val="24"/>
          <w:szCs w:val="24"/>
        </w:rPr>
        <w:t>participant</w:t>
      </w:r>
      <w:r>
        <w:rPr>
          <w:rFonts w:ascii="Times New Roman" w:eastAsiaTheme="minorEastAsia" w:hAnsi="Times New Roman" w:cs="Times New Roman"/>
          <w:bCs/>
          <w:sz w:val="24"/>
          <w:szCs w:val="24"/>
        </w:rPr>
        <w:t>s</w:t>
      </w:r>
      <w:r w:rsidRPr="006F17E3">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stated the effect of business and customer is subjective, where it depends on the company’s strategy:</w:t>
      </w:r>
    </w:p>
    <w:p w14:paraId="253BA6BD"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“I consider customer value has a higher impact than business</w:t>
      </w:r>
      <w:r w:rsidRPr="00721B65">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value. However, </w:t>
      </w:r>
      <w:r w:rsidRPr="00436ECC">
        <w:rPr>
          <w:rFonts w:ascii="Times New Roman" w:eastAsiaTheme="minorEastAsia" w:hAnsi="Times New Roman" w:cs="Times New Roman"/>
          <w:bCs/>
          <w:sz w:val="24"/>
          <w:szCs w:val="24"/>
        </w:rPr>
        <w:t>when the process is conducted in a way that ensures that both values are treated equally</w:t>
      </w:r>
      <w:r>
        <w:rPr>
          <w:rFonts w:ascii="Times New Roman" w:eastAsiaTheme="minorEastAsia" w:hAnsi="Times New Roman" w:cs="Times New Roman"/>
          <w:bCs/>
          <w:sz w:val="24"/>
          <w:szCs w:val="24"/>
        </w:rPr>
        <w:t xml:space="preserve">, by </w:t>
      </w:r>
      <w:r>
        <w:rPr>
          <w:rFonts w:ascii="Times New Roman" w:eastAsiaTheme="minorEastAsia" w:hAnsi="Times New Roman" w:cs="Times New Roman"/>
          <w:bCs/>
          <w:sz w:val="24"/>
          <w:szCs w:val="24"/>
        </w:rPr>
        <w:lastRenderedPageBreak/>
        <w:t xml:space="preserve">including UX researchers during the requirement and analysis phases will ensure that these values will be aligned.”. </w:t>
      </w:r>
      <w:r w:rsidRPr="00436ECC">
        <w:rPr>
          <w:rFonts w:ascii="Times New Roman" w:eastAsiaTheme="minorEastAsia" w:hAnsi="Times New Roman" w:cs="Times New Roman"/>
          <w:bCs/>
          <w:sz w:val="24"/>
          <w:szCs w:val="24"/>
        </w:rPr>
        <w:t xml:space="preserve">In addition, the participant said, </w:t>
      </w:r>
      <w:r>
        <w:rPr>
          <w:rFonts w:ascii="Times New Roman" w:eastAsiaTheme="minorEastAsia" w:hAnsi="Times New Roman" w:cs="Times New Roman"/>
          <w:bCs/>
          <w:sz w:val="24"/>
          <w:szCs w:val="24"/>
        </w:rPr>
        <w:t>“In practice it is subjective; it depends on the company’s strategy, whether the UX team is part of the product team (“business value is higher”) or are part of the development and operations team (“customer value is higher”), again it depends on the company’s strategy”. (</w:t>
      </w:r>
      <w:proofErr w:type="spellStart"/>
      <w:r>
        <w:rPr>
          <w:rFonts w:ascii="Times New Roman" w:eastAsiaTheme="minorEastAsia" w:hAnsi="Times New Roman" w:cs="Times New Roman"/>
          <w:bCs/>
          <w:sz w:val="24"/>
          <w:szCs w:val="24"/>
        </w:rPr>
        <w:t>Saif</w:t>
      </w:r>
      <w:proofErr w:type="spellEnd"/>
      <w:r>
        <w:rPr>
          <w:rFonts w:ascii="Times New Roman" w:eastAsiaTheme="minorEastAsia" w:hAnsi="Times New Roman" w:cs="Times New Roman"/>
          <w:bCs/>
          <w:sz w:val="24"/>
          <w:szCs w:val="24"/>
        </w:rPr>
        <w:t>)</w:t>
      </w:r>
    </w:p>
    <w:p w14:paraId="7C787699"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sidRPr="00075BF9">
        <w:rPr>
          <w:rFonts w:ascii="Times New Roman" w:eastAsiaTheme="minorEastAsia" w:hAnsi="Times New Roman" w:cs="Times New Roman"/>
          <w:bCs/>
          <w:sz w:val="24"/>
          <w:szCs w:val="24"/>
        </w:rPr>
        <w:t xml:space="preserve">We conduct usability testing to a critical feature, and the criticality depends on what sector the UX practitioner belongs to. In the case of a sector related to human safety, then we will focus on user </w:t>
      </w:r>
      <w:r>
        <w:rPr>
          <w:rFonts w:ascii="Times New Roman" w:eastAsiaTheme="minorEastAsia" w:hAnsi="Times New Roman" w:cs="Times New Roman"/>
          <w:bCs/>
          <w:sz w:val="24"/>
          <w:szCs w:val="24"/>
        </w:rPr>
        <w:t>value</w:t>
      </w:r>
      <w:r w:rsidRPr="00075BF9">
        <w:rPr>
          <w:rFonts w:ascii="Times New Roman" w:eastAsiaTheme="minorEastAsia" w:hAnsi="Times New Roman" w:cs="Times New Roman"/>
          <w:bCs/>
          <w:sz w:val="24"/>
          <w:szCs w:val="24"/>
        </w:rPr>
        <w:t xml:space="preserve">, whereas in a private sector we will focus on business </w:t>
      </w:r>
      <w:r>
        <w:rPr>
          <w:rFonts w:ascii="Times New Roman" w:eastAsiaTheme="minorEastAsia" w:hAnsi="Times New Roman" w:cs="Times New Roman"/>
          <w:bCs/>
          <w:sz w:val="24"/>
          <w:szCs w:val="24"/>
        </w:rPr>
        <w:t>value</w:t>
      </w:r>
      <w:r w:rsidRPr="00075BF9">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rPr>
        <w:t>”</w:t>
      </w:r>
      <w:r w:rsidRPr="00075BF9">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rPr>
        <w:t xml:space="preserve"> (Hamad)</w:t>
      </w:r>
    </w:p>
    <w:p w14:paraId="346AD8E6"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sidRPr="00E8177C">
        <w:rPr>
          <w:rFonts w:ascii="Times New Roman" w:eastAsiaTheme="minorEastAsia" w:hAnsi="Times New Roman" w:cs="Times New Roman"/>
          <w:bCs/>
          <w:sz w:val="24"/>
          <w:szCs w:val="24"/>
        </w:rPr>
        <w:t>As UX practitioners are part of the organization, their prioritization should not be driven by only their work, rather it should be based on the organization's strategic goals.</w:t>
      </w:r>
      <w:r>
        <w:rPr>
          <w:rFonts w:ascii="Times New Roman" w:eastAsiaTheme="minorEastAsia" w:hAnsi="Times New Roman" w:cs="Times New Roman"/>
          <w:bCs/>
          <w:sz w:val="24"/>
          <w:szCs w:val="24"/>
        </w:rPr>
        <w:t>” (Bandar)</w:t>
      </w:r>
    </w:p>
    <w:p w14:paraId="020FB937" w14:textId="77777777" w:rsidR="006F4616" w:rsidRDefault="006F4616" w:rsidP="00C443F7">
      <w:pPr>
        <w:ind w:firstLine="284"/>
        <w:jc w:val="both"/>
        <w:rPr>
          <w:rFonts w:ascii="Times New Roman" w:eastAsiaTheme="minorEastAsia" w:hAnsi="Times New Roman" w:cs="Times New Roman"/>
          <w:bCs/>
          <w:sz w:val="24"/>
          <w:szCs w:val="24"/>
        </w:rPr>
      </w:pPr>
      <w:r w:rsidRPr="0074626B">
        <w:rPr>
          <w:rFonts w:ascii="Times New Roman" w:eastAsiaTheme="minorEastAsia" w:hAnsi="Times New Roman" w:cs="Times New Roman"/>
          <w:bCs/>
          <w:sz w:val="24"/>
          <w:szCs w:val="24"/>
        </w:rPr>
        <w:t xml:space="preserve">There is an inherent tension between business value and customer value, which can be resolved by considering both values as potential value. </w:t>
      </w:r>
      <w:r>
        <w:rPr>
          <w:rFonts w:ascii="Times New Roman" w:eastAsiaTheme="minorEastAsia" w:hAnsi="Times New Roman" w:cs="Times New Roman"/>
          <w:bCs/>
          <w:sz w:val="24"/>
          <w:szCs w:val="24"/>
        </w:rPr>
        <w:t>Three p</w:t>
      </w:r>
      <w:r w:rsidRPr="00A61BEB">
        <w:rPr>
          <w:rFonts w:ascii="Times New Roman" w:eastAsiaTheme="minorEastAsia" w:hAnsi="Times New Roman" w:cs="Times New Roman"/>
          <w:bCs/>
          <w:sz w:val="24"/>
          <w:szCs w:val="24"/>
        </w:rPr>
        <w:t xml:space="preserve">articipants emphasized that both </w:t>
      </w:r>
      <w:r>
        <w:rPr>
          <w:rFonts w:ascii="Times New Roman" w:eastAsiaTheme="minorEastAsia" w:hAnsi="Times New Roman" w:cs="Times New Roman"/>
          <w:bCs/>
          <w:sz w:val="24"/>
          <w:szCs w:val="24"/>
        </w:rPr>
        <w:t xml:space="preserve">values </w:t>
      </w:r>
      <w:r w:rsidRPr="00A61BEB">
        <w:rPr>
          <w:rFonts w:ascii="Times New Roman" w:eastAsiaTheme="minorEastAsia" w:hAnsi="Times New Roman" w:cs="Times New Roman"/>
          <w:bCs/>
          <w:sz w:val="24"/>
          <w:szCs w:val="24"/>
        </w:rPr>
        <w:t>are related and can be aligned</w:t>
      </w:r>
      <w:r>
        <w:rPr>
          <w:rFonts w:ascii="Times New Roman" w:eastAsiaTheme="minorEastAsia" w:hAnsi="Times New Roman" w:cs="Times New Roman"/>
          <w:bCs/>
          <w:sz w:val="24"/>
          <w:szCs w:val="24"/>
        </w:rPr>
        <w:t>:</w:t>
      </w:r>
    </w:p>
    <w:p w14:paraId="3041154D"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“In the research phase, </w:t>
      </w:r>
      <w:r w:rsidRPr="00104050">
        <w:rPr>
          <w:rFonts w:ascii="Times New Roman" w:eastAsiaTheme="minorEastAsia" w:hAnsi="Times New Roman" w:cs="Times New Roman"/>
          <w:bCs/>
          <w:sz w:val="24"/>
          <w:szCs w:val="24"/>
        </w:rPr>
        <w:t xml:space="preserve">I should know what the user's needs are, because in the end the user is going to use the system. I do not like designers who put themselves in the role of the user and ignore the business. If there is a lack of alignment between both business and customer value, I know there are some intersections and differences, but we should </w:t>
      </w:r>
      <w:r w:rsidRPr="000B0D92">
        <w:rPr>
          <w:rFonts w:ascii="Times New Roman" w:eastAsiaTheme="minorEastAsia" w:hAnsi="Times New Roman" w:cs="Times New Roman"/>
          <w:bCs/>
          <w:sz w:val="24"/>
          <w:szCs w:val="24"/>
        </w:rPr>
        <w:t>unite points of view</w:t>
      </w:r>
      <w:r>
        <w:rPr>
          <w:rFonts w:ascii="Times New Roman" w:eastAsiaTheme="minorEastAsia" w:hAnsi="Times New Roman" w:cs="Times New Roman"/>
          <w:bCs/>
          <w:sz w:val="24"/>
          <w:szCs w:val="24"/>
        </w:rPr>
        <w:t>.</w:t>
      </w:r>
      <w:r w:rsidRPr="00104050">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rPr>
        <w:t xml:space="preserve"> (Sara)</w:t>
      </w:r>
    </w:p>
    <w:p w14:paraId="4BDAE5CB" w14:textId="77777777" w:rsidR="006F4616" w:rsidRDefault="006F4616" w:rsidP="00A14562">
      <w:pPr>
        <w:ind w:left="567"/>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sidRPr="0057492A">
        <w:rPr>
          <w:rFonts w:ascii="Times New Roman" w:eastAsiaTheme="minorEastAsia" w:hAnsi="Times New Roman" w:cs="Times New Roman"/>
          <w:bCs/>
          <w:sz w:val="24"/>
          <w:szCs w:val="24"/>
        </w:rPr>
        <w:t>There is no difference between customer value and business value if we look at it as a big picture. If it does not add value to the customer, it will not add value to the business. Both values are related to each other, at the end either it is customer value or business value it is a value.”</w:t>
      </w:r>
      <w:r w:rsidRPr="00104050">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(Hamad)</w:t>
      </w:r>
    </w:p>
    <w:p w14:paraId="27AE7DC8"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“There will not be any tension between business and </w:t>
      </w:r>
      <w:r w:rsidRPr="00822FD6">
        <w:rPr>
          <w:rFonts w:ascii="Times New Roman" w:eastAsiaTheme="minorEastAsia" w:hAnsi="Times New Roman" w:cs="Times New Roman"/>
          <w:bCs/>
          <w:sz w:val="24"/>
          <w:szCs w:val="24"/>
        </w:rPr>
        <w:t>customer value</w:t>
      </w:r>
      <w:r>
        <w:rPr>
          <w:rFonts w:ascii="Times New Roman" w:eastAsiaTheme="minorEastAsia" w:hAnsi="Times New Roman" w:cs="Times New Roman"/>
          <w:bCs/>
          <w:sz w:val="24"/>
          <w:szCs w:val="24"/>
        </w:rPr>
        <w:t xml:space="preserve"> when UX is incorporated into the company’s culture.” (Saad)</w:t>
      </w:r>
    </w:p>
    <w:p w14:paraId="6C1C1DBF" w14:textId="77777777" w:rsidR="006F4616" w:rsidRPr="00A61BEB" w:rsidRDefault="006F4616" w:rsidP="006C3EB9">
      <w:pPr>
        <w:pStyle w:val="ListParagraph"/>
        <w:numPr>
          <w:ilvl w:val="1"/>
          <w:numId w:val="5"/>
        </w:numPr>
        <w:ind w:left="993"/>
        <w:jc w:val="both"/>
        <w:rPr>
          <w:rFonts w:ascii="Times New Roman" w:eastAsiaTheme="minorEastAsia" w:hAnsi="Times New Roman" w:cs="Times New Roman"/>
          <w:b/>
          <w:sz w:val="24"/>
          <w:szCs w:val="24"/>
        </w:rPr>
      </w:pPr>
      <w:r w:rsidRPr="00A61BEB">
        <w:rPr>
          <w:rFonts w:ascii="Times New Roman" w:eastAsiaTheme="minorEastAsia" w:hAnsi="Times New Roman" w:cs="Times New Roman"/>
          <w:b/>
          <w:sz w:val="24"/>
          <w:szCs w:val="24"/>
        </w:rPr>
        <w:t>Clarity</w:t>
      </w:r>
    </w:p>
    <w:p w14:paraId="0DAE1C28" w14:textId="0D5989F8" w:rsidR="006F4616" w:rsidRDefault="006F4616" w:rsidP="00C443F7">
      <w:pPr>
        <w:ind w:firstLine="284"/>
        <w:jc w:val="both"/>
        <w:rPr>
          <w:rFonts w:ascii="Times New Roman" w:eastAsiaTheme="minorEastAsia" w:hAnsi="Times New Roman" w:cs="Times New Roman"/>
          <w:bCs/>
          <w:sz w:val="24"/>
          <w:szCs w:val="24"/>
        </w:rPr>
      </w:pPr>
      <w:proofErr w:type="gramStart"/>
      <w:r w:rsidRPr="0065226B">
        <w:rPr>
          <w:rFonts w:ascii="Times New Roman" w:eastAsiaTheme="minorEastAsia" w:hAnsi="Times New Roman" w:cs="Times New Roman"/>
          <w:bCs/>
          <w:sz w:val="24"/>
          <w:szCs w:val="24"/>
        </w:rPr>
        <w:t>A number of</w:t>
      </w:r>
      <w:proofErr w:type="gramEnd"/>
      <w:r w:rsidRPr="0065226B">
        <w:rPr>
          <w:rFonts w:ascii="Times New Roman" w:eastAsiaTheme="minorEastAsia" w:hAnsi="Times New Roman" w:cs="Times New Roman"/>
          <w:bCs/>
          <w:sz w:val="24"/>
          <w:szCs w:val="24"/>
        </w:rPr>
        <w:t xml:space="preserve"> participants </w:t>
      </w:r>
      <w:r w:rsidRPr="00822FD6">
        <w:rPr>
          <w:rFonts w:ascii="Times New Roman" w:eastAsiaTheme="minorEastAsia" w:hAnsi="Times New Roman" w:cs="Times New Roman"/>
          <w:bCs/>
          <w:sz w:val="24"/>
          <w:szCs w:val="24"/>
        </w:rPr>
        <w:t xml:space="preserve">mentioned </w:t>
      </w:r>
      <w:r w:rsidRPr="0065226B">
        <w:rPr>
          <w:rFonts w:ascii="Times New Roman" w:eastAsiaTheme="minorEastAsia" w:hAnsi="Times New Roman" w:cs="Times New Roman"/>
          <w:bCs/>
          <w:sz w:val="24"/>
          <w:szCs w:val="24"/>
        </w:rPr>
        <w:t xml:space="preserve">the clarity of the user story </w:t>
      </w:r>
      <w:r>
        <w:rPr>
          <w:rFonts w:ascii="Times New Roman" w:eastAsiaTheme="minorEastAsia" w:hAnsi="Times New Roman" w:cs="Times New Roman"/>
          <w:bCs/>
          <w:sz w:val="24"/>
          <w:szCs w:val="24"/>
        </w:rPr>
        <w:t>is</w:t>
      </w:r>
      <w:r w:rsidRPr="0065226B">
        <w:rPr>
          <w:rFonts w:ascii="Times New Roman" w:eastAsiaTheme="minorEastAsia" w:hAnsi="Times New Roman" w:cs="Times New Roman"/>
          <w:bCs/>
          <w:sz w:val="24"/>
          <w:szCs w:val="24"/>
        </w:rPr>
        <w:t xml:space="preserve"> one of the factors </w:t>
      </w:r>
      <w:r>
        <w:rPr>
          <w:rFonts w:ascii="Times New Roman" w:eastAsiaTheme="minorEastAsia" w:hAnsi="Times New Roman" w:cs="Times New Roman"/>
          <w:bCs/>
          <w:sz w:val="24"/>
          <w:szCs w:val="24"/>
        </w:rPr>
        <w:t xml:space="preserve">that should be considered, </w:t>
      </w:r>
      <w:r w:rsidR="00170D43">
        <w:rPr>
          <w:rFonts w:ascii="Times New Roman" w:eastAsiaTheme="minorEastAsia" w:hAnsi="Times New Roman" w:cs="Times New Roman"/>
          <w:bCs/>
          <w:sz w:val="24"/>
          <w:szCs w:val="24"/>
        </w:rPr>
        <w:t xml:space="preserve">as </w:t>
      </w:r>
      <w:r w:rsidR="00F3450B" w:rsidRPr="00F3450B">
        <w:rPr>
          <w:rFonts w:ascii="Times New Roman" w:eastAsiaTheme="minorEastAsia" w:hAnsi="Times New Roman" w:cs="Times New Roman"/>
          <w:bCs/>
          <w:i/>
          <w:iCs/>
          <w:sz w:val="24"/>
          <w:szCs w:val="24"/>
        </w:rPr>
        <w:t>Clarity</w:t>
      </w:r>
      <w:r w:rsidR="00F3450B" w:rsidRPr="00F3450B">
        <w:rPr>
          <w:rFonts w:ascii="Times New Roman" w:eastAsiaTheme="minorEastAsia" w:hAnsi="Times New Roman" w:cs="Times New Roman"/>
          <w:bCs/>
          <w:sz w:val="24"/>
          <w:szCs w:val="24"/>
        </w:rPr>
        <w:t xml:space="preserve"> in </w:t>
      </w:r>
      <w:r w:rsidR="00F3450B">
        <w:rPr>
          <w:rFonts w:ascii="Times New Roman" w:eastAsiaTheme="minorEastAsia" w:hAnsi="Times New Roman" w:cs="Times New Roman"/>
          <w:bCs/>
          <w:sz w:val="24"/>
          <w:szCs w:val="24"/>
        </w:rPr>
        <w:t>S</w:t>
      </w:r>
      <w:r w:rsidR="00F3450B" w:rsidRPr="00F3450B">
        <w:rPr>
          <w:rFonts w:ascii="Times New Roman" w:eastAsiaTheme="minorEastAsia" w:hAnsi="Times New Roman" w:cs="Times New Roman"/>
          <w:bCs/>
          <w:sz w:val="24"/>
          <w:szCs w:val="24"/>
        </w:rPr>
        <w:t xml:space="preserve">oftware </w:t>
      </w:r>
      <w:r w:rsidR="00F3450B">
        <w:rPr>
          <w:rFonts w:ascii="Times New Roman" w:eastAsiaTheme="minorEastAsia" w:hAnsi="Times New Roman" w:cs="Times New Roman"/>
          <w:bCs/>
          <w:sz w:val="24"/>
          <w:szCs w:val="24"/>
        </w:rPr>
        <w:t>R</w:t>
      </w:r>
      <w:r w:rsidR="00F3450B" w:rsidRPr="00F3450B">
        <w:rPr>
          <w:rFonts w:ascii="Times New Roman" w:eastAsiaTheme="minorEastAsia" w:hAnsi="Times New Roman" w:cs="Times New Roman"/>
          <w:bCs/>
          <w:sz w:val="24"/>
          <w:szCs w:val="24"/>
        </w:rPr>
        <w:t xml:space="preserve">equirements refers to the </w:t>
      </w:r>
      <w:r w:rsidR="009E4E80" w:rsidRPr="009E4E80">
        <w:rPr>
          <w:rFonts w:ascii="Times New Roman" w:eastAsiaTheme="minorEastAsia" w:hAnsi="Times New Roman" w:cs="Times New Roman"/>
          <w:bCs/>
          <w:sz w:val="24"/>
          <w:szCs w:val="24"/>
        </w:rPr>
        <w:t>degree to which a requirement is unambiguous and understandable</w:t>
      </w:r>
      <w:r w:rsidR="004B19CD">
        <w:rPr>
          <w:rFonts w:ascii="Times New Roman" w:eastAsiaTheme="minorEastAsia" w:hAnsi="Times New Roman" w:cs="Times New Roman"/>
          <w:bCs/>
          <w:sz w:val="24"/>
          <w:szCs w:val="24"/>
        </w:rPr>
        <w:t xml:space="preserve"> </w:t>
      </w:r>
      <w:sdt>
        <w:sdtPr>
          <w:rPr>
            <w:rFonts w:ascii="Times New Roman" w:eastAsiaTheme="minorEastAsia" w:hAnsi="Times New Roman" w:cs="Times New Roman"/>
            <w:bCs/>
            <w:color w:val="000000"/>
            <w:sz w:val="24"/>
            <w:szCs w:val="24"/>
          </w:rPr>
          <w:tag w:val="MENDELEY_CITATION_v3_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"/>
          <w:id w:val="-1552920506"/>
          <w:placeholder>
            <w:docPart w:val="DefaultPlaceholder_-1854013440"/>
          </w:placeholder>
        </w:sdtPr>
        <w:sdtContent>
          <w:r w:rsidR="006A0F88" w:rsidRPr="006A0F88">
            <w:rPr>
              <w:rFonts w:ascii="Times New Roman" w:eastAsiaTheme="minorEastAsia" w:hAnsi="Times New Roman" w:cs="Times New Roman"/>
              <w:bCs/>
              <w:color w:val="000000"/>
              <w:sz w:val="24"/>
              <w:szCs w:val="24"/>
            </w:rPr>
            <w:t>[48]</w:t>
          </w:r>
        </w:sdtContent>
      </w:sdt>
      <w:r w:rsidR="009E4E80">
        <w:rPr>
          <w:rFonts w:ascii="Times New Roman" w:eastAsiaTheme="minorEastAsia" w:hAnsi="Times New Roman" w:cs="Times New Roman"/>
          <w:bCs/>
          <w:sz w:val="24"/>
          <w:szCs w:val="24"/>
        </w:rPr>
        <w:t>.</w:t>
      </w:r>
    </w:p>
    <w:p w14:paraId="6B7AD011" w14:textId="77777777" w:rsidR="006F4616" w:rsidRDefault="006F4616" w:rsidP="00A14562">
      <w:pPr>
        <w:ind w:left="567" w:firstLine="9"/>
        <w:jc w:val="both"/>
        <w:rPr>
          <w:rFonts w:ascii="Times New Roman" w:eastAsiaTheme="minorEastAsia" w:hAnsi="Times New Roman" w:cs="Times New Roman"/>
          <w:bCs/>
          <w:sz w:val="24"/>
          <w:szCs w:val="24"/>
        </w:rPr>
      </w:pPr>
      <w:r w:rsidRPr="0065226B">
        <w:rPr>
          <w:rFonts w:ascii="Times New Roman" w:eastAsiaTheme="minorEastAsia" w:hAnsi="Times New Roman" w:cs="Times New Roman"/>
          <w:bCs/>
          <w:sz w:val="24"/>
          <w:szCs w:val="24"/>
        </w:rPr>
        <w:t xml:space="preserve">“We need to make sure that the user story is clear </w:t>
      </w:r>
      <w:r>
        <w:rPr>
          <w:rFonts w:ascii="Times New Roman" w:eastAsiaTheme="minorEastAsia" w:hAnsi="Times New Roman" w:cs="Times New Roman"/>
          <w:bCs/>
          <w:sz w:val="24"/>
          <w:szCs w:val="24"/>
        </w:rPr>
        <w:t>and</w:t>
      </w:r>
      <w:r w:rsidRPr="0065226B">
        <w:rPr>
          <w:rFonts w:ascii="Times New Roman" w:eastAsiaTheme="minorEastAsia" w:hAnsi="Times New Roman" w:cs="Times New Roman"/>
          <w:bCs/>
          <w:sz w:val="24"/>
          <w:szCs w:val="24"/>
        </w:rPr>
        <w:t xml:space="preserve"> detailed</w:t>
      </w:r>
      <w:r>
        <w:rPr>
          <w:rFonts w:ascii="Times New Roman" w:eastAsiaTheme="minorEastAsia" w:hAnsi="Times New Roman" w:cs="Times New Roman"/>
          <w:bCs/>
          <w:sz w:val="24"/>
          <w:szCs w:val="24"/>
        </w:rPr>
        <w:t xml:space="preserve"> when we are receiving it, so that </w:t>
      </w:r>
      <w:r w:rsidRPr="0065226B">
        <w:rPr>
          <w:rFonts w:ascii="Times New Roman" w:eastAsiaTheme="minorEastAsia" w:hAnsi="Times New Roman" w:cs="Times New Roman"/>
          <w:bCs/>
          <w:sz w:val="24"/>
          <w:szCs w:val="24"/>
        </w:rPr>
        <w:t xml:space="preserve">we are aligned </w:t>
      </w:r>
      <w:r>
        <w:rPr>
          <w:rFonts w:ascii="Times New Roman" w:eastAsiaTheme="minorEastAsia" w:hAnsi="Times New Roman" w:cs="Times New Roman"/>
          <w:bCs/>
          <w:sz w:val="24"/>
          <w:szCs w:val="24"/>
        </w:rPr>
        <w:t xml:space="preserve">with the other teams such as business </w:t>
      </w:r>
      <w:r w:rsidRPr="0065226B">
        <w:rPr>
          <w:rFonts w:ascii="Times New Roman" w:eastAsiaTheme="minorEastAsia" w:hAnsi="Times New Roman" w:cs="Times New Roman"/>
          <w:bCs/>
          <w:sz w:val="24"/>
          <w:szCs w:val="24"/>
        </w:rPr>
        <w:t xml:space="preserve">on how the feature is </w:t>
      </w:r>
      <w:r w:rsidRPr="008838CF">
        <w:rPr>
          <w:rFonts w:ascii="Times New Roman" w:eastAsiaTheme="minorEastAsia" w:hAnsi="Times New Roman" w:cs="Times New Roman"/>
          <w:bCs/>
          <w:sz w:val="24"/>
          <w:szCs w:val="24"/>
        </w:rPr>
        <w:t>likely</w:t>
      </w:r>
      <w:r>
        <w:rPr>
          <w:rFonts w:ascii="Times New Roman" w:eastAsiaTheme="minorEastAsia" w:hAnsi="Times New Roman" w:cs="Times New Roman"/>
          <w:bCs/>
          <w:sz w:val="24"/>
          <w:szCs w:val="24"/>
        </w:rPr>
        <w:t xml:space="preserve"> </w:t>
      </w:r>
      <w:r w:rsidRPr="0065226B">
        <w:rPr>
          <w:rFonts w:ascii="Times New Roman" w:eastAsiaTheme="minorEastAsia" w:hAnsi="Times New Roman" w:cs="Times New Roman"/>
          <w:bCs/>
          <w:sz w:val="24"/>
          <w:szCs w:val="24"/>
        </w:rPr>
        <w:t>to be”</w:t>
      </w:r>
      <w:r>
        <w:rPr>
          <w:rFonts w:ascii="Times New Roman" w:eastAsiaTheme="minorEastAsia" w:hAnsi="Times New Roman" w:cs="Times New Roman"/>
          <w:bCs/>
          <w:sz w:val="24"/>
          <w:szCs w:val="24"/>
        </w:rPr>
        <w:t>. (Hamad)</w:t>
      </w:r>
    </w:p>
    <w:p w14:paraId="618D1C74" w14:textId="77777777" w:rsidR="006F4616" w:rsidRDefault="006F4616" w:rsidP="00A14562">
      <w:pPr>
        <w:ind w:left="567" w:firstLine="9"/>
        <w:jc w:val="both"/>
        <w:rPr>
          <w:rFonts w:ascii="Times New Roman" w:eastAsiaTheme="minorEastAsia" w:hAnsi="Times New Roman" w:cs="Times New Roman"/>
          <w:bCs/>
          <w:sz w:val="24"/>
          <w:szCs w:val="24"/>
        </w:rPr>
      </w:pPr>
      <w:r w:rsidRPr="0051509B">
        <w:rPr>
          <w:rFonts w:ascii="Times New Roman" w:eastAsiaTheme="minorEastAsia" w:hAnsi="Times New Roman" w:cs="Times New Roman"/>
          <w:bCs/>
          <w:sz w:val="24"/>
          <w:szCs w:val="24"/>
        </w:rPr>
        <w:lastRenderedPageBreak/>
        <w:t>“We understand there may be some missing information in the user story, but as a UX designer, I prefer the user story to be full of information, so that I do not need to go back and forth with the owner of the feature.” (Sara)</w:t>
      </w:r>
    </w:p>
    <w:p w14:paraId="7D8966C7" w14:textId="77777777" w:rsidR="006F4616" w:rsidRDefault="006F4616" w:rsidP="00C443F7">
      <w:pPr>
        <w:ind w:firstLine="284"/>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One </w:t>
      </w:r>
      <w:r w:rsidRPr="00822FD6">
        <w:rPr>
          <w:rFonts w:ascii="Times New Roman" w:eastAsiaTheme="minorEastAsia" w:hAnsi="Times New Roman" w:cs="Times New Roman"/>
          <w:bCs/>
          <w:sz w:val="24"/>
          <w:szCs w:val="24"/>
        </w:rPr>
        <w:t>participant</w:t>
      </w:r>
      <w:r>
        <w:rPr>
          <w:rFonts w:ascii="Times New Roman" w:eastAsiaTheme="minorEastAsia" w:hAnsi="Times New Roman" w:cs="Times New Roman"/>
          <w:bCs/>
          <w:sz w:val="24"/>
          <w:szCs w:val="24"/>
        </w:rPr>
        <w:t xml:space="preserve"> stated that the feature should be clear and detailed before moving to the design phase:</w:t>
      </w:r>
    </w:p>
    <w:p w14:paraId="1B38DBED"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“We</w:t>
      </w:r>
      <w:r w:rsidRPr="000B26E6">
        <w:rPr>
          <w:rFonts w:ascii="Times New Roman" w:eastAsiaTheme="minorEastAsia" w:hAnsi="Times New Roman" w:cs="Times New Roman"/>
          <w:bCs/>
          <w:sz w:val="24"/>
          <w:szCs w:val="24"/>
        </w:rPr>
        <w:t xml:space="preserve"> do not </w:t>
      </w:r>
      <w:r w:rsidRPr="00385607">
        <w:rPr>
          <w:rFonts w:ascii="Times New Roman" w:eastAsiaTheme="minorEastAsia" w:hAnsi="Times New Roman" w:cs="Times New Roman"/>
          <w:bCs/>
          <w:sz w:val="24"/>
          <w:szCs w:val="24"/>
        </w:rPr>
        <w:t xml:space="preserve">pay much attention to the clarity of the feature in the design phase since it can be handled during the requirements phase, when we set up with the client to get the feature, we </w:t>
      </w:r>
      <w:r>
        <w:rPr>
          <w:rFonts w:ascii="Times New Roman" w:eastAsiaTheme="minorEastAsia" w:hAnsi="Times New Roman" w:cs="Times New Roman"/>
          <w:bCs/>
          <w:sz w:val="24"/>
          <w:szCs w:val="24"/>
        </w:rPr>
        <w:t>perform</w:t>
      </w:r>
      <w:r w:rsidRPr="00385607">
        <w:rPr>
          <w:rFonts w:ascii="Times New Roman" w:eastAsiaTheme="minorEastAsia" w:hAnsi="Times New Roman" w:cs="Times New Roman"/>
          <w:bCs/>
          <w:sz w:val="24"/>
          <w:szCs w:val="24"/>
        </w:rPr>
        <w:t xml:space="preserve"> some tests to learn </w:t>
      </w:r>
      <w:r w:rsidRPr="000B26E6">
        <w:rPr>
          <w:rFonts w:ascii="Times New Roman" w:eastAsiaTheme="minorEastAsia" w:hAnsi="Times New Roman" w:cs="Times New Roman"/>
          <w:bCs/>
          <w:sz w:val="24"/>
          <w:szCs w:val="24"/>
        </w:rPr>
        <w:t>what the users want</w:t>
      </w:r>
      <w:r>
        <w:rPr>
          <w:rFonts w:ascii="Times New Roman" w:eastAsiaTheme="minorEastAsia" w:hAnsi="Times New Roman" w:cs="Times New Roman"/>
          <w:bCs/>
          <w:sz w:val="24"/>
          <w:szCs w:val="24"/>
        </w:rPr>
        <w:t>.” (</w:t>
      </w:r>
      <w:proofErr w:type="spellStart"/>
      <w:r>
        <w:rPr>
          <w:rFonts w:ascii="Times New Roman" w:eastAsiaTheme="minorEastAsia" w:hAnsi="Times New Roman" w:cs="Times New Roman"/>
          <w:bCs/>
          <w:sz w:val="24"/>
          <w:szCs w:val="24"/>
        </w:rPr>
        <w:t>Saif</w:t>
      </w:r>
      <w:proofErr w:type="spellEnd"/>
      <w:r>
        <w:rPr>
          <w:rFonts w:ascii="Times New Roman" w:eastAsiaTheme="minorEastAsia" w:hAnsi="Times New Roman" w:cs="Times New Roman"/>
          <w:bCs/>
          <w:sz w:val="24"/>
          <w:szCs w:val="24"/>
        </w:rPr>
        <w:t>)</w:t>
      </w:r>
    </w:p>
    <w:p w14:paraId="6F59E1D8" w14:textId="77777777" w:rsidR="006F4616" w:rsidRDefault="006F4616" w:rsidP="00C443F7">
      <w:pPr>
        <w:pStyle w:val="NormalWeb"/>
        <w:spacing w:before="0" w:beforeAutospacing="0" w:after="200" w:afterAutospacing="0" w:line="276" w:lineRule="auto"/>
        <w:ind w:firstLine="284"/>
        <w:jc w:val="both"/>
        <w:rPr>
          <w:color w:val="000000"/>
        </w:rPr>
      </w:pPr>
      <w:r w:rsidRPr="002B30A7">
        <w:rPr>
          <w:color w:val="000000"/>
        </w:rPr>
        <w:t>Two participants noted that the requirements were not completely clear when they received them, but they expect that, as the rest of the work can be done by them</w:t>
      </w:r>
      <w:r>
        <w:rPr>
          <w:color w:val="000000"/>
        </w:rPr>
        <w:t>:</w:t>
      </w:r>
    </w:p>
    <w:p w14:paraId="663A17FF" w14:textId="77777777" w:rsidR="006F4616" w:rsidRDefault="006F4616" w:rsidP="00A14562">
      <w:pPr>
        <w:ind w:left="567"/>
        <w:jc w:val="both"/>
        <w:rPr>
          <w:rFonts w:ascii="Times New Roman" w:eastAsiaTheme="minorEastAsia" w:hAnsi="Times New Roman" w:cs="Times New Roman"/>
          <w:bCs/>
          <w:sz w:val="24"/>
          <w:szCs w:val="24"/>
        </w:rPr>
      </w:pPr>
      <w:r w:rsidRPr="0065226B">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rPr>
        <w:t>W</w:t>
      </w:r>
      <w:r w:rsidRPr="0065226B">
        <w:rPr>
          <w:rFonts w:ascii="Times New Roman" w:eastAsiaTheme="minorEastAsia" w:hAnsi="Times New Roman" w:cs="Times New Roman"/>
          <w:bCs/>
          <w:sz w:val="24"/>
          <w:szCs w:val="24"/>
        </w:rPr>
        <w:t>e just want to know what</w:t>
      </w:r>
      <w:r>
        <w:rPr>
          <w:rFonts w:ascii="Times New Roman" w:eastAsiaTheme="minorEastAsia" w:hAnsi="Times New Roman" w:cs="Times New Roman"/>
          <w:bCs/>
          <w:sz w:val="24"/>
          <w:szCs w:val="24"/>
        </w:rPr>
        <w:t xml:space="preserve"> the user</w:t>
      </w:r>
      <w:r w:rsidRPr="0065226B">
        <w:rPr>
          <w:rFonts w:ascii="Times New Roman" w:eastAsiaTheme="minorEastAsia" w:hAnsi="Times New Roman" w:cs="Times New Roman"/>
          <w:bCs/>
          <w:sz w:val="24"/>
          <w:szCs w:val="24"/>
        </w:rPr>
        <w:t xml:space="preserve"> expects</w:t>
      </w:r>
      <w:r>
        <w:rPr>
          <w:rFonts w:ascii="Times New Roman" w:eastAsiaTheme="minorEastAsia" w:hAnsi="Times New Roman" w:cs="Times New Roman"/>
          <w:bCs/>
          <w:sz w:val="24"/>
          <w:szCs w:val="24"/>
        </w:rPr>
        <w:t xml:space="preserve"> </w:t>
      </w:r>
      <w:r w:rsidRPr="0065226B">
        <w:rPr>
          <w:rFonts w:ascii="Times New Roman" w:eastAsiaTheme="minorEastAsia" w:hAnsi="Times New Roman" w:cs="Times New Roman"/>
          <w:bCs/>
          <w:sz w:val="24"/>
          <w:szCs w:val="24"/>
        </w:rPr>
        <w:t xml:space="preserve">from the services/features, and we will handle the rest from our end and see what </w:t>
      </w:r>
      <w:r>
        <w:rPr>
          <w:rFonts w:ascii="Times New Roman" w:eastAsiaTheme="minorEastAsia" w:hAnsi="Times New Roman" w:cs="Times New Roman"/>
          <w:bCs/>
          <w:sz w:val="24"/>
          <w:szCs w:val="24"/>
        </w:rPr>
        <w:t>works</w:t>
      </w:r>
      <w:r w:rsidRPr="0065226B">
        <w:rPr>
          <w:rFonts w:ascii="Times New Roman" w:eastAsiaTheme="minorEastAsia" w:hAnsi="Times New Roman" w:cs="Times New Roman"/>
          <w:bCs/>
          <w:sz w:val="24"/>
          <w:szCs w:val="24"/>
        </w:rPr>
        <w:t xml:space="preserve"> best for our users</w:t>
      </w:r>
      <w:r>
        <w:rPr>
          <w:rFonts w:ascii="Times New Roman" w:eastAsiaTheme="minorEastAsia" w:hAnsi="Times New Roman" w:cs="Times New Roman"/>
          <w:bCs/>
          <w:sz w:val="24"/>
          <w:szCs w:val="24"/>
        </w:rPr>
        <w:t>.</w:t>
      </w:r>
      <w:r w:rsidRPr="0065226B">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rPr>
        <w:t xml:space="preserve"> (Nasser)</w:t>
      </w:r>
    </w:p>
    <w:p w14:paraId="5DB78DA4"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“In practice, the requirements are not completely clear, a UX practitioner </w:t>
      </w:r>
      <w:r w:rsidRPr="009965A0">
        <w:rPr>
          <w:rFonts w:ascii="Times New Roman" w:eastAsiaTheme="minorEastAsia" w:hAnsi="Times New Roman" w:cs="Times New Roman"/>
          <w:bCs/>
          <w:sz w:val="24"/>
          <w:szCs w:val="24"/>
        </w:rPr>
        <w:t>wishes to have clear requirements</w:t>
      </w:r>
      <w:r>
        <w:rPr>
          <w:rFonts w:ascii="Times New Roman" w:eastAsiaTheme="minorEastAsia" w:hAnsi="Times New Roman" w:cs="Times New Roman"/>
          <w:bCs/>
          <w:sz w:val="24"/>
          <w:szCs w:val="24"/>
        </w:rPr>
        <w:t xml:space="preserve"> so that they can be more</w:t>
      </w:r>
      <w:r w:rsidRPr="00491890">
        <w:rPr>
          <w:rFonts w:ascii="Times New Roman" w:eastAsiaTheme="minorEastAsia" w:hAnsi="Times New Roman" w:cs="Times New Roman"/>
          <w:bCs/>
          <w:sz w:val="24"/>
          <w:szCs w:val="24"/>
        </w:rPr>
        <w:t xml:space="preserve"> creative and design something</w:t>
      </w:r>
      <w:r>
        <w:rPr>
          <w:rFonts w:ascii="Times New Roman" w:eastAsiaTheme="minorEastAsia" w:hAnsi="Times New Roman" w:cs="Times New Roman"/>
          <w:bCs/>
          <w:sz w:val="24"/>
          <w:szCs w:val="24"/>
        </w:rPr>
        <w:t xml:space="preserve"> better.”, </w:t>
      </w:r>
      <w:r w:rsidRPr="00385607">
        <w:rPr>
          <w:rFonts w:ascii="Times New Roman" w:eastAsiaTheme="minorEastAsia" w:hAnsi="Times New Roman" w:cs="Times New Roman"/>
          <w:bCs/>
          <w:sz w:val="24"/>
          <w:szCs w:val="24"/>
        </w:rPr>
        <w:t xml:space="preserve">the participant said, adding that </w:t>
      </w:r>
      <w:r w:rsidRPr="0065226B">
        <w:rPr>
          <w:rFonts w:ascii="Times New Roman" w:eastAsiaTheme="minorEastAsia" w:hAnsi="Times New Roman" w:cs="Times New Roman"/>
          <w:bCs/>
          <w:sz w:val="24"/>
          <w:szCs w:val="24"/>
        </w:rPr>
        <w:t>“</w:t>
      </w:r>
      <w:r w:rsidRPr="00385607">
        <w:rPr>
          <w:rFonts w:ascii="Times New Roman" w:eastAsiaTheme="minorEastAsia" w:hAnsi="Times New Roman" w:cs="Times New Roman"/>
          <w:bCs/>
          <w:sz w:val="24"/>
          <w:szCs w:val="24"/>
        </w:rPr>
        <w:t xml:space="preserve">businesses are not always contented or did not consider all the cases that might apply to the feature. In addition, he added that </w:t>
      </w:r>
      <w:r>
        <w:rPr>
          <w:rFonts w:ascii="Times New Roman" w:eastAsiaTheme="minorEastAsia" w:hAnsi="Times New Roman" w:cs="Times New Roman"/>
          <w:bCs/>
          <w:sz w:val="24"/>
          <w:szCs w:val="24"/>
        </w:rPr>
        <w:t>“</w:t>
      </w:r>
      <w:r w:rsidRPr="00385607">
        <w:rPr>
          <w:rFonts w:ascii="Times New Roman" w:eastAsiaTheme="minorEastAsia" w:hAnsi="Times New Roman" w:cs="Times New Roman"/>
          <w:bCs/>
          <w:sz w:val="24"/>
          <w:szCs w:val="24"/>
        </w:rPr>
        <w:t xml:space="preserve">most of the time, clients come to us with a huge idea without defining the requirements </w:t>
      </w:r>
      <w:r>
        <w:rPr>
          <w:rFonts w:ascii="Times New Roman" w:eastAsiaTheme="minorEastAsia" w:hAnsi="Times New Roman" w:cs="Times New Roman"/>
          <w:bCs/>
          <w:sz w:val="24"/>
          <w:szCs w:val="24"/>
        </w:rPr>
        <w:t xml:space="preserve">and </w:t>
      </w:r>
      <w:r w:rsidRPr="00385607">
        <w:rPr>
          <w:rFonts w:ascii="Times New Roman" w:eastAsiaTheme="minorEastAsia" w:hAnsi="Times New Roman" w:cs="Times New Roman"/>
          <w:bCs/>
          <w:sz w:val="24"/>
          <w:szCs w:val="24"/>
        </w:rPr>
        <w:t xml:space="preserve">expect </w:t>
      </w:r>
      <w:r>
        <w:rPr>
          <w:rFonts w:ascii="Times New Roman" w:eastAsiaTheme="minorEastAsia" w:hAnsi="Times New Roman" w:cs="Times New Roman"/>
          <w:bCs/>
          <w:sz w:val="24"/>
          <w:szCs w:val="24"/>
        </w:rPr>
        <w:t xml:space="preserve">a </w:t>
      </w:r>
      <w:r w:rsidRPr="000B0D92">
        <w:rPr>
          <w:rFonts w:ascii="Times New Roman" w:eastAsiaTheme="minorEastAsia" w:hAnsi="Times New Roman" w:cs="Times New Roman"/>
          <w:bCs/>
          <w:sz w:val="24"/>
          <w:szCs w:val="24"/>
        </w:rPr>
        <w:t>solution from us.”.</w:t>
      </w:r>
      <w:r>
        <w:rPr>
          <w:rFonts w:ascii="Times New Roman" w:eastAsiaTheme="minorEastAsia" w:hAnsi="Times New Roman" w:cs="Times New Roman"/>
          <w:bCs/>
          <w:sz w:val="24"/>
          <w:szCs w:val="24"/>
        </w:rPr>
        <w:t xml:space="preserve"> (</w:t>
      </w:r>
      <w:proofErr w:type="spellStart"/>
      <w:r>
        <w:rPr>
          <w:rFonts w:ascii="Times New Roman" w:eastAsiaTheme="minorEastAsia" w:hAnsi="Times New Roman" w:cs="Times New Roman"/>
          <w:bCs/>
          <w:sz w:val="24"/>
          <w:szCs w:val="24"/>
        </w:rPr>
        <w:t>Moath</w:t>
      </w:r>
      <w:proofErr w:type="spellEnd"/>
      <w:r>
        <w:rPr>
          <w:rFonts w:ascii="Times New Roman" w:eastAsiaTheme="minorEastAsia" w:hAnsi="Times New Roman" w:cs="Times New Roman"/>
          <w:bCs/>
          <w:sz w:val="24"/>
          <w:szCs w:val="24"/>
        </w:rPr>
        <w:t>)</w:t>
      </w:r>
    </w:p>
    <w:p w14:paraId="65C1BE04" w14:textId="77777777" w:rsidR="006F4616" w:rsidRPr="009042F2" w:rsidRDefault="006F4616" w:rsidP="00C443F7">
      <w:pPr>
        <w:pStyle w:val="NormalWeb"/>
        <w:spacing w:before="0" w:beforeAutospacing="0" w:after="200" w:afterAutospacing="0" w:line="276" w:lineRule="auto"/>
        <w:ind w:firstLine="284"/>
        <w:jc w:val="both"/>
        <w:rPr>
          <w:color w:val="000000"/>
        </w:rPr>
      </w:pPr>
      <w:r>
        <w:rPr>
          <w:color w:val="000000"/>
        </w:rPr>
        <w:t>A</w:t>
      </w:r>
      <w:r w:rsidRPr="002B30A7">
        <w:rPr>
          <w:color w:val="000000"/>
        </w:rPr>
        <w:t xml:space="preserve"> participant</w:t>
      </w:r>
      <w:r>
        <w:rPr>
          <w:color w:val="000000"/>
        </w:rPr>
        <w:t xml:space="preserve"> stated that to get a clear requirement, it is better to have wireframes rather than documents:</w:t>
      </w:r>
    </w:p>
    <w:p w14:paraId="54A39FCE" w14:textId="781647D3" w:rsidR="006F4616" w:rsidRDefault="006F4616" w:rsidP="00A14562">
      <w:pPr>
        <w:ind w:left="567"/>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sidRPr="009042F2">
        <w:rPr>
          <w:rFonts w:ascii="Times New Roman" w:eastAsiaTheme="minorEastAsia" w:hAnsi="Times New Roman" w:cs="Times New Roman"/>
          <w:bCs/>
          <w:sz w:val="24"/>
          <w:szCs w:val="24"/>
        </w:rPr>
        <w:t>We received up to 200 pages of documents describing requirements, which was chaos. We solved the problem by letting the product team design some wireframes and sketches instead of us reading large documents.</w:t>
      </w:r>
      <w:r>
        <w:rPr>
          <w:rFonts w:ascii="Times New Roman" w:eastAsiaTheme="minorEastAsia" w:hAnsi="Times New Roman" w:cs="Times New Roman"/>
          <w:bCs/>
          <w:sz w:val="24"/>
          <w:szCs w:val="24"/>
        </w:rPr>
        <w:t>”. (Anas)</w:t>
      </w:r>
    </w:p>
    <w:p w14:paraId="24368172" w14:textId="77777777" w:rsidR="006F4616" w:rsidRDefault="006F4616" w:rsidP="00C443F7">
      <w:pPr>
        <w:ind w:firstLine="284"/>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One</w:t>
      </w:r>
      <w:r w:rsidRPr="008838CF">
        <w:rPr>
          <w:rFonts w:ascii="Times New Roman" w:eastAsiaTheme="minorEastAsia" w:hAnsi="Times New Roman" w:cs="Times New Roman"/>
          <w:bCs/>
          <w:sz w:val="24"/>
          <w:szCs w:val="24"/>
        </w:rPr>
        <w:t xml:space="preserve"> participant</w:t>
      </w:r>
      <w:r>
        <w:rPr>
          <w:rFonts w:ascii="Times New Roman" w:eastAsiaTheme="minorEastAsia" w:hAnsi="Times New Roman" w:cs="Times New Roman"/>
          <w:bCs/>
          <w:sz w:val="24"/>
          <w:szCs w:val="24"/>
        </w:rPr>
        <w:t xml:space="preserve"> </w:t>
      </w:r>
      <w:r w:rsidRPr="008838CF">
        <w:rPr>
          <w:rFonts w:ascii="Times New Roman" w:eastAsiaTheme="minorEastAsia" w:hAnsi="Times New Roman" w:cs="Times New Roman"/>
          <w:bCs/>
          <w:sz w:val="24"/>
          <w:szCs w:val="24"/>
        </w:rPr>
        <w:t>considered the complexity of the feature</w:t>
      </w:r>
      <w:r>
        <w:rPr>
          <w:rFonts w:ascii="Times New Roman" w:eastAsiaTheme="minorEastAsia" w:hAnsi="Times New Roman" w:cs="Times New Roman"/>
          <w:bCs/>
          <w:sz w:val="24"/>
          <w:szCs w:val="24"/>
        </w:rPr>
        <w:t xml:space="preserve"> should be defined and clear</w:t>
      </w:r>
      <w:r w:rsidRPr="008838CF">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as it has an impact in</w:t>
      </w:r>
      <w:r w:rsidRPr="008838CF">
        <w:rPr>
          <w:rFonts w:ascii="Times New Roman" w:eastAsiaTheme="minorEastAsia" w:hAnsi="Times New Roman" w:cs="Times New Roman"/>
          <w:bCs/>
          <w:sz w:val="24"/>
          <w:szCs w:val="24"/>
        </w:rPr>
        <w:t xml:space="preserve"> determining whether to conduct UX experiments</w:t>
      </w:r>
      <w:r>
        <w:rPr>
          <w:rFonts w:ascii="Times New Roman" w:eastAsiaTheme="minorEastAsia" w:hAnsi="Times New Roman" w:cs="Times New Roman"/>
          <w:bCs/>
          <w:sz w:val="24"/>
          <w:szCs w:val="24"/>
        </w:rPr>
        <w:t>:</w:t>
      </w:r>
    </w:p>
    <w:p w14:paraId="5A10C38F" w14:textId="77777777" w:rsidR="006F4616" w:rsidRPr="00D235F7"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sidRPr="008838CF">
        <w:rPr>
          <w:rFonts w:ascii="Times New Roman" w:eastAsiaTheme="minorEastAsia" w:hAnsi="Times New Roman" w:cs="Times New Roman"/>
          <w:bCs/>
          <w:sz w:val="24"/>
          <w:szCs w:val="24"/>
        </w:rPr>
        <w:t xml:space="preserve">When the feature has a complex business model or when it depends upon or impacts another feature, we decide whether this feature is complex or not, and if yes, we will focus on it and consider it </w:t>
      </w:r>
      <w:r>
        <w:rPr>
          <w:rFonts w:ascii="Times New Roman" w:eastAsiaTheme="minorEastAsia" w:hAnsi="Times New Roman" w:cs="Times New Roman"/>
          <w:bCs/>
          <w:sz w:val="24"/>
          <w:szCs w:val="24"/>
        </w:rPr>
        <w:t>important”</w:t>
      </w:r>
      <w:r w:rsidRPr="008838CF">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rPr>
        <w:t xml:space="preserve"> </w:t>
      </w:r>
      <w:r w:rsidRPr="008838CF">
        <w:rPr>
          <w:rFonts w:ascii="Times New Roman" w:eastAsiaTheme="minorEastAsia" w:hAnsi="Times New Roman" w:cs="Times New Roman"/>
          <w:bCs/>
          <w:sz w:val="24"/>
          <w:szCs w:val="24"/>
        </w:rPr>
        <w:t>In addition, the participant continued</w:t>
      </w:r>
      <w:r w:rsidRPr="00EB3285">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“When the feature has impact on future features, I need to study this feature so I can build it in a flexible way in order to make some modification in future.”.</w:t>
      </w:r>
      <w:r w:rsidRPr="00323856">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w:t>
      </w:r>
      <w:proofErr w:type="spellStart"/>
      <w:r>
        <w:rPr>
          <w:rFonts w:ascii="Times New Roman" w:eastAsiaTheme="minorEastAsia" w:hAnsi="Times New Roman" w:cs="Times New Roman"/>
          <w:bCs/>
          <w:sz w:val="24"/>
          <w:szCs w:val="24"/>
        </w:rPr>
        <w:t>Moath</w:t>
      </w:r>
      <w:proofErr w:type="spellEnd"/>
      <w:r>
        <w:rPr>
          <w:rFonts w:ascii="Times New Roman" w:eastAsiaTheme="minorEastAsia" w:hAnsi="Times New Roman" w:cs="Times New Roman"/>
          <w:bCs/>
          <w:sz w:val="24"/>
          <w:szCs w:val="24"/>
        </w:rPr>
        <w:t>)</w:t>
      </w:r>
    </w:p>
    <w:p w14:paraId="502B3A49" w14:textId="77777777" w:rsidR="006F4616" w:rsidRPr="00A61BEB" w:rsidRDefault="006F4616" w:rsidP="006C3EB9">
      <w:pPr>
        <w:pStyle w:val="ListParagraph"/>
        <w:numPr>
          <w:ilvl w:val="1"/>
          <w:numId w:val="5"/>
        </w:numPr>
        <w:ind w:left="993"/>
        <w:jc w:val="both"/>
        <w:rPr>
          <w:rFonts w:ascii="Times New Roman" w:eastAsiaTheme="minorEastAsia" w:hAnsi="Times New Roman" w:cs="Times New Roman"/>
          <w:b/>
          <w:sz w:val="24"/>
          <w:szCs w:val="24"/>
        </w:rPr>
      </w:pPr>
      <w:r w:rsidRPr="00A61BEB">
        <w:rPr>
          <w:rFonts w:ascii="Times New Roman" w:eastAsiaTheme="minorEastAsia" w:hAnsi="Times New Roman" w:cs="Times New Roman"/>
          <w:b/>
          <w:sz w:val="24"/>
          <w:szCs w:val="24"/>
        </w:rPr>
        <w:t>Familiarity</w:t>
      </w:r>
    </w:p>
    <w:p w14:paraId="2567ED98" w14:textId="77777777" w:rsidR="006F4616" w:rsidRDefault="006F4616" w:rsidP="00C443F7">
      <w:pPr>
        <w:ind w:firstLine="284"/>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Several </w:t>
      </w:r>
      <w:r w:rsidRPr="002163B0">
        <w:rPr>
          <w:rFonts w:ascii="Times New Roman" w:eastAsiaTheme="minorEastAsia" w:hAnsi="Times New Roman" w:cs="Times New Roman"/>
          <w:bCs/>
          <w:sz w:val="24"/>
          <w:szCs w:val="24"/>
        </w:rPr>
        <w:t>participants stated</w:t>
      </w:r>
      <w:r>
        <w:rPr>
          <w:rFonts w:ascii="Times New Roman" w:eastAsiaTheme="minorEastAsia" w:hAnsi="Times New Roman" w:cs="Times New Roman"/>
          <w:bCs/>
          <w:sz w:val="24"/>
          <w:szCs w:val="24"/>
        </w:rPr>
        <w:t xml:space="preserve"> having </w:t>
      </w:r>
      <w:r w:rsidRPr="001C7859">
        <w:rPr>
          <w:rFonts w:ascii="Times New Roman" w:eastAsiaTheme="minorEastAsia" w:hAnsi="Times New Roman" w:cs="Times New Roman"/>
          <w:bCs/>
          <w:sz w:val="24"/>
          <w:szCs w:val="24"/>
        </w:rPr>
        <w:t>experience</w:t>
      </w:r>
      <w:r>
        <w:rPr>
          <w:rFonts w:ascii="Times New Roman" w:eastAsiaTheme="minorEastAsia" w:hAnsi="Times New Roman" w:cs="Times New Roman"/>
          <w:bCs/>
          <w:sz w:val="24"/>
          <w:szCs w:val="24"/>
        </w:rPr>
        <w:t xml:space="preserve"> within the product domain also </w:t>
      </w:r>
      <w:r w:rsidRPr="002163B0">
        <w:rPr>
          <w:rFonts w:ascii="Times New Roman" w:eastAsiaTheme="minorEastAsia" w:hAnsi="Times New Roman" w:cs="Times New Roman"/>
          <w:bCs/>
          <w:sz w:val="24"/>
          <w:szCs w:val="24"/>
        </w:rPr>
        <w:t>play</w:t>
      </w:r>
      <w:r>
        <w:rPr>
          <w:rFonts w:ascii="Times New Roman" w:eastAsiaTheme="minorEastAsia" w:hAnsi="Times New Roman" w:cs="Times New Roman"/>
          <w:bCs/>
          <w:sz w:val="24"/>
          <w:szCs w:val="24"/>
        </w:rPr>
        <w:t>s</w:t>
      </w:r>
      <w:r w:rsidRPr="002163B0">
        <w:rPr>
          <w:rFonts w:ascii="Times New Roman" w:eastAsiaTheme="minorEastAsia" w:hAnsi="Times New Roman" w:cs="Times New Roman"/>
          <w:bCs/>
          <w:sz w:val="24"/>
          <w:szCs w:val="24"/>
        </w:rPr>
        <w:t xml:space="preserve"> a role</w:t>
      </w:r>
      <w:r>
        <w:rPr>
          <w:rFonts w:ascii="Times New Roman" w:eastAsiaTheme="minorEastAsia" w:hAnsi="Times New Roman" w:cs="Times New Roman"/>
          <w:bCs/>
          <w:sz w:val="24"/>
          <w:szCs w:val="24"/>
        </w:rPr>
        <w:t xml:space="preserve"> when</w:t>
      </w:r>
      <w:r w:rsidRPr="008F72C1">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deciding to </w:t>
      </w:r>
      <w:r w:rsidRPr="008F72C1">
        <w:rPr>
          <w:rFonts w:ascii="Times New Roman" w:eastAsiaTheme="minorEastAsia" w:hAnsi="Times New Roman" w:cs="Times New Roman"/>
          <w:bCs/>
          <w:sz w:val="24"/>
          <w:szCs w:val="24"/>
        </w:rPr>
        <w:t>conduct UX experiments</w:t>
      </w:r>
      <w:r>
        <w:rPr>
          <w:rFonts w:ascii="Times New Roman" w:eastAsiaTheme="minorEastAsia" w:hAnsi="Times New Roman" w:cs="Times New Roman"/>
          <w:bCs/>
          <w:sz w:val="24"/>
          <w:szCs w:val="24"/>
        </w:rPr>
        <w:t>:</w:t>
      </w:r>
    </w:p>
    <w:p w14:paraId="1F12A95A" w14:textId="77777777" w:rsidR="006F4616" w:rsidRDefault="006F4616" w:rsidP="00A14562">
      <w:pPr>
        <w:ind w:left="567"/>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lastRenderedPageBreak/>
        <w:t>“I am familiar with how users behave towards a particular feature, as I have done a similar feature in the past, so I do not need to do extensive research.”. (Anas)</w:t>
      </w:r>
    </w:p>
    <w:p w14:paraId="29F79FF6"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sidRPr="00351EC8">
        <w:rPr>
          <w:rFonts w:ascii="Times New Roman" w:eastAsiaTheme="minorEastAsia" w:hAnsi="Times New Roman" w:cs="Times New Roman"/>
          <w:bCs/>
          <w:sz w:val="24"/>
          <w:szCs w:val="24"/>
        </w:rPr>
        <w:t>There are some UI patterns that are verified from UX guidelines, and others are verified from existing features for which we have already performed some testing, which in turn can be reused when implementing a new feature, so we can use them without conducting any further testing</w:t>
      </w:r>
      <w:r>
        <w:rPr>
          <w:rFonts w:ascii="Times New Roman" w:eastAsiaTheme="minorEastAsia" w:hAnsi="Times New Roman" w:cs="Times New Roman"/>
          <w:bCs/>
          <w:sz w:val="24"/>
          <w:szCs w:val="24"/>
        </w:rPr>
        <w:t>”</w:t>
      </w:r>
      <w:r w:rsidRPr="00351EC8">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rPr>
        <w:t xml:space="preserve"> (Nasser)</w:t>
      </w:r>
    </w:p>
    <w:p w14:paraId="1BC07809"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“I</w:t>
      </w:r>
      <w:r w:rsidRPr="00280FFB">
        <w:rPr>
          <w:rFonts w:ascii="Times New Roman" w:eastAsiaTheme="minorEastAsia" w:hAnsi="Times New Roman" w:cs="Times New Roman"/>
          <w:bCs/>
          <w:sz w:val="24"/>
          <w:szCs w:val="24"/>
        </w:rPr>
        <w:t xml:space="preserve">t is good to make sure the UI patterns cover part of the system design, as if we test them for </w:t>
      </w:r>
      <w:r>
        <w:rPr>
          <w:rFonts w:ascii="Times New Roman" w:eastAsiaTheme="minorEastAsia" w:hAnsi="Times New Roman" w:cs="Times New Roman"/>
          <w:bCs/>
          <w:sz w:val="24"/>
          <w:szCs w:val="24"/>
        </w:rPr>
        <w:t xml:space="preserve">a </w:t>
      </w:r>
      <w:r w:rsidRPr="00280FFB">
        <w:rPr>
          <w:rFonts w:ascii="Times New Roman" w:eastAsiaTheme="minorEastAsia" w:hAnsi="Times New Roman" w:cs="Times New Roman"/>
          <w:bCs/>
          <w:sz w:val="24"/>
          <w:szCs w:val="24"/>
        </w:rPr>
        <w:t>specific feature, we can reuse them in another feature; this ultimately gives us the opportunity to reduce effort by using proven components and avoiding testing them</w:t>
      </w:r>
      <w:r>
        <w:rPr>
          <w:rFonts w:ascii="Times New Roman" w:eastAsiaTheme="minorEastAsia" w:hAnsi="Times New Roman" w:cs="Times New Roman"/>
          <w:bCs/>
          <w:sz w:val="24"/>
          <w:szCs w:val="24"/>
        </w:rPr>
        <w:t>,</w:t>
      </w:r>
      <w:r w:rsidRPr="00280FFB">
        <w:rPr>
          <w:rFonts w:ascii="Times New Roman" w:eastAsiaTheme="minorEastAsia" w:hAnsi="Times New Roman" w:cs="Times New Roman"/>
          <w:bCs/>
          <w:sz w:val="24"/>
          <w:szCs w:val="24"/>
        </w:rPr>
        <w:t xml:space="preserve"> except when they are </w:t>
      </w:r>
      <w:r w:rsidRPr="00074EA8">
        <w:rPr>
          <w:rFonts w:ascii="Times New Roman" w:eastAsiaTheme="minorEastAsia" w:hAnsi="Times New Roman" w:cs="Times New Roman"/>
          <w:bCs/>
          <w:sz w:val="24"/>
          <w:szCs w:val="24"/>
        </w:rPr>
        <w:t>utilized</w:t>
      </w:r>
      <w:r>
        <w:rPr>
          <w:rFonts w:ascii="Times New Roman" w:eastAsiaTheme="minorEastAsia" w:hAnsi="Times New Roman" w:cs="Times New Roman"/>
          <w:bCs/>
          <w:sz w:val="24"/>
          <w:szCs w:val="24"/>
        </w:rPr>
        <w:t xml:space="preserve"> </w:t>
      </w:r>
      <w:r w:rsidRPr="00280FFB">
        <w:rPr>
          <w:rFonts w:ascii="Times New Roman" w:eastAsiaTheme="minorEastAsia" w:hAnsi="Times New Roman" w:cs="Times New Roman"/>
          <w:bCs/>
          <w:sz w:val="24"/>
          <w:szCs w:val="24"/>
        </w:rPr>
        <w:t>differently from what is expected</w:t>
      </w:r>
      <w:r>
        <w:rPr>
          <w:rFonts w:ascii="Times New Roman" w:eastAsiaTheme="minorEastAsia" w:hAnsi="Times New Roman" w:cs="Times New Roman"/>
          <w:bCs/>
          <w:sz w:val="24"/>
          <w:szCs w:val="24"/>
        </w:rPr>
        <w:t>.”</w:t>
      </w:r>
      <w:r w:rsidRPr="00280FFB">
        <w:rPr>
          <w:rFonts w:ascii="Times New Roman" w:eastAsiaTheme="minorEastAsia" w:hAnsi="Times New Roman" w:cs="Times New Roman"/>
          <w:bCs/>
          <w:sz w:val="24"/>
          <w:szCs w:val="24"/>
        </w:rPr>
        <w:t>.</w:t>
      </w:r>
      <w:r w:rsidRPr="00CD4DDC">
        <w:rPr>
          <w:rFonts w:ascii="Times New Roman" w:eastAsiaTheme="minorEastAsia" w:hAnsi="Times New Roman" w:cs="Times New Roman"/>
          <w:bCs/>
          <w:sz w:val="24"/>
          <w:szCs w:val="24"/>
        </w:rPr>
        <w:t xml:space="preserve"> </w:t>
      </w:r>
      <w:r w:rsidRPr="008838CF">
        <w:rPr>
          <w:rFonts w:ascii="Times New Roman" w:eastAsiaTheme="minorEastAsia" w:hAnsi="Times New Roman" w:cs="Times New Roman"/>
          <w:bCs/>
          <w:sz w:val="24"/>
          <w:szCs w:val="24"/>
        </w:rPr>
        <w:t>The participant continued, saying that</w:t>
      </w:r>
      <w:r>
        <w:rPr>
          <w:rFonts w:ascii="Times New Roman" w:eastAsiaTheme="minorEastAsia" w:hAnsi="Times New Roman" w:cs="Times New Roman"/>
          <w:bCs/>
          <w:sz w:val="24"/>
          <w:szCs w:val="24"/>
        </w:rPr>
        <w:t>,</w:t>
      </w:r>
      <w:r w:rsidRPr="000B26E6">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w:t>
      </w:r>
      <w:r w:rsidRPr="00240468">
        <w:rPr>
          <w:rFonts w:ascii="Times New Roman" w:eastAsiaTheme="minorEastAsia" w:hAnsi="Times New Roman" w:cs="Times New Roman"/>
          <w:bCs/>
          <w:sz w:val="24"/>
          <w:szCs w:val="24"/>
        </w:rPr>
        <w:t xml:space="preserve">In </w:t>
      </w:r>
      <w:r>
        <w:rPr>
          <w:rFonts w:ascii="Times New Roman" w:eastAsiaTheme="minorEastAsia" w:hAnsi="Times New Roman" w:cs="Times New Roman"/>
          <w:bCs/>
          <w:sz w:val="24"/>
          <w:szCs w:val="24"/>
        </w:rPr>
        <w:t>most</w:t>
      </w:r>
      <w:r w:rsidRPr="00240468">
        <w:rPr>
          <w:rFonts w:ascii="Times New Roman" w:eastAsiaTheme="minorEastAsia" w:hAnsi="Times New Roman" w:cs="Times New Roman"/>
          <w:bCs/>
          <w:sz w:val="24"/>
          <w:szCs w:val="24"/>
        </w:rPr>
        <w:t xml:space="preserve"> cases we do</w:t>
      </w:r>
      <w:r>
        <w:rPr>
          <w:rFonts w:ascii="Times New Roman" w:eastAsiaTheme="minorEastAsia" w:hAnsi="Times New Roman" w:cs="Times New Roman"/>
          <w:bCs/>
          <w:sz w:val="24"/>
          <w:szCs w:val="24"/>
        </w:rPr>
        <w:t xml:space="preserve"> not</w:t>
      </w:r>
      <w:r w:rsidRPr="00240468">
        <w:rPr>
          <w:rFonts w:ascii="Times New Roman" w:eastAsiaTheme="minorEastAsia" w:hAnsi="Times New Roman" w:cs="Times New Roman"/>
          <w:bCs/>
          <w:sz w:val="24"/>
          <w:szCs w:val="24"/>
        </w:rPr>
        <w:t xml:space="preserve"> need to </w:t>
      </w:r>
      <w:r>
        <w:rPr>
          <w:rFonts w:ascii="Times New Roman" w:eastAsiaTheme="minorEastAsia" w:hAnsi="Times New Roman" w:cs="Times New Roman"/>
          <w:bCs/>
          <w:sz w:val="24"/>
          <w:szCs w:val="24"/>
        </w:rPr>
        <w:t>conduct</w:t>
      </w:r>
      <w:r w:rsidRPr="00240468">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user </w:t>
      </w:r>
      <w:r w:rsidRPr="00240468">
        <w:rPr>
          <w:rFonts w:ascii="Times New Roman" w:eastAsiaTheme="minorEastAsia" w:hAnsi="Times New Roman" w:cs="Times New Roman"/>
          <w:bCs/>
          <w:sz w:val="24"/>
          <w:szCs w:val="24"/>
        </w:rPr>
        <w:t>research,</w:t>
      </w:r>
      <w:r>
        <w:rPr>
          <w:rFonts w:ascii="Times New Roman" w:eastAsiaTheme="minorEastAsia" w:hAnsi="Times New Roman" w:cs="Times New Roman"/>
          <w:bCs/>
          <w:sz w:val="24"/>
          <w:szCs w:val="24"/>
        </w:rPr>
        <w:t xml:space="preserve"> since we already have insight on how the user behave. We only need to conduct user </w:t>
      </w:r>
      <w:r w:rsidRPr="00240468">
        <w:rPr>
          <w:rFonts w:ascii="Times New Roman" w:eastAsiaTheme="minorEastAsia" w:hAnsi="Times New Roman" w:cs="Times New Roman"/>
          <w:bCs/>
          <w:sz w:val="24"/>
          <w:szCs w:val="24"/>
        </w:rPr>
        <w:t>research</w:t>
      </w:r>
      <w:r>
        <w:rPr>
          <w:rFonts w:ascii="Times New Roman" w:eastAsiaTheme="minorEastAsia" w:hAnsi="Times New Roman" w:cs="Times New Roman"/>
          <w:bCs/>
          <w:sz w:val="24"/>
          <w:szCs w:val="24"/>
        </w:rPr>
        <w:t xml:space="preserve"> when the product team give us feedback on that feature.” (</w:t>
      </w:r>
      <w:proofErr w:type="spellStart"/>
      <w:r>
        <w:rPr>
          <w:rFonts w:ascii="Times New Roman" w:eastAsiaTheme="minorEastAsia" w:hAnsi="Times New Roman" w:cs="Times New Roman"/>
          <w:bCs/>
          <w:sz w:val="24"/>
          <w:szCs w:val="24"/>
        </w:rPr>
        <w:t>Saif</w:t>
      </w:r>
      <w:proofErr w:type="spellEnd"/>
      <w:r>
        <w:rPr>
          <w:rFonts w:ascii="Times New Roman" w:eastAsiaTheme="minorEastAsia" w:hAnsi="Times New Roman" w:cs="Times New Roman"/>
          <w:bCs/>
          <w:sz w:val="24"/>
          <w:szCs w:val="24"/>
        </w:rPr>
        <w:t>)</w:t>
      </w:r>
    </w:p>
    <w:p w14:paraId="41C9B8AD" w14:textId="77777777" w:rsidR="006F4616" w:rsidRDefault="006F4616" w:rsidP="00A14562">
      <w:pPr>
        <w:ind w:firstLine="576"/>
        <w:jc w:val="both"/>
        <w:rPr>
          <w:rFonts w:ascii="Times New Roman" w:eastAsiaTheme="minorEastAsia" w:hAnsi="Times New Roman" w:cs="Times New Roman"/>
          <w:bCs/>
          <w:sz w:val="24"/>
          <w:szCs w:val="24"/>
        </w:rPr>
      </w:pPr>
      <w:r w:rsidRPr="008838CF">
        <w:rPr>
          <w:rFonts w:ascii="Times New Roman" w:eastAsiaTheme="minorEastAsia" w:hAnsi="Times New Roman" w:cs="Times New Roman"/>
          <w:bCs/>
          <w:sz w:val="24"/>
          <w:szCs w:val="24"/>
        </w:rPr>
        <w:t>One participant considered the</w:t>
      </w:r>
      <w:r>
        <w:rPr>
          <w:rFonts w:ascii="Times New Roman" w:eastAsiaTheme="minorEastAsia" w:hAnsi="Times New Roman" w:cs="Times New Roman"/>
          <w:bCs/>
          <w:sz w:val="24"/>
          <w:szCs w:val="24"/>
        </w:rPr>
        <w:t xml:space="preserve"> maturity of the UX designer:</w:t>
      </w:r>
    </w:p>
    <w:p w14:paraId="72BEA2A8" w14:textId="77777777" w:rsidR="006F4616" w:rsidRDefault="006F4616" w:rsidP="00A14562">
      <w:pPr>
        <w:ind w:left="567"/>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“UX designers can estimate the effort based on their experience, by saying</w:t>
      </w:r>
      <w:r w:rsidRPr="005803FE">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I am familiar with, and I did something similar to it, or I may say I should do part A before part B and so on.” (Sara)</w:t>
      </w:r>
    </w:p>
    <w:p w14:paraId="1672F0C2" w14:textId="77777777" w:rsidR="006F4616" w:rsidRDefault="006F4616" w:rsidP="00C443F7">
      <w:pPr>
        <w:ind w:firstLine="284"/>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One </w:t>
      </w:r>
      <w:r w:rsidRPr="00822FD6">
        <w:rPr>
          <w:rFonts w:ascii="Times New Roman" w:eastAsiaTheme="minorEastAsia" w:hAnsi="Times New Roman" w:cs="Times New Roman"/>
          <w:bCs/>
          <w:sz w:val="24"/>
          <w:szCs w:val="24"/>
        </w:rPr>
        <w:t>participant</w:t>
      </w:r>
      <w:r>
        <w:rPr>
          <w:rFonts w:ascii="Times New Roman" w:eastAsiaTheme="minorEastAsia" w:hAnsi="Times New Roman" w:cs="Times New Roman"/>
          <w:bCs/>
          <w:sz w:val="24"/>
          <w:szCs w:val="24"/>
        </w:rPr>
        <w:t xml:space="preserve"> stated that </w:t>
      </w:r>
      <w:r w:rsidRPr="00C035B4">
        <w:rPr>
          <w:rFonts w:ascii="Times New Roman" w:eastAsiaTheme="minorEastAsia" w:hAnsi="Times New Roman" w:cs="Times New Roman"/>
          <w:bCs/>
          <w:sz w:val="24"/>
          <w:szCs w:val="24"/>
        </w:rPr>
        <w:t>enhanc</w:t>
      </w:r>
      <w:r>
        <w:rPr>
          <w:rFonts w:ascii="Times New Roman" w:eastAsiaTheme="minorEastAsia" w:hAnsi="Times New Roman" w:cs="Times New Roman"/>
          <w:bCs/>
          <w:sz w:val="24"/>
          <w:szCs w:val="24"/>
        </w:rPr>
        <w:t>ing</w:t>
      </w:r>
      <w:r w:rsidRPr="00C035B4">
        <w:rPr>
          <w:rFonts w:ascii="Times New Roman" w:eastAsiaTheme="minorEastAsia" w:hAnsi="Times New Roman" w:cs="Times New Roman"/>
          <w:bCs/>
          <w:sz w:val="24"/>
          <w:szCs w:val="24"/>
        </w:rPr>
        <w:t xml:space="preserve"> an existing feature</w:t>
      </w:r>
      <w:r>
        <w:rPr>
          <w:rFonts w:ascii="Times New Roman" w:eastAsiaTheme="minorEastAsia" w:hAnsi="Times New Roman" w:cs="Times New Roman"/>
          <w:bCs/>
          <w:sz w:val="24"/>
          <w:szCs w:val="24"/>
        </w:rPr>
        <w:t xml:space="preserve"> is simpler than working on</w:t>
      </w:r>
      <w:r w:rsidRPr="00D1517C">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a </w:t>
      </w:r>
      <w:r w:rsidRPr="00C035B4">
        <w:rPr>
          <w:rFonts w:ascii="Times New Roman" w:eastAsiaTheme="minorEastAsia" w:hAnsi="Times New Roman" w:cs="Times New Roman"/>
          <w:bCs/>
          <w:sz w:val="24"/>
          <w:szCs w:val="24"/>
        </w:rPr>
        <w:t xml:space="preserve">new </w:t>
      </w:r>
      <w:r>
        <w:rPr>
          <w:rFonts w:ascii="Times New Roman" w:eastAsiaTheme="minorEastAsia" w:hAnsi="Times New Roman" w:cs="Times New Roman"/>
          <w:bCs/>
          <w:sz w:val="24"/>
          <w:szCs w:val="24"/>
        </w:rPr>
        <w:t xml:space="preserve">one, since it </w:t>
      </w:r>
      <w:r w:rsidRPr="00C035B4">
        <w:rPr>
          <w:rFonts w:ascii="Times New Roman" w:eastAsiaTheme="minorEastAsia" w:hAnsi="Times New Roman" w:cs="Times New Roman"/>
          <w:bCs/>
          <w:sz w:val="24"/>
          <w:szCs w:val="24"/>
        </w:rPr>
        <w:t xml:space="preserve">already has a </w:t>
      </w:r>
      <w:r>
        <w:rPr>
          <w:rFonts w:ascii="Times New Roman" w:eastAsiaTheme="minorEastAsia" w:hAnsi="Times New Roman" w:cs="Times New Roman"/>
          <w:bCs/>
          <w:sz w:val="24"/>
          <w:szCs w:val="24"/>
        </w:rPr>
        <w:t>track record:</w:t>
      </w:r>
    </w:p>
    <w:p w14:paraId="528B0157" w14:textId="77777777" w:rsidR="006F4616" w:rsidRDefault="006F4616" w:rsidP="00A14562">
      <w:pPr>
        <w:ind w:left="567"/>
        <w:jc w:val="both"/>
        <w:rPr>
          <w:rFonts w:ascii="Times New Roman" w:eastAsiaTheme="minorEastAsia" w:hAnsi="Times New Roman" w:cs="Times New Roman"/>
          <w:bCs/>
          <w:sz w:val="24"/>
          <w:szCs w:val="24"/>
        </w:rPr>
      </w:pPr>
      <w:r w:rsidRPr="002B0D7F">
        <w:rPr>
          <w:rFonts w:ascii="Times New Roman" w:eastAsiaTheme="minorEastAsia" w:hAnsi="Times New Roman" w:cs="Times New Roman"/>
          <w:bCs/>
          <w:sz w:val="24"/>
          <w:szCs w:val="24"/>
        </w:rPr>
        <w:t>“There is a difference between working on a user story that is an enhancement of an existing feature and a new feature. An enhancement user story will do better than a new feature, because it already has a success and failure rate, so the work will be based on feedback from the existing feature, but the new feature we do not yet know whether the feature is really needed or not.” (Nasser)</w:t>
      </w:r>
    </w:p>
    <w:p w14:paraId="39BF4FA8" w14:textId="77777777" w:rsidR="006F4616" w:rsidRDefault="006F4616" w:rsidP="00C443F7">
      <w:pPr>
        <w:ind w:firstLine="284"/>
        <w:jc w:val="both"/>
        <w:rPr>
          <w:rFonts w:ascii="Times New Roman" w:eastAsiaTheme="minorEastAsia" w:hAnsi="Times New Roman" w:cs="Times New Roman"/>
          <w:bCs/>
          <w:sz w:val="24"/>
          <w:szCs w:val="24"/>
        </w:rPr>
      </w:pPr>
      <w:r w:rsidRPr="00D1517C">
        <w:rPr>
          <w:rFonts w:ascii="Times New Roman" w:eastAsiaTheme="minorEastAsia" w:hAnsi="Times New Roman" w:cs="Times New Roman"/>
          <w:bCs/>
          <w:sz w:val="24"/>
          <w:szCs w:val="24"/>
        </w:rPr>
        <w:t xml:space="preserve">One participant stated that making changes to features that impact the existing behavior of the user is challenging, </w:t>
      </w:r>
      <w:r>
        <w:rPr>
          <w:rFonts w:ascii="Times New Roman" w:eastAsiaTheme="minorEastAsia" w:hAnsi="Times New Roman" w:cs="Times New Roman"/>
          <w:bCs/>
          <w:sz w:val="24"/>
          <w:szCs w:val="24"/>
        </w:rPr>
        <w:t>leading to</w:t>
      </w:r>
      <w:r w:rsidRPr="00D1517C">
        <w:rPr>
          <w:rFonts w:ascii="Times New Roman" w:eastAsiaTheme="minorEastAsia" w:hAnsi="Times New Roman" w:cs="Times New Roman"/>
          <w:bCs/>
          <w:sz w:val="24"/>
          <w:szCs w:val="24"/>
        </w:rPr>
        <w:t xml:space="preserve"> a need for intensive UX experiments</w:t>
      </w:r>
      <w:r>
        <w:rPr>
          <w:rFonts w:ascii="Times New Roman" w:eastAsiaTheme="minorEastAsia" w:hAnsi="Times New Roman" w:cs="Times New Roman"/>
          <w:bCs/>
          <w:sz w:val="24"/>
          <w:szCs w:val="24"/>
        </w:rPr>
        <w:t>:</w:t>
      </w:r>
    </w:p>
    <w:p w14:paraId="7B5FACD4" w14:textId="77777777" w:rsidR="006F4616" w:rsidRDefault="006F4616" w:rsidP="00A14562">
      <w:pPr>
        <w:ind w:left="567"/>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sidRPr="00E57B35">
        <w:rPr>
          <w:rFonts w:ascii="Times New Roman" w:eastAsiaTheme="minorEastAsia" w:hAnsi="Times New Roman" w:cs="Times New Roman"/>
          <w:bCs/>
          <w:sz w:val="24"/>
          <w:szCs w:val="24"/>
        </w:rPr>
        <w:t>It is important to consider whether this feature will change the existing behavior of the user. For example, a user might be accustomed to a certain behavior, and I as a designer will change it. So, the question here is whether this change will have a positive impact or not</w:t>
      </w:r>
      <w:r>
        <w:rPr>
          <w:rFonts w:ascii="Times New Roman" w:eastAsiaTheme="minorEastAsia" w:hAnsi="Times New Roman" w:cs="Times New Roman"/>
          <w:bCs/>
          <w:sz w:val="24"/>
          <w:szCs w:val="24"/>
        </w:rPr>
        <w:t>?</w:t>
      </w:r>
      <w:r w:rsidRPr="00E57B35">
        <w:rPr>
          <w:rFonts w:ascii="Times New Roman" w:eastAsiaTheme="minorEastAsia" w:hAnsi="Times New Roman" w:cs="Times New Roman"/>
          <w:bCs/>
          <w:sz w:val="24"/>
          <w:szCs w:val="24"/>
        </w:rPr>
        <w:t xml:space="preserve"> In this case, I consider investing heavily in UX experiments.</w:t>
      </w:r>
      <w:r>
        <w:rPr>
          <w:rFonts w:ascii="Times New Roman" w:eastAsiaTheme="minorEastAsia" w:hAnsi="Times New Roman" w:cs="Times New Roman"/>
          <w:bCs/>
          <w:sz w:val="24"/>
          <w:szCs w:val="24"/>
        </w:rPr>
        <w:t>” (Nasser)</w:t>
      </w:r>
    </w:p>
    <w:p w14:paraId="20764830" w14:textId="77777777" w:rsidR="006F4616" w:rsidRDefault="006F4616" w:rsidP="00C443F7">
      <w:pPr>
        <w:ind w:firstLine="284"/>
        <w:jc w:val="both"/>
        <w:rPr>
          <w:rFonts w:ascii="Times New Roman" w:eastAsiaTheme="minorEastAsia" w:hAnsi="Times New Roman" w:cs="Times New Roman"/>
          <w:bCs/>
          <w:sz w:val="24"/>
          <w:szCs w:val="24"/>
        </w:rPr>
      </w:pPr>
      <w:r w:rsidRPr="00874BE2">
        <w:rPr>
          <w:rFonts w:ascii="Times New Roman" w:eastAsiaTheme="minorEastAsia" w:hAnsi="Times New Roman" w:cs="Times New Roman"/>
          <w:bCs/>
          <w:sz w:val="24"/>
          <w:szCs w:val="24"/>
        </w:rPr>
        <w:t>Several participants stated that introducing a new feature into the market requires a lot of effort:</w:t>
      </w:r>
    </w:p>
    <w:p w14:paraId="74BC26FC"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sidRPr="008F0E86">
        <w:rPr>
          <w:rFonts w:ascii="Times New Roman" w:eastAsiaTheme="minorEastAsia" w:hAnsi="Times New Roman" w:cs="Times New Roman"/>
          <w:bCs/>
          <w:sz w:val="24"/>
          <w:szCs w:val="24"/>
        </w:rPr>
        <w:t>When a new feature enters the market and there are no competitors</w:t>
      </w:r>
      <w:r>
        <w:rPr>
          <w:rFonts w:ascii="Times New Roman" w:eastAsiaTheme="minorEastAsia" w:hAnsi="Times New Roman" w:cs="Times New Roman"/>
          <w:bCs/>
          <w:sz w:val="24"/>
          <w:szCs w:val="24"/>
        </w:rPr>
        <w:t xml:space="preserve">, and it did not exist before, </w:t>
      </w:r>
      <w:r w:rsidRPr="008F0E86">
        <w:rPr>
          <w:rFonts w:ascii="Times New Roman" w:eastAsiaTheme="minorEastAsia" w:hAnsi="Times New Roman" w:cs="Times New Roman"/>
          <w:bCs/>
          <w:sz w:val="24"/>
          <w:szCs w:val="24"/>
        </w:rPr>
        <w:t>it will require effort,</w:t>
      </w:r>
      <w:r>
        <w:rPr>
          <w:rFonts w:ascii="Times New Roman" w:eastAsiaTheme="minorEastAsia" w:hAnsi="Times New Roman" w:cs="Times New Roman"/>
          <w:bCs/>
          <w:sz w:val="24"/>
          <w:szCs w:val="24"/>
        </w:rPr>
        <w:t xml:space="preserve"> </w:t>
      </w:r>
      <w:r w:rsidRPr="008F0E86">
        <w:rPr>
          <w:rFonts w:ascii="Times New Roman" w:eastAsiaTheme="minorEastAsia" w:hAnsi="Times New Roman" w:cs="Times New Roman"/>
          <w:bCs/>
          <w:sz w:val="24"/>
          <w:szCs w:val="24"/>
        </w:rPr>
        <w:t>as I have to understand the user's behavior.</w:t>
      </w:r>
      <w:r>
        <w:rPr>
          <w:rFonts w:ascii="Times New Roman" w:eastAsiaTheme="minorEastAsia" w:hAnsi="Times New Roman" w:cs="Times New Roman"/>
          <w:bCs/>
          <w:sz w:val="24"/>
          <w:szCs w:val="24"/>
        </w:rPr>
        <w:t>”.</w:t>
      </w:r>
      <w:r w:rsidRPr="0008719E">
        <w:rPr>
          <w:rFonts w:ascii="Times New Roman" w:eastAsiaTheme="minorEastAsia" w:hAnsi="Times New Roman" w:cs="Times New Roman"/>
          <w:bCs/>
          <w:sz w:val="24"/>
          <w:szCs w:val="24"/>
        </w:rPr>
        <w:t xml:space="preserve"> </w:t>
      </w:r>
      <w:r w:rsidRPr="008F0E86">
        <w:rPr>
          <w:rFonts w:ascii="Times New Roman" w:eastAsiaTheme="minorEastAsia" w:hAnsi="Times New Roman" w:cs="Times New Roman"/>
          <w:bCs/>
          <w:sz w:val="24"/>
          <w:szCs w:val="24"/>
        </w:rPr>
        <w:t xml:space="preserve">Continuing, the </w:t>
      </w:r>
      <w:r w:rsidRPr="008F0E86">
        <w:rPr>
          <w:rFonts w:ascii="Times New Roman" w:eastAsiaTheme="minorEastAsia" w:hAnsi="Times New Roman" w:cs="Times New Roman"/>
          <w:bCs/>
          <w:sz w:val="24"/>
          <w:szCs w:val="24"/>
        </w:rPr>
        <w:lastRenderedPageBreak/>
        <w:t xml:space="preserve">participant said, </w:t>
      </w:r>
      <w:r>
        <w:rPr>
          <w:rFonts w:ascii="Times New Roman" w:eastAsiaTheme="minorEastAsia" w:hAnsi="Times New Roman" w:cs="Times New Roman"/>
          <w:bCs/>
          <w:sz w:val="24"/>
          <w:szCs w:val="24"/>
        </w:rPr>
        <w:t>“</w:t>
      </w:r>
      <w:r w:rsidRPr="00240468">
        <w:rPr>
          <w:rFonts w:ascii="Times New Roman" w:eastAsiaTheme="minorEastAsia" w:hAnsi="Times New Roman" w:cs="Times New Roman"/>
          <w:bCs/>
          <w:sz w:val="24"/>
          <w:szCs w:val="24"/>
        </w:rPr>
        <w:t>I</w:t>
      </w:r>
      <w:r>
        <w:rPr>
          <w:rFonts w:ascii="Times New Roman" w:eastAsiaTheme="minorEastAsia" w:hAnsi="Times New Roman" w:cs="Times New Roman"/>
          <w:bCs/>
          <w:sz w:val="24"/>
          <w:szCs w:val="24"/>
        </w:rPr>
        <w:t xml:space="preserve">f I already know how the user behaves, here </w:t>
      </w:r>
      <w:r w:rsidRPr="0008719E">
        <w:rPr>
          <w:rFonts w:ascii="Times New Roman" w:eastAsiaTheme="minorEastAsia" w:hAnsi="Times New Roman" w:cs="Times New Roman"/>
          <w:bCs/>
          <w:sz w:val="24"/>
          <w:szCs w:val="24"/>
        </w:rPr>
        <w:t xml:space="preserve">I will start from the last point where we reached </w:t>
      </w:r>
      <w:r>
        <w:rPr>
          <w:rFonts w:ascii="Times New Roman" w:eastAsiaTheme="minorEastAsia" w:hAnsi="Times New Roman" w:cs="Times New Roman"/>
          <w:bCs/>
          <w:sz w:val="24"/>
          <w:szCs w:val="24"/>
        </w:rPr>
        <w:t>in the</w:t>
      </w:r>
      <w:r w:rsidRPr="0008719E">
        <w:rPr>
          <w:rFonts w:ascii="Times New Roman" w:eastAsiaTheme="minorEastAsia" w:hAnsi="Times New Roman" w:cs="Times New Roman"/>
          <w:bCs/>
          <w:sz w:val="24"/>
          <w:szCs w:val="24"/>
        </w:rPr>
        <w:t xml:space="preserve"> product </w:t>
      </w:r>
      <w:r>
        <w:rPr>
          <w:rFonts w:ascii="Times New Roman" w:eastAsiaTheme="minorEastAsia" w:hAnsi="Times New Roman" w:cs="Times New Roman"/>
          <w:bCs/>
          <w:sz w:val="24"/>
          <w:szCs w:val="24"/>
        </w:rPr>
        <w:t>and do further enhancement.” (Hamad)</w:t>
      </w:r>
    </w:p>
    <w:p w14:paraId="713091AC" w14:textId="77777777" w:rsidR="006F4616" w:rsidRDefault="006F4616" w:rsidP="00A14562">
      <w:pPr>
        <w:pStyle w:val="NormalWeb"/>
        <w:spacing w:before="0" w:beforeAutospacing="0" w:after="200" w:afterAutospacing="0" w:line="276" w:lineRule="auto"/>
        <w:ind w:left="567"/>
        <w:jc w:val="both"/>
        <w:rPr>
          <w:color w:val="000000"/>
        </w:rPr>
      </w:pPr>
      <w:r>
        <w:rPr>
          <w:color w:val="000000"/>
        </w:rPr>
        <w:t>“If the service is very newly introduced to the market, I will conduct a benchmark analysis of how the outsiders did it, I will make quick research on how this feature is used externally, and if this feature is available in our market, I will conduct a competitive analysis. Then I will see if this feature achieves the desired need or not, if not, I will take it to the market and do my</w:t>
      </w:r>
      <w:r>
        <w:rPr>
          <w:rStyle w:val="apple-converted-space"/>
          <w:color w:val="000000"/>
        </w:rPr>
        <w:t> </w:t>
      </w:r>
      <w:r>
        <w:rPr>
          <w:rStyle w:val="issue-underline"/>
          <w:color w:val="000000"/>
        </w:rPr>
        <w:t>best</w:t>
      </w:r>
      <w:r>
        <w:rPr>
          <w:rStyle w:val="apple-converted-space"/>
          <w:color w:val="000000"/>
        </w:rPr>
        <w:t> </w:t>
      </w:r>
      <w:r>
        <w:rPr>
          <w:color w:val="000000"/>
        </w:rPr>
        <w:t>and take feedback on it.” (Saad)</w:t>
      </w:r>
    </w:p>
    <w:p w14:paraId="6F5164B3" w14:textId="4CB240CC" w:rsidR="006F4616" w:rsidRPr="001C373C" w:rsidRDefault="006F4616" w:rsidP="00A14562">
      <w:pPr>
        <w:ind w:left="567"/>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sidRPr="007152AE">
        <w:rPr>
          <w:rFonts w:ascii="Times New Roman" w:eastAsiaTheme="minorEastAsia" w:hAnsi="Times New Roman" w:cs="Times New Roman"/>
          <w:bCs/>
          <w:sz w:val="24"/>
          <w:szCs w:val="24"/>
        </w:rPr>
        <w:t>When adding a new feature, let</w:t>
      </w:r>
      <w:r>
        <w:rPr>
          <w:rFonts w:ascii="Times New Roman" w:eastAsiaTheme="minorEastAsia" w:hAnsi="Times New Roman" w:cs="Times New Roman"/>
          <w:bCs/>
          <w:sz w:val="24"/>
          <w:szCs w:val="24"/>
        </w:rPr>
        <w:t xml:space="preserve"> u</w:t>
      </w:r>
      <w:r w:rsidRPr="007152AE">
        <w:rPr>
          <w:rFonts w:ascii="Times New Roman" w:eastAsiaTheme="minorEastAsia" w:hAnsi="Times New Roman" w:cs="Times New Roman"/>
          <w:bCs/>
          <w:sz w:val="24"/>
          <w:szCs w:val="24"/>
        </w:rPr>
        <w:t xml:space="preserve">s say </w:t>
      </w:r>
      <w:r w:rsidRPr="007152AE">
        <w:rPr>
          <w:rFonts w:ascii="Times New Roman" w:eastAsiaTheme="minorEastAsia" w:hAnsi="Times New Roman" w:cs="Times New Roman"/>
          <w:bCs/>
          <w:i/>
          <w:iCs/>
          <w:sz w:val="24"/>
          <w:szCs w:val="24"/>
        </w:rPr>
        <w:t>auctions of special numbers</w:t>
      </w:r>
      <w:r w:rsidRPr="007152AE">
        <w:rPr>
          <w:rFonts w:ascii="Times New Roman" w:eastAsiaTheme="minorEastAsia" w:hAnsi="Times New Roman" w:cs="Times New Roman"/>
          <w:bCs/>
          <w:sz w:val="24"/>
          <w:szCs w:val="24"/>
        </w:rPr>
        <w:t xml:space="preserve">, there are no familiar features that have done that before, we need to look for indirect studies instead to find out what are the problems that the user faces in an auction feature in general, not the exact same service we provide, which is special numbers. In this case, the users will buy, </w:t>
      </w:r>
      <w:r>
        <w:rPr>
          <w:rFonts w:ascii="Times New Roman" w:eastAsiaTheme="minorEastAsia" w:hAnsi="Times New Roman" w:cs="Times New Roman"/>
          <w:bCs/>
          <w:sz w:val="24"/>
          <w:szCs w:val="24"/>
        </w:rPr>
        <w:t>we</w:t>
      </w:r>
      <w:r w:rsidRPr="007152AE">
        <w:rPr>
          <w:rFonts w:ascii="Times New Roman" w:eastAsiaTheme="minorEastAsia" w:hAnsi="Times New Roman" w:cs="Times New Roman"/>
          <w:bCs/>
          <w:sz w:val="24"/>
          <w:szCs w:val="24"/>
        </w:rPr>
        <w:t xml:space="preserve"> will pay attention to how they buy.</w:t>
      </w:r>
      <w:r w:rsidR="00B819C4">
        <w:rPr>
          <w:rFonts w:ascii="Times New Roman" w:eastAsiaTheme="minorEastAsia" w:hAnsi="Times New Roman" w:cs="Times New Roman"/>
          <w:bCs/>
          <w:sz w:val="24"/>
          <w:szCs w:val="24"/>
        </w:rPr>
        <w:t>”</w:t>
      </w:r>
      <w:r w:rsidRPr="007152AE">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w:t>
      </w:r>
      <w:proofErr w:type="spellStart"/>
      <w:r>
        <w:rPr>
          <w:rFonts w:ascii="Times New Roman" w:eastAsiaTheme="minorEastAsia" w:hAnsi="Times New Roman" w:cs="Times New Roman"/>
          <w:bCs/>
          <w:sz w:val="24"/>
          <w:szCs w:val="24"/>
        </w:rPr>
        <w:t>Lujain</w:t>
      </w:r>
      <w:proofErr w:type="spellEnd"/>
      <w:r>
        <w:rPr>
          <w:rFonts w:ascii="Times New Roman" w:eastAsiaTheme="minorEastAsia" w:hAnsi="Times New Roman" w:cs="Times New Roman"/>
          <w:bCs/>
          <w:sz w:val="24"/>
          <w:szCs w:val="24"/>
        </w:rPr>
        <w:t>)</w:t>
      </w:r>
    </w:p>
    <w:p w14:paraId="2091128D" w14:textId="6D6CAB32" w:rsidR="006F4616" w:rsidRDefault="006F4616" w:rsidP="00A14562">
      <w:pPr>
        <w:ind w:left="567"/>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sidRPr="00D01551">
        <w:rPr>
          <w:rFonts w:ascii="Times New Roman" w:eastAsiaTheme="minorEastAsia" w:hAnsi="Times New Roman" w:cs="Times New Roman"/>
          <w:bCs/>
          <w:sz w:val="24"/>
          <w:szCs w:val="24"/>
        </w:rPr>
        <w:t xml:space="preserve">The process of adding new features that have not been applied yet, and how </w:t>
      </w:r>
      <w:r>
        <w:rPr>
          <w:rFonts w:ascii="Times New Roman" w:eastAsiaTheme="minorEastAsia" w:hAnsi="Times New Roman" w:cs="Times New Roman"/>
          <w:bCs/>
          <w:sz w:val="24"/>
          <w:szCs w:val="24"/>
        </w:rPr>
        <w:t>we</w:t>
      </w:r>
      <w:r w:rsidRPr="00D01551">
        <w:rPr>
          <w:rFonts w:ascii="Times New Roman" w:eastAsiaTheme="minorEastAsia" w:hAnsi="Times New Roman" w:cs="Times New Roman"/>
          <w:bCs/>
          <w:sz w:val="24"/>
          <w:szCs w:val="24"/>
        </w:rPr>
        <w:t xml:space="preserve"> can apply them, does not go like regular features, because the new features have no customer base, therefore we will use surveys to find out our target audience.</w:t>
      </w:r>
      <w:r>
        <w:rPr>
          <w:rFonts w:ascii="Times New Roman" w:eastAsiaTheme="minorEastAsia" w:hAnsi="Times New Roman" w:cs="Times New Roman"/>
          <w:bCs/>
          <w:sz w:val="24"/>
          <w:szCs w:val="24"/>
        </w:rPr>
        <w:t xml:space="preserve"> </w:t>
      </w:r>
      <w:r w:rsidRPr="00B6340E">
        <w:rPr>
          <w:rFonts w:ascii="Times New Roman" w:eastAsiaTheme="minorEastAsia" w:hAnsi="Times New Roman" w:cs="Times New Roman"/>
          <w:bCs/>
          <w:sz w:val="24"/>
          <w:szCs w:val="24"/>
        </w:rPr>
        <w:t xml:space="preserve">Since it is a new idea, we need to sketch a new experience, where </w:t>
      </w:r>
      <w:r>
        <w:rPr>
          <w:rFonts w:ascii="Times New Roman" w:eastAsiaTheme="minorEastAsia" w:hAnsi="Times New Roman" w:cs="Times New Roman"/>
          <w:bCs/>
          <w:sz w:val="24"/>
          <w:szCs w:val="24"/>
        </w:rPr>
        <w:t>we</w:t>
      </w:r>
      <w:r w:rsidRPr="00B6340E">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need</w:t>
      </w:r>
      <w:r w:rsidRPr="00B6340E">
        <w:rPr>
          <w:rFonts w:ascii="Times New Roman" w:eastAsiaTheme="minorEastAsia" w:hAnsi="Times New Roman" w:cs="Times New Roman"/>
          <w:bCs/>
          <w:sz w:val="24"/>
          <w:szCs w:val="24"/>
        </w:rPr>
        <w:t xml:space="preserve"> do heavy work to understand what </w:t>
      </w:r>
      <w:r>
        <w:rPr>
          <w:rFonts w:ascii="Times New Roman" w:eastAsiaTheme="minorEastAsia" w:hAnsi="Times New Roman" w:cs="Times New Roman"/>
          <w:bCs/>
          <w:sz w:val="24"/>
          <w:szCs w:val="24"/>
        </w:rPr>
        <w:t>users</w:t>
      </w:r>
      <w:r w:rsidRPr="00B6340E">
        <w:rPr>
          <w:rFonts w:ascii="Times New Roman" w:eastAsiaTheme="minorEastAsia" w:hAnsi="Times New Roman" w:cs="Times New Roman"/>
          <w:bCs/>
          <w:sz w:val="24"/>
          <w:szCs w:val="24"/>
        </w:rPr>
        <w:t xml:space="preserve"> are expecting from this feature</w:t>
      </w:r>
      <w:r>
        <w:rPr>
          <w:rFonts w:ascii="Times New Roman" w:eastAsiaTheme="minorEastAsia" w:hAnsi="Times New Roman" w:cs="Times New Roman"/>
          <w:bCs/>
          <w:sz w:val="24"/>
          <w:szCs w:val="24"/>
        </w:rPr>
        <w:t>.” (Bandar)</w:t>
      </w:r>
    </w:p>
    <w:p w14:paraId="202A7926" w14:textId="620330D8" w:rsidR="0031270E" w:rsidRDefault="006F4616" w:rsidP="00C443F7">
      <w:pPr>
        <w:ind w:firstLine="284"/>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One</w:t>
      </w:r>
      <w:r w:rsidRPr="00874BE2">
        <w:rPr>
          <w:rFonts w:ascii="Times New Roman" w:eastAsiaTheme="minorEastAsia" w:hAnsi="Times New Roman" w:cs="Times New Roman"/>
          <w:bCs/>
          <w:sz w:val="24"/>
          <w:szCs w:val="24"/>
        </w:rPr>
        <w:t xml:space="preserve"> participant</w:t>
      </w:r>
      <w:r>
        <w:rPr>
          <w:rFonts w:ascii="Times New Roman" w:eastAsiaTheme="minorEastAsia" w:hAnsi="Times New Roman" w:cs="Times New Roman"/>
          <w:bCs/>
          <w:sz w:val="24"/>
          <w:szCs w:val="24"/>
        </w:rPr>
        <w:t xml:space="preserve"> </w:t>
      </w:r>
      <w:r w:rsidRPr="00874BE2">
        <w:rPr>
          <w:rFonts w:ascii="Times New Roman" w:eastAsiaTheme="minorEastAsia" w:hAnsi="Times New Roman" w:cs="Times New Roman"/>
          <w:bCs/>
          <w:sz w:val="24"/>
          <w:szCs w:val="24"/>
        </w:rPr>
        <w:t xml:space="preserve">stated that </w:t>
      </w:r>
      <w:r w:rsidR="0031270E">
        <w:rPr>
          <w:rFonts w:ascii="Times New Roman" w:eastAsiaTheme="minorEastAsia" w:hAnsi="Times New Roman" w:cs="Times New Roman"/>
          <w:bCs/>
          <w:sz w:val="24"/>
          <w:szCs w:val="24"/>
        </w:rPr>
        <w:t xml:space="preserve">they should </w:t>
      </w:r>
      <w:r w:rsidR="00DA36D4">
        <w:rPr>
          <w:rFonts w:ascii="Times New Roman" w:eastAsiaTheme="minorEastAsia" w:hAnsi="Times New Roman" w:cs="Times New Roman"/>
          <w:bCs/>
          <w:sz w:val="24"/>
          <w:szCs w:val="24"/>
        </w:rPr>
        <w:t>determine the complexity of the feature</w:t>
      </w:r>
      <w:r w:rsidR="00321E81">
        <w:rPr>
          <w:rFonts w:ascii="Times New Roman" w:eastAsiaTheme="minorEastAsia" w:hAnsi="Times New Roman" w:cs="Times New Roman"/>
          <w:bCs/>
          <w:sz w:val="24"/>
          <w:szCs w:val="24"/>
        </w:rPr>
        <w:t xml:space="preserve"> and </w:t>
      </w:r>
      <w:r w:rsidR="00EF2F60">
        <w:rPr>
          <w:rFonts w:ascii="Times New Roman" w:eastAsiaTheme="minorEastAsia" w:hAnsi="Times New Roman" w:cs="Times New Roman"/>
          <w:bCs/>
          <w:sz w:val="24"/>
          <w:szCs w:val="24"/>
        </w:rPr>
        <w:t>whether</w:t>
      </w:r>
      <w:r w:rsidR="00321E81">
        <w:rPr>
          <w:rFonts w:ascii="Times New Roman" w:eastAsiaTheme="minorEastAsia" w:hAnsi="Times New Roman" w:cs="Times New Roman"/>
          <w:bCs/>
          <w:sz w:val="24"/>
          <w:szCs w:val="24"/>
        </w:rPr>
        <w:t xml:space="preserve"> it will be easily </w:t>
      </w:r>
      <w:r w:rsidR="00EF2F60">
        <w:rPr>
          <w:rFonts w:ascii="Times New Roman" w:eastAsiaTheme="minorEastAsia" w:hAnsi="Times New Roman" w:cs="Times New Roman"/>
          <w:bCs/>
          <w:sz w:val="24"/>
          <w:szCs w:val="24"/>
        </w:rPr>
        <w:t>understood</w:t>
      </w:r>
      <w:r w:rsidR="009F0C2D">
        <w:rPr>
          <w:rFonts w:ascii="Times New Roman" w:eastAsiaTheme="minorEastAsia" w:hAnsi="Times New Roman" w:cs="Times New Roman"/>
          <w:bCs/>
          <w:sz w:val="24"/>
          <w:szCs w:val="24"/>
        </w:rPr>
        <w:t xml:space="preserve"> by its users</w:t>
      </w:r>
      <w:r w:rsidR="00EF2F60">
        <w:rPr>
          <w:rFonts w:ascii="Times New Roman" w:eastAsiaTheme="minorEastAsia" w:hAnsi="Times New Roman" w:cs="Times New Roman"/>
          <w:bCs/>
          <w:sz w:val="24"/>
          <w:szCs w:val="24"/>
        </w:rPr>
        <w:t>.</w:t>
      </w:r>
    </w:p>
    <w:p w14:paraId="19E09F40" w14:textId="77777777" w:rsidR="006F4616" w:rsidRPr="007E5D00"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“How complicated is the feature, which I mean the complicated of the process to make it simple to the user or not, for example, when we say that this feature may confuse the users in specific steps or other features, here I will try to see how I can simple it without </w:t>
      </w:r>
      <w:r w:rsidRPr="006B6EDF">
        <w:rPr>
          <w:rFonts w:ascii="Times New Roman" w:eastAsiaTheme="minorEastAsia" w:hAnsi="Times New Roman" w:cs="Times New Roman"/>
          <w:bCs/>
          <w:sz w:val="24"/>
          <w:szCs w:val="24"/>
        </w:rPr>
        <w:t>making a problem</w:t>
      </w:r>
      <w:r>
        <w:rPr>
          <w:rFonts w:ascii="Times New Roman" w:eastAsiaTheme="minorEastAsia" w:hAnsi="Times New Roman" w:cs="Times New Roman"/>
          <w:bCs/>
          <w:sz w:val="24"/>
          <w:szCs w:val="24"/>
        </w:rPr>
        <w:t xml:space="preserve"> to the user.” (</w:t>
      </w:r>
      <w:proofErr w:type="spellStart"/>
      <w:r>
        <w:rPr>
          <w:rFonts w:ascii="Times New Roman" w:eastAsiaTheme="minorEastAsia" w:hAnsi="Times New Roman" w:cs="Times New Roman"/>
          <w:bCs/>
          <w:sz w:val="24"/>
          <w:szCs w:val="24"/>
        </w:rPr>
        <w:t>Lujain</w:t>
      </w:r>
      <w:proofErr w:type="spellEnd"/>
      <w:r>
        <w:rPr>
          <w:rFonts w:ascii="Times New Roman" w:eastAsiaTheme="minorEastAsia" w:hAnsi="Times New Roman" w:cs="Times New Roman"/>
          <w:bCs/>
          <w:sz w:val="24"/>
          <w:szCs w:val="24"/>
        </w:rPr>
        <w:t>)</w:t>
      </w:r>
    </w:p>
    <w:p w14:paraId="47D3A587" w14:textId="69301EEF" w:rsidR="00280F5E" w:rsidRDefault="006F4616" w:rsidP="003A07CA">
      <w:pPr>
        <w:ind w:firstLine="576"/>
        <w:jc w:val="both"/>
        <w:rPr>
          <w:rFonts w:ascii="Times New Roman" w:eastAsiaTheme="minorEastAsia" w:hAnsi="Times New Roman" w:cs="Times New Roman"/>
          <w:bCs/>
          <w:sz w:val="24"/>
          <w:szCs w:val="24"/>
        </w:rPr>
      </w:pPr>
      <w:r w:rsidRPr="008C360E">
        <w:rPr>
          <w:rFonts w:ascii="Times New Roman" w:eastAsiaTheme="minorEastAsia" w:hAnsi="Times New Roman" w:cs="Times New Roman"/>
          <w:bCs/>
          <w:sz w:val="24"/>
          <w:szCs w:val="24"/>
          <w:highlight w:val="yellow"/>
        </w:rPr>
        <w:t>Drones, time to market (</w:t>
      </w:r>
      <w:proofErr w:type="spellStart"/>
      <w:r w:rsidRPr="008C360E">
        <w:rPr>
          <w:rFonts w:ascii="Times New Roman" w:eastAsiaTheme="minorEastAsia" w:hAnsi="Times New Roman" w:cs="Times New Roman"/>
          <w:bCs/>
          <w:sz w:val="24"/>
          <w:szCs w:val="24"/>
          <w:highlight w:val="yellow"/>
        </w:rPr>
        <w:t>Moath</w:t>
      </w:r>
      <w:proofErr w:type="spellEnd"/>
      <w:r w:rsidRPr="008C360E">
        <w:rPr>
          <w:rFonts w:ascii="Times New Roman" w:eastAsiaTheme="minorEastAsia" w:hAnsi="Times New Roman" w:cs="Times New Roman"/>
          <w:bCs/>
          <w:sz w:val="24"/>
          <w:szCs w:val="24"/>
          <w:highlight w:val="yellow"/>
        </w:rPr>
        <w:t xml:space="preserve">, </w:t>
      </w:r>
      <w:proofErr w:type="gramStart"/>
      <w:r w:rsidRPr="008C360E">
        <w:rPr>
          <w:rFonts w:ascii="Times New Roman" w:eastAsiaTheme="minorEastAsia" w:hAnsi="Times New Roman" w:cs="Times New Roman"/>
          <w:bCs/>
          <w:sz w:val="24"/>
          <w:szCs w:val="24"/>
          <w:highlight w:val="yellow"/>
        </w:rPr>
        <w:t>Bandar</w:t>
      </w:r>
      <w:proofErr w:type="gramEnd"/>
      <w:r w:rsidRPr="008C360E">
        <w:rPr>
          <w:rFonts w:ascii="Times New Roman" w:eastAsiaTheme="minorEastAsia" w:hAnsi="Times New Roman" w:cs="Times New Roman"/>
          <w:bCs/>
          <w:sz w:val="24"/>
          <w:szCs w:val="24"/>
          <w:highlight w:val="yellow"/>
        </w:rPr>
        <w:t xml:space="preserve"> and Hamad 36.40) ...…………...…….………… ……………………………………………………………………………………………………………………………………………………………………………………………………</w:t>
      </w:r>
    </w:p>
    <w:p w14:paraId="0867F0F9" w14:textId="77777777" w:rsidR="006F4616" w:rsidRDefault="006F4616" w:rsidP="00C443F7">
      <w:pPr>
        <w:ind w:firstLine="284"/>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Based on the </w:t>
      </w:r>
      <w:r w:rsidRPr="00D77019">
        <w:rPr>
          <w:rFonts w:ascii="Times New Roman" w:eastAsiaTheme="minorEastAsia" w:hAnsi="Times New Roman" w:cs="Times New Roman"/>
          <w:bCs/>
          <w:sz w:val="24"/>
          <w:szCs w:val="24"/>
        </w:rPr>
        <w:t>practitioners’</w:t>
      </w:r>
      <w:r>
        <w:rPr>
          <w:rFonts w:ascii="Times New Roman" w:eastAsiaTheme="minorEastAsia" w:hAnsi="Times New Roman" w:cs="Times New Roman"/>
          <w:bCs/>
          <w:sz w:val="24"/>
          <w:szCs w:val="24"/>
        </w:rPr>
        <w:t xml:space="preserve"> responses, they </w:t>
      </w:r>
      <w:r w:rsidRPr="008F72C1">
        <w:rPr>
          <w:rFonts w:ascii="Times New Roman" w:eastAsiaTheme="minorEastAsia" w:hAnsi="Times New Roman" w:cs="Times New Roman"/>
          <w:bCs/>
          <w:sz w:val="24"/>
          <w:szCs w:val="24"/>
        </w:rPr>
        <w:t xml:space="preserve">determine </w:t>
      </w:r>
      <w:r>
        <w:rPr>
          <w:rFonts w:ascii="Times New Roman" w:eastAsiaTheme="minorEastAsia" w:hAnsi="Times New Roman" w:cs="Times New Roman"/>
          <w:bCs/>
          <w:sz w:val="24"/>
          <w:szCs w:val="24"/>
        </w:rPr>
        <w:t xml:space="preserve">the </w:t>
      </w:r>
      <w:r w:rsidRPr="008F72C1">
        <w:rPr>
          <w:rFonts w:ascii="Times New Roman" w:eastAsiaTheme="minorEastAsia" w:hAnsi="Times New Roman" w:cs="Times New Roman"/>
          <w:bCs/>
          <w:sz w:val="24"/>
          <w:szCs w:val="24"/>
        </w:rPr>
        <w:t>importance</w:t>
      </w:r>
      <w:r>
        <w:rPr>
          <w:rFonts w:ascii="Times New Roman" w:eastAsiaTheme="minorEastAsia" w:hAnsi="Times New Roman" w:cs="Times New Roman"/>
          <w:bCs/>
          <w:sz w:val="24"/>
          <w:szCs w:val="24"/>
        </w:rPr>
        <w:t xml:space="preserve"> of </w:t>
      </w:r>
      <w:r w:rsidRPr="008F72C1">
        <w:rPr>
          <w:rFonts w:ascii="Times New Roman" w:eastAsiaTheme="minorEastAsia" w:hAnsi="Times New Roman" w:cs="Times New Roman"/>
          <w:bCs/>
          <w:sz w:val="24"/>
          <w:szCs w:val="24"/>
        </w:rPr>
        <w:t xml:space="preserve">conducting UX experiments by evaluating </w:t>
      </w:r>
      <w:r>
        <w:rPr>
          <w:rFonts w:ascii="Times New Roman" w:eastAsiaTheme="minorEastAsia" w:hAnsi="Times New Roman" w:cs="Times New Roman"/>
          <w:bCs/>
          <w:sz w:val="24"/>
          <w:szCs w:val="24"/>
        </w:rPr>
        <w:t xml:space="preserve">potential value, </w:t>
      </w:r>
      <w:proofErr w:type="gramStart"/>
      <w:r>
        <w:rPr>
          <w:rFonts w:ascii="Times New Roman" w:eastAsiaTheme="minorEastAsia" w:hAnsi="Times New Roman" w:cs="Times New Roman"/>
          <w:bCs/>
          <w:sz w:val="24"/>
          <w:szCs w:val="24"/>
        </w:rPr>
        <w:t>familiarity</w:t>
      </w:r>
      <w:proofErr w:type="gramEnd"/>
      <w:r>
        <w:rPr>
          <w:rFonts w:ascii="Times New Roman" w:eastAsiaTheme="minorEastAsia" w:hAnsi="Times New Roman" w:cs="Times New Roman"/>
          <w:bCs/>
          <w:sz w:val="24"/>
          <w:szCs w:val="24"/>
        </w:rPr>
        <w:t xml:space="preserve"> </w:t>
      </w:r>
      <w:r w:rsidRPr="008F72C1">
        <w:rPr>
          <w:rFonts w:ascii="Times New Roman" w:eastAsiaTheme="minorEastAsia" w:hAnsi="Times New Roman" w:cs="Times New Roman"/>
          <w:bCs/>
          <w:sz w:val="24"/>
          <w:szCs w:val="24"/>
        </w:rPr>
        <w:t>and clarity relationship</w:t>
      </w:r>
      <w:r>
        <w:rPr>
          <w:rFonts w:ascii="Times New Roman" w:eastAsiaTheme="minorEastAsia" w:hAnsi="Times New Roman" w:cs="Times New Roman"/>
          <w:bCs/>
          <w:sz w:val="24"/>
          <w:szCs w:val="24"/>
        </w:rPr>
        <w:t xml:space="preserve">, with potential value having a </w:t>
      </w:r>
      <w:r w:rsidRPr="00721492">
        <w:rPr>
          <w:rFonts w:ascii="Times New Roman" w:eastAsiaTheme="minorEastAsia" w:hAnsi="Times New Roman" w:cs="Times New Roman"/>
          <w:bCs/>
          <w:sz w:val="24"/>
          <w:szCs w:val="24"/>
        </w:rPr>
        <w:t xml:space="preserve">significant </w:t>
      </w:r>
      <w:r>
        <w:rPr>
          <w:rFonts w:ascii="Times New Roman" w:eastAsiaTheme="minorEastAsia" w:hAnsi="Times New Roman" w:cs="Times New Roman"/>
          <w:bCs/>
          <w:sz w:val="24"/>
          <w:szCs w:val="24"/>
        </w:rPr>
        <w:t>impact over familiarity</w:t>
      </w:r>
      <w:r w:rsidRPr="008F72C1">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and </w:t>
      </w:r>
      <w:r w:rsidRPr="008F72C1">
        <w:rPr>
          <w:rFonts w:ascii="Times New Roman" w:eastAsiaTheme="minorEastAsia" w:hAnsi="Times New Roman" w:cs="Times New Roman"/>
          <w:bCs/>
          <w:sz w:val="24"/>
          <w:szCs w:val="24"/>
        </w:rPr>
        <w:t>clarity</w:t>
      </w:r>
      <w:r>
        <w:rPr>
          <w:rFonts w:ascii="Times New Roman" w:eastAsiaTheme="minorEastAsia" w:hAnsi="Times New Roman" w:cs="Times New Roman"/>
          <w:bCs/>
          <w:sz w:val="24"/>
          <w:szCs w:val="24"/>
        </w:rPr>
        <w:t xml:space="preserve">, </w:t>
      </w:r>
      <w:r w:rsidRPr="00961B12">
        <w:rPr>
          <w:rFonts w:ascii="Times New Roman" w:eastAsiaTheme="minorEastAsia" w:hAnsi="Times New Roman" w:cs="Times New Roman"/>
          <w:bCs/>
          <w:sz w:val="24"/>
          <w:szCs w:val="24"/>
        </w:rPr>
        <w:t>while</w:t>
      </w:r>
      <w:r>
        <w:rPr>
          <w:rFonts w:ascii="Times New Roman" w:eastAsiaTheme="minorEastAsia" w:hAnsi="Times New Roman" w:cs="Times New Roman" w:hint="cs"/>
          <w:bCs/>
          <w:sz w:val="24"/>
          <w:szCs w:val="24"/>
          <w:rtl/>
        </w:rPr>
        <w:t xml:space="preserve"> </w:t>
      </w:r>
      <w:r>
        <w:rPr>
          <w:rFonts w:ascii="Times New Roman" w:eastAsiaTheme="minorEastAsia" w:hAnsi="Times New Roman" w:cs="Times New Roman"/>
          <w:bCs/>
          <w:sz w:val="24"/>
          <w:szCs w:val="24"/>
        </w:rPr>
        <w:t>familiarity</w:t>
      </w:r>
      <w:r>
        <w:rPr>
          <w:rFonts w:ascii="Times New Roman" w:eastAsiaTheme="minorEastAsia" w:hAnsi="Times New Roman" w:cs="Times New Roman" w:hint="cs"/>
          <w:bCs/>
          <w:sz w:val="24"/>
          <w:szCs w:val="24"/>
          <w:rtl/>
        </w:rPr>
        <w:t xml:space="preserve"> </w:t>
      </w:r>
      <w:r>
        <w:rPr>
          <w:rFonts w:ascii="Times New Roman" w:eastAsiaTheme="minorEastAsia" w:hAnsi="Times New Roman" w:cs="Times New Roman"/>
          <w:bCs/>
          <w:sz w:val="24"/>
          <w:szCs w:val="24"/>
        </w:rPr>
        <w:t xml:space="preserve">has </w:t>
      </w:r>
      <w:r w:rsidRPr="00721492">
        <w:rPr>
          <w:rFonts w:ascii="Times New Roman" w:eastAsiaTheme="minorEastAsia" w:hAnsi="Times New Roman" w:cs="Times New Roman"/>
          <w:bCs/>
          <w:sz w:val="24"/>
          <w:szCs w:val="24"/>
        </w:rPr>
        <w:t xml:space="preserve">slightly </w:t>
      </w:r>
      <w:r>
        <w:rPr>
          <w:rFonts w:ascii="Times New Roman" w:eastAsiaTheme="minorEastAsia" w:hAnsi="Times New Roman" w:cs="Times New Roman"/>
          <w:bCs/>
          <w:sz w:val="24"/>
          <w:szCs w:val="24"/>
        </w:rPr>
        <w:t xml:space="preserve">higher impact than </w:t>
      </w:r>
      <w:r w:rsidRPr="008F72C1">
        <w:rPr>
          <w:rFonts w:ascii="Times New Roman" w:eastAsiaTheme="minorEastAsia" w:hAnsi="Times New Roman" w:cs="Times New Roman"/>
          <w:bCs/>
          <w:sz w:val="24"/>
          <w:szCs w:val="24"/>
        </w:rPr>
        <w:t>clarity</w:t>
      </w:r>
      <w:r>
        <w:rPr>
          <w:rFonts w:ascii="Times New Roman" w:eastAsiaTheme="minorEastAsia" w:hAnsi="Times New Roman" w:cs="Times New Roman"/>
          <w:bCs/>
          <w:sz w:val="24"/>
          <w:szCs w:val="24"/>
        </w:rPr>
        <w:t xml:space="preserve">. Resulting to conclusion the </w:t>
      </w:r>
      <w:r w:rsidRPr="00F43744">
        <w:rPr>
          <w:rFonts w:ascii="Times New Roman" w:eastAsiaTheme="minorEastAsia" w:hAnsi="Times New Roman" w:cs="Times New Roman"/>
          <w:bCs/>
          <w:sz w:val="24"/>
          <w:szCs w:val="24"/>
        </w:rPr>
        <w:t>suggested weighting is</w:t>
      </w:r>
      <w:r>
        <w:rPr>
          <w:rFonts w:ascii="Times New Roman" w:eastAsiaTheme="minorEastAsia" w:hAnsi="Times New Roman" w:cs="Times New Roman"/>
          <w:bCs/>
          <w:sz w:val="24"/>
          <w:szCs w:val="24"/>
        </w:rPr>
        <w:t xml:space="preserve"> 6:3:1 </w:t>
      </w:r>
      <w:r w:rsidRPr="00F43744">
        <w:rPr>
          <w:rFonts w:ascii="Times New Roman" w:eastAsiaTheme="minorEastAsia" w:hAnsi="Times New Roman" w:cs="Times New Roman"/>
          <w:bCs/>
          <w:sz w:val="24"/>
          <w:szCs w:val="24"/>
        </w:rPr>
        <w:t xml:space="preserve">for </w:t>
      </w:r>
      <w:r>
        <w:rPr>
          <w:rFonts w:ascii="Times New Roman" w:eastAsiaTheme="minorEastAsia" w:hAnsi="Times New Roman" w:cs="Times New Roman"/>
          <w:bCs/>
          <w:sz w:val="24"/>
          <w:szCs w:val="24"/>
        </w:rPr>
        <w:t xml:space="preserve">potential value, </w:t>
      </w:r>
      <w:proofErr w:type="gramStart"/>
      <w:r>
        <w:rPr>
          <w:rFonts w:ascii="Times New Roman" w:eastAsiaTheme="minorEastAsia" w:hAnsi="Times New Roman" w:cs="Times New Roman"/>
          <w:bCs/>
          <w:sz w:val="24"/>
          <w:szCs w:val="24"/>
        </w:rPr>
        <w:t>familiarity</w:t>
      </w:r>
      <w:proofErr w:type="gramEnd"/>
      <w:r>
        <w:rPr>
          <w:rFonts w:ascii="Times New Roman" w:eastAsiaTheme="minorEastAsia" w:hAnsi="Times New Roman" w:cs="Times New Roman"/>
          <w:bCs/>
          <w:sz w:val="24"/>
          <w:szCs w:val="24"/>
        </w:rPr>
        <w:t xml:space="preserve"> </w:t>
      </w:r>
      <w:r w:rsidRPr="008F72C1">
        <w:rPr>
          <w:rFonts w:ascii="Times New Roman" w:eastAsiaTheme="minorEastAsia" w:hAnsi="Times New Roman" w:cs="Times New Roman"/>
          <w:bCs/>
          <w:sz w:val="24"/>
          <w:szCs w:val="24"/>
        </w:rPr>
        <w:t>and clarity</w:t>
      </w:r>
      <w:r>
        <w:rPr>
          <w:rFonts w:ascii="Times New Roman" w:eastAsiaTheme="minorEastAsia" w:hAnsi="Times New Roman" w:cs="Times New Roman"/>
          <w:bCs/>
          <w:sz w:val="24"/>
          <w:szCs w:val="24"/>
        </w:rPr>
        <w:t xml:space="preserve">. </w:t>
      </w:r>
    </w:p>
    <w:p w14:paraId="42A0CCAC" w14:textId="7172ED10" w:rsidR="00EE134D" w:rsidRDefault="006F4616" w:rsidP="002C0E54">
      <w:pPr>
        <w:ind w:firstLine="284"/>
        <w:jc w:val="both"/>
        <w:rPr>
          <w:rFonts w:ascii="Times New Roman" w:eastAsiaTheme="minorEastAsia" w:hAnsi="Times New Roman" w:cs="Times New Roman"/>
          <w:bCs/>
          <w:sz w:val="24"/>
          <w:szCs w:val="24"/>
        </w:rPr>
      </w:pPr>
      <w:r w:rsidRPr="00114ED3">
        <w:rPr>
          <w:rFonts w:ascii="Times New Roman" w:eastAsiaTheme="minorEastAsia" w:hAnsi="Times New Roman" w:cs="Times New Roman"/>
          <w:bCs/>
          <w:sz w:val="24"/>
          <w:szCs w:val="24"/>
        </w:rPr>
        <w:t>The weighting is done because a high level of potential value (</w:t>
      </w:r>
      <w:r>
        <w:rPr>
          <w:rFonts w:ascii="Times New Roman" w:eastAsiaTheme="minorEastAsia" w:hAnsi="Times New Roman" w:cs="Times New Roman"/>
          <w:bCs/>
          <w:sz w:val="24"/>
          <w:szCs w:val="24"/>
        </w:rPr>
        <w:t>customer</w:t>
      </w:r>
      <w:r w:rsidRPr="00114ED3">
        <w:rPr>
          <w:rFonts w:ascii="Times New Roman" w:eastAsiaTheme="minorEastAsia" w:hAnsi="Times New Roman" w:cs="Times New Roman"/>
          <w:bCs/>
          <w:sz w:val="24"/>
          <w:szCs w:val="24"/>
        </w:rPr>
        <w:t xml:space="preserve"> and business value) leads to long-term profitability and growth, thus increasing the need for carrying out UX experiments. Besides, a high level of unfamiliarity can negatively impact whether a feature will fulfill the user's expectations. However, the feature can still be delivered with a minimum </w:t>
      </w:r>
      <w:r w:rsidRPr="00114ED3">
        <w:rPr>
          <w:rFonts w:ascii="Times New Roman" w:eastAsiaTheme="minorEastAsia" w:hAnsi="Times New Roman" w:cs="Times New Roman"/>
          <w:bCs/>
          <w:sz w:val="24"/>
          <w:szCs w:val="24"/>
        </w:rPr>
        <w:lastRenderedPageBreak/>
        <w:t>requirement so the UX team can observe how the user behaves towards this feature and get some feedback. Unclarity also has an impact on conducting UX experiments. However, when compared with potential value and unfamiliarity, it does not have a significant impact, because it is expected that the requirements are not completely understood.</w:t>
      </w:r>
      <w:ins w:id="334" w:author="رزان الدوسري ID 443203966" w:date="2023-02-10T03:44:00Z">
        <w:r w:rsidR="008C5F31">
          <w:rPr>
            <w:rFonts w:ascii="Times New Roman" w:eastAsiaTheme="minorEastAsia" w:hAnsi="Times New Roman" w:cs="Times New Roman"/>
            <w:bCs/>
            <w:sz w:val="24"/>
            <w:szCs w:val="24"/>
          </w:rPr>
          <w:t xml:space="preserve"> </w:t>
        </w:r>
      </w:ins>
      <w:ins w:id="335" w:author="رزان الدوسري ID 443203966" w:date="2023-02-10T03:45:00Z">
        <w:r w:rsidR="00AD08AE">
          <w:rPr>
            <w:rFonts w:ascii="Times New Roman" w:eastAsiaTheme="minorEastAsia" w:hAnsi="Times New Roman" w:cs="Times New Roman"/>
            <w:bCs/>
            <w:sz w:val="24"/>
            <w:szCs w:val="24"/>
          </w:rPr>
          <w:fldChar w:fldCharType="begin"/>
        </w:r>
        <w:r w:rsidR="00AD08AE">
          <w:rPr>
            <w:rFonts w:ascii="Times New Roman" w:eastAsiaTheme="minorEastAsia" w:hAnsi="Times New Roman" w:cs="Times New Roman"/>
            <w:bCs/>
            <w:sz w:val="24"/>
            <w:szCs w:val="24"/>
          </w:rPr>
          <w:instrText xml:space="preserve"> REF _Ref126893148 \h </w:instrText>
        </w:r>
      </w:ins>
      <w:r w:rsidR="00AD08AE">
        <w:rPr>
          <w:rFonts w:ascii="Times New Roman" w:eastAsiaTheme="minorEastAsia" w:hAnsi="Times New Roman" w:cs="Times New Roman"/>
          <w:bCs/>
          <w:sz w:val="24"/>
          <w:szCs w:val="24"/>
        </w:rPr>
        <w:instrText xml:space="preserve"> \* MERGEFORMAT </w:instrText>
      </w:r>
      <w:r w:rsidR="00AD08AE">
        <w:rPr>
          <w:rFonts w:ascii="Times New Roman" w:eastAsiaTheme="minorEastAsia" w:hAnsi="Times New Roman" w:cs="Times New Roman"/>
          <w:bCs/>
          <w:sz w:val="24"/>
          <w:szCs w:val="24"/>
        </w:rPr>
      </w:r>
      <w:r w:rsidR="00AD08AE">
        <w:rPr>
          <w:rFonts w:ascii="Times New Roman" w:eastAsiaTheme="minorEastAsia" w:hAnsi="Times New Roman" w:cs="Times New Roman"/>
          <w:bCs/>
          <w:sz w:val="24"/>
          <w:szCs w:val="24"/>
        </w:rPr>
        <w:fldChar w:fldCharType="separate"/>
      </w:r>
      <w:ins w:id="336" w:author="رزان الدوسري ID 443203966" w:date="2023-02-10T03:45:00Z">
        <w:r w:rsidR="00AD08AE" w:rsidRPr="00AD08AE">
          <w:rPr>
            <w:rFonts w:ascii="Times New Roman" w:eastAsiaTheme="minorEastAsia" w:hAnsi="Times New Roman" w:cs="Times New Roman"/>
            <w:bCs/>
            <w:sz w:val="24"/>
            <w:szCs w:val="24"/>
            <w:rPrChange w:id="337" w:author="رزان الدوسري ID 443203966" w:date="2023-02-10T03:45:00Z">
              <w:rPr>
                <w:rFonts w:asciiTheme="majorBidi" w:hAnsiTheme="majorBidi" w:cstheme="majorBidi"/>
                <w:sz w:val="20"/>
                <w:szCs w:val="20"/>
              </w:rPr>
            </w:rPrChange>
          </w:rPr>
          <w:t xml:space="preserve">Figure </w:t>
        </w:r>
        <w:r w:rsidR="00AD08AE" w:rsidRPr="00AD08AE">
          <w:rPr>
            <w:rFonts w:ascii="Times New Roman" w:eastAsiaTheme="minorEastAsia" w:hAnsi="Times New Roman" w:cs="Times New Roman"/>
            <w:bCs/>
            <w:sz w:val="24"/>
            <w:szCs w:val="24"/>
            <w:rPrChange w:id="338" w:author="رزان الدوسري ID 443203966" w:date="2023-02-10T03:45:00Z">
              <w:rPr>
                <w:rFonts w:asciiTheme="majorBidi" w:hAnsiTheme="majorBidi" w:cstheme="majorBidi"/>
                <w:noProof/>
                <w:sz w:val="20"/>
                <w:szCs w:val="20"/>
              </w:rPr>
            </w:rPrChange>
          </w:rPr>
          <w:t>5</w:t>
        </w:r>
        <w:r w:rsidR="00AD08AE">
          <w:rPr>
            <w:rFonts w:ascii="Times New Roman" w:eastAsiaTheme="minorEastAsia" w:hAnsi="Times New Roman" w:cs="Times New Roman"/>
            <w:bCs/>
            <w:sz w:val="24"/>
            <w:szCs w:val="24"/>
          </w:rPr>
          <w:fldChar w:fldCharType="end"/>
        </w:r>
        <w:r w:rsidR="00AD08AE">
          <w:rPr>
            <w:rFonts w:ascii="Times New Roman" w:eastAsiaTheme="minorEastAsia" w:hAnsi="Times New Roman" w:cs="Times New Roman"/>
            <w:bCs/>
            <w:sz w:val="24"/>
            <w:szCs w:val="24"/>
          </w:rPr>
          <w:t xml:space="preserve"> summarizes the </w:t>
        </w:r>
      </w:ins>
      <w:r w:rsidR="006E1539">
        <w:rPr>
          <w:rFonts w:ascii="Times New Roman" w:eastAsiaTheme="minorEastAsia" w:hAnsi="Times New Roman" w:cs="Times New Roman"/>
          <w:bCs/>
          <w:noProof/>
          <w:sz w:val="24"/>
          <w:szCs w:val="24"/>
        </w:rPr>
        <w:drawing>
          <wp:anchor distT="0" distB="0" distL="114300" distR="114300" simplePos="0" relativeHeight="251652106" behindDoc="0" locked="0" layoutInCell="1" allowOverlap="1" wp14:anchorId="5382481E" wp14:editId="6ADE0D6A">
            <wp:simplePos x="0" y="0"/>
            <wp:positionH relativeFrom="column">
              <wp:posOffset>130175</wp:posOffset>
            </wp:positionH>
            <wp:positionV relativeFrom="paragraph">
              <wp:posOffset>1124585</wp:posOffset>
            </wp:positionV>
            <wp:extent cx="5466080" cy="4683125"/>
            <wp:effectExtent l="0" t="0" r="0" b="317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6080" cy="4683125"/>
                    </a:xfrm>
                    <a:prstGeom prst="rect">
                      <a:avLst/>
                    </a:prstGeom>
                  </pic:spPr>
                </pic:pic>
              </a:graphicData>
            </a:graphic>
            <wp14:sizeRelH relativeFrom="page">
              <wp14:pctWidth>0</wp14:pctWidth>
            </wp14:sizeRelH>
            <wp14:sizeRelV relativeFrom="page">
              <wp14:pctHeight>0</wp14:pctHeight>
            </wp14:sizeRelV>
          </wp:anchor>
        </w:drawing>
      </w:r>
      <w:r w:rsidR="006E1539">
        <w:rPr>
          <w:noProof/>
        </w:rPr>
        <mc:AlternateContent>
          <mc:Choice Requires="wps">
            <w:drawing>
              <wp:anchor distT="0" distB="0" distL="114300" distR="114300" simplePos="0" relativeHeight="251652107" behindDoc="0" locked="0" layoutInCell="1" allowOverlap="1" wp14:anchorId="5C5505CB" wp14:editId="63B58169">
                <wp:simplePos x="0" y="0"/>
                <wp:positionH relativeFrom="column">
                  <wp:posOffset>165735</wp:posOffset>
                </wp:positionH>
                <wp:positionV relativeFrom="paragraph">
                  <wp:posOffset>5848581</wp:posOffset>
                </wp:positionV>
                <wp:extent cx="5465445" cy="635"/>
                <wp:effectExtent l="0" t="0" r="0" b="6350"/>
                <wp:wrapTopAndBottom/>
                <wp:docPr id="63" name="Text Box 63"/>
                <wp:cNvGraphicFramePr/>
                <a:graphic xmlns:a="http://schemas.openxmlformats.org/drawingml/2006/main">
                  <a:graphicData uri="http://schemas.microsoft.com/office/word/2010/wordprocessingShape">
                    <wps:wsp>
                      <wps:cNvSpPr txBox="1"/>
                      <wps:spPr>
                        <a:xfrm>
                          <a:off x="0" y="0"/>
                          <a:ext cx="5465445" cy="635"/>
                        </a:xfrm>
                        <a:prstGeom prst="rect">
                          <a:avLst/>
                        </a:prstGeom>
                        <a:solidFill>
                          <a:prstClr val="white"/>
                        </a:solidFill>
                        <a:ln>
                          <a:noFill/>
                        </a:ln>
                      </wps:spPr>
                      <wps:txbx>
                        <w:txbxContent>
                          <w:p w14:paraId="5C474C4D" w14:textId="7C656204" w:rsidR="002C0E54" w:rsidRPr="002C0E54" w:rsidRDefault="002C0E54" w:rsidP="002C0E54">
                            <w:pPr>
                              <w:pStyle w:val="Caption"/>
                              <w:jc w:val="center"/>
                              <w:rPr>
                                <w:rFonts w:asciiTheme="majorBidi" w:hAnsiTheme="majorBidi" w:cstheme="majorBidi"/>
                                <w:bCs/>
                                <w:i w:val="0"/>
                                <w:iCs w:val="0"/>
                                <w:color w:val="auto"/>
                                <w:sz w:val="20"/>
                                <w:szCs w:val="20"/>
                              </w:rPr>
                            </w:pPr>
                            <w:bookmarkStart w:id="339" w:name="_Ref126893148"/>
                            <w:bookmarkStart w:id="340" w:name="_Toc125418776"/>
                            <w:r w:rsidRPr="002C0E54">
                              <w:rPr>
                                <w:rFonts w:asciiTheme="majorBidi" w:hAnsiTheme="majorBidi" w:cstheme="majorBidi"/>
                                <w:i w:val="0"/>
                                <w:iCs w:val="0"/>
                                <w:color w:val="auto"/>
                                <w:sz w:val="20"/>
                                <w:szCs w:val="20"/>
                              </w:rPr>
                              <w:t xml:space="preserve">Figure </w:t>
                            </w:r>
                            <w:r w:rsidRPr="002C0E54">
                              <w:rPr>
                                <w:rFonts w:asciiTheme="majorBidi" w:hAnsiTheme="majorBidi" w:cstheme="majorBidi"/>
                                <w:i w:val="0"/>
                                <w:iCs w:val="0"/>
                                <w:color w:val="auto"/>
                                <w:sz w:val="20"/>
                                <w:szCs w:val="20"/>
                              </w:rPr>
                              <w:fldChar w:fldCharType="begin"/>
                            </w:r>
                            <w:r w:rsidRPr="002C0E54">
                              <w:rPr>
                                <w:rFonts w:asciiTheme="majorBidi" w:hAnsiTheme="majorBidi" w:cstheme="majorBidi"/>
                                <w:i w:val="0"/>
                                <w:iCs w:val="0"/>
                                <w:color w:val="auto"/>
                                <w:sz w:val="20"/>
                                <w:szCs w:val="20"/>
                              </w:rPr>
                              <w:instrText xml:space="preserve"> SEQ Figure \* ARABIC </w:instrText>
                            </w:r>
                            <w:r w:rsidRPr="002C0E54">
                              <w:rPr>
                                <w:rFonts w:asciiTheme="majorBidi" w:hAnsiTheme="majorBidi" w:cstheme="majorBidi"/>
                                <w:i w:val="0"/>
                                <w:iCs w:val="0"/>
                                <w:color w:val="auto"/>
                                <w:sz w:val="20"/>
                                <w:szCs w:val="20"/>
                              </w:rPr>
                              <w:fldChar w:fldCharType="separate"/>
                            </w:r>
                            <w:r w:rsidR="006A12AF">
                              <w:rPr>
                                <w:rFonts w:asciiTheme="majorBidi" w:hAnsiTheme="majorBidi" w:cstheme="majorBidi"/>
                                <w:i w:val="0"/>
                                <w:iCs w:val="0"/>
                                <w:noProof/>
                                <w:color w:val="auto"/>
                                <w:sz w:val="20"/>
                                <w:szCs w:val="20"/>
                              </w:rPr>
                              <w:t>5</w:t>
                            </w:r>
                            <w:r w:rsidRPr="002C0E54">
                              <w:rPr>
                                <w:rFonts w:asciiTheme="majorBidi" w:hAnsiTheme="majorBidi" w:cstheme="majorBidi"/>
                                <w:i w:val="0"/>
                                <w:iCs w:val="0"/>
                                <w:color w:val="auto"/>
                                <w:sz w:val="20"/>
                                <w:szCs w:val="20"/>
                              </w:rPr>
                              <w:fldChar w:fldCharType="end"/>
                            </w:r>
                            <w:bookmarkEnd w:id="339"/>
                            <w:r w:rsidRPr="002C0E54">
                              <w:rPr>
                                <w:rFonts w:asciiTheme="majorBidi" w:hAnsiTheme="majorBidi" w:cstheme="majorBidi"/>
                                <w:i w:val="0"/>
                                <w:iCs w:val="0"/>
                                <w:color w:val="auto"/>
                                <w:sz w:val="20"/>
                                <w:szCs w:val="20"/>
                              </w:rPr>
                              <w:t>. Summary of Interview Findings</w:t>
                            </w:r>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505CB" id="Text Box 63" o:spid="_x0000_s1028" type="#_x0000_t202" style="position:absolute;left:0;text-align:left;margin-left:13.05pt;margin-top:460.5pt;width:430.35pt;height:.05pt;z-index:2516521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" stroked="f">
                <v:textbox style="mso-fit-shape-to-text:t" inset="0,0,0,0">
                  <w:txbxContent>
                    <w:p w14:paraId="5C474C4D" w14:textId="7C656204" w:rsidR="002C0E54" w:rsidRPr="002C0E54" w:rsidRDefault="002C0E54" w:rsidP="002C0E54">
                      <w:pPr>
                        <w:pStyle w:val="Caption"/>
                        <w:jc w:val="center"/>
                        <w:rPr>
                          <w:rFonts w:asciiTheme="majorBidi" w:hAnsiTheme="majorBidi" w:cstheme="majorBidi"/>
                          <w:bCs/>
                          <w:i w:val="0"/>
                          <w:iCs w:val="0"/>
                          <w:color w:val="auto"/>
                          <w:sz w:val="20"/>
                          <w:szCs w:val="20"/>
                        </w:rPr>
                      </w:pPr>
                      <w:bookmarkStart w:id="341" w:name="_Ref126893148"/>
                      <w:bookmarkStart w:id="342" w:name="_Toc125418776"/>
                      <w:r w:rsidRPr="002C0E54">
                        <w:rPr>
                          <w:rFonts w:asciiTheme="majorBidi" w:hAnsiTheme="majorBidi" w:cstheme="majorBidi"/>
                          <w:i w:val="0"/>
                          <w:iCs w:val="0"/>
                          <w:color w:val="auto"/>
                          <w:sz w:val="20"/>
                          <w:szCs w:val="20"/>
                        </w:rPr>
                        <w:t xml:space="preserve">Figure </w:t>
                      </w:r>
                      <w:r w:rsidRPr="002C0E54">
                        <w:rPr>
                          <w:rFonts w:asciiTheme="majorBidi" w:hAnsiTheme="majorBidi" w:cstheme="majorBidi"/>
                          <w:i w:val="0"/>
                          <w:iCs w:val="0"/>
                          <w:color w:val="auto"/>
                          <w:sz w:val="20"/>
                          <w:szCs w:val="20"/>
                        </w:rPr>
                        <w:fldChar w:fldCharType="begin"/>
                      </w:r>
                      <w:r w:rsidRPr="002C0E54">
                        <w:rPr>
                          <w:rFonts w:asciiTheme="majorBidi" w:hAnsiTheme="majorBidi" w:cstheme="majorBidi"/>
                          <w:i w:val="0"/>
                          <w:iCs w:val="0"/>
                          <w:color w:val="auto"/>
                          <w:sz w:val="20"/>
                          <w:szCs w:val="20"/>
                        </w:rPr>
                        <w:instrText xml:space="preserve"> SEQ Figure \* ARABIC </w:instrText>
                      </w:r>
                      <w:r w:rsidRPr="002C0E54">
                        <w:rPr>
                          <w:rFonts w:asciiTheme="majorBidi" w:hAnsiTheme="majorBidi" w:cstheme="majorBidi"/>
                          <w:i w:val="0"/>
                          <w:iCs w:val="0"/>
                          <w:color w:val="auto"/>
                          <w:sz w:val="20"/>
                          <w:szCs w:val="20"/>
                        </w:rPr>
                        <w:fldChar w:fldCharType="separate"/>
                      </w:r>
                      <w:r w:rsidR="006A12AF">
                        <w:rPr>
                          <w:rFonts w:asciiTheme="majorBidi" w:hAnsiTheme="majorBidi" w:cstheme="majorBidi"/>
                          <w:i w:val="0"/>
                          <w:iCs w:val="0"/>
                          <w:noProof/>
                          <w:color w:val="auto"/>
                          <w:sz w:val="20"/>
                          <w:szCs w:val="20"/>
                        </w:rPr>
                        <w:t>5</w:t>
                      </w:r>
                      <w:r w:rsidRPr="002C0E54">
                        <w:rPr>
                          <w:rFonts w:asciiTheme="majorBidi" w:hAnsiTheme="majorBidi" w:cstheme="majorBidi"/>
                          <w:i w:val="0"/>
                          <w:iCs w:val="0"/>
                          <w:color w:val="auto"/>
                          <w:sz w:val="20"/>
                          <w:szCs w:val="20"/>
                        </w:rPr>
                        <w:fldChar w:fldCharType="end"/>
                      </w:r>
                      <w:bookmarkEnd w:id="341"/>
                      <w:r w:rsidRPr="002C0E54">
                        <w:rPr>
                          <w:rFonts w:asciiTheme="majorBidi" w:hAnsiTheme="majorBidi" w:cstheme="majorBidi"/>
                          <w:i w:val="0"/>
                          <w:iCs w:val="0"/>
                          <w:color w:val="auto"/>
                          <w:sz w:val="20"/>
                          <w:szCs w:val="20"/>
                        </w:rPr>
                        <w:t>. Summary of Interview Findings</w:t>
                      </w:r>
                      <w:bookmarkEnd w:id="342"/>
                    </w:p>
                  </w:txbxContent>
                </v:textbox>
                <w10:wrap type="topAndBottom"/>
              </v:shape>
            </w:pict>
          </mc:Fallback>
        </mc:AlternateContent>
      </w:r>
      <w:ins w:id="343" w:author="رزان الدوسري ID 443203966" w:date="2023-02-10T03:46:00Z">
        <w:r w:rsidR="00D73F47">
          <w:rPr>
            <w:rFonts w:ascii="Times New Roman" w:eastAsiaTheme="minorEastAsia" w:hAnsi="Times New Roman" w:cs="Times New Roman"/>
            <w:bCs/>
            <w:sz w:val="24"/>
            <w:szCs w:val="24"/>
          </w:rPr>
          <w:t xml:space="preserve">interview findings </w:t>
        </w:r>
      </w:ins>
      <w:ins w:id="344" w:author="رزان الدوسري ID 443203966" w:date="2023-02-10T03:47:00Z">
        <w:r w:rsidR="001A323A">
          <w:rPr>
            <w:rFonts w:ascii="Times New Roman" w:eastAsiaTheme="minorEastAsia" w:hAnsi="Times New Roman" w:cs="Times New Roman"/>
            <w:bCs/>
            <w:sz w:val="24"/>
            <w:szCs w:val="24"/>
          </w:rPr>
          <w:t xml:space="preserve">with UX </w:t>
        </w:r>
        <w:r w:rsidR="006E1539" w:rsidRPr="006E1539">
          <w:rPr>
            <w:rFonts w:ascii="Times New Roman" w:eastAsiaTheme="minorEastAsia" w:hAnsi="Times New Roman" w:cs="Times New Roman"/>
            <w:bCs/>
            <w:sz w:val="24"/>
            <w:szCs w:val="24"/>
          </w:rPr>
          <w:t>practitioners</w:t>
        </w:r>
        <w:r w:rsidR="006E1539">
          <w:rPr>
            <w:rFonts w:ascii="Times New Roman" w:eastAsiaTheme="minorEastAsia" w:hAnsi="Times New Roman" w:cs="Times New Roman"/>
            <w:bCs/>
            <w:sz w:val="24"/>
            <w:szCs w:val="24"/>
          </w:rPr>
          <w:t>.</w:t>
        </w:r>
      </w:ins>
    </w:p>
    <w:p w14:paraId="3FBBBDB2" w14:textId="053C8B72" w:rsidR="003E3628" w:rsidRDefault="006F4616" w:rsidP="00C443F7">
      <w:pPr>
        <w:ind w:firstLine="284"/>
        <w:jc w:val="both"/>
        <w:rPr>
          <w:rFonts w:ascii="Times New Roman" w:eastAsiaTheme="minorEastAsia" w:hAnsi="Times New Roman" w:cs="Times New Roman"/>
          <w:bCs/>
          <w:sz w:val="24"/>
          <w:szCs w:val="24"/>
        </w:rPr>
      </w:pPr>
      <w:r w:rsidRPr="00C930AA">
        <w:rPr>
          <w:rFonts w:ascii="Times New Roman" w:eastAsiaTheme="minorEastAsia" w:hAnsi="Times New Roman" w:cs="Times New Roman"/>
          <w:bCs/>
          <w:sz w:val="24"/>
          <w:szCs w:val="24"/>
        </w:rPr>
        <w:t xml:space="preserve">Based on this weighting, </w:t>
      </w:r>
      <w:proofErr w:type="spellStart"/>
      <w:r w:rsidRPr="00982A73">
        <w:rPr>
          <w:rFonts w:ascii="Times New Roman" w:eastAsiaTheme="minorEastAsia" w:hAnsi="Times New Roman" w:cs="Times New Roman"/>
          <w:bCs/>
          <w:i/>
          <w:iCs/>
          <w:sz w:val="24"/>
          <w:szCs w:val="24"/>
        </w:rPr>
        <w:t>UXScore</w:t>
      </w:r>
      <w:proofErr w:type="spellEnd"/>
      <w:r w:rsidRPr="00C930AA">
        <w:rPr>
          <w:rFonts w:ascii="Times New Roman" w:eastAsiaTheme="minorEastAsia" w:hAnsi="Times New Roman" w:cs="Times New Roman"/>
          <w:bCs/>
          <w:sz w:val="24"/>
          <w:szCs w:val="24"/>
        </w:rPr>
        <w:t xml:space="preserve"> is calculated by scoring each user story </w:t>
      </w:r>
      <w:del w:id="345" w:author="رزان الدوسري ID 443203966" w:date="2023-02-09T11:20:00Z">
        <w:r w:rsidRPr="00053DF1" w:rsidDel="004160FA">
          <w:rPr>
            <w:rFonts w:ascii="Times New Roman" w:eastAsiaTheme="minorEastAsia" w:hAnsi="Times New Roman" w:cs="Times New Roman"/>
            <w:bCs/>
            <w:sz w:val="24"/>
            <w:szCs w:val="24"/>
            <w:highlight w:val="red"/>
          </w:rPr>
          <w:delText>relative to each other against the factors</w:delText>
        </w:r>
        <w:r w:rsidRPr="00C930AA" w:rsidDel="004160FA">
          <w:rPr>
            <w:rFonts w:ascii="Times New Roman" w:eastAsiaTheme="minorEastAsia" w:hAnsi="Times New Roman" w:cs="Times New Roman"/>
            <w:bCs/>
            <w:sz w:val="24"/>
            <w:szCs w:val="24"/>
          </w:rPr>
          <w:delText xml:space="preserve"> </w:delText>
        </w:r>
      </w:del>
      <w:r w:rsidRPr="00C930AA">
        <w:rPr>
          <w:rFonts w:ascii="Times New Roman" w:eastAsiaTheme="minorEastAsia" w:hAnsi="Times New Roman" w:cs="Times New Roman"/>
          <w:bCs/>
          <w:sz w:val="24"/>
          <w:szCs w:val="24"/>
        </w:rPr>
        <w:t xml:space="preserve">on a scale from 1 to 10, where 10 represents high potential value, high </w:t>
      </w:r>
      <w:r>
        <w:rPr>
          <w:rFonts w:ascii="Times New Roman" w:eastAsiaTheme="minorEastAsia" w:hAnsi="Times New Roman" w:cs="Times New Roman"/>
          <w:bCs/>
          <w:sz w:val="24"/>
          <w:szCs w:val="24"/>
        </w:rPr>
        <w:t>un</w:t>
      </w:r>
      <w:r w:rsidRPr="00C930AA">
        <w:rPr>
          <w:rFonts w:ascii="Times New Roman" w:eastAsiaTheme="minorEastAsia" w:hAnsi="Times New Roman" w:cs="Times New Roman"/>
          <w:bCs/>
          <w:sz w:val="24"/>
          <w:szCs w:val="24"/>
        </w:rPr>
        <w:t xml:space="preserve">familiarity and high </w:t>
      </w:r>
      <w:r>
        <w:rPr>
          <w:rFonts w:ascii="Times New Roman" w:eastAsiaTheme="minorEastAsia" w:hAnsi="Times New Roman" w:cs="Times New Roman"/>
          <w:bCs/>
          <w:sz w:val="24"/>
          <w:szCs w:val="24"/>
        </w:rPr>
        <w:t>un</w:t>
      </w:r>
      <w:r w:rsidRPr="00C930AA">
        <w:rPr>
          <w:rFonts w:ascii="Times New Roman" w:eastAsiaTheme="minorEastAsia" w:hAnsi="Times New Roman" w:cs="Times New Roman"/>
          <w:bCs/>
          <w:sz w:val="24"/>
          <w:szCs w:val="24"/>
        </w:rPr>
        <w:t xml:space="preserve">clarity respectively. </w:t>
      </w:r>
      <w:del w:id="346" w:author="رزان الدوسري ID 443203966" w:date="2023-02-09T11:21:00Z">
        <w:r w:rsidRPr="00053DF1" w:rsidDel="00096B6E">
          <w:rPr>
            <w:rFonts w:ascii="Times New Roman" w:eastAsiaTheme="minorEastAsia" w:hAnsi="Times New Roman" w:cs="Times New Roman"/>
            <w:bCs/>
            <w:sz w:val="24"/>
            <w:szCs w:val="24"/>
            <w:highlight w:val="red"/>
          </w:rPr>
          <w:delText>As user stories are ranked relative to each other, making them easily be adaptable to different projects.</w:delText>
        </w:r>
        <w:r w:rsidRPr="00CB0938" w:rsidDel="00096B6E">
          <w:rPr>
            <w:rFonts w:ascii="Times New Roman" w:eastAsiaTheme="minorEastAsia" w:hAnsi="Times New Roman" w:cs="Times New Roman"/>
            <w:bCs/>
            <w:sz w:val="24"/>
            <w:szCs w:val="24"/>
          </w:rPr>
          <w:delText xml:space="preserve"> </w:delText>
        </w:r>
      </w:del>
      <w:r w:rsidRPr="00CB0938">
        <w:rPr>
          <w:rFonts w:ascii="Times New Roman" w:eastAsiaTheme="minorEastAsia" w:hAnsi="Times New Roman" w:cs="Times New Roman"/>
          <w:bCs/>
          <w:sz w:val="24"/>
          <w:szCs w:val="24"/>
        </w:rPr>
        <w:t xml:space="preserve">To be able to do the calculation of </w:t>
      </w:r>
      <w:proofErr w:type="spellStart"/>
      <w:r w:rsidRPr="00982A73">
        <w:rPr>
          <w:rFonts w:ascii="Times New Roman" w:eastAsiaTheme="minorEastAsia" w:hAnsi="Times New Roman" w:cs="Times New Roman"/>
          <w:bCs/>
          <w:i/>
          <w:iCs/>
          <w:sz w:val="24"/>
          <w:szCs w:val="24"/>
        </w:rPr>
        <w:t>UXScore</w:t>
      </w:r>
      <w:proofErr w:type="spellEnd"/>
      <w:r w:rsidRPr="00CB0938">
        <w:rPr>
          <w:rFonts w:ascii="Times New Roman" w:eastAsiaTheme="minorEastAsia" w:hAnsi="Times New Roman" w:cs="Times New Roman"/>
          <w:bCs/>
          <w:sz w:val="24"/>
          <w:szCs w:val="24"/>
        </w:rPr>
        <w:t xml:space="preserve">, the familiarity and clarity ratings must be inverted since the effort for discovery increases with high unfamiliarity and high unclarity. </w:t>
      </w:r>
      <w:ins w:id="347" w:author="رزان الدوسري ID 443203966" w:date="2023-02-10T03:42:00Z">
        <w:r w:rsidR="00204702" w:rsidRPr="00204702">
          <w:rPr>
            <w:rFonts w:ascii="Times New Roman" w:eastAsiaTheme="minorEastAsia" w:hAnsi="Times New Roman" w:cs="Times New Roman"/>
            <w:bCs/>
            <w:sz w:val="24"/>
            <w:szCs w:val="24"/>
          </w:rPr>
          <w:t>Finally, due to the different weights (6 for potential value, 3 for unfamiliarity and 1 for unclarity), the score must be divided by 10 to get the required effort.</w:t>
        </w:r>
      </w:ins>
      <w:del w:id="348" w:author="رزان الدوسري ID 443203966" w:date="2023-02-10T03:42:00Z">
        <w:r w:rsidRPr="00CB0938" w:rsidDel="00204702">
          <w:rPr>
            <w:rFonts w:ascii="Times New Roman" w:eastAsiaTheme="minorEastAsia" w:hAnsi="Times New Roman" w:cs="Times New Roman"/>
            <w:bCs/>
            <w:sz w:val="24"/>
            <w:szCs w:val="24"/>
          </w:rPr>
          <w:delText>Finally, due to the different weights (6 for potential value,</w:delText>
        </w:r>
        <w:r w:rsidDel="00204702">
          <w:rPr>
            <w:rFonts w:ascii="Times New Roman" w:eastAsiaTheme="minorEastAsia" w:hAnsi="Times New Roman" w:cs="Times New Roman"/>
            <w:bCs/>
            <w:sz w:val="24"/>
            <w:szCs w:val="24"/>
          </w:rPr>
          <w:delText xml:space="preserve"> </w:delText>
        </w:r>
      </w:del>
    </w:p>
    <w:p w14:paraId="7CE39A5C" w14:textId="77777777" w:rsidR="006F4616" w:rsidRPr="00C27714" w:rsidRDefault="006F4616" w:rsidP="006F4616">
      <w:pPr>
        <w:ind w:firstLine="576"/>
        <w:jc w:val="both"/>
        <w:rPr>
          <w:rFonts w:ascii="Times New Roman" w:eastAsiaTheme="minorEastAsia" w:hAnsi="Times New Roman" w:cs="Times New Roman"/>
          <w:bCs/>
          <w:sz w:val="24"/>
          <w:szCs w:val="24"/>
        </w:rPr>
      </w:pPr>
      <m:oMathPara>
        <m:oMath>
          <m:r>
            <m:rPr>
              <m:sty m:val="p"/>
            </m:rPr>
            <w:rPr>
              <w:rFonts w:ascii="Cambria Math" w:eastAsiaTheme="minorEastAsia" w:hAnsi="Cambria Math" w:cs="Times New Roman"/>
              <w:sz w:val="24"/>
              <w:szCs w:val="24"/>
            </w:rPr>
            <m:t>UXScore</m:t>
          </m:r>
          <m:r>
            <w:rPr>
              <w:rFonts w:ascii="Cambria Math" w:eastAsiaTheme="minorEastAsia" w:hAnsi="Cambria Math" w:cs="Times New Roman"/>
              <w:sz w:val="24"/>
              <w:szCs w:val="24"/>
            </w:rPr>
            <m:t xml:space="preserve">= </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6×</m:t>
              </m:r>
              <m:d>
                <m:dPr>
                  <m:ctrlPr>
                    <w:rPr>
                      <w:rFonts w:ascii="Cambria Math" w:eastAsiaTheme="minorEastAsia" w:hAnsi="Cambria Math" w:cs="Times New Roman"/>
                      <w:bCs/>
                      <w:i/>
                      <w:sz w:val="24"/>
                      <w:szCs w:val="24"/>
                    </w:rPr>
                  </m:ctrlPr>
                </m:dPr>
                <m:e>
                  <m:r>
                    <m:rPr>
                      <m:sty m:val="p"/>
                    </m:rPr>
                    <w:rPr>
                      <w:rFonts w:ascii="Cambria Math" w:eastAsiaTheme="minorEastAsia" w:hAnsi="Cambria Math" w:cs="Times New Roman"/>
                      <w:sz w:val="24"/>
                      <w:szCs w:val="24"/>
                    </w:rPr>
                    <m:t>potential value</m:t>
                  </m:r>
                </m:e>
              </m:d>
              <m:r>
                <w:rPr>
                  <w:rFonts w:ascii="Cambria Math" w:eastAsiaTheme="minorEastAsia" w:hAnsi="Cambria Math" w:cs="Times New Roman"/>
                  <w:sz w:val="24"/>
                  <w:szCs w:val="24"/>
                </w:rPr>
                <m:t>+3×</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10-</m:t>
                  </m:r>
                  <m:r>
                    <m:rPr>
                      <m:sty m:val="p"/>
                    </m:rPr>
                    <w:rPr>
                      <w:rFonts w:ascii="Cambria Math" w:eastAsiaTheme="minorEastAsia" w:hAnsi="Cambria Math" w:cs="Times New Roman"/>
                      <w:sz w:val="24"/>
                      <w:szCs w:val="24"/>
                    </w:rPr>
                    <m:t>familiarity</m:t>
                  </m:r>
                </m:e>
              </m:d>
              <m:r>
                <w:rPr>
                  <w:rFonts w:ascii="Cambria Math" w:eastAsiaTheme="minorEastAsia" w:hAnsi="Cambria Math" w:cs="Times New Roman"/>
                  <w:sz w:val="24"/>
                  <w:szCs w:val="24"/>
                </w:rPr>
                <m:t>+1×</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10-</m:t>
                  </m:r>
                  <m:r>
                    <m:rPr>
                      <m:sty m:val="p"/>
                    </m:rPr>
                    <w:rPr>
                      <w:rFonts w:ascii="Cambria Math" w:eastAsiaTheme="minorEastAsia" w:hAnsi="Cambria Math" w:cs="Times New Roman"/>
                      <w:sz w:val="24"/>
                      <w:szCs w:val="24"/>
                    </w:rPr>
                    <m:t>clarity</m:t>
                  </m:r>
                </m:e>
              </m:d>
            </m:num>
            <m:den>
              <m:r>
                <w:rPr>
                  <w:rFonts w:ascii="Cambria Math" w:eastAsiaTheme="minorEastAsia" w:hAnsi="Cambria Math" w:cs="Times New Roman"/>
                  <w:sz w:val="24"/>
                  <w:szCs w:val="24"/>
                </w:rPr>
                <m:t>10</m:t>
              </m:r>
            </m:den>
          </m:f>
        </m:oMath>
      </m:oMathPara>
    </w:p>
    <w:p w14:paraId="68A07787" w14:textId="7455BD4B" w:rsidR="006F4616" w:rsidRPr="00133637" w:rsidRDefault="006F4616" w:rsidP="00133637">
      <w:pPr>
        <w:pStyle w:val="Caption"/>
        <w:spacing w:line="276" w:lineRule="auto"/>
        <w:jc w:val="center"/>
        <w:rPr>
          <w:rFonts w:ascii="Times New Roman" w:hAnsi="Times New Roman" w:cs="Times New Roman"/>
          <w:i w:val="0"/>
          <w:iCs w:val="0"/>
          <w:color w:val="auto"/>
          <w:sz w:val="20"/>
          <w:szCs w:val="20"/>
        </w:rPr>
      </w:pPr>
      <w:r w:rsidRPr="00133637">
        <w:rPr>
          <w:rFonts w:ascii="Times New Roman" w:hAnsi="Times New Roman" w:cs="Times New Roman"/>
          <w:i w:val="0"/>
          <w:iCs w:val="0"/>
          <w:color w:val="auto"/>
          <w:sz w:val="20"/>
          <w:szCs w:val="20"/>
        </w:rPr>
        <w:t xml:space="preserve">Equation </w:t>
      </w:r>
      <w:r w:rsidRPr="00133637">
        <w:rPr>
          <w:rFonts w:ascii="Times New Roman" w:hAnsi="Times New Roman" w:cs="Times New Roman"/>
          <w:i w:val="0"/>
          <w:iCs w:val="0"/>
          <w:color w:val="auto"/>
          <w:sz w:val="20"/>
          <w:szCs w:val="20"/>
        </w:rPr>
        <w:fldChar w:fldCharType="begin"/>
      </w:r>
      <w:r w:rsidRPr="00133637">
        <w:rPr>
          <w:rFonts w:ascii="Times New Roman" w:hAnsi="Times New Roman" w:cs="Times New Roman"/>
          <w:i w:val="0"/>
          <w:iCs w:val="0"/>
          <w:color w:val="auto"/>
          <w:sz w:val="20"/>
          <w:szCs w:val="20"/>
        </w:rPr>
        <w:instrText xml:space="preserve"> SEQ Equation \* ARABIC </w:instrText>
      </w:r>
      <w:r w:rsidRPr="00133637">
        <w:rPr>
          <w:rFonts w:ascii="Times New Roman" w:hAnsi="Times New Roman" w:cs="Times New Roman"/>
          <w:i w:val="0"/>
          <w:iCs w:val="0"/>
          <w:color w:val="auto"/>
          <w:sz w:val="20"/>
          <w:szCs w:val="20"/>
        </w:rPr>
        <w:fldChar w:fldCharType="separate"/>
      </w:r>
      <w:r w:rsidRPr="00133637">
        <w:rPr>
          <w:rFonts w:ascii="Times New Roman" w:hAnsi="Times New Roman" w:cs="Times New Roman"/>
          <w:i w:val="0"/>
          <w:iCs w:val="0"/>
          <w:color w:val="auto"/>
          <w:sz w:val="20"/>
          <w:szCs w:val="20"/>
        </w:rPr>
        <w:t>1</w:t>
      </w:r>
      <w:r w:rsidRPr="00133637">
        <w:rPr>
          <w:rFonts w:ascii="Times New Roman" w:hAnsi="Times New Roman" w:cs="Times New Roman"/>
          <w:i w:val="0"/>
          <w:iCs w:val="0"/>
          <w:color w:val="auto"/>
          <w:sz w:val="20"/>
          <w:szCs w:val="20"/>
        </w:rPr>
        <w:fldChar w:fldCharType="end"/>
      </w:r>
      <w:r w:rsidRPr="00133637">
        <w:rPr>
          <w:rFonts w:ascii="Times New Roman" w:hAnsi="Times New Roman" w:cs="Times New Roman"/>
          <w:i w:val="0"/>
          <w:iCs w:val="0"/>
          <w:color w:val="auto"/>
          <w:sz w:val="20"/>
          <w:szCs w:val="20"/>
        </w:rPr>
        <w:t xml:space="preserve">. </w:t>
      </w:r>
      <w:proofErr w:type="spellStart"/>
      <w:r w:rsidRPr="00133637">
        <w:rPr>
          <w:rFonts w:ascii="Times New Roman" w:hAnsi="Times New Roman" w:cs="Times New Roman"/>
          <w:i w:val="0"/>
          <w:iCs w:val="0"/>
          <w:color w:val="auto"/>
          <w:sz w:val="20"/>
          <w:szCs w:val="20"/>
        </w:rPr>
        <w:t>UXScore</w:t>
      </w:r>
      <w:proofErr w:type="spellEnd"/>
      <w:r w:rsidRPr="00133637">
        <w:rPr>
          <w:rFonts w:ascii="Times New Roman" w:hAnsi="Times New Roman" w:cs="Times New Roman"/>
          <w:i w:val="0"/>
          <w:iCs w:val="0"/>
          <w:color w:val="auto"/>
          <w:sz w:val="20"/>
          <w:szCs w:val="20"/>
        </w:rPr>
        <w:t xml:space="preserve"> formula</w:t>
      </w:r>
    </w:p>
    <w:p w14:paraId="6F165367" w14:textId="2F78EA33" w:rsidR="006F4616" w:rsidRDefault="006F4616" w:rsidP="00C443F7">
      <w:pPr>
        <w:ind w:firstLine="284"/>
        <w:jc w:val="both"/>
        <w:rPr>
          <w:ins w:id="349" w:author="رزان الدوسري ID 443203966" w:date="2023-02-09T11:16:00Z"/>
          <w:rFonts w:ascii="Times New Roman" w:eastAsiaTheme="minorEastAsia" w:hAnsi="Times New Roman" w:cs="Times New Roman"/>
          <w:bCs/>
          <w:sz w:val="24"/>
          <w:szCs w:val="24"/>
        </w:rPr>
      </w:pPr>
      <w:r w:rsidRPr="003120EC">
        <w:rPr>
          <w:rFonts w:ascii="Times New Roman" w:eastAsiaTheme="minorEastAsia" w:hAnsi="Times New Roman" w:cs="Times New Roman"/>
          <w:bCs/>
          <w:sz w:val="24"/>
          <w:szCs w:val="24"/>
        </w:rPr>
        <w:lastRenderedPageBreak/>
        <w:t xml:space="preserve">The results of this equation will be used to decide </w:t>
      </w:r>
      <w:r>
        <w:rPr>
          <w:rFonts w:ascii="Times New Roman" w:eastAsiaTheme="minorEastAsia" w:hAnsi="Times New Roman" w:cs="Times New Roman"/>
          <w:bCs/>
          <w:sz w:val="24"/>
          <w:szCs w:val="24"/>
        </w:rPr>
        <w:t>which UX method using the mapping table will provide in the following.</w:t>
      </w:r>
    </w:p>
    <w:p w14:paraId="570D3E77" w14:textId="21F21C33" w:rsidR="00372BE7" w:rsidRPr="00372BE7" w:rsidRDefault="00372BE7">
      <w:pPr>
        <w:pStyle w:val="Heading2"/>
        <w:numPr>
          <w:ilvl w:val="2"/>
          <w:numId w:val="2"/>
        </w:numPr>
        <w:spacing w:line="480" w:lineRule="auto"/>
        <w:rPr>
          <w:ins w:id="350" w:author="رزان الدوسري ID 443203966" w:date="2023-02-09T11:10:00Z"/>
          <w:rFonts w:ascii="Times New Roman" w:hAnsi="Times New Roman" w:cs="Times New Roman"/>
          <w:b/>
          <w:bCs/>
          <w:sz w:val="28"/>
          <w:szCs w:val="28"/>
          <w:rPrChange w:id="351" w:author="رزان الدوسري ID 443203966" w:date="2023-02-09T11:16:00Z">
            <w:rPr>
              <w:ins w:id="352" w:author="رزان الدوسري ID 443203966" w:date="2023-02-09T11:10:00Z"/>
            </w:rPr>
          </w:rPrChange>
        </w:rPr>
        <w:pPrChange w:id="353" w:author="رزان الدوسري ID 443203966" w:date="2023-02-09T11:16:00Z">
          <w:pPr>
            <w:ind w:firstLine="284"/>
            <w:jc w:val="both"/>
          </w:pPr>
        </w:pPrChange>
      </w:pPr>
      <w:bookmarkStart w:id="354" w:name="_Toc126833888"/>
      <w:ins w:id="355" w:author="رزان الدوسري ID 443203966" w:date="2023-02-09T11:16:00Z">
        <w:r w:rsidRPr="001213A1">
          <w:rPr>
            <w:rFonts w:ascii="Times New Roman" w:hAnsi="Times New Roman" w:cs="Times New Roman"/>
            <w:b/>
            <w:bCs/>
            <w:color w:val="auto"/>
            <w:sz w:val="28"/>
            <w:szCs w:val="28"/>
          </w:rPr>
          <w:t>RQ</w:t>
        </w:r>
        <w:r>
          <w:rPr>
            <w:rFonts w:ascii="Times New Roman" w:hAnsi="Times New Roman" w:cs="Times New Roman"/>
            <w:b/>
            <w:bCs/>
            <w:color w:val="auto"/>
            <w:sz w:val="28"/>
            <w:szCs w:val="28"/>
          </w:rPr>
          <w:t>2</w:t>
        </w:r>
        <w:r w:rsidRPr="001213A1">
          <w:rPr>
            <w:rFonts w:ascii="Times New Roman" w:hAnsi="Times New Roman" w:cs="Times New Roman"/>
            <w:b/>
            <w:bCs/>
            <w:color w:val="auto"/>
            <w:sz w:val="28"/>
            <w:szCs w:val="28"/>
          </w:rPr>
          <w:t xml:space="preserve"> –</w:t>
        </w:r>
        <w:r w:rsidRPr="00372BE7">
          <w:rPr>
            <w:rFonts w:ascii="Times New Roman" w:hAnsi="Times New Roman" w:cs="Times New Roman"/>
            <w:b/>
            <w:bCs/>
            <w:color w:val="auto"/>
            <w:sz w:val="28"/>
            <w:szCs w:val="28"/>
          </w:rPr>
          <w:t xml:space="preserve"> </w:t>
        </w:r>
        <w:r w:rsidRPr="001213A1">
          <w:rPr>
            <w:rFonts w:ascii="Times New Roman" w:hAnsi="Times New Roman" w:cs="Times New Roman"/>
            <w:b/>
            <w:bCs/>
            <w:color w:val="auto"/>
            <w:sz w:val="28"/>
            <w:szCs w:val="28"/>
          </w:rPr>
          <w:t xml:space="preserve">Deciding which </w:t>
        </w:r>
        <w:r>
          <w:rPr>
            <w:rFonts w:ascii="Times New Roman" w:hAnsi="Times New Roman" w:cs="Times New Roman"/>
            <w:b/>
            <w:bCs/>
            <w:color w:val="auto"/>
            <w:sz w:val="28"/>
            <w:szCs w:val="28"/>
          </w:rPr>
          <w:t>UX</w:t>
        </w:r>
        <w:r w:rsidRPr="001213A1">
          <w:rPr>
            <w:rFonts w:ascii="Times New Roman" w:hAnsi="Times New Roman" w:cs="Times New Roman"/>
            <w:b/>
            <w:bCs/>
            <w:color w:val="auto"/>
            <w:sz w:val="28"/>
            <w:szCs w:val="28"/>
          </w:rPr>
          <w:t xml:space="preserve"> method to apply</w:t>
        </w:r>
      </w:ins>
      <w:bookmarkEnd w:id="354"/>
    </w:p>
    <w:p w14:paraId="0FBBD104" w14:textId="397DCE65" w:rsidR="001213A1" w:rsidRPr="001213A1" w:rsidDel="00372BE7" w:rsidRDefault="001213A1">
      <w:pPr>
        <w:pStyle w:val="Heading2"/>
        <w:numPr>
          <w:ilvl w:val="2"/>
          <w:numId w:val="2"/>
        </w:numPr>
        <w:spacing w:line="480" w:lineRule="auto"/>
        <w:rPr>
          <w:del w:id="356" w:author="رزان الدوسري ID 443203966" w:date="2023-02-09T11:16:00Z"/>
          <w:rFonts w:ascii="Times New Roman" w:hAnsi="Times New Roman" w:cs="Times New Roman"/>
          <w:b/>
          <w:bCs/>
          <w:sz w:val="28"/>
          <w:szCs w:val="28"/>
          <w:rtl/>
          <w:rPrChange w:id="357" w:author="رزان الدوسري ID 443203966" w:date="2023-02-09T11:10:00Z">
            <w:rPr>
              <w:del w:id="358" w:author="رزان الدوسري ID 443203966" w:date="2023-02-09T11:16:00Z"/>
              <w:rtl/>
            </w:rPr>
          </w:rPrChange>
        </w:rPr>
        <w:pPrChange w:id="359" w:author="رزان الدوسري ID 443203966" w:date="2023-02-09T11:10:00Z">
          <w:pPr>
            <w:ind w:firstLine="284"/>
            <w:jc w:val="both"/>
          </w:pPr>
        </w:pPrChange>
      </w:pPr>
    </w:p>
    <w:p w14:paraId="468A7CB2" w14:textId="2A63B9A8" w:rsidR="006F4616" w:rsidRDefault="006F4616" w:rsidP="00A14562">
      <w:pPr>
        <w:ind w:firstLine="576"/>
        <w:jc w:val="both"/>
        <w:rPr>
          <w:rFonts w:ascii="Times New Roman" w:eastAsiaTheme="minorEastAsia" w:hAnsi="Times New Roman" w:cs="Times New Roman"/>
          <w:bCs/>
          <w:sz w:val="24"/>
          <w:szCs w:val="24"/>
          <w:rtl/>
        </w:rPr>
      </w:pPr>
      <w:del w:id="360" w:author="رزان الدوسري ID 443203966" w:date="2023-02-09T11:16:00Z">
        <w:r w:rsidDel="00372BE7">
          <w:rPr>
            <w:rFonts w:ascii="Times New Roman" w:eastAsiaTheme="minorEastAsia" w:hAnsi="Times New Roman" w:cs="Times New Roman" w:hint="cs"/>
            <w:bCs/>
            <w:sz w:val="24"/>
            <w:szCs w:val="24"/>
            <w:rtl/>
          </w:rPr>
          <w:delText xml:space="preserve"> </w:delText>
        </w:r>
      </w:del>
      <w:r w:rsidRPr="008022E5">
        <w:rPr>
          <w:rFonts w:ascii="Times New Roman" w:eastAsiaTheme="minorEastAsia" w:hAnsi="Times New Roman" w:cs="Times New Roman"/>
          <w:bCs/>
          <w:sz w:val="24"/>
          <w:szCs w:val="24"/>
        </w:rPr>
        <w:t xml:space="preserve">In order to design a mapping table, which is part of our </w:t>
      </w:r>
      <w:r>
        <w:rPr>
          <w:rFonts w:ascii="Times New Roman" w:eastAsiaTheme="minorEastAsia" w:hAnsi="Times New Roman" w:cs="Times New Roman"/>
          <w:bCs/>
          <w:sz w:val="24"/>
          <w:szCs w:val="24"/>
        </w:rPr>
        <w:t>framework</w:t>
      </w:r>
      <w:r w:rsidRPr="008022E5">
        <w:rPr>
          <w:rFonts w:ascii="Times New Roman" w:eastAsiaTheme="minorEastAsia" w:hAnsi="Times New Roman" w:cs="Times New Roman"/>
          <w:bCs/>
          <w:sz w:val="24"/>
          <w:szCs w:val="24"/>
        </w:rPr>
        <w:t xml:space="preserve">, we need to answer </w:t>
      </w:r>
      <w:r w:rsidRPr="008022E5">
        <w:rPr>
          <w:rFonts w:ascii="Times New Roman" w:eastAsiaTheme="minorEastAsia" w:hAnsi="Times New Roman" w:cs="Times New Roman"/>
          <w:b/>
          <w:sz w:val="24"/>
          <w:szCs w:val="24"/>
        </w:rPr>
        <w:t>RQ2</w:t>
      </w:r>
      <w:ins w:id="361" w:author="رزان الدوسري ID 443203966" w:date="2023-02-09T11:13:00Z">
        <w:r w:rsidR="0026675E" w:rsidRPr="0065145A">
          <w:rPr>
            <w:rFonts w:ascii="Times New Roman" w:eastAsiaTheme="minorEastAsia" w:hAnsi="Times New Roman" w:cs="Times New Roman"/>
            <w:bCs/>
            <w:sz w:val="24"/>
            <w:szCs w:val="24"/>
          </w:rPr>
          <w:t>–</w:t>
        </w:r>
        <w:r w:rsidR="0026675E" w:rsidRPr="004F1B25">
          <w:rPr>
            <w:rFonts w:ascii="Times New Roman" w:hAnsi="Times New Roman" w:cs="Times New Roman"/>
            <w:i/>
            <w:iCs/>
            <w:sz w:val="24"/>
            <w:szCs w:val="24"/>
          </w:rPr>
          <w:t xml:space="preserve"> </w:t>
        </w:r>
        <w:r w:rsidR="0026675E" w:rsidRPr="00881761">
          <w:rPr>
            <w:rFonts w:ascii="Times New Roman" w:eastAsiaTheme="minorEastAsia" w:hAnsi="Times New Roman" w:cs="Times New Roman"/>
            <w:bCs/>
            <w:sz w:val="24"/>
            <w:szCs w:val="24"/>
          </w:rPr>
          <w:t xml:space="preserve">How can agile team decide which UX method is more appropriate for a particular user </w:t>
        </w:r>
        <w:proofErr w:type="gramStart"/>
        <w:r w:rsidR="0026675E" w:rsidRPr="00881761">
          <w:rPr>
            <w:rFonts w:ascii="Times New Roman" w:eastAsiaTheme="minorEastAsia" w:hAnsi="Times New Roman" w:cs="Times New Roman"/>
            <w:bCs/>
            <w:sz w:val="24"/>
            <w:szCs w:val="24"/>
          </w:rPr>
          <w:t>story?</w:t>
        </w:r>
      </w:ins>
      <w:r w:rsidRPr="008022E5">
        <w:rPr>
          <w:rFonts w:ascii="Times New Roman" w:eastAsiaTheme="minorEastAsia" w:hAnsi="Times New Roman" w:cs="Times New Roman"/>
          <w:bCs/>
          <w:sz w:val="24"/>
          <w:szCs w:val="24"/>
        </w:rPr>
        <w:t>,</w:t>
      </w:r>
      <w:proofErr w:type="gramEnd"/>
      <w:r w:rsidRPr="008022E5">
        <w:rPr>
          <w:rFonts w:ascii="Times New Roman" w:eastAsiaTheme="minorEastAsia" w:hAnsi="Times New Roman" w:cs="Times New Roman"/>
          <w:bCs/>
          <w:sz w:val="24"/>
          <w:szCs w:val="24"/>
        </w:rPr>
        <w:t xml:space="preserve"> which focuses on exploring what </w:t>
      </w:r>
      <w:proofErr w:type="spellStart"/>
      <w:r w:rsidRPr="009B4F54">
        <w:rPr>
          <w:rFonts w:ascii="Times New Roman" w:eastAsiaTheme="minorEastAsia" w:hAnsi="Times New Roman" w:cs="Times New Roman"/>
          <w:bCs/>
          <w:i/>
          <w:iCs/>
          <w:sz w:val="24"/>
          <w:szCs w:val="24"/>
        </w:rPr>
        <w:t>UXScore</w:t>
      </w:r>
      <w:proofErr w:type="spellEnd"/>
      <w:r w:rsidRPr="008022E5">
        <w:rPr>
          <w:rFonts w:ascii="Times New Roman" w:eastAsiaTheme="minorEastAsia" w:hAnsi="Times New Roman" w:cs="Times New Roman"/>
          <w:bCs/>
          <w:sz w:val="24"/>
          <w:szCs w:val="24"/>
        </w:rPr>
        <w:t xml:space="preserve"> values suggest which methods are appropriate. To accomplish this, we returned to the participants to see how they decide what methods to use for a given user story, asked them to share </w:t>
      </w:r>
      <w:r>
        <w:rPr>
          <w:rFonts w:ascii="Times New Roman" w:eastAsiaTheme="minorEastAsia" w:hAnsi="Times New Roman" w:cs="Times New Roman"/>
          <w:bCs/>
          <w:sz w:val="24"/>
          <w:szCs w:val="24"/>
        </w:rPr>
        <w:t>some</w:t>
      </w:r>
      <w:r w:rsidRPr="008022E5">
        <w:rPr>
          <w:rFonts w:ascii="Times New Roman" w:eastAsiaTheme="minorEastAsia" w:hAnsi="Times New Roman" w:cs="Times New Roman"/>
          <w:bCs/>
          <w:sz w:val="24"/>
          <w:szCs w:val="24"/>
        </w:rPr>
        <w:t xml:space="preserve"> example</w:t>
      </w:r>
      <w:r>
        <w:rPr>
          <w:rFonts w:ascii="Times New Roman" w:eastAsiaTheme="minorEastAsia" w:hAnsi="Times New Roman" w:cs="Times New Roman"/>
          <w:bCs/>
          <w:sz w:val="24"/>
          <w:szCs w:val="24"/>
        </w:rPr>
        <w:t>s</w:t>
      </w:r>
      <w:r w:rsidRPr="008022E5">
        <w:rPr>
          <w:rFonts w:ascii="Times New Roman" w:eastAsiaTheme="minorEastAsia" w:hAnsi="Times New Roman" w:cs="Times New Roman"/>
          <w:bCs/>
          <w:sz w:val="24"/>
          <w:szCs w:val="24"/>
        </w:rPr>
        <w:t xml:space="preserve"> of the user stories they worked on, and rank the Potential Value, </w:t>
      </w:r>
      <w:proofErr w:type="gramStart"/>
      <w:r w:rsidRPr="008022E5">
        <w:rPr>
          <w:rFonts w:ascii="Times New Roman" w:eastAsiaTheme="minorEastAsia" w:hAnsi="Times New Roman" w:cs="Times New Roman"/>
          <w:bCs/>
          <w:sz w:val="24"/>
          <w:szCs w:val="24"/>
        </w:rPr>
        <w:t>Clarity</w:t>
      </w:r>
      <w:proofErr w:type="gramEnd"/>
      <w:r w:rsidRPr="008022E5">
        <w:rPr>
          <w:rFonts w:ascii="Times New Roman" w:eastAsiaTheme="minorEastAsia" w:hAnsi="Times New Roman" w:cs="Times New Roman"/>
          <w:bCs/>
          <w:sz w:val="24"/>
          <w:szCs w:val="24"/>
        </w:rPr>
        <w:t xml:space="preserve"> and Familiarity of the user story.</w:t>
      </w:r>
      <w:r>
        <w:rPr>
          <w:rFonts w:ascii="Times New Roman" w:eastAsiaTheme="minorEastAsia" w:hAnsi="Times New Roman" w:cs="Times New Roman"/>
          <w:bCs/>
          <w:sz w:val="24"/>
          <w:szCs w:val="24"/>
        </w:rPr>
        <w:t xml:space="preserve"> </w:t>
      </w:r>
      <w:r w:rsidRPr="00F53F87">
        <w:rPr>
          <w:rFonts w:ascii="Times New Roman" w:eastAsiaTheme="minorEastAsia" w:hAnsi="Times New Roman" w:cs="Times New Roman"/>
          <w:bCs/>
          <w:i/>
          <w:iCs/>
          <w:sz w:val="24"/>
          <w:szCs w:val="24"/>
        </w:rPr>
        <w:t xml:space="preserve">[they were excited more than </w:t>
      </w:r>
      <w:r>
        <w:rPr>
          <w:rFonts w:ascii="Times New Roman" w:eastAsiaTheme="minorEastAsia" w:hAnsi="Times New Roman" w:cs="Times New Roman"/>
          <w:bCs/>
          <w:i/>
          <w:iCs/>
          <w:sz w:val="24"/>
          <w:szCs w:val="24"/>
        </w:rPr>
        <w:t>first</w:t>
      </w:r>
      <w:r w:rsidRPr="00F53F87">
        <w:rPr>
          <w:rFonts w:ascii="Times New Roman" w:eastAsiaTheme="minorEastAsia" w:hAnsi="Times New Roman" w:cs="Times New Roman"/>
          <w:bCs/>
          <w:i/>
          <w:iCs/>
          <w:sz w:val="24"/>
          <w:szCs w:val="24"/>
        </w:rPr>
        <w:t xml:space="preserve"> interview]</w:t>
      </w:r>
    </w:p>
    <w:p w14:paraId="49DE9041" w14:textId="05084659" w:rsidR="006F4616" w:rsidRDefault="006F4616" w:rsidP="00C443F7">
      <w:pPr>
        <w:pStyle w:val="NormalWeb"/>
        <w:spacing w:before="0" w:beforeAutospacing="0" w:after="200" w:afterAutospacing="0" w:line="276" w:lineRule="auto"/>
        <w:ind w:firstLine="284"/>
        <w:jc w:val="both"/>
        <w:rPr>
          <w:rFonts w:eastAsiaTheme="minorEastAsia"/>
          <w:bCs/>
          <w:rtl/>
        </w:rPr>
      </w:pPr>
      <w:r w:rsidRPr="007B2501">
        <w:rPr>
          <w:rFonts w:eastAsiaTheme="minorEastAsia"/>
          <w:bCs/>
        </w:rPr>
        <w:t xml:space="preserve">A participant provided an example of a new feature </w:t>
      </w:r>
      <w:r>
        <w:rPr>
          <w:rFonts w:eastAsiaTheme="minorEastAsia"/>
          <w:bCs/>
        </w:rPr>
        <w:t xml:space="preserve">that is considered to have a high value and </w:t>
      </w:r>
      <w:r w:rsidRPr="007B2501">
        <w:rPr>
          <w:rFonts w:eastAsiaTheme="minorEastAsia"/>
          <w:bCs/>
        </w:rPr>
        <w:t xml:space="preserve">that had never been implemented in an application that he knows of, and he does not know how users will respond to it; he suggested doing a </w:t>
      </w:r>
      <w:r w:rsidRPr="007B2501">
        <w:rPr>
          <w:rFonts w:eastAsiaTheme="minorEastAsia"/>
          <w:bCs/>
          <w:i/>
          <w:iCs/>
        </w:rPr>
        <w:t>Field study</w:t>
      </w:r>
      <w:r w:rsidRPr="007B2501">
        <w:rPr>
          <w:rFonts w:eastAsiaTheme="minorEastAsia"/>
          <w:bCs/>
        </w:rPr>
        <w:t xml:space="preserve"> to </w:t>
      </w:r>
      <w:r>
        <w:rPr>
          <w:color w:val="000000"/>
        </w:rPr>
        <w:t xml:space="preserve">find out </w:t>
      </w:r>
      <w:r w:rsidRPr="007B2501">
        <w:rPr>
          <w:rFonts w:eastAsiaTheme="minorEastAsia"/>
          <w:bCs/>
        </w:rPr>
        <w:t xml:space="preserve">if there are applications not known that may use this feature or perhaps a </w:t>
      </w:r>
      <w:r w:rsidRPr="007B2501">
        <w:rPr>
          <w:rFonts w:eastAsiaTheme="minorEastAsia"/>
          <w:bCs/>
          <w:i/>
          <w:iCs/>
        </w:rPr>
        <w:t>Secondary study</w:t>
      </w:r>
      <w:r w:rsidRPr="007B2501">
        <w:rPr>
          <w:rFonts w:eastAsiaTheme="minorEastAsia"/>
          <w:bCs/>
        </w:rPr>
        <w:t xml:space="preserve"> to see how</w:t>
      </w:r>
      <w:r>
        <w:rPr>
          <w:rFonts w:eastAsiaTheme="minorEastAsia"/>
          <w:bCs/>
        </w:rPr>
        <w:t xml:space="preserve"> the </w:t>
      </w:r>
      <w:r w:rsidRPr="007B2501">
        <w:rPr>
          <w:rFonts w:eastAsiaTheme="minorEastAsia"/>
          <w:bCs/>
        </w:rPr>
        <w:t>feature is implemented in a different context to gain insight on how to start doing it.</w:t>
      </w:r>
      <w:r>
        <w:rPr>
          <w:rFonts w:eastAsiaTheme="minorEastAsia"/>
          <w:bCs/>
        </w:rPr>
        <w:t xml:space="preserve"> </w:t>
      </w:r>
      <w:r w:rsidRPr="00E05877">
        <w:rPr>
          <w:rFonts w:eastAsiaTheme="minorEastAsia"/>
          <w:bCs/>
        </w:rPr>
        <w:t xml:space="preserve">Furthermore, he suggests doing </w:t>
      </w:r>
      <w:r w:rsidRPr="00E05877">
        <w:rPr>
          <w:rFonts w:eastAsiaTheme="minorEastAsia"/>
          <w:bCs/>
          <w:i/>
          <w:iCs/>
        </w:rPr>
        <w:t>High fidelity prototypes</w:t>
      </w:r>
      <w:r w:rsidRPr="00E05877">
        <w:rPr>
          <w:rFonts w:eastAsiaTheme="minorEastAsia"/>
          <w:bCs/>
        </w:rPr>
        <w:t xml:space="preserve"> and </w:t>
      </w:r>
      <w:r w:rsidRPr="00E05877">
        <w:rPr>
          <w:rFonts w:eastAsiaTheme="minorEastAsia"/>
          <w:bCs/>
          <w:i/>
          <w:iCs/>
        </w:rPr>
        <w:t>In-person usability testing</w:t>
      </w:r>
      <w:r w:rsidRPr="00E05877">
        <w:rPr>
          <w:rFonts w:eastAsiaTheme="minorEastAsia"/>
          <w:bCs/>
        </w:rPr>
        <w:t xml:space="preserve"> to observe how users interact with the feature so that the feature can be improved to match their behavior.</w:t>
      </w:r>
    </w:p>
    <w:p w14:paraId="7A50F469" w14:textId="6437D354" w:rsidR="006F4616" w:rsidRDefault="006F4616" w:rsidP="00C443F7">
      <w:pPr>
        <w:pStyle w:val="NormalWeb"/>
        <w:spacing w:before="0" w:beforeAutospacing="0" w:after="200" w:afterAutospacing="0" w:line="276" w:lineRule="auto"/>
        <w:ind w:firstLine="284"/>
        <w:jc w:val="both"/>
        <w:rPr>
          <w:rFonts w:eastAsiaTheme="minorEastAsia"/>
          <w:bCs/>
        </w:rPr>
      </w:pPr>
      <w:r w:rsidRPr="009A7EF0">
        <w:rPr>
          <w:rFonts w:eastAsiaTheme="minorEastAsia"/>
          <w:bCs/>
        </w:rPr>
        <w:t xml:space="preserve">Several participants suggested doing </w:t>
      </w:r>
      <w:r w:rsidRPr="009A7EF0">
        <w:rPr>
          <w:rFonts w:eastAsiaTheme="minorEastAsia"/>
          <w:bCs/>
          <w:i/>
          <w:iCs/>
        </w:rPr>
        <w:t>Remote usability testing</w:t>
      </w:r>
      <w:r w:rsidRPr="009A7EF0">
        <w:rPr>
          <w:rFonts w:eastAsiaTheme="minorEastAsia"/>
          <w:bCs/>
        </w:rPr>
        <w:t xml:space="preserve"> when the user story has moderate value, and they want to be sure they understand their targeted users.</w:t>
      </w:r>
      <w:r>
        <w:rPr>
          <w:rFonts w:eastAsiaTheme="minorEastAsia"/>
          <w:bCs/>
        </w:rPr>
        <w:t xml:space="preserve"> Whereas </w:t>
      </w:r>
      <w:r w:rsidRPr="0079677E">
        <w:rPr>
          <w:rFonts w:eastAsiaTheme="minorEastAsia"/>
          <w:bCs/>
          <w:i/>
          <w:iCs/>
        </w:rPr>
        <w:t xml:space="preserve">In-person usability testing </w:t>
      </w:r>
      <w:r w:rsidRPr="009A7EF0">
        <w:rPr>
          <w:rFonts w:eastAsiaTheme="minorEastAsia"/>
          <w:bCs/>
        </w:rPr>
        <w:t xml:space="preserve">is </w:t>
      </w:r>
      <w:r>
        <w:rPr>
          <w:rFonts w:eastAsiaTheme="minorEastAsia"/>
          <w:bCs/>
        </w:rPr>
        <w:t>recommended</w:t>
      </w:r>
      <w:r w:rsidRPr="009A7EF0">
        <w:rPr>
          <w:rFonts w:eastAsiaTheme="minorEastAsia"/>
          <w:bCs/>
        </w:rPr>
        <w:t xml:space="preserve"> when the user story has significant value and there is no certainty about how users will react.</w:t>
      </w:r>
    </w:p>
    <w:p w14:paraId="5EEA6C00" w14:textId="023325C3" w:rsidR="00C119FF" w:rsidRPr="00C119FF" w:rsidRDefault="00F22416" w:rsidP="00C443F7">
      <w:pPr>
        <w:pStyle w:val="NormalWeb"/>
        <w:spacing w:before="0" w:beforeAutospacing="0" w:after="200" w:afterAutospacing="0" w:line="276" w:lineRule="auto"/>
        <w:ind w:firstLine="284"/>
        <w:jc w:val="both"/>
        <w:rPr>
          <w:rFonts w:eastAsiaTheme="minorEastAsia"/>
          <w:bCs/>
        </w:rPr>
      </w:pPr>
      <w:r>
        <w:rPr>
          <w:rFonts w:eastAsiaTheme="minorEastAsia"/>
          <w:bCs/>
        </w:rPr>
        <w:t>Another</w:t>
      </w:r>
      <w:r w:rsidR="00C119FF" w:rsidRPr="00C119FF">
        <w:rPr>
          <w:rFonts w:eastAsiaTheme="minorEastAsia"/>
          <w:bCs/>
        </w:rPr>
        <w:t xml:space="preserve"> participant suggested conducting</w:t>
      </w:r>
      <w:r w:rsidR="00C119FF" w:rsidRPr="00C119FF">
        <w:rPr>
          <w:rFonts w:eastAsiaTheme="minorEastAsia"/>
          <w:bCs/>
          <w:i/>
          <w:iCs/>
        </w:rPr>
        <w:t xml:space="preserve"> In-person usability testing</w:t>
      </w:r>
      <w:r w:rsidR="00C119FF" w:rsidRPr="00C119FF">
        <w:rPr>
          <w:rFonts w:eastAsiaTheme="minorEastAsia"/>
          <w:bCs/>
        </w:rPr>
        <w:t xml:space="preserve"> when a feature is complex, meaning that it has multiple scenarios and various cases; this will help in gaining more insight and understanding of the users and facilitate easier communication.</w:t>
      </w:r>
    </w:p>
    <w:p w14:paraId="0EBD6871" w14:textId="1B810B99" w:rsidR="006F4616" w:rsidRDefault="006F4616" w:rsidP="00C443F7">
      <w:pPr>
        <w:pStyle w:val="NormalWeb"/>
        <w:spacing w:before="0" w:beforeAutospacing="0" w:after="200" w:afterAutospacing="0" w:line="276" w:lineRule="auto"/>
        <w:ind w:firstLine="284"/>
        <w:jc w:val="both"/>
        <w:rPr>
          <w:rFonts w:eastAsiaTheme="minorEastAsia"/>
          <w:bCs/>
        </w:rPr>
      </w:pPr>
      <w:r>
        <w:rPr>
          <w:rFonts w:eastAsiaTheme="minorEastAsia"/>
          <w:bCs/>
        </w:rPr>
        <w:t xml:space="preserve">Several </w:t>
      </w:r>
      <w:r w:rsidRPr="002163B0">
        <w:rPr>
          <w:rFonts w:eastAsiaTheme="minorEastAsia"/>
          <w:bCs/>
        </w:rPr>
        <w:t>participants stated</w:t>
      </w:r>
      <w:r>
        <w:rPr>
          <w:rFonts w:eastAsiaTheme="minorEastAsia"/>
          <w:bCs/>
        </w:rPr>
        <w:t xml:space="preserve"> </w:t>
      </w:r>
      <w:r w:rsidRPr="003666D1">
        <w:rPr>
          <w:rFonts w:eastAsiaTheme="minorEastAsia"/>
          <w:bCs/>
        </w:rPr>
        <w:t xml:space="preserve">that if a user story is clear and simple and does not hold a lot of value, a </w:t>
      </w:r>
      <w:r w:rsidRPr="003666D1">
        <w:rPr>
          <w:rFonts w:eastAsiaTheme="minorEastAsia"/>
          <w:bCs/>
          <w:i/>
          <w:iCs/>
        </w:rPr>
        <w:t>low-fidelity prototype</w:t>
      </w:r>
      <w:r w:rsidRPr="003666D1">
        <w:rPr>
          <w:rFonts w:eastAsiaTheme="minorEastAsia"/>
          <w:bCs/>
        </w:rPr>
        <w:t xml:space="preserve"> and </w:t>
      </w:r>
      <w:r w:rsidRPr="003666D1">
        <w:rPr>
          <w:rFonts w:eastAsiaTheme="minorEastAsia"/>
          <w:bCs/>
          <w:i/>
          <w:iCs/>
        </w:rPr>
        <w:t>design review</w:t>
      </w:r>
      <w:r w:rsidRPr="003666D1">
        <w:rPr>
          <w:rFonts w:eastAsiaTheme="minorEastAsia"/>
          <w:bCs/>
        </w:rPr>
        <w:t xml:space="preserve"> may be enough to define the design to the development team so it can be implemented and tested smoothly.</w:t>
      </w:r>
    </w:p>
    <w:p w14:paraId="234C7ACC" w14:textId="08976CFC" w:rsidR="00F22416" w:rsidRPr="00236E0F" w:rsidRDefault="00F22416" w:rsidP="00C443F7">
      <w:pPr>
        <w:pStyle w:val="NormalWeb"/>
        <w:spacing w:before="0" w:beforeAutospacing="0" w:after="200" w:afterAutospacing="0" w:line="276" w:lineRule="auto"/>
        <w:ind w:firstLine="284"/>
        <w:jc w:val="both"/>
        <w:rPr>
          <w:rFonts w:eastAsiaTheme="minorEastAsia"/>
          <w:bCs/>
        </w:rPr>
      </w:pPr>
      <w:r>
        <w:rPr>
          <w:rFonts w:eastAsiaTheme="minorEastAsia"/>
          <w:bCs/>
        </w:rPr>
        <w:t>O</w:t>
      </w:r>
      <w:r w:rsidRPr="00F22416">
        <w:rPr>
          <w:rFonts w:eastAsiaTheme="minorEastAsia"/>
          <w:bCs/>
        </w:rPr>
        <w:t xml:space="preserve">ne participant stated that he prefers doing </w:t>
      </w:r>
      <w:r>
        <w:rPr>
          <w:rFonts w:eastAsiaTheme="minorEastAsia"/>
          <w:bCs/>
          <w:i/>
          <w:iCs/>
        </w:rPr>
        <w:t>H</w:t>
      </w:r>
      <w:r w:rsidRPr="00F22416">
        <w:rPr>
          <w:rFonts w:eastAsiaTheme="minorEastAsia"/>
          <w:bCs/>
          <w:i/>
          <w:iCs/>
        </w:rPr>
        <w:t>igh-fidelity prototypes</w:t>
      </w:r>
      <w:r w:rsidRPr="00F22416">
        <w:rPr>
          <w:rFonts w:eastAsiaTheme="minorEastAsia"/>
          <w:bCs/>
        </w:rPr>
        <w:t xml:space="preserve"> over </w:t>
      </w:r>
      <w:r>
        <w:rPr>
          <w:rFonts w:eastAsiaTheme="minorEastAsia"/>
          <w:bCs/>
          <w:i/>
          <w:iCs/>
        </w:rPr>
        <w:t>L</w:t>
      </w:r>
      <w:r w:rsidRPr="00F22416">
        <w:rPr>
          <w:rFonts w:eastAsiaTheme="minorEastAsia"/>
          <w:bCs/>
          <w:i/>
          <w:iCs/>
        </w:rPr>
        <w:t>ow-fidelity prototypes</w:t>
      </w:r>
      <w:r w:rsidRPr="00F22416">
        <w:rPr>
          <w:rFonts w:eastAsiaTheme="minorEastAsia"/>
          <w:bCs/>
        </w:rPr>
        <w:t xml:space="preserve">, even if the feature is not so crucial. He explained that this will be more beneficial when </w:t>
      </w:r>
      <w:r>
        <w:rPr>
          <w:rFonts w:eastAsiaTheme="minorEastAsia"/>
          <w:bCs/>
        </w:rPr>
        <w:t>dealing with</w:t>
      </w:r>
      <w:r w:rsidRPr="00F22416">
        <w:rPr>
          <w:rFonts w:eastAsiaTheme="minorEastAsia"/>
          <w:bCs/>
        </w:rPr>
        <w:t xml:space="preserve"> multiple stakeholders (Business, Development, and Quality Assurance</w:t>
      </w:r>
      <w:r>
        <w:rPr>
          <w:rFonts w:eastAsiaTheme="minorEastAsia"/>
          <w:bCs/>
        </w:rPr>
        <w:t>) as it</w:t>
      </w:r>
      <w:r w:rsidRPr="00F22416">
        <w:rPr>
          <w:rFonts w:eastAsiaTheme="minorEastAsia"/>
          <w:bCs/>
        </w:rPr>
        <w:t xml:space="preserve"> helps align all the teams by </w:t>
      </w:r>
      <w:proofErr w:type="gramStart"/>
      <w:r w:rsidRPr="00F22416">
        <w:rPr>
          <w:rFonts w:eastAsiaTheme="minorEastAsia"/>
          <w:bCs/>
        </w:rPr>
        <w:t>taking into account</w:t>
      </w:r>
      <w:proofErr w:type="gramEnd"/>
      <w:r w:rsidRPr="00F22416">
        <w:rPr>
          <w:rFonts w:eastAsiaTheme="minorEastAsia"/>
          <w:bCs/>
        </w:rPr>
        <w:t xml:space="preserve"> resources, time, and existing UI components.</w:t>
      </w:r>
      <w:r>
        <w:rPr>
          <w:rFonts w:eastAsiaTheme="minorEastAsia"/>
          <w:bCs/>
        </w:rPr>
        <w:t xml:space="preserve"> </w:t>
      </w:r>
      <w:r w:rsidRPr="00F22416">
        <w:rPr>
          <w:rFonts w:eastAsiaTheme="minorEastAsia"/>
          <w:bCs/>
        </w:rPr>
        <w:t>However, when time is limited, he will conduct high-fidelity prototypes of important features.</w:t>
      </w:r>
    </w:p>
    <w:p w14:paraId="27AEC00C" w14:textId="0E6CF35F" w:rsidR="002B0D7F" w:rsidRDefault="006F4616" w:rsidP="00C443F7">
      <w:pPr>
        <w:pStyle w:val="NormalWeb"/>
        <w:spacing w:before="0" w:beforeAutospacing="0" w:after="200" w:afterAutospacing="0" w:line="276" w:lineRule="auto"/>
        <w:ind w:firstLine="284"/>
        <w:jc w:val="both"/>
        <w:rPr>
          <w:color w:val="000000"/>
        </w:rPr>
      </w:pPr>
      <w:r>
        <w:rPr>
          <w:color w:val="000000"/>
        </w:rPr>
        <w:t xml:space="preserve">Four participants suggested doing </w:t>
      </w:r>
      <w:r w:rsidRPr="002767EF">
        <w:rPr>
          <w:i/>
          <w:iCs/>
          <w:color w:val="000000"/>
        </w:rPr>
        <w:t xml:space="preserve">User interviews </w:t>
      </w:r>
      <w:r>
        <w:rPr>
          <w:color w:val="000000"/>
        </w:rPr>
        <w:t>when the user story has a high</w:t>
      </w:r>
      <w:r>
        <w:rPr>
          <w:rStyle w:val="apple-converted-space"/>
          <w:color w:val="000000"/>
        </w:rPr>
        <w:t> </w:t>
      </w:r>
      <w:r>
        <w:rPr>
          <w:rStyle w:val="issue-underline"/>
          <w:color w:val="000000"/>
        </w:rPr>
        <w:t>value and when</w:t>
      </w:r>
      <w:r>
        <w:rPr>
          <w:rStyle w:val="apple-converted-space"/>
          <w:color w:val="000000"/>
        </w:rPr>
        <w:t> </w:t>
      </w:r>
      <w:r>
        <w:rPr>
          <w:color w:val="000000"/>
        </w:rPr>
        <w:t xml:space="preserve">they want to get more details about what the user expects from the user story. However, one participant stated that they may conduct </w:t>
      </w:r>
      <w:r w:rsidRPr="0079677E">
        <w:rPr>
          <w:i/>
          <w:iCs/>
          <w:color w:val="000000"/>
        </w:rPr>
        <w:t>User interviews</w:t>
      </w:r>
      <w:r>
        <w:rPr>
          <w:color w:val="000000"/>
        </w:rPr>
        <w:t xml:space="preserve"> even when the value of the user </w:t>
      </w:r>
      <w:r>
        <w:rPr>
          <w:color w:val="000000"/>
        </w:rPr>
        <w:lastRenderedPageBreak/>
        <w:t>story is not</w:t>
      </w:r>
      <w:r>
        <w:rPr>
          <w:rStyle w:val="apple-converted-space"/>
          <w:color w:val="000000"/>
        </w:rPr>
        <w:t> </w:t>
      </w:r>
      <w:r>
        <w:rPr>
          <w:rStyle w:val="issue-underline"/>
          <w:color w:val="000000"/>
        </w:rPr>
        <w:t>high;</w:t>
      </w:r>
      <w:r>
        <w:rPr>
          <w:rStyle w:val="apple-converted-space"/>
          <w:color w:val="000000"/>
        </w:rPr>
        <w:t> </w:t>
      </w:r>
      <w:r>
        <w:rPr>
          <w:color w:val="000000"/>
        </w:rPr>
        <w:t>if the value is high, they will conduct a detailed interview, otherwise, they will conduct a simple interview to understand what the user expects.</w:t>
      </w:r>
    </w:p>
    <w:p w14:paraId="06F7101A" w14:textId="1E346B50" w:rsidR="002B0D7F" w:rsidRDefault="002B0D7F" w:rsidP="00C443F7">
      <w:pPr>
        <w:pStyle w:val="NormalWeb"/>
        <w:spacing w:before="0" w:beforeAutospacing="0" w:after="200" w:afterAutospacing="0" w:line="276" w:lineRule="auto"/>
        <w:ind w:firstLine="284"/>
        <w:jc w:val="both"/>
        <w:rPr>
          <w:color w:val="000000"/>
        </w:rPr>
      </w:pPr>
      <w:r w:rsidRPr="002B0D7F">
        <w:rPr>
          <w:color w:val="000000"/>
        </w:rPr>
        <w:t xml:space="preserve">Another participant stated that he will conduct </w:t>
      </w:r>
      <w:r w:rsidRPr="002B0D7F">
        <w:rPr>
          <w:i/>
          <w:iCs/>
          <w:color w:val="000000"/>
        </w:rPr>
        <w:t>User interviews</w:t>
      </w:r>
      <w:r w:rsidRPr="002B0D7F">
        <w:rPr>
          <w:color w:val="000000"/>
        </w:rPr>
        <w:t xml:space="preserve"> to see what the users expect the entry flow to be for the feature that would be implemented, and he </w:t>
      </w:r>
      <w:r>
        <w:rPr>
          <w:color w:val="000000"/>
        </w:rPr>
        <w:t>will</w:t>
      </w:r>
      <w:r w:rsidRPr="002B0D7F">
        <w:rPr>
          <w:color w:val="000000"/>
        </w:rPr>
        <w:t xml:space="preserve"> conduct </w:t>
      </w:r>
      <w:r w:rsidRPr="002B0D7F">
        <w:rPr>
          <w:i/>
          <w:iCs/>
          <w:color w:val="000000"/>
        </w:rPr>
        <w:t>Usability testing</w:t>
      </w:r>
      <w:r w:rsidRPr="002B0D7F">
        <w:rPr>
          <w:color w:val="000000"/>
        </w:rPr>
        <w:t xml:space="preserve"> for users who do</w:t>
      </w:r>
      <w:r>
        <w:rPr>
          <w:color w:val="000000"/>
        </w:rPr>
        <w:t xml:space="preserve"> not </w:t>
      </w:r>
      <w:r w:rsidRPr="002B0D7F">
        <w:rPr>
          <w:color w:val="000000"/>
        </w:rPr>
        <w:t xml:space="preserve">usually use the product </w:t>
      </w:r>
      <w:proofErr w:type="gramStart"/>
      <w:r w:rsidRPr="002B0D7F">
        <w:rPr>
          <w:color w:val="000000"/>
        </w:rPr>
        <w:t>in order to</w:t>
      </w:r>
      <w:proofErr w:type="gramEnd"/>
      <w:r w:rsidRPr="002B0D7F">
        <w:rPr>
          <w:color w:val="000000"/>
        </w:rPr>
        <w:t xml:space="preserve"> validate the feature.</w:t>
      </w:r>
    </w:p>
    <w:p w14:paraId="378D65CB" w14:textId="64574CE3" w:rsidR="00120432" w:rsidRPr="00120432" w:rsidRDefault="006F4616" w:rsidP="00AA69E2">
      <w:pPr>
        <w:pStyle w:val="NormalWeb"/>
        <w:spacing w:before="0" w:beforeAutospacing="0" w:after="200" w:afterAutospacing="0" w:line="276" w:lineRule="auto"/>
        <w:ind w:firstLine="284"/>
        <w:jc w:val="both"/>
        <w:rPr>
          <w:color w:val="000000"/>
        </w:rPr>
      </w:pPr>
      <w:r w:rsidRPr="0048186B">
        <w:rPr>
          <w:color w:val="000000"/>
        </w:rPr>
        <w:t xml:space="preserve">Four participants suggested doing </w:t>
      </w:r>
      <w:r w:rsidRPr="0048186B">
        <w:rPr>
          <w:i/>
          <w:iCs/>
          <w:color w:val="000000"/>
        </w:rPr>
        <w:t xml:space="preserve">Competitive analysis </w:t>
      </w:r>
      <w:r w:rsidRPr="0048186B">
        <w:rPr>
          <w:color w:val="000000"/>
        </w:rPr>
        <w:t>when the user story has a high</w:t>
      </w:r>
      <w:r w:rsidRPr="0048186B">
        <w:rPr>
          <w:rStyle w:val="apple-converted-space"/>
          <w:color w:val="000000"/>
        </w:rPr>
        <w:t> </w:t>
      </w:r>
      <w:r w:rsidRPr="0048186B">
        <w:rPr>
          <w:rStyle w:val="issue-underline"/>
          <w:color w:val="000000"/>
        </w:rPr>
        <w:t>value and when</w:t>
      </w:r>
      <w:r w:rsidRPr="0048186B">
        <w:rPr>
          <w:rStyle w:val="apple-converted-space"/>
          <w:color w:val="000000"/>
        </w:rPr>
        <w:t> </w:t>
      </w:r>
      <w:r w:rsidRPr="0048186B">
        <w:rPr>
          <w:color w:val="000000"/>
        </w:rPr>
        <w:t xml:space="preserve">they want to get more details about what the user expects from the user story. However, one participant </w:t>
      </w:r>
      <w:r w:rsidR="007A6B50" w:rsidRPr="0048186B">
        <w:rPr>
          <w:color w:val="000000"/>
        </w:rPr>
        <w:t>argue</w:t>
      </w:r>
      <w:r w:rsidR="006C5C74" w:rsidRPr="0048186B">
        <w:rPr>
          <w:color w:val="000000"/>
        </w:rPr>
        <w:t>d</w:t>
      </w:r>
      <w:r w:rsidR="007A6B50" w:rsidRPr="00120432">
        <w:rPr>
          <w:color w:val="000000"/>
        </w:rPr>
        <w:t xml:space="preserve"> that </w:t>
      </w:r>
      <w:r w:rsidR="009F0C2D" w:rsidRPr="0048186B">
        <w:rPr>
          <w:i/>
          <w:iCs/>
          <w:color w:val="000000"/>
        </w:rPr>
        <w:t xml:space="preserve">Competitive analysis </w:t>
      </w:r>
      <w:r w:rsidR="007A6B50" w:rsidRPr="00120432">
        <w:rPr>
          <w:color w:val="000000"/>
        </w:rPr>
        <w:t>can lead to an overly conservative mindset, as it focuse</w:t>
      </w:r>
      <w:r w:rsidR="00BC1140">
        <w:rPr>
          <w:color w:val="000000"/>
        </w:rPr>
        <w:t>s</w:t>
      </w:r>
      <w:r w:rsidR="007A6B50" w:rsidRPr="00120432">
        <w:rPr>
          <w:color w:val="000000"/>
        </w:rPr>
        <w:t xml:space="preserve"> </w:t>
      </w:r>
      <w:r w:rsidR="001F7A29">
        <w:rPr>
          <w:color w:val="000000"/>
        </w:rPr>
        <w:t>mainly</w:t>
      </w:r>
      <w:r w:rsidR="00F66341">
        <w:rPr>
          <w:color w:val="000000"/>
        </w:rPr>
        <w:t xml:space="preserve"> </w:t>
      </w:r>
      <w:r w:rsidR="007A6B50" w:rsidRPr="00120432">
        <w:rPr>
          <w:color w:val="000000"/>
        </w:rPr>
        <w:t>on existing approaches and technologies</w:t>
      </w:r>
      <w:r w:rsidR="00BC1140">
        <w:rPr>
          <w:color w:val="000000"/>
        </w:rPr>
        <w:t xml:space="preserve"> which </w:t>
      </w:r>
      <w:r w:rsidR="00D77704" w:rsidRPr="00120432">
        <w:rPr>
          <w:color w:val="000000"/>
        </w:rPr>
        <w:t>may</w:t>
      </w:r>
      <w:r w:rsidR="00894542">
        <w:rPr>
          <w:color w:val="000000"/>
        </w:rPr>
        <w:t xml:space="preserve"> lead to</w:t>
      </w:r>
      <w:r w:rsidR="00D77704" w:rsidRPr="00120432">
        <w:rPr>
          <w:color w:val="000000"/>
        </w:rPr>
        <w:t xml:space="preserve"> overlook</w:t>
      </w:r>
      <w:r w:rsidR="00894542">
        <w:rPr>
          <w:color w:val="000000"/>
        </w:rPr>
        <w:t>ing</w:t>
      </w:r>
      <w:r w:rsidR="00D77704" w:rsidRPr="00120432">
        <w:rPr>
          <w:color w:val="000000"/>
        </w:rPr>
        <w:t xml:space="preserve"> some potential solutions or innovative ideas. He </w:t>
      </w:r>
      <w:r w:rsidR="0061452D" w:rsidRPr="00120432">
        <w:rPr>
          <w:color w:val="000000"/>
        </w:rPr>
        <w:t xml:space="preserve">believed that instead of approaching user stories with an ‘if this is what our competitors are doing, then this must be the way forward’ attitude, </w:t>
      </w:r>
      <w:r w:rsidR="00F9673E">
        <w:rPr>
          <w:color w:val="000000"/>
        </w:rPr>
        <w:t xml:space="preserve">He </w:t>
      </w:r>
      <w:r w:rsidR="0048186B">
        <w:rPr>
          <w:color w:val="000000"/>
        </w:rPr>
        <w:t>recommended</w:t>
      </w:r>
      <w:r w:rsidR="0081144D" w:rsidRPr="00120432">
        <w:rPr>
          <w:color w:val="000000"/>
        </w:rPr>
        <w:t xml:space="preserve"> </w:t>
      </w:r>
      <w:r w:rsidR="0061452D" w:rsidRPr="00120432">
        <w:rPr>
          <w:color w:val="000000"/>
        </w:rPr>
        <w:t>test</w:t>
      </w:r>
      <w:r w:rsidR="00F9673E">
        <w:rPr>
          <w:color w:val="000000"/>
        </w:rPr>
        <w:t>ing</w:t>
      </w:r>
      <w:r w:rsidR="0061452D" w:rsidRPr="00120432">
        <w:rPr>
          <w:color w:val="000000"/>
        </w:rPr>
        <w:t xml:space="preserve"> new ideas and approaches, without being overly concerned about what </w:t>
      </w:r>
      <w:r w:rsidR="00F9673E">
        <w:rPr>
          <w:color w:val="000000"/>
        </w:rPr>
        <w:t>the</w:t>
      </w:r>
      <w:r w:rsidR="00F9673E" w:rsidRPr="00120432">
        <w:rPr>
          <w:color w:val="000000"/>
        </w:rPr>
        <w:t xml:space="preserve"> </w:t>
      </w:r>
      <w:r w:rsidR="0061452D" w:rsidRPr="00120432">
        <w:rPr>
          <w:color w:val="000000"/>
        </w:rPr>
        <w:t>competitors might do.</w:t>
      </w:r>
      <w:r w:rsidRPr="00120432">
        <w:rPr>
          <w:color w:val="000000"/>
        </w:rPr>
        <w:t xml:space="preserve"> [</w:t>
      </w:r>
      <w:proofErr w:type="spellStart"/>
      <w:r w:rsidRPr="00120432">
        <w:rPr>
          <w:color w:val="000000"/>
        </w:rPr>
        <w:t>Saif</w:t>
      </w:r>
      <w:proofErr w:type="spellEnd"/>
      <w:r w:rsidRPr="00120432">
        <w:rPr>
          <w:color w:val="000000"/>
        </w:rPr>
        <w:t>]</w:t>
      </w:r>
    </w:p>
    <w:p w14:paraId="7AF8E520" w14:textId="1A116F9D" w:rsidR="006F4616" w:rsidRPr="00120432" w:rsidRDefault="006F4616" w:rsidP="00C443F7">
      <w:pPr>
        <w:ind w:firstLine="284"/>
        <w:jc w:val="both"/>
        <w:rPr>
          <w:rFonts w:ascii="Times New Roman" w:eastAsiaTheme="minorEastAsia" w:hAnsi="Times New Roman" w:cs="Times New Roman"/>
          <w:bCs/>
          <w:i/>
          <w:iCs/>
          <w:sz w:val="24"/>
          <w:szCs w:val="24"/>
        </w:rPr>
      </w:pPr>
      <w:proofErr w:type="spellStart"/>
      <w:r w:rsidRPr="00120432">
        <w:rPr>
          <w:rFonts w:ascii="Times New Roman" w:eastAsiaTheme="minorEastAsia" w:hAnsi="Times New Roman" w:cs="Times New Roman"/>
          <w:bCs/>
          <w:i/>
          <w:iCs/>
          <w:sz w:val="24"/>
          <w:szCs w:val="24"/>
          <w:highlight w:val="yellow"/>
        </w:rPr>
        <w:t>Lujain</w:t>
      </w:r>
      <w:proofErr w:type="spellEnd"/>
      <w:r w:rsidRPr="00120432">
        <w:rPr>
          <w:rFonts w:ascii="Times New Roman" w:eastAsiaTheme="minorEastAsia" w:hAnsi="Times New Roman" w:cs="Times New Roman"/>
          <w:bCs/>
          <w:i/>
          <w:iCs/>
          <w:sz w:val="24"/>
          <w:szCs w:val="24"/>
          <w:highlight w:val="yellow"/>
        </w:rPr>
        <w:t xml:space="preserve"> does quick research to see if there is a familiar feature have been done before or not if </w:t>
      </w:r>
      <w:proofErr w:type="gramStart"/>
      <w:r w:rsidRPr="00120432">
        <w:rPr>
          <w:rFonts w:ascii="Times New Roman" w:eastAsiaTheme="minorEastAsia" w:hAnsi="Times New Roman" w:cs="Times New Roman"/>
          <w:bCs/>
          <w:i/>
          <w:iCs/>
          <w:sz w:val="24"/>
          <w:szCs w:val="24"/>
          <w:highlight w:val="yellow"/>
        </w:rPr>
        <w:t>not</w:t>
      </w:r>
      <w:proofErr w:type="gramEnd"/>
      <w:r w:rsidRPr="00120432">
        <w:rPr>
          <w:rFonts w:ascii="Times New Roman" w:eastAsiaTheme="minorEastAsia" w:hAnsi="Times New Roman" w:cs="Times New Roman"/>
          <w:bCs/>
          <w:i/>
          <w:iCs/>
          <w:sz w:val="24"/>
          <w:szCs w:val="24"/>
          <w:highlight w:val="yellow"/>
        </w:rPr>
        <w:t xml:space="preserve"> she looks for indirect research and </w:t>
      </w:r>
      <w:proofErr w:type="spellStart"/>
      <w:r w:rsidRPr="00120432">
        <w:rPr>
          <w:rFonts w:ascii="Times New Roman" w:eastAsiaTheme="minorEastAsia" w:hAnsi="Times New Roman" w:cs="Times New Roman"/>
          <w:bCs/>
          <w:i/>
          <w:iCs/>
          <w:sz w:val="24"/>
          <w:szCs w:val="24"/>
          <w:highlight w:val="yellow"/>
        </w:rPr>
        <w:t>Saif</w:t>
      </w:r>
      <w:proofErr w:type="spellEnd"/>
      <w:r w:rsidRPr="00120432">
        <w:rPr>
          <w:rFonts w:ascii="Times New Roman" w:eastAsiaTheme="minorEastAsia" w:hAnsi="Times New Roman" w:cs="Times New Roman"/>
          <w:bCs/>
          <w:i/>
          <w:iCs/>
          <w:sz w:val="24"/>
          <w:szCs w:val="24"/>
          <w:highlight w:val="yellow"/>
        </w:rPr>
        <w:t xml:space="preserve"> do formative research for core features.</w:t>
      </w:r>
    </w:p>
    <w:p w14:paraId="397AF26A" w14:textId="3E2871BC" w:rsidR="006F4616" w:rsidRDefault="006F4616" w:rsidP="00A14562">
      <w:pPr>
        <w:ind w:firstLine="57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N</w:t>
      </w:r>
      <w:r w:rsidRPr="000765B4">
        <w:rPr>
          <w:rFonts w:ascii="Times New Roman" w:eastAsiaTheme="minorEastAsia" w:hAnsi="Times New Roman" w:cs="Times New Roman"/>
          <w:bCs/>
          <w:sz w:val="24"/>
          <w:szCs w:val="24"/>
        </w:rPr>
        <w:t xml:space="preserve">early </w:t>
      </w:r>
      <w:proofErr w:type="gramStart"/>
      <w:r w:rsidRPr="000765B4">
        <w:rPr>
          <w:rFonts w:ascii="Times New Roman" w:eastAsiaTheme="minorEastAsia" w:hAnsi="Times New Roman" w:cs="Times New Roman"/>
          <w:bCs/>
          <w:sz w:val="24"/>
          <w:szCs w:val="24"/>
        </w:rPr>
        <w:t>all of</w:t>
      </w:r>
      <w:proofErr w:type="gramEnd"/>
      <w:r w:rsidRPr="000765B4">
        <w:rPr>
          <w:rFonts w:ascii="Times New Roman" w:eastAsiaTheme="minorEastAsia" w:hAnsi="Times New Roman" w:cs="Times New Roman"/>
          <w:bCs/>
          <w:sz w:val="24"/>
          <w:szCs w:val="24"/>
        </w:rPr>
        <w:t xml:space="preserve"> the participants </w:t>
      </w:r>
      <w:r w:rsidRPr="00690CB4">
        <w:rPr>
          <w:rFonts w:ascii="Times New Roman" w:eastAsiaTheme="minorEastAsia" w:hAnsi="Times New Roman" w:cs="Times New Roman"/>
          <w:bCs/>
          <w:sz w:val="24"/>
          <w:szCs w:val="24"/>
        </w:rPr>
        <w:t xml:space="preserve">stated that if a user story has a variety of stakeholders, a </w:t>
      </w:r>
      <w:r>
        <w:rPr>
          <w:rFonts w:ascii="Times New Roman" w:eastAsiaTheme="minorEastAsia" w:hAnsi="Times New Roman" w:cs="Times New Roman"/>
          <w:bCs/>
          <w:i/>
          <w:iCs/>
          <w:sz w:val="24"/>
          <w:szCs w:val="24"/>
        </w:rPr>
        <w:t>W</w:t>
      </w:r>
      <w:r w:rsidRPr="00690CB4">
        <w:rPr>
          <w:rFonts w:ascii="Times New Roman" w:eastAsiaTheme="minorEastAsia" w:hAnsi="Times New Roman" w:cs="Times New Roman"/>
          <w:bCs/>
          <w:i/>
          <w:iCs/>
          <w:sz w:val="24"/>
          <w:szCs w:val="24"/>
        </w:rPr>
        <w:t>orkshop</w:t>
      </w:r>
      <w:r w:rsidRPr="00690CB4">
        <w:rPr>
          <w:rFonts w:ascii="Times New Roman" w:eastAsiaTheme="minorEastAsia" w:hAnsi="Times New Roman" w:cs="Times New Roman"/>
          <w:bCs/>
          <w:sz w:val="24"/>
          <w:szCs w:val="24"/>
        </w:rPr>
        <w:t xml:space="preserve"> and </w:t>
      </w:r>
      <w:r w:rsidRPr="00690CB4">
        <w:rPr>
          <w:rFonts w:ascii="Times New Roman" w:eastAsiaTheme="minorEastAsia" w:hAnsi="Times New Roman" w:cs="Times New Roman"/>
          <w:bCs/>
          <w:i/>
          <w:iCs/>
          <w:sz w:val="24"/>
          <w:szCs w:val="24"/>
        </w:rPr>
        <w:t>Design review</w:t>
      </w:r>
      <w:r w:rsidRPr="00690CB4">
        <w:rPr>
          <w:rFonts w:ascii="Times New Roman" w:eastAsiaTheme="minorEastAsia" w:hAnsi="Times New Roman" w:cs="Times New Roman"/>
          <w:bCs/>
          <w:sz w:val="24"/>
          <w:szCs w:val="24"/>
        </w:rPr>
        <w:t xml:space="preserve"> are considered to ensure the user story is finalized by all the parties. </w:t>
      </w:r>
    </w:p>
    <w:p w14:paraId="6E341F08" w14:textId="2EBE158F" w:rsidR="00C443F7" w:rsidRDefault="00B862B8" w:rsidP="00C443F7">
      <w:pPr>
        <w:ind w:firstLine="284"/>
        <w:jc w:val="both"/>
        <w:rPr>
          <w:rFonts w:ascii="Times New Roman" w:eastAsiaTheme="minorEastAsia" w:hAnsi="Times New Roman" w:cs="Times New Roman"/>
          <w:bCs/>
          <w:sz w:val="24"/>
          <w:szCs w:val="24"/>
        </w:rPr>
      </w:pPr>
      <w:r w:rsidRPr="002B0D7F">
        <w:rPr>
          <w:rFonts w:ascii="Times New Roman" w:eastAsiaTheme="minorEastAsia" w:hAnsi="Times New Roman" w:cs="Times New Roman"/>
          <w:bCs/>
          <w:sz w:val="24"/>
          <w:szCs w:val="24"/>
          <w:highlight w:val="yellow"/>
        </w:rPr>
        <w:t xml:space="preserve">Nasser stated that he conducts </w:t>
      </w:r>
      <w:r w:rsidRPr="002B0D7F">
        <w:rPr>
          <w:rFonts w:ascii="Times New Roman" w:eastAsiaTheme="minorEastAsia" w:hAnsi="Times New Roman" w:cs="Times New Roman"/>
          <w:bCs/>
          <w:i/>
          <w:iCs/>
          <w:sz w:val="24"/>
          <w:szCs w:val="24"/>
          <w:highlight w:val="yellow"/>
        </w:rPr>
        <w:t>Task analysis</w:t>
      </w:r>
      <w:r w:rsidRPr="002B0D7F">
        <w:rPr>
          <w:rFonts w:ascii="Times New Roman" w:eastAsiaTheme="minorEastAsia" w:hAnsi="Times New Roman" w:cs="Times New Roman"/>
          <w:bCs/>
          <w:sz w:val="24"/>
          <w:szCs w:val="24"/>
          <w:highlight w:val="yellow"/>
        </w:rPr>
        <w:t xml:space="preserve"> when the user story is huge, or even when having a capacity of </w:t>
      </w:r>
      <w:r w:rsidR="002B0D7F" w:rsidRPr="002B0D7F">
        <w:rPr>
          <w:rFonts w:ascii="Times New Roman" w:eastAsiaTheme="minorEastAsia" w:hAnsi="Times New Roman" w:cs="Times New Roman"/>
          <w:bCs/>
          <w:sz w:val="24"/>
          <w:szCs w:val="24"/>
          <w:highlight w:val="yellow"/>
        </w:rPr>
        <w:t>recourses</w:t>
      </w:r>
      <w:r w:rsidRPr="002B0D7F">
        <w:rPr>
          <w:rFonts w:ascii="Times New Roman" w:eastAsiaTheme="minorEastAsia" w:hAnsi="Times New Roman" w:cs="Times New Roman"/>
          <w:bCs/>
          <w:sz w:val="24"/>
          <w:szCs w:val="24"/>
          <w:highlight w:val="yellow"/>
        </w:rPr>
        <w:t>.</w:t>
      </w:r>
    </w:p>
    <w:p w14:paraId="3CB294AA" w14:textId="763057B9" w:rsidR="006F4616" w:rsidRPr="00C443F7" w:rsidDel="00194A1E" w:rsidRDefault="006F4616" w:rsidP="00C443F7">
      <w:pPr>
        <w:ind w:firstLine="284"/>
        <w:jc w:val="both"/>
        <w:rPr>
          <w:del w:id="362" w:author="رزان الدوسري ID 443203966" w:date="2023-02-10T03:34:00Z"/>
          <w:rFonts w:ascii="Times New Roman" w:eastAsiaTheme="minorEastAsia" w:hAnsi="Times New Roman" w:cs="Times New Roman"/>
          <w:bCs/>
          <w:sz w:val="24"/>
          <w:szCs w:val="24"/>
        </w:rPr>
      </w:pPr>
      <w:del w:id="363" w:author="رزان الدوسري ID 443203966" w:date="2023-02-10T03:34:00Z">
        <w:r w:rsidRPr="008C360E" w:rsidDel="00194A1E">
          <w:rPr>
            <w:rFonts w:ascii="Times New Roman" w:eastAsiaTheme="minorEastAsia" w:hAnsi="Times New Roman" w:cs="Times New Roman"/>
            <w:bCs/>
            <w:sz w:val="24"/>
            <w:szCs w:val="24"/>
            <w:highlight w:val="yellow"/>
          </w:rPr>
          <w:delText>[discuss their answers’] …………………………………………………………………… ……………………………………………………………………………………………………………………………………………………………………………………………………………………………………………………………………………………………………………………………………………………………………………………………………………………………………………………………………………………………………………………………………………………………………………………………………………………………………………………………………………………………………………………………………………………………………………………………………………………</w:delText>
        </w:r>
      </w:del>
    </w:p>
    <w:p w14:paraId="1868901F" w14:textId="0C010C0B" w:rsidR="00C1728C" w:rsidRPr="008556CB" w:rsidDel="00AE6C26" w:rsidRDefault="006F4616" w:rsidP="008556CB">
      <w:pPr>
        <w:jc w:val="both"/>
        <w:rPr>
          <w:del w:id="364" w:author="رزان الدوسري ID 443203966" w:date="2023-02-10T03:36:00Z"/>
          <w:rFonts w:ascii="Times New Roman" w:eastAsiaTheme="minorEastAsia" w:hAnsi="Times New Roman" w:cs="Times New Roman"/>
          <w:bCs/>
          <w:sz w:val="24"/>
          <w:szCs w:val="24"/>
          <w:highlight w:val="yellow"/>
        </w:rPr>
        <w:sectPr w:rsidR="00C1728C" w:rsidRPr="008556CB" w:rsidDel="00AE6C26" w:rsidSect="00983BEC">
          <w:footerReference w:type="even" r:id="rId22"/>
          <w:footerReference w:type="default" r:id="rId23"/>
          <w:headerReference w:type="first" r:id="rId24"/>
          <w:pgSz w:w="12240" w:h="15840"/>
          <w:pgMar w:top="1440" w:right="1440" w:bottom="1440" w:left="1701" w:header="1151" w:footer="720" w:gutter="0"/>
          <w:cols w:space="708"/>
          <w:titlePg/>
          <w:docGrid w:linePitch="360"/>
        </w:sectPr>
      </w:pPr>
      <w:r w:rsidRPr="008C360E">
        <w:rPr>
          <w:rFonts w:ascii="Times New Roman" w:eastAsiaTheme="minorEastAsia" w:hAnsi="Times New Roman" w:cs="Times New Roman"/>
          <w:bCs/>
          <w:sz w:val="24"/>
          <w:szCs w:val="24"/>
          <w:highlight w:val="yellow"/>
        </w:rPr>
        <w:t>Based on the practitioners’ responses, they………………………………………………. ……………………………………………………………………………………………………………………………………………………………………………………………………</w:t>
      </w:r>
      <w:r w:rsidR="003338A3" w:rsidRPr="008C360E">
        <w:rPr>
          <w:rFonts w:ascii="Times New Roman" w:eastAsiaTheme="minorEastAsia" w:hAnsi="Times New Roman" w:cs="Times New Roman"/>
          <w:bCs/>
          <w:sz w:val="24"/>
          <w:szCs w:val="24"/>
          <w:highlight w:val="yellow"/>
        </w:rPr>
        <w:t>………………………………………………………………………………………………………………………………………………………………………………………………………………………………………………………………………………………………………………………………………………………………………………………………………</w:t>
      </w:r>
      <w:del w:id="365" w:author="رزان الدوسري ID 443203966" w:date="2023-02-10T03:35:00Z">
        <w:r w:rsidR="003338A3" w:rsidRPr="008C360E" w:rsidDel="00194A1E">
          <w:rPr>
            <w:rFonts w:ascii="Times New Roman" w:eastAsiaTheme="minorEastAsia" w:hAnsi="Times New Roman" w:cs="Times New Roman"/>
            <w:bCs/>
            <w:sz w:val="24"/>
            <w:szCs w:val="24"/>
            <w:highlight w:val="yellow"/>
          </w:rPr>
          <w:delText>…</w:delText>
        </w:r>
      </w:del>
    </w:p>
    <w:p w14:paraId="65514D1F" w14:textId="755C0488" w:rsidR="002F1DA9" w:rsidDel="0026675E" w:rsidRDefault="00AA69E2">
      <w:pPr>
        <w:jc w:val="both"/>
        <w:rPr>
          <w:del w:id="366" w:author="رزان الدوسري ID 443203966" w:date="2023-02-09T11:13:00Z"/>
          <w:rFonts w:ascii="Times New Roman" w:eastAsiaTheme="minorEastAsia" w:hAnsi="Times New Roman" w:cs="Times New Roman"/>
          <w:bCs/>
          <w:sz w:val="24"/>
          <w:szCs w:val="24"/>
          <w:highlight w:val="yellow"/>
        </w:rPr>
      </w:pPr>
      <w:del w:id="367" w:author="رزان الدوسري ID 443203966" w:date="2023-02-10T03:35:00Z">
        <w:r w:rsidDel="00194A1E">
          <w:rPr>
            <w:noProof/>
          </w:rPr>
          <mc:AlternateContent>
            <mc:Choice Requires="wps">
              <w:drawing>
                <wp:anchor distT="0" distB="0" distL="114300" distR="114300" simplePos="0" relativeHeight="251652109" behindDoc="0" locked="0" layoutInCell="1" allowOverlap="1" wp14:anchorId="4A8D54A1" wp14:editId="3B9FFD26">
                  <wp:simplePos x="0" y="0"/>
                  <wp:positionH relativeFrom="column">
                    <wp:posOffset>177800</wp:posOffset>
                  </wp:positionH>
                  <wp:positionV relativeFrom="paragraph">
                    <wp:posOffset>4648906</wp:posOffset>
                  </wp:positionV>
                  <wp:extent cx="5319395" cy="635"/>
                  <wp:effectExtent l="0" t="0" r="1905" b="0"/>
                  <wp:wrapTopAndBottom/>
                  <wp:docPr id="68" name="Text Box 68"/>
                  <wp:cNvGraphicFramePr/>
                  <a:graphic xmlns:a="http://schemas.openxmlformats.org/drawingml/2006/main">
                    <a:graphicData uri="http://schemas.microsoft.com/office/word/2010/wordprocessingShape">
                      <wps:wsp>
                        <wps:cNvSpPr txBox="1"/>
                        <wps:spPr>
                          <a:xfrm>
                            <a:off x="0" y="0"/>
                            <a:ext cx="5319395" cy="635"/>
                          </a:xfrm>
                          <a:prstGeom prst="rect">
                            <a:avLst/>
                          </a:prstGeom>
                          <a:solidFill>
                            <a:prstClr val="white"/>
                          </a:solidFill>
                          <a:ln>
                            <a:noFill/>
                          </a:ln>
                        </wps:spPr>
                        <wps:txbx>
                          <w:txbxContent>
                            <w:p w14:paraId="79973D93" w14:textId="1F7838CF" w:rsidR="00C1728C" w:rsidRPr="00816131" w:rsidRDefault="00C1728C" w:rsidP="00C1728C">
                              <w:pPr>
                                <w:pStyle w:val="Caption"/>
                                <w:jc w:val="center"/>
                                <w:rPr>
                                  <w:rFonts w:ascii="Times New Roman" w:eastAsiaTheme="minorEastAsia" w:hAnsi="Times New Roman" w:cs="Times New Roman"/>
                                  <w:bCs/>
                                  <w:i w:val="0"/>
                                  <w:iCs w:val="0"/>
                                  <w:noProof/>
                                  <w:color w:val="auto"/>
                                  <w:sz w:val="20"/>
                                  <w:szCs w:val="20"/>
                                </w:rPr>
                              </w:pPr>
                              <w:bookmarkStart w:id="368" w:name="_Toc125418777"/>
                              <w:r w:rsidRPr="00816131">
                                <w:rPr>
                                  <w:rFonts w:ascii="Times New Roman" w:hAnsi="Times New Roman" w:cs="Times New Roman"/>
                                  <w:i w:val="0"/>
                                  <w:iCs w:val="0"/>
                                  <w:color w:val="auto"/>
                                  <w:sz w:val="20"/>
                                  <w:szCs w:val="20"/>
                                </w:rPr>
                                <w:t xml:space="preserve">Figure </w:t>
                              </w:r>
                              <w:r w:rsidRPr="00816131">
                                <w:rPr>
                                  <w:rFonts w:ascii="Times New Roman" w:hAnsi="Times New Roman" w:cs="Times New Roman"/>
                                  <w:i w:val="0"/>
                                  <w:iCs w:val="0"/>
                                  <w:color w:val="auto"/>
                                  <w:sz w:val="20"/>
                                  <w:szCs w:val="20"/>
                                </w:rPr>
                                <w:fldChar w:fldCharType="begin"/>
                              </w:r>
                              <w:r w:rsidRPr="00816131">
                                <w:rPr>
                                  <w:rFonts w:ascii="Times New Roman" w:hAnsi="Times New Roman" w:cs="Times New Roman"/>
                                  <w:i w:val="0"/>
                                  <w:iCs w:val="0"/>
                                  <w:color w:val="auto"/>
                                  <w:sz w:val="20"/>
                                  <w:szCs w:val="20"/>
                                </w:rPr>
                                <w:instrText xml:space="preserve"> SEQ Figure \* ARABIC </w:instrText>
                              </w:r>
                              <w:r w:rsidRPr="00816131">
                                <w:rPr>
                                  <w:rFonts w:ascii="Times New Roman" w:hAnsi="Times New Roman" w:cs="Times New Roman"/>
                                  <w:i w:val="0"/>
                                  <w:iCs w:val="0"/>
                                  <w:color w:val="auto"/>
                                  <w:sz w:val="20"/>
                                  <w:szCs w:val="20"/>
                                </w:rPr>
                                <w:fldChar w:fldCharType="separate"/>
                              </w:r>
                              <w:r w:rsidR="006A12AF" w:rsidRPr="00816131">
                                <w:rPr>
                                  <w:rFonts w:ascii="Times New Roman" w:hAnsi="Times New Roman" w:cs="Times New Roman"/>
                                  <w:i w:val="0"/>
                                  <w:iCs w:val="0"/>
                                  <w:noProof/>
                                  <w:color w:val="auto"/>
                                  <w:sz w:val="20"/>
                                  <w:szCs w:val="20"/>
                                </w:rPr>
                                <w:t>6</w:t>
                              </w:r>
                              <w:r w:rsidRPr="00816131">
                                <w:rPr>
                                  <w:rFonts w:ascii="Times New Roman" w:hAnsi="Times New Roman" w:cs="Times New Roman"/>
                                  <w:i w:val="0"/>
                                  <w:iCs w:val="0"/>
                                  <w:color w:val="auto"/>
                                  <w:sz w:val="20"/>
                                  <w:szCs w:val="20"/>
                                </w:rPr>
                                <w:fldChar w:fldCharType="end"/>
                              </w:r>
                              <w:r w:rsidRPr="00816131">
                                <w:rPr>
                                  <w:rFonts w:ascii="Times New Roman" w:hAnsi="Times New Roman" w:cs="Times New Roman"/>
                                  <w:i w:val="0"/>
                                  <w:iCs w:val="0"/>
                                  <w:color w:val="auto"/>
                                  <w:sz w:val="20"/>
                                  <w:szCs w:val="20"/>
                                </w:rPr>
                                <w:t>. Summary of RQ results</w:t>
                              </w:r>
                              <w:bookmarkEnd w:id="3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8D54A1" id="Text Box 68" o:spid="_x0000_s1029" type="#_x0000_t202" style="position:absolute;left:0;text-align:left;margin-left:14pt;margin-top:366.05pt;width:418.85pt;height:.05pt;z-index:25165210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" stroked="f">
                  <v:textbox style="mso-fit-shape-to-text:t" inset="0,0,0,0">
                    <w:txbxContent>
                      <w:p w14:paraId="79973D93" w14:textId="1F7838CF" w:rsidR="00C1728C" w:rsidRPr="00816131" w:rsidRDefault="00C1728C" w:rsidP="00C1728C">
                        <w:pPr>
                          <w:pStyle w:val="Caption"/>
                          <w:jc w:val="center"/>
                          <w:rPr>
                            <w:rFonts w:ascii="Times New Roman" w:eastAsiaTheme="minorEastAsia" w:hAnsi="Times New Roman" w:cs="Times New Roman"/>
                            <w:bCs/>
                            <w:i w:val="0"/>
                            <w:iCs w:val="0"/>
                            <w:noProof/>
                            <w:color w:val="auto"/>
                            <w:sz w:val="20"/>
                            <w:szCs w:val="20"/>
                          </w:rPr>
                        </w:pPr>
                        <w:bookmarkStart w:id="369" w:name="_Toc125418777"/>
                        <w:r w:rsidRPr="00816131">
                          <w:rPr>
                            <w:rFonts w:ascii="Times New Roman" w:hAnsi="Times New Roman" w:cs="Times New Roman"/>
                            <w:i w:val="0"/>
                            <w:iCs w:val="0"/>
                            <w:color w:val="auto"/>
                            <w:sz w:val="20"/>
                            <w:szCs w:val="20"/>
                          </w:rPr>
                          <w:t xml:space="preserve">Figure </w:t>
                        </w:r>
                        <w:r w:rsidRPr="00816131">
                          <w:rPr>
                            <w:rFonts w:ascii="Times New Roman" w:hAnsi="Times New Roman" w:cs="Times New Roman"/>
                            <w:i w:val="0"/>
                            <w:iCs w:val="0"/>
                            <w:color w:val="auto"/>
                            <w:sz w:val="20"/>
                            <w:szCs w:val="20"/>
                          </w:rPr>
                          <w:fldChar w:fldCharType="begin"/>
                        </w:r>
                        <w:r w:rsidRPr="00816131">
                          <w:rPr>
                            <w:rFonts w:ascii="Times New Roman" w:hAnsi="Times New Roman" w:cs="Times New Roman"/>
                            <w:i w:val="0"/>
                            <w:iCs w:val="0"/>
                            <w:color w:val="auto"/>
                            <w:sz w:val="20"/>
                            <w:szCs w:val="20"/>
                          </w:rPr>
                          <w:instrText xml:space="preserve"> SEQ Figure \* ARABIC </w:instrText>
                        </w:r>
                        <w:r w:rsidRPr="00816131">
                          <w:rPr>
                            <w:rFonts w:ascii="Times New Roman" w:hAnsi="Times New Roman" w:cs="Times New Roman"/>
                            <w:i w:val="0"/>
                            <w:iCs w:val="0"/>
                            <w:color w:val="auto"/>
                            <w:sz w:val="20"/>
                            <w:szCs w:val="20"/>
                          </w:rPr>
                          <w:fldChar w:fldCharType="separate"/>
                        </w:r>
                        <w:r w:rsidR="006A12AF" w:rsidRPr="00816131">
                          <w:rPr>
                            <w:rFonts w:ascii="Times New Roman" w:hAnsi="Times New Roman" w:cs="Times New Roman"/>
                            <w:i w:val="0"/>
                            <w:iCs w:val="0"/>
                            <w:noProof/>
                            <w:color w:val="auto"/>
                            <w:sz w:val="20"/>
                            <w:szCs w:val="20"/>
                          </w:rPr>
                          <w:t>6</w:t>
                        </w:r>
                        <w:r w:rsidRPr="00816131">
                          <w:rPr>
                            <w:rFonts w:ascii="Times New Roman" w:hAnsi="Times New Roman" w:cs="Times New Roman"/>
                            <w:i w:val="0"/>
                            <w:iCs w:val="0"/>
                            <w:color w:val="auto"/>
                            <w:sz w:val="20"/>
                            <w:szCs w:val="20"/>
                          </w:rPr>
                          <w:fldChar w:fldCharType="end"/>
                        </w:r>
                        <w:r w:rsidRPr="00816131">
                          <w:rPr>
                            <w:rFonts w:ascii="Times New Roman" w:hAnsi="Times New Roman" w:cs="Times New Roman"/>
                            <w:i w:val="0"/>
                            <w:iCs w:val="0"/>
                            <w:color w:val="auto"/>
                            <w:sz w:val="20"/>
                            <w:szCs w:val="20"/>
                          </w:rPr>
                          <w:t>. Summary of RQ results</w:t>
                        </w:r>
                        <w:bookmarkEnd w:id="369"/>
                      </w:p>
                    </w:txbxContent>
                  </v:textbox>
                  <w10:wrap type="topAndBottom"/>
                </v:shape>
              </w:pict>
            </mc:Fallback>
          </mc:AlternateContent>
        </w:r>
        <w:r w:rsidDel="00194A1E">
          <w:rPr>
            <w:bCs/>
            <w:noProof/>
          </w:rPr>
          <w:drawing>
            <wp:anchor distT="0" distB="0" distL="114300" distR="114300" simplePos="0" relativeHeight="251652108" behindDoc="0" locked="0" layoutInCell="1" allowOverlap="1" wp14:anchorId="74B1927B" wp14:editId="4532742F">
              <wp:simplePos x="0" y="0"/>
              <wp:positionH relativeFrom="column">
                <wp:posOffset>113524</wp:posOffset>
              </wp:positionH>
              <wp:positionV relativeFrom="paragraph">
                <wp:posOffset>0</wp:posOffset>
              </wp:positionV>
              <wp:extent cx="5400675" cy="4645660"/>
              <wp:effectExtent l="0" t="0" r="0" b="254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675" cy="4645660"/>
                      </a:xfrm>
                      <a:prstGeom prst="rect">
                        <a:avLst/>
                      </a:prstGeom>
                    </pic:spPr>
                  </pic:pic>
                </a:graphicData>
              </a:graphic>
              <wp14:sizeRelH relativeFrom="page">
                <wp14:pctWidth>0</wp14:pctWidth>
              </wp14:sizeRelH>
              <wp14:sizeRelV relativeFrom="page">
                <wp14:pctHeight>0</wp14:pctHeight>
              </wp14:sizeRelV>
            </wp:anchor>
          </w:drawing>
        </w:r>
        <w:r w:rsidR="008556CB" w:rsidRPr="008C360E" w:rsidDel="00194A1E">
          <w:rPr>
            <w:rFonts w:ascii="Times New Roman" w:eastAsiaTheme="minorEastAsia" w:hAnsi="Times New Roman" w:cs="Times New Roman"/>
            <w:bCs/>
            <w:sz w:val="24"/>
            <w:szCs w:val="24"/>
            <w:highlight w:val="yellow"/>
          </w:rPr>
          <w:delText>……………………………………………………………………………………………………………………………………………………………………………………………………………………………………………………………………………………………………………………………………………………………………………………………………………………………………………………………………………………………………………</w:delText>
        </w:r>
        <w:r w:rsidR="00C1728C" w:rsidRPr="008C360E" w:rsidDel="00194A1E">
          <w:rPr>
            <w:rFonts w:ascii="Times New Roman" w:eastAsiaTheme="minorEastAsia" w:hAnsi="Times New Roman" w:cs="Times New Roman"/>
            <w:bCs/>
            <w:sz w:val="24"/>
            <w:szCs w:val="24"/>
            <w:highlight w:val="yellow"/>
          </w:rPr>
          <w:delText>……………………………………………………………………………………………………………………………………………………………………………………………………………………………………………………………………………………………………………………………………………………………………………………………………………………………………………………………………………………………………………………………………………………………………………………………………………………………………………………………………………………………</w:delText>
        </w:r>
      </w:del>
    </w:p>
    <w:p w14:paraId="7B089698" w14:textId="1D73D649" w:rsidR="002F1DA9" w:rsidRPr="00B204DD" w:rsidDel="0026675E" w:rsidRDefault="002F1DA9" w:rsidP="002F1DA9">
      <w:pPr>
        <w:pStyle w:val="Heading2"/>
        <w:numPr>
          <w:ilvl w:val="2"/>
          <w:numId w:val="2"/>
        </w:numPr>
        <w:spacing w:before="0" w:line="480" w:lineRule="auto"/>
        <w:rPr>
          <w:del w:id="370" w:author="رزان الدوسري ID 443203966" w:date="2023-02-09T11:13:00Z"/>
          <w:rFonts w:ascii="Times New Roman" w:hAnsi="Times New Roman" w:cs="Times New Roman"/>
          <w:b/>
          <w:bCs/>
          <w:color w:val="auto"/>
          <w:sz w:val="28"/>
          <w:szCs w:val="28"/>
        </w:rPr>
      </w:pPr>
      <w:del w:id="371" w:author="رزان الدوسري ID 443203966" w:date="2023-02-09T11:13:00Z">
        <w:r w:rsidDel="0026675E">
          <w:rPr>
            <w:rFonts w:ascii="Times New Roman" w:hAnsi="Times New Roman" w:cs="Times New Roman"/>
            <w:b/>
            <w:bCs/>
            <w:color w:val="auto"/>
            <w:sz w:val="28"/>
            <w:szCs w:val="28"/>
          </w:rPr>
          <w:delText>……..</w:delText>
        </w:r>
      </w:del>
    </w:p>
    <w:p w14:paraId="0F208F4D" w14:textId="18344AEE" w:rsidR="00000000" w:rsidRDefault="00000000">
      <w:pPr>
        <w:rPr>
          <w:rFonts w:ascii="Times New Roman" w:eastAsiaTheme="minorEastAsia" w:hAnsi="Times New Roman" w:cs="Times New Roman"/>
          <w:sz w:val="24"/>
          <w:szCs w:val="24"/>
          <w:highlight w:val="yellow"/>
          <w:rPrChange w:id="372" w:author="رزان الدوسري ID 443203966" w:date="2023-02-10T03:35:00Z">
            <w:rPr>
              <w:rFonts w:ascii="Times New Roman" w:eastAsiaTheme="minorEastAsia" w:hAnsi="Times New Roman" w:cs="Times New Roman"/>
              <w:bCs/>
              <w:sz w:val="24"/>
              <w:szCs w:val="24"/>
              <w:highlight w:val="yellow"/>
            </w:rPr>
          </w:rPrChange>
        </w:rPr>
        <w:sectPr w:rsidR="00000000" w:rsidSect="00601E93">
          <w:footerReference w:type="even" r:id="rId26"/>
          <w:footerReference w:type="default" r:id="rId27"/>
          <w:headerReference w:type="first" r:id="rId28"/>
          <w:pgSz w:w="12240" w:h="15840"/>
          <w:pgMar w:top="1440" w:right="1440" w:bottom="1440" w:left="1701" w:header="1151" w:footer="720" w:gutter="0"/>
          <w:cols w:space="708"/>
          <w:docGrid w:linePitch="360"/>
        </w:sectPr>
        <w:pPrChange w:id="373" w:author="رزان الدوسري ID 443203966" w:date="2023-02-10T03:35:00Z">
          <w:pPr>
            <w:jc w:val="both"/>
          </w:pPr>
        </w:pPrChange>
      </w:pPr>
    </w:p>
    <w:tbl>
      <w:tblPr>
        <w:tblStyle w:val="TableGrid"/>
        <w:tblW w:w="13904" w:type="dxa"/>
        <w:jc w:val="center"/>
        <w:shd w:val="clear" w:color="auto" w:fill="E7E6E6" w:themeFill="background2"/>
        <w:tblLayout w:type="fixed"/>
        <w:tblLook w:val="04A0" w:firstRow="1" w:lastRow="0" w:firstColumn="1" w:lastColumn="0" w:noHBand="0" w:noVBand="1"/>
      </w:tblPr>
      <w:tblGrid>
        <w:gridCol w:w="1158"/>
        <w:gridCol w:w="1159"/>
        <w:gridCol w:w="1159"/>
        <w:gridCol w:w="1158"/>
        <w:gridCol w:w="1159"/>
        <w:gridCol w:w="1159"/>
        <w:gridCol w:w="1158"/>
        <w:gridCol w:w="1159"/>
        <w:gridCol w:w="1159"/>
        <w:gridCol w:w="1159"/>
        <w:gridCol w:w="1158"/>
        <w:gridCol w:w="1159"/>
      </w:tblGrid>
      <w:tr w:rsidR="00E717CD" w:rsidRPr="008D4032" w14:paraId="7C25E953" w14:textId="77777777" w:rsidTr="008D4032">
        <w:trPr>
          <w:trHeight w:val="771"/>
          <w:jc w:val="center"/>
        </w:trPr>
        <w:tc>
          <w:tcPr>
            <w:tcW w:w="1158" w:type="dxa"/>
            <w:shd w:val="clear" w:color="auto" w:fill="E2EFD9" w:themeFill="accent6" w:themeFillTint="33"/>
            <w:vAlign w:val="center"/>
          </w:tcPr>
          <w:p w14:paraId="56D13FF2"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lastRenderedPageBreak/>
              <w:t>1</w:t>
            </w:r>
          </w:p>
        </w:tc>
        <w:tc>
          <w:tcPr>
            <w:tcW w:w="1159" w:type="dxa"/>
            <w:shd w:val="clear" w:color="auto" w:fill="E2EFD9" w:themeFill="accent6" w:themeFillTint="33"/>
            <w:vAlign w:val="center"/>
          </w:tcPr>
          <w:p w14:paraId="348F0733"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6E13F2A9"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0E513402"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5C44F8E2"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5</w:t>
            </w:r>
          </w:p>
        </w:tc>
        <w:tc>
          <w:tcPr>
            <w:tcW w:w="1159" w:type="dxa"/>
            <w:shd w:val="clear" w:color="auto" w:fill="E2EFD9" w:themeFill="accent6" w:themeFillTint="33"/>
            <w:vAlign w:val="center"/>
          </w:tcPr>
          <w:p w14:paraId="5D0CCCDE"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4F1C4786"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6</w:t>
            </w:r>
          </w:p>
        </w:tc>
        <w:tc>
          <w:tcPr>
            <w:tcW w:w="1159" w:type="dxa"/>
            <w:shd w:val="clear" w:color="auto" w:fill="E7E6E6" w:themeFill="background2"/>
            <w:vAlign w:val="center"/>
          </w:tcPr>
          <w:p w14:paraId="0AF0C895"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7</w:t>
            </w:r>
          </w:p>
        </w:tc>
        <w:tc>
          <w:tcPr>
            <w:tcW w:w="1159" w:type="dxa"/>
            <w:shd w:val="clear" w:color="auto" w:fill="E7E6E6" w:themeFill="background2"/>
            <w:vAlign w:val="center"/>
          </w:tcPr>
          <w:p w14:paraId="524BBAFE"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3E518B53"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8</w:t>
            </w:r>
          </w:p>
        </w:tc>
        <w:tc>
          <w:tcPr>
            <w:tcW w:w="1158" w:type="dxa"/>
            <w:shd w:val="clear" w:color="auto" w:fill="E2EFD9" w:themeFill="accent6" w:themeFillTint="33"/>
            <w:vAlign w:val="center"/>
          </w:tcPr>
          <w:p w14:paraId="595ABBF4"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9</w:t>
            </w:r>
          </w:p>
        </w:tc>
        <w:tc>
          <w:tcPr>
            <w:tcW w:w="1159" w:type="dxa"/>
            <w:shd w:val="clear" w:color="auto" w:fill="E2EFD9" w:themeFill="accent6" w:themeFillTint="33"/>
            <w:vAlign w:val="center"/>
          </w:tcPr>
          <w:p w14:paraId="08E96074"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10</w:t>
            </w:r>
          </w:p>
        </w:tc>
      </w:tr>
      <w:tr w:rsidR="00E717CD" w:rsidRPr="008D4032" w14:paraId="5EFE41C0" w14:textId="77777777" w:rsidTr="008D4032">
        <w:trPr>
          <w:trHeight w:val="771"/>
          <w:jc w:val="center"/>
        </w:trPr>
        <w:tc>
          <w:tcPr>
            <w:tcW w:w="1158" w:type="dxa"/>
            <w:shd w:val="clear" w:color="auto" w:fill="E2EFD9" w:themeFill="accent6" w:themeFillTint="33"/>
            <w:vAlign w:val="center"/>
          </w:tcPr>
          <w:p w14:paraId="55751547"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1</w:t>
            </w:r>
          </w:p>
        </w:tc>
        <w:tc>
          <w:tcPr>
            <w:tcW w:w="1159" w:type="dxa"/>
            <w:shd w:val="clear" w:color="auto" w:fill="E2EFD9" w:themeFill="accent6" w:themeFillTint="33"/>
            <w:vAlign w:val="center"/>
          </w:tcPr>
          <w:p w14:paraId="07BE3603"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2</w:t>
            </w:r>
          </w:p>
        </w:tc>
        <w:tc>
          <w:tcPr>
            <w:tcW w:w="1159" w:type="dxa"/>
            <w:shd w:val="clear" w:color="auto" w:fill="E2EFD9" w:themeFill="accent6" w:themeFillTint="33"/>
            <w:vAlign w:val="center"/>
          </w:tcPr>
          <w:p w14:paraId="272AD62D"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3</w:t>
            </w:r>
          </w:p>
        </w:tc>
        <w:tc>
          <w:tcPr>
            <w:tcW w:w="1158" w:type="dxa"/>
            <w:shd w:val="clear" w:color="auto" w:fill="E2EFD9" w:themeFill="accent6" w:themeFillTint="33"/>
            <w:vAlign w:val="center"/>
          </w:tcPr>
          <w:p w14:paraId="316741F5"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4</w:t>
            </w:r>
          </w:p>
        </w:tc>
        <w:tc>
          <w:tcPr>
            <w:tcW w:w="1159" w:type="dxa"/>
            <w:shd w:val="clear" w:color="auto" w:fill="E2EFD9" w:themeFill="accent6" w:themeFillTint="33"/>
            <w:vAlign w:val="center"/>
          </w:tcPr>
          <w:p w14:paraId="615A2407"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5</w:t>
            </w:r>
          </w:p>
        </w:tc>
        <w:tc>
          <w:tcPr>
            <w:tcW w:w="1159" w:type="dxa"/>
            <w:shd w:val="clear" w:color="auto" w:fill="E2EFD9" w:themeFill="accent6" w:themeFillTint="33"/>
            <w:vAlign w:val="center"/>
          </w:tcPr>
          <w:p w14:paraId="5A24FA15"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6</w:t>
            </w:r>
          </w:p>
        </w:tc>
        <w:tc>
          <w:tcPr>
            <w:tcW w:w="1158" w:type="dxa"/>
            <w:shd w:val="clear" w:color="auto" w:fill="E2EFD9" w:themeFill="accent6" w:themeFillTint="33"/>
            <w:vAlign w:val="center"/>
          </w:tcPr>
          <w:p w14:paraId="579AD3CA"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7</w:t>
            </w:r>
          </w:p>
        </w:tc>
        <w:tc>
          <w:tcPr>
            <w:tcW w:w="1159" w:type="dxa"/>
            <w:shd w:val="clear" w:color="auto" w:fill="E7E6E6" w:themeFill="background2"/>
            <w:vAlign w:val="center"/>
          </w:tcPr>
          <w:p w14:paraId="69BBD641"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8</w:t>
            </w:r>
          </w:p>
        </w:tc>
        <w:tc>
          <w:tcPr>
            <w:tcW w:w="1159" w:type="dxa"/>
            <w:shd w:val="clear" w:color="auto" w:fill="E7E6E6" w:themeFill="background2"/>
            <w:vAlign w:val="center"/>
          </w:tcPr>
          <w:p w14:paraId="66176EB3"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2BFEC93B"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9</w:t>
            </w:r>
          </w:p>
        </w:tc>
        <w:tc>
          <w:tcPr>
            <w:tcW w:w="1158" w:type="dxa"/>
            <w:shd w:val="clear" w:color="auto" w:fill="E2EFD9" w:themeFill="accent6" w:themeFillTint="33"/>
            <w:vAlign w:val="center"/>
          </w:tcPr>
          <w:p w14:paraId="687AAE1A"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10</w:t>
            </w:r>
          </w:p>
        </w:tc>
        <w:tc>
          <w:tcPr>
            <w:tcW w:w="1159" w:type="dxa"/>
            <w:shd w:val="clear" w:color="auto" w:fill="E2EFD9" w:themeFill="accent6" w:themeFillTint="33"/>
            <w:vAlign w:val="center"/>
          </w:tcPr>
          <w:p w14:paraId="45761B33"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11</w:t>
            </w:r>
          </w:p>
        </w:tc>
      </w:tr>
      <w:tr w:rsidR="00E717CD" w:rsidRPr="008D4032" w14:paraId="1CF366B8" w14:textId="77777777" w:rsidTr="008D4032">
        <w:trPr>
          <w:trHeight w:val="771"/>
          <w:jc w:val="center"/>
        </w:trPr>
        <w:tc>
          <w:tcPr>
            <w:tcW w:w="1158" w:type="dxa"/>
            <w:shd w:val="clear" w:color="auto" w:fill="E2EFD9" w:themeFill="accent6" w:themeFillTint="33"/>
            <w:vAlign w:val="center"/>
          </w:tcPr>
          <w:p w14:paraId="5B2D54DD"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Design review</w:t>
            </w:r>
          </w:p>
        </w:tc>
        <w:tc>
          <w:tcPr>
            <w:tcW w:w="1159" w:type="dxa"/>
            <w:shd w:val="clear" w:color="auto" w:fill="E2EFD9" w:themeFill="accent6" w:themeFillTint="33"/>
            <w:vAlign w:val="center"/>
          </w:tcPr>
          <w:p w14:paraId="751D949F"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Design review</w:t>
            </w:r>
          </w:p>
        </w:tc>
        <w:tc>
          <w:tcPr>
            <w:tcW w:w="1159" w:type="dxa"/>
            <w:shd w:val="clear" w:color="auto" w:fill="E2EFD9" w:themeFill="accent6" w:themeFillTint="33"/>
            <w:vAlign w:val="center"/>
          </w:tcPr>
          <w:p w14:paraId="0ADB9F03"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Design review</w:t>
            </w:r>
          </w:p>
        </w:tc>
        <w:tc>
          <w:tcPr>
            <w:tcW w:w="1158" w:type="dxa"/>
            <w:shd w:val="clear" w:color="auto" w:fill="E2EFD9" w:themeFill="accent6" w:themeFillTint="33"/>
            <w:vAlign w:val="center"/>
          </w:tcPr>
          <w:p w14:paraId="266FE453"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Design review</w:t>
            </w:r>
          </w:p>
        </w:tc>
        <w:tc>
          <w:tcPr>
            <w:tcW w:w="1159" w:type="dxa"/>
            <w:shd w:val="clear" w:color="auto" w:fill="E2EFD9" w:themeFill="accent6" w:themeFillTint="33"/>
            <w:vAlign w:val="center"/>
          </w:tcPr>
          <w:p w14:paraId="2D96FA67"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Design review</w:t>
            </w:r>
          </w:p>
        </w:tc>
        <w:tc>
          <w:tcPr>
            <w:tcW w:w="1159" w:type="dxa"/>
            <w:shd w:val="clear" w:color="auto" w:fill="E2EFD9" w:themeFill="accent6" w:themeFillTint="33"/>
            <w:vAlign w:val="center"/>
          </w:tcPr>
          <w:p w14:paraId="14110861"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Design review</w:t>
            </w:r>
          </w:p>
        </w:tc>
        <w:tc>
          <w:tcPr>
            <w:tcW w:w="1158" w:type="dxa"/>
            <w:shd w:val="clear" w:color="auto" w:fill="E2EFD9" w:themeFill="accent6" w:themeFillTint="33"/>
            <w:vAlign w:val="center"/>
          </w:tcPr>
          <w:p w14:paraId="6C7B253C"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Design review</w:t>
            </w:r>
          </w:p>
        </w:tc>
        <w:tc>
          <w:tcPr>
            <w:tcW w:w="1159" w:type="dxa"/>
            <w:shd w:val="clear" w:color="auto" w:fill="E7E6E6" w:themeFill="background2"/>
            <w:vAlign w:val="center"/>
          </w:tcPr>
          <w:p w14:paraId="4B50713F" w14:textId="77777777" w:rsidR="002F1DA9" w:rsidRPr="008D4032" w:rsidRDefault="002F1DA9" w:rsidP="008D4032">
            <w:pPr>
              <w:spacing w:after="0" w:line="240" w:lineRule="auto"/>
              <w:jc w:val="center"/>
              <w:rPr>
                <w:rFonts w:cs="Calibri"/>
                <w:sz w:val="18"/>
                <w:szCs w:val="18"/>
                <w:highlight w:val="yellow"/>
              </w:rPr>
            </w:pPr>
            <w:r w:rsidRPr="008D4032">
              <w:rPr>
                <w:rFonts w:cs="Calibri"/>
                <w:sz w:val="18"/>
                <w:szCs w:val="18"/>
              </w:rPr>
              <w:t>Design review</w:t>
            </w:r>
          </w:p>
        </w:tc>
        <w:tc>
          <w:tcPr>
            <w:tcW w:w="1159" w:type="dxa"/>
            <w:shd w:val="clear" w:color="auto" w:fill="E7E6E6" w:themeFill="background2"/>
            <w:vAlign w:val="center"/>
          </w:tcPr>
          <w:p w14:paraId="681560DD"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1731FC78"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Workshop</w:t>
            </w:r>
          </w:p>
        </w:tc>
        <w:tc>
          <w:tcPr>
            <w:tcW w:w="1158" w:type="dxa"/>
            <w:shd w:val="clear" w:color="auto" w:fill="E2EFD9" w:themeFill="accent6" w:themeFillTint="33"/>
            <w:vAlign w:val="center"/>
          </w:tcPr>
          <w:p w14:paraId="73AF3692" w14:textId="77777777" w:rsidR="002F1DA9" w:rsidRPr="008D4032" w:rsidRDefault="002F1DA9" w:rsidP="008D4032">
            <w:pPr>
              <w:spacing w:after="0" w:line="240" w:lineRule="auto"/>
              <w:jc w:val="center"/>
              <w:rPr>
                <w:rFonts w:cs="Calibri"/>
                <w:sz w:val="18"/>
                <w:szCs w:val="18"/>
                <w:highlight w:val="cyan"/>
              </w:rPr>
            </w:pPr>
            <w:r w:rsidRPr="008D4032">
              <w:rPr>
                <w:rFonts w:cs="Calibri"/>
                <w:sz w:val="18"/>
                <w:szCs w:val="18"/>
              </w:rPr>
              <w:t>Design review</w:t>
            </w:r>
          </w:p>
        </w:tc>
        <w:tc>
          <w:tcPr>
            <w:tcW w:w="1159" w:type="dxa"/>
            <w:shd w:val="clear" w:color="auto" w:fill="E2EFD9" w:themeFill="accent6" w:themeFillTint="33"/>
            <w:vAlign w:val="center"/>
          </w:tcPr>
          <w:p w14:paraId="23CD7AF9"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Design review</w:t>
            </w:r>
          </w:p>
        </w:tc>
      </w:tr>
      <w:tr w:rsidR="00E717CD" w:rsidRPr="008D4032" w14:paraId="7680FADB" w14:textId="77777777" w:rsidTr="008D4032">
        <w:trPr>
          <w:trHeight w:val="771"/>
          <w:jc w:val="center"/>
        </w:trPr>
        <w:tc>
          <w:tcPr>
            <w:tcW w:w="1158" w:type="dxa"/>
            <w:shd w:val="clear" w:color="auto" w:fill="E2EFD9" w:themeFill="accent6" w:themeFillTint="33"/>
            <w:vAlign w:val="center"/>
          </w:tcPr>
          <w:p w14:paraId="40B86687"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Low fidelity prototype</w:t>
            </w:r>
          </w:p>
        </w:tc>
        <w:tc>
          <w:tcPr>
            <w:tcW w:w="1159" w:type="dxa"/>
            <w:shd w:val="clear" w:color="auto" w:fill="E2EFD9" w:themeFill="accent6" w:themeFillTint="33"/>
            <w:vAlign w:val="center"/>
          </w:tcPr>
          <w:p w14:paraId="7D422008"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Low fidelity prototype</w:t>
            </w:r>
          </w:p>
        </w:tc>
        <w:tc>
          <w:tcPr>
            <w:tcW w:w="1159" w:type="dxa"/>
            <w:shd w:val="clear" w:color="auto" w:fill="E2EFD9" w:themeFill="accent6" w:themeFillTint="33"/>
            <w:vAlign w:val="center"/>
          </w:tcPr>
          <w:p w14:paraId="6CD3CEAF"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Low fidelity prototype</w:t>
            </w:r>
          </w:p>
        </w:tc>
        <w:tc>
          <w:tcPr>
            <w:tcW w:w="1158" w:type="dxa"/>
            <w:shd w:val="clear" w:color="auto" w:fill="E2EFD9" w:themeFill="accent6" w:themeFillTint="33"/>
            <w:vAlign w:val="center"/>
          </w:tcPr>
          <w:p w14:paraId="14AD127A"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Low fidelity prototype</w:t>
            </w:r>
          </w:p>
        </w:tc>
        <w:tc>
          <w:tcPr>
            <w:tcW w:w="1159" w:type="dxa"/>
            <w:shd w:val="clear" w:color="auto" w:fill="E2EFD9" w:themeFill="accent6" w:themeFillTint="33"/>
            <w:vAlign w:val="center"/>
          </w:tcPr>
          <w:p w14:paraId="4EAA9262"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Low fidelity prototype</w:t>
            </w:r>
          </w:p>
        </w:tc>
        <w:tc>
          <w:tcPr>
            <w:tcW w:w="1159" w:type="dxa"/>
            <w:shd w:val="clear" w:color="auto" w:fill="E2EFD9" w:themeFill="accent6" w:themeFillTint="33"/>
            <w:vAlign w:val="center"/>
          </w:tcPr>
          <w:p w14:paraId="00BE9F0F"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Low fidelity prototype</w:t>
            </w:r>
          </w:p>
        </w:tc>
        <w:tc>
          <w:tcPr>
            <w:tcW w:w="1158" w:type="dxa"/>
            <w:shd w:val="clear" w:color="auto" w:fill="E2EFD9" w:themeFill="accent6" w:themeFillTint="33"/>
            <w:vAlign w:val="center"/>
          </w:tcPr>
          <w:p w14:paraId="2BE8B3AE" w14:textId="77777777" w:rsidR="002F1DA9" w:rsidRPr="008D4032" w:rsidRDefault="002F1DA9" w:rsidP="008D4032">
            <w:pPr>
              <w:spacing w:after="0" w:line="240" w:lineRule="auto"/>
              <w:jc w:val="center"/>
              <w:rPr>
                <w:rFonts w:cs="Calibri"/>
                <w:sz w:val="18"/>
                <w:szCs w:val="18"/>
                <w:highlight w:val="yellow"/>
              </w:rPr>
            </w:pPr>
            <w:r w:rsidRPr="008D4032">
              <w:rPr>
                <w:rFonts w:cs="Calibri"/>
                <w:sz w:val="18"/>
                <w:szCs w:val="18"/>
              </w:rPr>
              <w:t>User interview</w:t>
            </w:r>
          </w:p>
        </w:tc>
        <w:tc>
          <w:tcPr>
            <w:tcW w:w="1159" w:type="dxa"/>
            <w:shd w:val="clear" w:color="auto" w:fill="E7E6E6" w:themeFill="background2"/>
            <w:vAlign w:val="center"/>
          </w:tcPr>
          <w:p w14:paraId="1941DAA7" w14:textId="77777777" w:rsidR="002F1DA9" w:rsidRPr="008D4032" w:rsidRDefault="002F1DA9" w:rsidP="008D4032">
            <w:pPr>
              <w:spacing w:after="0" w:line="240" w:lineRule="auto"/>
              <w:jc w:val="center"/>
              <w:rPr>
                <w:rFonts w:cs="Calibri"/>
                <w:sz w:val="18"/>
                <w:szCs w:val="18"/>
                <w:highlight w:val="yellow"/>
              </w:rPr>
            </w:pPr>
            <w:r w:rsidRPr="008D4032">
              <w:rPr>
                <w:rFonts w:cs="Calibri"/>
                <w:sz w:val="18"/>
                <w:szCs w:val="18"/>
              </w:rPr>
              <w:t>User interview</w:t>
            </w:r>
          </w:p>
        </w:tc>
        <w:tc>
          <w:tcPr>
            <w:tcW w:w="1159" w:type="dxa"/>
            <w:shd w:val="clear" w:color="auto" w:fill="E7E6E6" w:themeFill="background2"/>
            <w:vAlign w:val="center"/>
          </w:tcPr>
          <w:p w14:paraId="0E6DFFBE"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2CF8C74C"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Competitive analysis</w:t>
            </w:r>
          </w:p>
        </w:tc>
        <w:tc>
          <w:tcPr>
            <w:tcW w:w="1158" w:type="dxa"/>
            <w:shd w:val="clear" w:color="auto" w:fill="E2EFD9" w:themeFill="accent6" w:themeFillTint="33"/>
            <w:vAlign w:val="center"/>
          </w:tcPr>
          <w:p w14:paraId="5F027155"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User interview</w:t>
            </w:r>
          </w:p>
        </w:tc>
        <w:tc>
          <w:tcPr>
            <w:tcW w:w="1159" w:type="dxa"/>
            <w:shd w:val="clear" w:color="auto" w:fill="E2EFD9" w:themeFill="accent6" w:themeFillTint="33"/>
            <w:vAlign w:val="center"/>
          </w:tcPr>
          <w:p w14:paraId="7BC2AD58"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User interview</w:t>
            </w:r>
          </w:p>
        </w:tc>
      </w:tr>
      <w:tr w:rsidR="00E717CD" w:rsidRPr="008D4032" w14:paraId="7394E014" w14:textId="77777777" w:rsidTr="008D4032">
        <w:trPr>
          <w:trHeight w:val="771"/>
          <w:jc w:val="center"/>
        </w:trPr>
        <w:tc>
          <w:tcPr>
            <w:tcW w:w="1158" w:type="dxa"/>
            <w:shd w:val="clear" w:color="auto" w:fill="E2EFD9" w:themeFill="accent6" w:themeFillTint="33"/>
            <w:vAlign w:val="center"/>
          </w:tcPr>
          <w:p w14:paraId="4D24A75B"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12353B62"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1F33D29B"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22233A09"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3C7627D0"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Remote usability testing</w:t>
            </w:r>
          </w:p>
        </w:tc>
        <w:tc>
          <w:tcPr>
            <w:tcW w:w="1159" w:type="dxa"/>
            <w:shd w:val="clear" w:color="auto" w:fill="E2EFD9" w:themeFill="accent6" w:themeFillTint="33"/>
            <w:vAlign w:val="center"/>
          </w:tcPr>
          <w:p w14:paraId="1BE2276A"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Remote usability testing</w:t>
            </w:r>
          </w:p>
        </w:tc>
        <w:tc>
          <w:tcPr>
            <w:tcW w:w="1158" w:type="dxa"/>
            <w:shd w:val="clear" w:color="auto" w:fill="E2EFD9" w:themeFill="accent6" w:themeFillTint="33"/>
            <w:vAlign w:val="center"/>
          </w:tcPr>
          <w:p w14:paraId="4E0EC09C" w14:textId="77777777" w:rsidR="002F1DA9" w:rsidRPr="008D4032" w:rsidRDefault="002F1DA9" w:rsidP="008D4032">
            <w:pPr>
              <w:spacing w:after="0" w:line="240" w:lineRule="auto"/>
              <w:jc w:val="center"/>
              <w:rPr>
                <w:rFonts w:cs="Calibri"/>
                <w:sz w:val="18"/>
                <w:szCs w:val="18"/>
                <w:highlight w:val="yellow"/>
              </w:rPr>
            </w:pPr>
            <w:r w:rsidRPr="008D4032">
              <w:rPr>
                <w:rFonts w:cs="Calibri"/>
                <w:sz w:val="18"/>
                <w:szCs w:val="18"/>
              </w:rPr>
              <w:t>Competitive analysis</w:t>
            </w:r>
          </w:p>
        </w:tc>
        <w:tc>
          <w:tcPr>
            <w:tcW w:w="1159" w:type="dxa"/>
            <w:shd w:val="clear" w:color="auto" w:fill="E7E6E6" w:themeFill="background2"/>
            <w:vAlign w:val="center"/>
          </w:tcPr>
          <w:p w14:paraId="26FFF5DE"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Competitive analysis</w:t>
            </w:r>
          </w:p>
        </w:tc>
        <w:tc>
          <w:tcPr>
            <w:tcW w:w="1159" w:type="dxa"/>
            <w:shd w:val="clear" w:color="auto" w:fill="E7E6E6" w:themeFill="background2"/>
            <w:vAlign w:val="center"/>
          </w:tcPr>
          <w:p w14:paraId="44880D48"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32724F82"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High fidelity prototype</w:t>
            </w:r>
          </w:p>
        </w:tc>
        <w:tc>
          <w:tcPr>
            <w:tcW w:w="1158" w:type="dxa"/>
            <w:shd w:val="clear" w:color="auto" w:fill="E2EFD9" w:themeFill="accent6" w:themeFillTint="33"/>
            <w:vAlign w:val="center"/>
          </w:tcPr>
          <w:p w14:paraId="66610B96"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Field study</w:t>
            </w:r>
          </w:p>
        </w:tc>
        <w:tc>
          <w:tcPr>
            <w:tcW w:w="1159" w:type="dxa"/>
            <w:shd w:val="clear" w:color="auto" w:fill="E2EFD9" w:themeFill="accent6" w:themeFillTint="33"/>
            <w:vAlign w:val="center"/>
          </w:tcPr>
          <w:p w14:paraId="34065FC5"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Field study</w:t>
            </w:r>
          </w:p>
        </w:tc>
      </w:tr>
      <w:tr w:rsidR="00E717CD" w:rsidRPr="008D4032" w14:paraId="6A552736" w14:textId="77777777" w:rsidTr="008D4032">
        <w:trPr>
          <w:trHeight w:val="771"/>
          <w:jc w:val="center"/>
        </w:trPr>
        <w:tc>
          <w:tcPr>
            <w:tcW w:w="1158" w:type="dxa"/>
            <w:shd w:val="clear" w:color="auto" w:fill="E2EFD9" w:themeFill="accent6" w:themeFillTint="33"/>
            <w:vAlign w:val="center"/>
          </w:tcPr>
          <w:p w14:paraId="31656577"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19F245FF"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7E741136"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45C5530E"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3E102577"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w:t>
            </w:r>
          </w:p>
        </w:tc>
        <w:tc>
          <w:tcPr>
            <w:tcW w:w="1159" w:type="dxa"/>
            <w:shd w:val="clear" w:color="auto" w:fill="E2EFD9" w:themeFill="accent6" w:themeFillTint="33"/>
            <w:vAlign w:val="center"/>
          </w:tcPr>
          <w:p w14:paraId="0C7A16DB"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w:t>
            </w:r>
          </w:p>
        </w:tc>
        <w:tc>
          <w:tcPr>
            <w:tcW w:w="1158" w:type="dxa"/>
            <w:shd w:val="clear" w:color="auto" w:fill="E2EFD9" w:themeFill="accent6" w:themeFillTint="33"/>
            <w:vAlign w:val="center"/>
          </w:tcPr>
          <w:p w14:paraId="42CB941E" w14:textId="77777777" w:rsidR="002F1DA9" w:rsidRPr="008D4032" w:rsidRDefault="002F1DA9" w:rsidP="008D4032">
            <w:pPr>
              <w:spacing w:after="0" w:line="240" w:lineRule="auto"/>
              <w:jc w:val="center"/>
              <w:rPr>
                <w:rFonts w:cs="Calibri"/>
                <w:sz w:val="18"/>
                <w:szCs w:val="18"/>
                <w:highlight w:val="yellow"/>
              </w:rPr>
            </w:pPr>
            <w:r w:rsidRPr="008D4032">
              <w:rPr>
                <w:rFonts w:cs="Calibri"/>
                <w:sz w:val="18"/>
                <w:szCs w:val="18"/>
              </w:rPr>
              <w:t>Low fidelity prototype</w:t>
            </w:r>
          </w:p>
        </w:tc>
        <w:tc>
          <w:tcPr>
            <w:tcW w:w="1159" w:type="dxa"/>
            <w:shd w:val="clear" w:color="auto" w:fill="E7E6E6" w:themeFill="background2"/>
            <w:vAlign w:val="center"/>
          </w:tcPr>
          <w:p w14:paraId="16FE2475" w14:textId="77777777" w:rsidR="002F1DA9" w:rsidRPr="008D4032" w:rsidRDefault="002F1DA9" w:rsidP="008D4032">
            <w:pPr>
              <w:spacing w:after="0" w:line="240" w:lineRule="auto"/>
              <w:jc w:val="center"/>
              <w:rPr>
                <w:rFonts w:cs="Calibri"/>
                <w:sz w:val="18"/>
                <w:szCs w:val="18"/>
                <w:highlight w:val="yellow"/>
              </w:rPr>
            </w:pPr>
            <w:r w:rsidRPr="008D4032">
              <w:rPr>
                <w:rFonts w:cs="Calibri"/>
                <w:sz w:val="18"/>
                <w:szCs w:val="18"/>
              </w:rPr>
              <w:t>Low fidelity prototype</w:t>
            </w:r>
          </w:p>
        </w:tc>
        <w:tc>
          <w:tcPr>
            <w:tcW w:w="1159" w:type="dxa"/>
            <w:shd w:val="clear" w:color="auto" w:fill="E7E6E6" w:themeFill="background2"/>
            <w:vAlign w:val="center"/>
          </w:tcPr>
          <w:p w14:paraId="2EC96303"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7EE84101"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In-person usability testing</w:t>
            </w:r>
          </w:p>
        </w:tc>
        <w:tc>
          <w:tcPr>
            <w:tcW w:w="1158" w:type="dxa"/>
            <w:shd w:val="clear" w:color="auto" w:fill="E2EFD9" w:themeFill="accent6" w:themeFillTint="33"/>
            <w:vAlign w:val="center"/>
          </w:tcPr>
          <w:p w14:paraId="2F12B82E" w14:textId="77777777" w:rsidR="002F1DA9" w:rsidRPr="008D4032" w:rsidRDefault="002F1DA9" w:rsidP="008D4032">
            <w:pPr>
              <w:spacing w:after="0" w:line="240" w:lineRule="auto"/>
              <w:jc w:val="center"/>
              <w:rPr>
                <w:rFonts w:cs="Calibri"/>
                <w:sz w:val="18"/>
                <w:szCs w:val="18"/>
                <w:highlight w:val="cyan"/>
              </w:rPr>
            </w:pPr>
            <w:r w:rsidRPr="008D4032">
              <w:rPr>
                <w:rFonts w:cs="Calibri"/>
                <w:sz w:val="18"/>
                <w:szCs w:val="18"/>
              </w:rPr>
              <w:t>Low fidelity prototype</w:t>
            </w:r>
          </w:p>
        </w:tc>
        <w:tc>
          <w:tcPr>
            <w:tcW w:w="1159" w:type="dxa"/>
            <w:shd w:val="clear" w:color="auto" w:fill="E2EFD9" w:themeFill="accent6" w:themeFillTint="33"/>
            <w:vAlign w:val="center"/>
          </w:tcPr>
          <w:p w14:paraId="7C307714"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Low fidelity prototype</w:t>
            </w:r>
          </w:p>
        </w:tc>
      </w:tr>
      <w:tr w:rsidR="00E717CD" w:rsidRPr="008D4032" w14:paraId="52855490" w14:textId="77777777" w:rsidTr="008D4032">
        <w:trPr>
          <w:trHeight w:val="771"/>
          <w:jc w:val="center"/>
        </w:trPr>
        <w:tc>
          <w:tcPr>
            <w:tcW w:w="1158" w:type="dxa"/>
            <w:shd w:val="clear" w:color="auto" w:fill="E2EFD9" w:themeFill="accent6" w:themeFillTint="33"/>
            <w:vAlign w:val="center"/>
          </w:tcPr>
          <w:p w14:paraId="5FCE20A7"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01C77EF0"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5D5D6F9D"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648FBD3E"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795BD0E2"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User interview</w:t>
            </w:r>
          </w:p>
        </w:tc>
        <w:tc>
          <w:tcPr>
            <w:tcW w:w="1159" w:type="dxa"/>
            <w:shd w:val="clear" w:color="auto" w:fill="E2EFD9" w:themeFill="accent6" w:themeFillTint="33"/>
            <w:vAlign w:val="center"/>
          </w:tcPr>
          <w:p w14:paraId="52695461"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User interview</w:t>
            </w:r>
          </w:p>
        </w:tc>
        <w:tc>
          <w:tcPr>
            <w:tcW w:w="1158" w:type="dxa"/>
            <w:shd w:val="clear" w:color="auto" w:fill="E2EFD9" w:themeFill="accent6" w:themeFillTint="33"/>
            <w:vAlign w:val="center"/>
          </w:tcPr>
          <w:p w14:paraId="2DD6E4D5"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Remote usability testing</w:t>
            </w:r>
          </w:p>
        </w:tc>
        <w:tc>
          <w:tcPr>
            <w:tcW w:w="1159" w:type="dxa"/>
            <w:shd w:val="clear" w:color="auto" w:fill="E7E6E6" w:themeFill="background2"/>
            <w:vAlign w:val="center"/>
          </w:tcPr>
          <w:p w14:paraId="28157FD2"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High fidelity prototype</w:t>
            </w:r>
          </w:p>
        </w:tc>
        <w:tc>
          <w:tcPr>
            <w:tcW w:w="1159" w:type="dxa"/>
            <w:shd w:val="clear" w:color="auto" w:fill="E7E6E6" w:themeFill="background2"/>
            <w:vAlign w:val="center"/>
          </w:tcPr>
          <w:p w14:paraId="5BD556DB"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2271F8E9"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w:t>
            </w:r>
          </w:p>
        </w:tc>
        <w:tc>
          <w:tcPr>
            <w:tcW w:w="1158" w:type="dxa"/>
            <w:shd w:val="clear" w:color="auto" w:fill="E2EFD9" w:themeFill="accent6" w:themeFillTint="33"/>
            <w:vAlign w:val="center"/>
          </w:tcPr>
          <w:p w14:paraId="0966C4F6" w14:textId="77777777" w:rsidR="002F1DA9" w:rsidRPr="008D4032" w:rsidRDefault="002F1DA9" w:rsidP="008D4032">
            <w:pPr>
              <w:spacing w:after="0" w:line="240" w:lineRule="auto"/>
              <w:jc w:val="center"/>
              <w:rPr>
                <w:rFonts w:cs="Calibri"/>
                <w:sz w:val="18"/>
                <w:szCs w:val="18"/>
                <w:highlight w:val="cyan"/>
              </w:rPr>
            </w:pPr>
            <w:r w:rsidRPr="008D4032">
              <w:rPr>
                <w:rFonts w:cs="Calibri"/>
                <w:sz w:val="18"/>
                <w:szCs w:val="18"/>
              </w:rPr>
              <w:t>High fidelity prototype</w:t>
            </w:r>
          </w:p>
        </w:tc>
        <w:tc>
          <w:tcPr>
            <w:tcW w:w="1159" w:type="dxa"/>
            <w:shd w:val="clear" w:color="auto" w:fill="E2EFD9" w:themeFill="accent6" w:themeFillTint="33"/>
            <w:vAlign w:val="center"/>
          </w:tcPr>
          <w:p w14:paraId="469EBB54"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High fidelity prototype</w:t>
            </w:r>
          </w:p>
        </w:tc>
      </w:tr>
      <w:tr w:rsidR="00E717CD" w:rsidRPr="008D4032" w14:paraId="6FD82E64" w14:textId="77777777" w:rsidTr="008D4032">
        <w:trPr>
          <w:trHeight w:val="771"/>
          <w:jc w:val="center"/>
        </w:trPr>
        <w:tc>
          <w:tcPr>
            <w:tcW w:w="1158" w:type="dxa"/>
            <w:shd w:val="clear" w:color="auto" w:fill="E2EFD9" w:themeFill="accent6" w:themeFillTint="33"/>
            <w:vAlign w:val="center"/>
          </w:tcPr>
          <w:p w14:paraId="600A0A5A"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7C3C0A10"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265B132E"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0EFB9FDC"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66306DB9" w14:textId="77777777" w:rsidR="002F1DA9" w:rsidRPr="008D4032" w:rsidRDefault="002F1DA9" w:rsidP="008D4032">
            <w:pPr>
              <w:spacing w:after="0" w:line="240" w:lineRule="auto"/>
              <w:jc w:val="center"/>
              <w:rPr>
                <w:rFonts w:cs="Calibri"/>
                <w:sz w:val="18"/>
                <w:szCs w:val="18"/>
                <w:highlight w:val="yellow"/>
              </w:rPr>
            </w:pPr>
            <w:r w:rsidRPr="008D4032">
              <w:rPr>
                <w:rFonts w:cs="Calibri"/>
                <w:sz w:val="18"/>
                <w:szCs w:val="18"/>
              </w:rPr>
              <w:t>Task analysis</w:t>
            </w:r>
          </w:p>
        </w:tc>
        <w:tc>
          <w:tcPr>
            <w:tcW w:w="1159" w:type="dxa"/>
            <w:shd w:val="clear" w:color="auto" w:fill="E2EFD9" w:themeFill="accent6" w:themeFillTint="33"/>
            <w:vAlign w:val="center"/>
          </w:tcPr>
          <w:p w14:paraId="6AEE31E3"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High fidelity prototype</w:t>
            </w:r>
          </w:p>
        </w:tc>
        <w:tc>
          <w:tcPr>
            <w:tcW w:w="1158" w:type="dxa"/>
            <w:shd w:val="clear" w:color="auto" w:fill="E2EFD9" w:themeFill="accent6" w:themeFillTint="33"/>
            <w:vAlign w:val="center"/>
          </w:tcPr>
          <w:p w14:paraId="4EFCCFF1"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w:t>
            </w:r>
          </w:p>
        </w:tc>
        <w:tc>
          <w:tcPr>
            <w:tcW w:w="1159" w:type="dxa"/>
            <w:shd w:val="clear" w:color="auto" w:fill="E7E6E6" w:themeFill="background2"/>
            <w:vAlign w:val="center"/>
          </w:tcPr>
          <w:p w14:paraId="53C241C4"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In-person usability testing</w:t>
            </w:r>
          </w:p>
        </w:tc>
        <w:tc>
          <w:tcPr>
            <w:tcW w:w="1159" w:type="dxa"/>
            <w:shd w:val="clear" w:color="auto" w:fill="E7E6E6" w:themeFill="background2"/>
            <w:vAlign w:val="center"/>
          </w:tcPr>
          <w:p w14:paraId="5E61E7A6"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6D00B746"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Field study</w:t>
            </w:r>
          </w:p>
        </w:tc>
        <w:tc>
          <w:tcPr>
            <w:tcW w:w="1158" w:type="dxa"/>
            <w:shd w:val="clear" w:color="auto" w:fill="E2EFD9" w:themeFill="accent6" w:themeFillTint="33"/>
            <w:vAlign w:val="center"/>
          </w:tcPr>
          <w:p w14:paraId="4F83EED1" w14:textId="77777777" w:rsidR="002F1DA9" w:rsidRPr="008D4032" w:rsidRDefault="002F1DA9" w:rsidP="008D4032">
            <w:pPr>
              <w:spacing w:after="0" w:line="240" w:lineRule="auto"/>
              <w:jc w:val="center"/>
              <w:rPr>
                <w:rFonts w:cs="Calibri"/>
                <w:sz w:val="18"/>
                <w:szCs w:val="18"/>
                <w:highlight w:val="cyan"/>
              </w:rPr>
            </w:pPr>
            <w:r w:rsidRPr="008D4032">
              <w:rPr>
                <w:rFonts w:cs="Calibri"/>
                <w:sz w:val="18"/>
                <w:szCs w:val="18"/>
              </w:rPr>
              <w:t>In-person usability testing</w:t>
            </w:r>
          </w:p>
        </w:tc>
        <w:tc>
          <w:tcPr>
            <w:tcW w:w="1159" w:type="dxa"/>
            <w:shd w:val="clear" w:color="auto" w:fill="E2EFD9" w:themeFill="accent6" w:themeFillTint="33"/>
            <w:vAlign w:val="center"/>
          </w:tcPr>
          <w:p w14:paraId="136DA178"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In-person usability testing</w:t>
            </w:r>
          </w:p>
        </w:tc>
      </w:tr>
      <w:tr w:rsidR="00E717CD" w:rsidRPr="008D4032" w14:paraId="138EFF05" w14:textId="77777777" w:rsidTr="008D4032">
        <w:trPr>
          <w:trHeight w:val="771"/>
          <w:jc w:val="center"/>
        </w:trPr>
        <w:tc>
          <w:tcPr>
            <w:tcW w:w="1158" w:type="dxa"/>
            <w:shd w:val="clear" w:color="auto" w:fill="E2EFD9" w:themeFill="accent6" w:themeFillTint="33"/>
            <w:vAlign w:val="center"/>
          </w:tcPr>
          <w:p w14:paraId="53789C33"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550D43B1"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78EABE1B"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608C05B9"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76C4640B" w14:textId="77777777" w:rsidR="002F1DA9" w:rsidRPr="008D4032" w:rsidRDefault="002F1DA9" w:rsidP="008D4032">
            <w:pPr>
              <w:spacing w:after="0" w:line="240" w:lineRule="auto"/>
              <w:jc w:val="center"/>
              <w:rPr>
                <w:rFonts w:cs="Calibri"/>
                <w:sz w:val="18"/>
                <w:szCs w:val="18"/>
                <w:highlight w:val="yellow"/>
              </w:rPr>
            </w:pPr>
          </w:p>
        </w:tc>
        <w:tc>
          <w:tcPr>
            <w:tcW w:w="1159" w:type="dxa"/>
            <w:shd w:val="clear" w:color="auto" w:fill="E2EFD9" w:themeFill="accent6" w:themeFillTint="33"/>
            <w:vAlign w:val="center"/>
          </w:tcPr>
          <w:p w14:paraId="673EF207" w14:textId="77777777" w:rsidR="002F1DA9" w:rsidRPr="008D4032" w:rsidRDefault="002F1DA9" w:rsidP="008D4032">
            <w:pPr>
              <w:spacing w:after="0" w:line="240" w:lineRule="auto"/>
              <w:jc w:val="center"/>
              <w:rPr>
                <w:rFonts w:cs="Calibri"/>
                <w:sz w:val="18"/>
                <w:szCs w:val="18"/>
                <w:highlight w:val="yellow"/>
              </w:rPr>
            </w:pPr>
            <w:r w:rsidRPr="008D4032">
              <w:rPr>
                <w:rFonts w:cs="Calibri"/>
                <w:sz w:val="18"/>
                <w:szCs w:val="18"/>
              </w:rPr>
              <w:t>+</w:t>
            </w:r>
          </w:p>
        </w:tc>
        <w:tc>
          <w:tcPr>
            <w:tcW w:w="1158" w:type="dxa"/>
            <w:shd w:val="clear" w:color="auto" w:fill="E2EFD9" w:themeFill="accent6" w:themeFillTint="33"/>
            <w:vAlign w:val="center"/>
          </w:tcPr>
          <w:p w14:paraId="74D7F671" w14:textId="77777777" w:rsidR="002F1DA9" w:rsidRPr="008D4032" w:rsidRDefault="002F1DA9" w:rsidP="008D4032">
            <w:pPr>
              <w:spacing w:after="0" w:line="240" w:lineRule="auto"/>
              <w:jc w:val="center"/>
              <w:rPr>
                <w:rFonts w:cs="Calibri"/>
                <w:sz w:val="18"/>
                <w:szCs w:val="18"/>
                <w:highlight w:val="yellow"/>
              </w:rPr>
            </w:pPr>
            <w:r w:rsidRPr="008D4032">
              <w:rPr>
                <w:rFonts w:cs="Calibri"/>
                <w:sz w:val="18"/>
                <w:szCs w:val="18"/>
              </w:rPr>
              <w:t>High fidelity prototype</w:t>
            </w:r>
          </w:p>
        </w:tc>
        <w:tc>
          <w:tcPr>
            <w:tcW w:w="1159" w:type="dxa"/>
            <w:shd w:val="clear" w:color="auto" w:fill="E7E6E6" w:themeFill="background2"/>
            <w:vAlign w:val="center"/>
          </w:tcPr>
          <w:p w14:paraId="1C164F94" w14:textId="32AB769E" w:rsidR="002F1DA9" w:rsidRPr="008D4032" w:rsidRDefault="002F1DA9" w:rsidP="008D4032">
            <w:pPr>
              <w:spacing w:after="0" w:line="240" w:lineRule="auto"/>
              <w:jc w:val="center"/>
              <w:rPr>
                <w:rFonts w:cs="Calibri"/>
                <w:sz w:val="18"/>
                <w:szCs w:val="18"/>
                <w:highlight w:val="yellow"/>
              </w:rPr>
            </w:pPr>
            <w:del w:id="374" w:author="رزان الدوسري ID 443203966" w:date="2023-02-09T11:13:00Z">
              <w:r w:rsidRPr="008D4032" w:rsidDel="0026675E">
                <w:rPr>
                  <w:rFonts w:cs="Calibri"/>
                  <w:sz w:val="18"/>
                  <w:szCs w:val="18"/>
                </w:rPr>
                <w:delText>+</w:delText>
              </w:r>
            </w:del>
          </w:p>
        </w:tc>
        <w:tc>
          <w:tcPr>
            <w:tcW w:w="1159" w:type="dxa"/>
            <w:shd w:val="clear" w:color="auto" w:fill="E7E6E6" w:themeFill="background2"/>
            <w:vAlign w:val="center"/>
          </w:tcPr>
          <w:p w14:paraId="1EF7A46E"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1D6BC443"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Design review</w:t>
            </w:r>
          </w:p>
        </w:tc>
        <w:tc>
          <w:tcPr>
            <w:tcW w:w="1158" w:type="dxa"/>
            <w:shd w:val="clear" w:color="auto" w:fill="E2EFD9" w:themeFill="accent6" w:themeFillTint="33"/>
            <w:vAlign w:val="center"/>
          </w:tcPr>
          <w:p w14:paraId="4A550FF0"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Analytics review</w:t>
            </w:r>
          </w:p>
        </w:tc>
        <w:tc>
          <w:tcPr>
            <w:tcW w:w="1159" w:type="dxa"/>
            <w:shd w:val="clear" w:color="auto" w:fill="E2EFD9" w:themeFill="accent6" w:themeFillTint="33"/>
            <w:vAlign w:val="center"/>
          </w:tcPr>
          <w:p w14:paraId="3C513C9C"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Analytics review</w:t>
            </w:r>
          </w:p>
        </w:tc>
      </w:tr>
      <w:tr w:rsidR="00E717CD" w:rsidRPr="008D4032" w14:paraId="17FF8C85" w14:textId="77777777" w:rsidTr="008D4032">
        <w:trPr>
          <w:trHeight w:val="771"/>
          <w:jc w:val="center"/>
        </w:trPr>
        <w:tc>
          <w:tcPr>
            <w:tcW w:w="1158" w:type="dxa"/>
            <w:shd w:val="clear" w:color="auto" w:fill="E2EFD9" w:themeFill="accent6" w:themeFillTint="33"/>
            <w:vAlign w:val="center"/>
          </w:tcPr>
          <w:p w14:paraId="6FDA2E31"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202B03AA"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2D385FF5"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66C6139E"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57EB7787"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7F555BCB"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Analytics review</w:t>
            </w:r>
          </w:p>
        </w:tc>
        <w:tc>
          <w:tcPr>
            <w:tcW w:w="1158" w:type="dxa"/>
            <w:shd w:val="clear" w:color="auto" w:fill="E2EFD9" w:themeFill="accent6" w:themeFillTint="33"/>
            <w:vAlign w:val="center"/>
          </w:tcPr>
          <w:p w14:paraId="08AF6E37"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w:t>
            </w:r>
          </w:p>
        </w:tc>
        <w:tc>
          <w:tcPr>
            <w:tcW w:w="1159" w:type="dxa"/>
            <w:shd w:val="clear" w:color="auto" w:fill="E7E6E6" w:themeFill="background2"/>
            <w:vAlign w:val="center"/>
          </w:tcPr>
          <w:p w14:paraId="4D23E402" w14:textId="256E4F6D" w:rsidR="002F1DA9" w:rsidRPr="008D4032" w:rsidRDefault="002F1DA9" w:rsidP="008D4032">
            <w:pPr>
              <w:spacing w:after="0" w:line="240" w:lineRule="auto"/>
              <w:jc w:val="center"/>
              <w:rPr>
                <w:rFonts w:cs="Calibri"/>
                <w:sz w:val="18"/>
                <w:szCs w:val="18"/>
              </w:rPr>
            </w:pPr>
            <w:del w:id="375" w:author="رزان الدوسري ID 443203966" w:date="2023-02-09T11:13:00Z">
              <w:r w:rsidRPr="008D4032" w:rsidDel="0026675E">
                <w:rPr>
                  <w:rFonts w:cs="Calibri"/>
                  <w:color w:val="FF0000"/>
                  <w:sz w:val="18"/>
                  <w:szCs w:val="18"/>
                </w:rPr>
                <w:delText>Task analysis</w:delText>
              </w:r>
            </w:del>
          </w:p>
        </w:tc>
        <w:tc>
          <w:tcPr>
            <w:tcW w:w="1159" w:type="dxa"/>
            <w:shd w:val="clear" w:color="auto" w:fill="E7E6E6" w:themeFill="background2"/>
            <w:vAlign w:val="center"/>
          </w:tcPr>
          <w:p w14:paraId="74EF0B1F"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118AA1C5"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0E6CBFA3"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w:t>
            </w:r>
          </w:p>
        </w:tc>
        <w:tc>
          <w:tcPr>
            <w:tcW w:w="1159" w:type="dxa"/>
            <w:shd w:val="clear" w:color="auto" w:fill="E2EFD9" w:themeFill="accent6" w:themeFillTint="33"/>
            <w:vAlign w:val="center"/>
          </w:tcPr>
          <w:p w14:paraId="7D00851C"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w:t>
            </w:r>
          </w:p>
        </w:tc>
      </w:tr>
      <w:tr w:rsidR="00E717CD" w:rsidRPr="008D4032" w14:paraId="005698FB" w14:textId="77777777" w:rsidTr="008D4032">
        <w:trPr>
          <w:trHeight w:val="771"/>
          <w:jc w:val="center"/>
        </w:trPr>
        <w:tc>
          <w:tcPr>
            <w:tcW w:w="1158" w:type="dxa"/>
            <w:shd w:val="clear" w:color="auto" w:fill="E2EFD9" w:themeFill="accent6" w:themeFillTint="33"/>
            <w:vAlign w:val="center"/>
          </w:tcPr>
          <w:p w14:paraId="41BE7BD8"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43A1E9C8"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35926F1B"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4DBD234B"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6BFFCED5"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4FAEB25F" w14:textId="5BBA6985" w:rsidR="002F1DA9" w:rsidRPr="008D4032" w:rsidRDefault="002F1DA9" w:rsidP="008D4032">
            <w:pPr>
              <w:spacing w:after="0" w:line="240" w:lineRule="auto"/>
              <w:jc w:val="center"/>
              <w:rPr>
                <w:rFonts w:cs="Calibri"/>
                <w:sz w:val="18"/>
                <w:szCs w:val="18"/>
              </w:rPr>
            </w:pPr>
            <w:del w:id="376" w:author="رزان الدوسري ID 443203966" w:date="2023-02-09T11:13:00Z">
              <w:r w:rsidRPr="008D4032" w:rsidDel="0026675E">
                <w:rPr>
                  <w:rFonts w:cs="Calibri"/>
                  <w:sz w:val="18"/>
                  <w:szCs w:val="18"/>
                </w:rPr>
                <w:delText>Task analysis</w:delText>
              </w:r>
            </w:del>
          </w:p>
        </w:tc>
        <w:tc>
          <w:tcPr>
            <w:tcW w:w="1158" w:type="dxa"/>
            <w:shd w:val="clear" w:color="auto" w:fill="E2EFD9" w:themeFill="accent6" w:themeFillTint="33"/>
            <w:vAlign w:val="center"/>
          </w:tcPr>
          <w:p w14:paraId="7BFDBD0D"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Analytics review</w:t>
            </w:r>
          </w:p>
        </w:tc>
        <w:tc>
          <w:tcPr>
            <w:tcW w:w="1159" w:type="dxa"/>
            <w:shd w:val="clear" w:color="auto" w:fill="E7E6E6" w:themeFill="background2"/>
            <w:vAlign w:val="center"/>
          </w:tcPr>
          <w:p w14:paraId="504A940F"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581ED27F"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317E442E"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540A5DB8"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Competitive analysis</w:t>
            </w:r>
          </w:p>
        </w:tc>
        <w:tc>
          <w:tcPr>
            <w:tcW w:w="1159" w:type="dxa"/>
            <w:shd w:val="clear" w:color="auto" w:fill="E2EFD9" w:themeFill="accent6" w:themeFillTint="33"/>
            <w:vAlign w:val="center"/>
          </w:tcPr>
          <w:p w14:paraId="2CBA40D9" w14:textId="77777777" w:rsidR="002F1DA9" w:rsidRPr="008D4032" w:rsidRDefault="002F1DA9" w:rsidP="008D4032">
            <w:pPr>
              <w:keepNext/>
              <w:spacing w:after="0" w:line="240" w:lineRule="auto"/>
              <w:jc w:val="center"/>
              <w:rPr>
                <w:rFonts w:cs="Calibri"/>
                <w:sz w:val="18"/>
                <w:szCs w:val="18"/>
              </w:rPr>
            </w:pPr>
            <w:r w:rsidRPr="008D4032">
              <w:rPr>
                <w:rFonts w:cs="Calibri"/>
                <w:sz w:val="18"/>
                <w:szCs w:val="18"/>
              </w:rPr>
              <w:t>Competitive analysis</w:t>
            </w:r>
          </w:p>
        </w:tc>
      </w:tr>
    </w:tbl>
    <w:p w14:paraId="6BBAF43F" w14:textId="6F70D025" w:rsidR="00C1728C" w:rsidRPr="006A12AF" w:rsidRDefault="006A12AF" w:rsidP="00E717CD">
      <w:pPr>
        <w:pStyle w:val="Caption"/>
        <w:spacing w:before="240" w:after="0" w:line="360" w:lineRule="auto"/>
        <w:jc w:val="center"/>
        <w:rPr>
          <w:rFonts w:ascii="Times" w:eastAsiaTheme="minorEastAsia" w:hAnsi="Times" w:cs="Times New Roman"/>
          <w:bCs/>
          <w:i w:val="0"/>
          <w:iCs w:val="0"/>
          <w:color w:val="auto"/>
          <w:sz w:val="32"/>
          <w:szCs w:val="32"/>
          <w:highlight w:val="yellow"/>
        </w:rPr>
        <w:sectPr w:rsidR="00C1728C" w:rsidRPr="006A12AF" w:rsidSect="00601E93">
          <w:headerReference w:type="first" r:id="rId29"/>
          <w:pgSz w:w="15840" w:h="12240" w:orient="landscape"/>
          <w:pgMar w:top="1440" w:right="1440" w:bottom="1701" w:left="1440" w:header="1151" w:footer="720" w:gutter="0"/>
          <w:cols w:space="708"/>
          <w:docGrid w:linePitch="360"/>
        </w:sectPr>
      </w:pPr>
      <w:bookmarkStart w:id="377" w:name="_Toc125389727"/>
      <w:r w:rsidRPr="006A12AF">
        <w:rPr>
          <w:rFonts w:ascii="Times" w:hAnsi="Times"/>
          <w:i w:val="0"/>
          <w:iCs w:val="0"/>
          <w:color w:val="auto"/>
          <w:sz w:val="20"/>
          <w:szCs w:val="20"/>
        </w:rPr>
        <w:t xml:space="preserve">Table </w:t>
      </w:r>
      <w:r w:rsidRPr="006A12AF">
        <w:rPr>
          <w:rFonts w:ascii="Times" w:hAnsi="Times"/>
          <w:i w:val="0"/>
          <w:iCs w:val="0"/>
          <w:color w:val="auto"/>
          <w:sz w:val="20"/>
          <w:szCs w:val="20"/>
        </w:rPr>
        <w:fldChar w:fldCharType="begin"/>
      </w:r>
      <w:r w:rsidRPr="006A12AF">
        <w:rPr>
          <w:rFonts w:ascii="Times" w:hAnsi="Times"/>
          <w:i w:val="0"/>
          <w:iCs w:val="0"/>
          <w:color w:val="auto"/>
          <w:sz w:val="20"/>
          <w:szCs w:val="20"/>
        </w:rPr>
        <w:instrText xml:space="preserve"> SEQ Table \* ARABIC </w:instrText>
      </w:r>
      <w:r w:rsidRPr="006A12AF">
        <w:rPr>
          <w:rFonts w:ascii="Times" w:hAnsi="Times"/>
          <w:i w:val="0"/>
          <w:iCs w:val="0"/>
          <w:color w:val="auto"/>
          <w:sz w:val="20"/>
          <w:szCs w:val="20"/>
        </w:rPr>
        <w:fldChar w:fldCharType="separate"/>
      </w:r>
      <w:r w:rsidRPr="006A12AF">
        <w:rPr>
          <w:rFonts w:ascii="Times" w:hAnsi="Times"/>
          <w:i w:val="0"/>
          <w:iCs w:val="0"/>
          <w:noProof/>
          <w:color w:val="auto"/>
          <w:sz w:val="20"/>
          <w:szCs w:val="20"/>
        </w:rPr>
        <w:t>2</w:t>
      </w:r>
      <w:r w:rsidRPr="006A12AF">
        <w:rPr>
          <w:rFonts w:ascii="Times" w:hAnsi="Times"/>
          <w:i w:val="0"/>
          <w:iCs w:val="0"/>
          <w:color w:val="auto"/>
          <w:sz w:val="20"/>
          <w:szCs w:val="20"/>
        </w:rPr>
        <w:fldChar w:fldCharType="end"/>
      </w:r>
      <w:r w:rsidRPr="006A12AF">
        <w:rPr>
          <w:rFonts w:ascii="Times" w:hAnsi="Times"/>
          <w:i w:val="0"/>
          <w:iCs w:val="0"/>
          <w:color w:val="auto"/>
          <w:sz w:val="20"/>
          <w:szCs w:val="20"/>
        </w:rPr>
        <w:t>. UX-Estimator mapping table</w:t>
      </w:r>
      <w:bookmarkEnd w:id="377"/>
    </w:p>
    <w:p w14:paraId="0514D239" w14:textId="5C2775C2" w:rsidR="00194A1E" w:rsidRDefault="00AE6C26">
      <w:pPr>
        <w:pStyle w:val="Heading2"/>
        <w:numPr>
          <w:ilvl w:val="0"/>
          <w:numId w:val="0"/>
        </w:numPr>
        <w:tabs>
          <w:tab w:val="left" w:pos="1329"/>
        </w:tabs>
        <w:rPr>
          <w:ins w:id="378" w:author="رزان الدوسري ID 443203966" w:date="2023-02-10T03:37:00Z"/>
          <w:rFonts w:ascii="Times New Roman" w:hAnsi="Times New Roman" w:cs="Times New Roman"/>
          <w:b/>
          <w:bCs/>
          <w:color w:val="auto"/>
          <w:sz w:val="28"/>
          <w:szCs w:val="28"/>
        </w:rPr>
        <w:pPrChange w:id="379" w:author="رزان الدوسري ID 443203966" w:date="2023-02-10T03:37:00Z">
          <w:pPr>
            <w:pStyle w:val="Heading2"/>
            <w:numPr>
              <w:ilvl w:val="0"/>
              <w:numId w:val="0"/>
            </w:numPr>
            <w:tabs>
              <w:tab w:val="left" w:pos="1329"/>
            </w:tabs>
            <w:spacing w:line="480" w:lineRule="auto"/>
          </w:pPr>
        </w:pPrChange>
      </w:pPr>
      <w:bookmarkStart w:id="380" w:name="_Toc126833889"/>
      <w:ins w:id="381" w:author="رزان الدوسري ID 443203966" w:date="2023-02-10T03:37:00Z">
        <w:r w:rsidRPr="008C360E">
          <w:rPr>
            <w:rFonts w:ascii="Times New Roman" w:eastAsiaTheme="minorEastAsia" w:hAnsi="Times New Roman" w:cs="Times New Roman"/>
            <w:bCs/>
            <w:sz w:val="24"/>
            <w:szCs w:val="24"/>
            <w:highlight w:val="yellow"/>
          </w:rPr>
          <w:lastRenderedPageBreak/>
          <w:t>……………………………………………………………………………………………………………………………………………………………………………………………………………………………………………………………………………………………………………………………………………………………………………………………………………………………………………………………………………………………………………………………………………………………………………………………………………</w:t>
        </w:r>
      </w:ins>
    </w:p>
    <w:p w14:paraId="2B4ACFDD" w14:textId="5D182C6F" w:rsidR="00AE6C26" w:rsidRPr="00AE6C26" w:rsidRDefault="00AE6C26">
      <w:pPr>
        <w:rPr>
          <w:ins w:id="382" w:author="رزان الدوسري ID 443203966" w:date="2023-02-10T03:35:00Z"/>
          <w:rPrChange w:id="383" w:author="رزان الدوسري ID 443203966" w:date="2023-02-10T03:37:00Z">
            <w:rPr>
              <w:ins w:id="384" w:author="رزان الدوسري ID 443203966" w:date="2023-02-10T03:35:00Z"/>
              <w:rFonts w:ascii="Times New Roman" w:hAnsi="Times New Roman" w:cs="Times New Roman"/>
              <w:b/>
              <w:bCs/>
              <w:color w:val="auto"/>
              <w:sz w:val="28"/>
              <w:szCs w:val="28"/>
            </w:rPr>
          </w:rPrChange>
        </w:rPr>
        <w:pPrChange w:id="385" w:author="رزان الدوسري ID 443203966" w:date="2023-02-10T03:37:00Z">
          <w:pPr>
            <w:pStyle w:val="Heading2"/>
            <w:numPr>
              <w:numId w:val="2"/>
            </w:numPr>
            <w:spacing w:line="480" w:lineRule="auto"/>
            <w:ind w:left="576" w:hanging="576"/>
          </w:pPr>
        </w:pPrChange>
      </w:pPr>
      <w:ins w:id="386" w:author="رزان الدوسري ID 443203966" w:date="2023-02-10T03:35:00Z">
        <w:r>
          <w:rPr>
            <w:noProof/>
          </w:rPr>
          <mc:AlternateContent>
            <mc:Choice Requires="wps">
              <w:drawing>
                <wp:anchor distT="0" distB="0" distL="114300" distR="114300" simplePos="0" relativeHeight="251668496" behindDoc="0" locked="0" layoutInCell="1" allowOverlap="1" wp14:anchorId="2791614A" wp14:editId="33F1735C">
                  <wp:simplePos x="0" y="0"/>
                  <wp:positionH relativeFrom="column">
                    <wp:posOffset>135255</wp:posOffset>
                  </wp:positionH>
                  <wp:positionV relativeFrom="paragraph">
                    <wp:posOffset>4909820</wp:posOffset>
                  </wp:positionV>
                  <wp:extent cx="5369560" cy="345440"/>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5369560" cy="345440"/>
                          </a:xfrm>
                          <a:prstGeom prst="rect">
                            <a:avLst/>
                          </a:prstGeom>
                          <a:solidFill>
                            <a:prstClr val="white"/>
                          </a:solidFill>
                          <a:ln>
                            <a:noFill/>
                          </a:ln>
                        </wps:spPr>
                        <wps:txbx>
                          <w:txbxContent>
                            <w:p w14:paraId="13C8E575" w14:textId="77777777" w:rsidR="00194A1E" w:rsidRPr="00816131" w:rsidRDefault="00194A1E" w:rsidP="00194A1E">
                              <w:pPr>
                                <w:pStyle w:val="Caption"/>
                                <w:jc w:val="center"/>
                                <w:rPr>
                                  <w:rFonts w:ascii="Times New Roman" w:eastAsiaTheme="minorEastAsia" w:hAnsi="Times New Roman" w:cs="Times New Roman"/>
                                  <w:bCs/>
                                  <w:i w:val="0"/>
                                  <w:iCs w:val="0"/>
                                  <w:noProof/>
                                  <w:color w:val="auto"/>
                                  <w:sz w:val="20"/>
                                  <w:szCs w:val="20"/>
                                </w:rPr>
                              </w:pPr>
                              <w:r w:rsidRPr="00816131">
                                <w:rPr>
                                  <w:rFonts w:ascii="Times New Roman" w:hAnsi="Times New Roman" w:cs="Times New Roman"/>
                                  <w:i w:val="0"/>
                                  <w:iCs w:val="0"/>
                                  <w:color w:val="auto"/>
                                  <w:sz w:val="20"/>
                                  <w:szCs w:val="20"/>
                                </w:rPr>
                                <w:t xml:space="preserve">Figure </w:t>
                              </w:r>
                              <w:r w:rsidRPr="00816131">
                                <w:rPr>
                                  <w:rFonts w:ascii="Times New Roman" w:hAnsi="Times New Roman" w:cs="Times New Roman"/>
                                  <w:i w:val="0"/>
                                  <w:iCs w:val="0"/>
                                  <w:color w:val="auto"/>
                                  <w:sz w:val="20"/>
                                  <w:szCs w:val="20"/>
                                </w:rPr>
                                <w:fldChar w:fldCharType="begin"/>
                              </w:r>
                              <w:r w:rsidRPr="00816131">
                                <w:rPr>
                                  <w:rFonts w:ascii="Times New Roman" w:hAnsi="Times New Roman" w:cs="Times New Roman"/>
                                  <w:i w:val="0"/>
                                  <w:iCs w:val="0"/>
                                  <w:color w:val="auto"/>
                                  <w:sz w:val="20"/>
                                  <w:szCs w:val="20"/>
                                </w:rPr>
                                <w:instrText xml:space="preserve"> SEQ Figure \* ARABIC </w:instrText>
                              </w:r>
                              <w:r w:rsidRPr="00816131">
                                <w:rPr>
                                  <w:rFonts w:ascii="Times New Roman" w:hAnsi="Times New Roman" w:cs="Times New Roman"/>
                                  <w:i w:val="0"/>
                                  <w:iCs w:val="0"/>
                                  <w:color w:val="auto"/>
                                  <w:sz w:val="20"/>
                                  <w:szCs w:val="20"/>
                                </w:rPr>
                                <w:fldChar w:fldCharType="separate"/>
                              </w:r>
                              <w:r w:rsidRPr="00816131">
                                <w:rPr>
                                  <w:rFonts w:ascii="Times New Roman" w:hAnsi="Times New Roman" w:cs="Times New Roman"/>
                                  <w:i w:val="0"/>
                                  <w:iCs w:val="0"/>
                                  <w:noProof/>
                                  <w:color w:val="auto"/>
                                  <w:sz w:val="20"/>
                                  <w:szCs w:val="20"/>
                                </w:rPr>
                                <w:t>6</w:t>
                              </w:r>
                              <w:r w:rsidRPr="00816131">
                                <w:rPr>
                                  <w:rFonts w:ascii="Times New Roman" w:hAnsi="Times New Roman" w:cs="Times New Roman"/>
                                  <w:i w:val="0"/>
                                  <w:iCs w:val="0"/>
                                  <w:color w:val="auto"/>
                                  <w:sz w:val="20"/>
                                  <w:szCs w:val="20"/>
                                </w:rPr>
                                <w:fldChar w:fldCharType="end"/>
                              </w:r>
                              <w:r w:rsidRPr="00816131">
                                <w:rPr>
                                  <w:rFonts w:ascii="Times New Roman" w:hAnsi="Times New Roman" w:cs="Times New Roman"/>
                                  <w:i w:val="0"/>
                                  <w:iCs w:val="0"/>
                                  <w:color w:val="auto"/>
                                  <w:sz w:val="20"/>
                                  <w:szCs w:val="20"/>
                                </w:rPr>
                                <w:t>. Summary of RQ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1614A" id="Text Box 21" o:spid="_x0000_s1030" type="#_x0000_t202" style="position:absolute;margin-left:10.65pt;margin-top:386.6pt;width:422.8pt;height:27.2pt;z-index:25166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" stroked="f">
                  <v:textbox inset="0,0,0,0">
                    <w:txbxContent>
                      <w:p w14:paraId="13C8E575" w14:textId="77777777" w:rsidR="00194A1E" w:rsidRPr="00816131" w:rsidRDefault="00194A1E" w:rsidP="00194A1E">
                        <w:pPr>
                          <w:pStyle w:val="Caption"/>
                          <w:jc w:val="center"/>
                          <w:rPr>
                            <w:rFonts w:ascii="Times New Roman" w:eastAsiaTheme="minorEastAsia" w:hAnsi="Times New Roman" w:cs="Times New Roman"/>
                            <w:bCs/>
                            <w:i w:val="0"/>
                            <w:iCs w:val="0"/>
                            <w:noProof/>
                            <w:color w:val="auto"/>
                            <w:sz w:val="20"/>
                            <w:szCs w:val="20"/>
                          </w:rPr>
                        </w:pPr>
                        <w:r w:rsidRPr="00816131">
                          <w:rPr>
                            <w:rFonts w:ascii="Times New Roman" w:hAnsi="Times New Roman" w:cs="Times New Roman"/>
                            <w:i w:val="0"/>
                            <w:iCs w:val="0"/>
                            <w:color w:val="auto"/>
                            <w:sz w:val="20"/>
                            <w:szCs w:val="20"/>
                          </w:rPr>
                          <w:t xml:space="preserve">Figure </w:t>
                        </w:r>
                        <w:r w:rsidRPr="00816131">
                          <w:rPr>
                            <w:rFonts w:ascii="Times New Roman" w:hAnsi="Times New Roman" w:cs="Times New Roman"/>
                            <w:i w:val="0"/>
                            <w:iCs w:val="0"/>
                            <w:color w:val="auto"/>
                            <w:sz w:val="20"/>
                            <w:szCs w:val="20"/>
                          </w:rPr>
                          <w:fldChar w:fldCharType="begin"/>
                        </w:r>
                        <w:r w:rsidRPr="00816131">
                          <w:rPr>
                            <w:rFonts w:ascii="Times New Roman" w:hAnsi="Times New Roman" w:cs="Times New Roman"/>
                            <w:i w:val="0"/>
                            <w:iCs w:val="0"/>
                            <w:color w:val="auto"/>
                            <w:sz w:val="20"/>
                            <w:szCs w:val="20"/>
                          </w:rPr>
                          <w:instrText xml:space="preserve"> SEQ Figure \* ARABIC </w:instrText>
                        </w:r>
                        <w:r w:rsidRPr="00816131">
                          <w:rPr>
                            <w:rFonts w:ascii="Times New Roman" w:hAnsi="Times New Roman" w:cs="Times New Roman"/>
                            <w:i w:val="0"/>
                            <w:iCs w:val="0"/>
                            <w:color w:val="auto"/>
                            <w:sz w:val="20"/>
                            <w:szCs w:val="20"/>
                          </w:rPr>
                          <w:fldChar w:fldCharType="separate"/>
                        </w:r>
                        <w:r w:rsidRPr="00816131">
                          <w:rPr>
                            <w:rFonts w:ascii="Times New Roman" w:hAnsi="Times New Roman" w:cs="Times New Roman"/>
                            <w:i w:val="0"/>
                            <w:iCs w:val="0"/>
                            <w:noProof/>
                            <w:color w:val="auto"/>
                            <w:sz w:val="20"/>
                            <w:szCs w:val="20"/>
                          </w:rPr>
                          <w:t>6</w:t>
                        </w:r>
                        <w:r w:rsidRPr="00816131">
                          <w:rPr>
                            <w:rFonts w:ascii="Times New Roman" w:hAnsi="Times New Roman" w:cs="Times New Roman"/>
                            <w:i w:val="0"/>
                            <w:iCs w:val="0"/>
                            <w:color w:val="auto"/>
                            <w:sz w:val="20"/>
                            <w:szCs w:val="20"/>
                          </w:rPr>
                          <w:fldChar w:fldCharType="end"/>
                        </w:r>
                        <w:r w:rsidRPr="00816131">
                          <w:rPr>
                            <w:rFonts w:ascii="Times New Roman" w:hAnsi="Times New Roman" w:cs="Times New Roman"/>
                            <w:i w:val="0"/>
                            <w:iCs w:val="0"/>
                            <w:color w:val="auto"/>
                            <w:sz w:val="20"/>
                            <w:szCs w:val="20"/>
                          </w:rPr>
                          <w:t>. Summary of RQ results</w:t>
                        </w:r>
                      </w:p>
                    </w:txbxContent>
                  </v:textbox>
                  <w10:wrap type="topAndBottom"/>
                </v:shape>
              </w:pict>
            </mc:Fallback>
          </mc:AlternateContent>
        </w:r>
        <w:r>
          <w:rPr>
            <w:bCs/>
            <w:noProof/>
          </w:rPr>
          <w:drawing>
            <wp:anchor distT="0" distB="0" distL="114300" distR="114300" simplePos="0" relativeHeight="251667472" behindDoc="0" locked="0" layoutInCell="1" allowOverlap="1" wp14:anchorId="3FB6A382" wp14:editId="036D8A26">
              <wp:simplePos x="0" y="0"/>
              <wp:positionH relativeFrom="column">
                <wp:posOffset>99060</wp:posOffset>
              </wp:positionH>
              <wp:positionV relativeFrom="paragraph">
                <wp:posOffset>193210</wp:posOffset>
              </wp:positionV>
              <wp:extent cx="5400675" cy="4645660"/>
              <wp:effectExtent l="0" t="0" r="0"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675" cy="4645660"/>
                      </a:xfrm>
                      <a:prstGeom prst="rect">
                        <a:avLst/>
                      </a:prstGeom>
                    </pic:spPr>
                  </pic:pic>
                </a:graphicData>
              </a:graphic>
              <wp14:sizeRelH relativeFrom="page">
                <wp14:pctWidth>0</wp14:pctWidth>
              </wp14:sizeRelH>
              <wp14:sizeRelV relativeFrom="page">
                <wp14:pctHeight>0</wp14:pctHeight>
              </wp14:sizeRelV>
            </wp:anchor>
          </w:drawing>
        </w:r>
      </w:ins>
    </w:p>
    <w:p w14:paraId="19B92758" w14:textId="6E3DF8DB" w:rsidR="00C1728C" w:rsidRPr="00C1728C" w:rsidRDefault="00C1728C" w:rsidP="00C1728C">
      <w:pPr>
        <w:pStyle w:val="Heading2"/>
        <w:numPr>
          <w:ilvl w:val="1"/>
          <w:numId w:val="2"/>
        </w:numPr>
        <w:spacing w:line="48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Building </w:t>
      </w:r>
      <w:r w:rsidRPr="00B21901">
        <w:rPr>
          <w:rFonts w:ascii="Times New Roman" w:hAnsi="Times New Roman" w:cs="Times New Roman"/>
          <w:b/>
          <w:bCs/>
          <w:color w:val="auto"/>
          <w:sz w:val="28"/>
          <w:szCs w:val="28"/>
        </w:rPr>
        <w:t>UX-Estimator</w:t>
      </w:r>
      <w:r w:rsidR="00601E93">
        <w:rPr>
          <w:rFonts w:ascii="Times New Roman" w:hAnsi="Times New Roman" w:cs="Times New Roman"/>
          <w:b/>
          <w:bCs/>
          <w:color w:val="auto"/>
          <w:sz w:val="28"/>
          <w:szCs w:val="28"/>
        </w:rPr>
        <w:t xml:space="preserve"> tool</w:t>
      </w:r>
      <w:bookmarkEnd w:id="380"/>
    </w:p>
    <w:p w14:paraId="6CDF65A5" w14:textId="5379C4D4" w:rsidR="0019494D" w:rsidRDefault="0019494D" w:rsidP="00C443F7">
      <w:pPr>
        <w:ind w:firstLine="284"/>
        <w:jc w:val="both"/>
        <w:rPr>
          <w:rFonts w:ascii="Times New Roman" w:eastAsia="Times New Roman" w:hAnsi="Times New Roman" w:cs="Times New Roman"/>
          <w:color w:val="000000"/>
          <w:sz w:val="24"/>
          <w:szCs w:val="24"/>
        </w:rPr>
      </w:pPr>
      <w:r w:rsidRPr="00CC718A">
        <w:rPr>
          <w:rFonts w:ascii="Times New Roman" w:eastAsia="Times New Roman" w:hAnsi="Times New Roman" w:cs="Times New Roman"/>
          <w:color w:val="000000"/>
          <w:sz w:val="24"/>
          <w:szCs w:val="24"/>
        </w:rPr>
        <w:t xml:space="preserve">To validate the proposed framework, we developed a </w:t>
      </w:r>
      <w:r>
        <w:rPr>
          <w:rFonts w:ascii="Times New Roman" w:eastAsia="Times New Roman" w:hAnsi="Times New Roman" w:cs="Times New Roman"/>
          <w:color w:val="000000"/>
          <w:sz w:val="24"/>
          <w:szCs w:val="24"/>
        </w:rPr>
        <w:t xml:space="preserve">Trello Power-up called </w:t>
      </w:r>
      <w:r w:rsidR="00B21901" w:rsidRPr="00B21901">
        <w:rPr>
          <w:rFonts w:ascii="Times New Roman" w:eastAsia="Times New Roman" w:hAnsi="Times New Roman" w:cs="Times New Roman"/>
          <w:color w:val="000000"/>
          <w:sz w:val="24"/>
          <w:szCs w:val="24"/>
        </w:rPr>
        <w:t xml:space="preserve">UX-Estimator </w:t>
      </w:r>
      <w:r w:rsidRPr="00CC718A">
        <w:rPr>
          <w:rFonts w:ascii="Times New Roman" w:eastAsia="Times New Roman" w:hAnsi="Times New Roman" w:cs="Times New Roman"/>
          <w:color w:val="000000"/>
          <w:sz w:val="24"/>
          <w:szCs w:val="24"/>
        </w:rPr>
        <w:t>that represents our framework</w:t>
      </w:r>
      <w:r>
        <w:rPr>
          <w:rFonts w:ascii="Times New Roman" w:eastAsia="Times New Roman" w:hAnsi="Times New Roman" w:cs="Times New Roman"/>
          <w:color w:val="000000"/>
          <w:sz w:val="24"/>
          <w:szCs w:val="24"/>
        </w:rPr>
        <w:t xml:space="preserve">. </w:t>
      </w:r>
      <w:r w:rsidR="00B21901" w:rsidRPr="00B21901">
        <w:rPr>
          <w:rFonts w:ascii="Times New Roman" w:eastAsia="Times New Roman" w:hAnsi="Times New Roman" w:cs="Times New Roman"/>
          <w:color w:val="000000"/>
          <w:sz w:val="24"/>
          <w:szCs w:val="24"/>
        </w:rPr>
        <w:t>UX-Estimator</w:t>
      </w:r>
      <w:r w:rsidR="00B21901">
        <w:rPr>
          <w:rFonts w:ascii="Times New Roman" w:eastAsia="Times New Roman" w:hAnsi="Times New Roman" w:cs="Times New Roman"/>
          <w:color w:val="000000"/>
          <w:sz w:val="24"/>
          <w:szCs w:val="24"/>
        </w:rPr>
        <w:t xml:space="preserve"> </w:t>
      </w:r>
      <w:r w:rsidRPr="00080DE2">
        <w:rPr>
          <w:rFonts w:ascii="Times New Roman" w:eastAsia="Times New Roman" w:hAnsi="Times New Roman" w:cs="Times New Roman"/>
          <w:color w:val="000000"/>
          <w:sz w:val="24"/>
          <w:szCs w:val="24"/>
        </w:rPr>
        <w:t>will assist in conducting a pilot study to demonstrate its effectiveness in facilitating UX integration into Agile, helping agile teams prioritize which user stories are worth pursuing UX experiments and guide them in selecting which UX method is most appropriate</w:t>
      </w:r>
      <w:r>
        <w:rPr>
          <w:rFonts w:ascii="Times New Roman" w:eastAsia="Times New Roman" w:hAnsi="Times New Roman" w:cs="Times New Roman"/>
          <w:color w:val="000000"/>
          <w:sz w:val="24"/>
          <w:szCs w:val="24"/>
        </w:rPr>
        <w:t>.</w:t>
      </w:r>
    </w:p>
    <w:p w14:paraId="2536B8C9" w14:textId="64243E15" w:rsidR="00A14562" w:rsidRDefault="0019494D" w:rsidP="00DD0E8F">
      <w:pPr>
        <w:spacing w:after="0"/>
        <w:ind w:firstLine="284"/>
        <w:jc w:val="both"/>
        <w:rPr>
          <w:rFonts w:ascii="Times New Roman" w:eastAsia="Times New Roman" w:hAnsi="Times New Roman" w:cs="Times New Roman"/>
          <w:color w:val="000000"/>
          <w:sz w:val="24"/>
          <w:szCs w:val="24"/>
        </w:rPr>
      </w:pPr>
      <w:r w:rsidRPr="00160424">
        <w:rPr>
          <w:rFonts w:ascii="Times New Roman" w:eastAsia="Times New Roman" w:hAnsi="Times New Roman" w:cs="Times New Roman"/>
          <w:color w:val="000000"/>
          <w:sz w:val="24"/>
          <w:szCs w:val="24"/>
        </w:rPr>
        <w:lastRenderedPageBreak/>
        <w:t xml:space="preserve">Since this </w:t>
      </w:r>
      <w:r>
        <w:rPr>
          <w:rFonts w:ascii="Times New Roman" w:eastAsia="Times New Roman" w:hAnsi="Times New Roman" w:cs="Times New Roman"/>
          <w:color w:val="000000"/>
          <w:sz w:val="24"/>
          <w:szCs w:val="24"/>
        </w:rPr>
        <w:t>study</w:t>
      </w:r>
      <w:r w:rsidRPr="00160424">
        <w:rPr>
          <w:rFonts w:ascii="Times New Roman" w:eastAsia="Times New Roman" w:hAnsi="Times New Roman" w:cs="Times New Roman"/>
          <w:color w:val="000000"/>
          <w:sz w:val="24"/>
          <w:szCs w:val="24"/>
        </w:rPr>
        <w:t xml:space="preserve"> has followed as a design science research method, and has been developed using an agile development method, the development process has been a series of iterations.</w:t>
      </w:r>
      <w:r>
        <w:rPr>
          <w:rFonts w:ascii="Times New Roman" w:eastAsia="Times New Roman" w:hAnsi="Times New Roman" w:cs="Times New Roman"/>
          <w:color w:val="000000"/>
          <w:sz w:val="24"/>
          <w:szCs w:val="24"/>
          <w:lang w:val="en-GB"/>
        </w:rPr>
        <w:t xml:space="preserve"> That is,</w:t>
      </w:r>
      <w:r w:rsidRPr="0016042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GB"/>
        </w:rPr>
        <w:t>e</w:t>
      </w:r>
      <w:r w:rsidRPr="00160424">
        <w:rPr>
          <w:rFonts w:ascii="Times New Roman" w:eastAsia="Times New Roman" w:hAnsi="Times New Roman" w:cs="Times New Roman"/>
          <w:color w:val="000000"/>
          <w:sz w:val="24"/>
          <w:szCs w:val="24"/>
        </w:rPr>
        <w:t>ach iteration has been building on the previous one</w:t>
      </w:r>
      <w:r>
        <w:rPr>
          <w:rFonts w:ascii="Times New Roman" w:eastAsia="Times New Roman" w:hAnsi="Times New Roman" w:cs="Times New Roman"/>
          <w:color w:val="000000"/>
          <w:sz w:val="24"/>
          <w:szCs w:val="24"/>
          <w:lang w:val="en-GB"/>
        </w:rPr>
        <w:t xml:space="preserve"> and</w:t>
      </w:r>
      <w:r w:rsidRPr="00160424">
        <w:rPr>
          <w:rFonts w:ascii="Times New Roman" w:eastAsia="Times New Roman" w:hAnsi="Times New Roman" w:cs="Times New Roman"/>
          <w:color w:val="000000"/>
          <w:sz w:val="24"/>
          <w:szCs w:val="24"/>
        </w:rPr>
        <w:t xml:space="preserve"> each </w:t>
      </w:r>
      <w:r>
        <w:rPr>
          <w:rFonts w:ascii="Times New Roman" w:eastAsia="Times New Roman" w:hAnsi="Times New Roman" w:cs="Times New Roman"/>
          <w:color w:val="000000"/>
          <w:sz w:val="24"/>
          <w:szCs w:val="24"/>
          <w:lang w:val="en-GB"/>
        </w:rPr>
        <w:t xml:space="preserve">involved </w:t>
      </w:r>
      <w:r w:rsidRPr="00160424">
        <w:rPr>
          <w:rFonts w:ascii="Times New Roman" w:eastAsia="Times New Roman" w:hAnsi="Times New Roman" w:cs="Times New Roman"/>
          <w:color w:val="000000"/>
          <w:sz w:val="24"/>
          <w:szCs w:val="24"/>
        </w:rPr>
        <w:t>a set of goals needed to be accomplished.</w:t>
      </w:r>
    </w:p>
    <w:p w14:paraId="5D6EA430" w14:textId="77777777" w:rsidR="00DD0E8F" w:rsidRDefault="00DD0E8F" w:rsidP="00DD0E8F">
      <w:pPr>
        <w:ind w:firstLine="284"/>
        <w:jc w:val="both"/>
        <w:rPr>
          <w:rFonts w:ascii="Times New Roman" w:eastAsia="Times New Roman" w:hAnsi="Times New Roman" w:cs="Times New Roman"/>
          <w:color w:val="000000"/>
          <w:sz w:val="24"/>
          <w:szCs w:val="24"/>
        </w:rPr>
      </w:pPr>
    </w:p>
    <w:p w14:paraId="331003E0" w14:textId="2F02AFBA" w:rsidR="00C172F2" w:rsidRPr="00B204DD" w:rsidRDefault="00B21901" w:rsidP="00A14562">
      <w:pPr>
        <w:pStyle w:val="Heading2"/>
        <w:numPr>
          <w:ilvl w:val="2"/>
          <w:numId w:val="2"/>
        </w:numPr>
        <w:spacing w:before="0" w:line="480" w:lineRule="auto"/>
        <w:rPr>
          <w:rFonts w:ascii="Times New Roman" w:hAnsi="Times New Roman" w:cs="Times New Roman"/>
          <w:b/>
          <w:bCs/>
          <w:color w:val="auto"/>
          <w:sz w:val="28"/>
          <w:szCs w:val="28"/>
        </w:rPr>
      </w:pPr>
      <w:bookmarkStart w:id="387" w:name="_Toc126833890"/>
      <w:r>
        <w:rPr>
          <w:rFonts w:ascii="Times New Roman" w:hAnsi="Times New Roman" w:cs="Times New Roman"/>
          <w:b/>
          <w:bCs/>
          <w:color w:val="auto"/>
          <w:sz w:val="28"/>
          <w:szCs w:val="28"/>
        </w:rPr>
        <w:t>P</w:t>
      </w:r>
      <w:r w:rsidRPr="00B21901">
        <w:rPr>
          <w:rFonts w:ascii="Times New Roman" w:hAnsi="Times New Roman" w:cs="Times New Roman"/>
          <w:b/>
          <w:bCs/>
          <w:color w:val="auto"/>
          <w:sz w:val="28"/>
          <w:szCs w:val="28"/>
        </w:rPr>
        <w:t xml:space="preserve">roduct </w:t>
      </w:r>
      <w:r>
        <w:rPr>
          <w:rFonts w:ascii="Times New Roman" w:hAnsi="Times New Roman" w:cs="Times New Roman"/>
          <w:b/>
          <w:bCs/>
          <w:color w:val="auto"/>
          <w:sz w:val="28"/>
          <w:szCs w:val="28"/>
        </w:rPr>
        <w:t>Backlog</w:t>
      </w:r>
      <w:bookmarkEnd w:id="387"/>
    </w:p>
    <w:p w14:paraId="4E42B841" w14:textId="574C8C89" w:rsidR="00EA3EAB" w:rsidRDefault="00EA3EAB" w:rsidP="000701C2">
      <w:pPr>
        <w:pStyle w:val="NormalWeb"/>
        <w:spacing w:before="0" w:beforeAutospacing="0" w:line="276" w:lineRule="auto"/>
        <w:ind w:firstLine="284"/>
        <w:jc w:val="both"/>
        <w:rPr>
          <w:ins w:id="388" w:author="رزان الدوسري ID 443203966" w:date="2023-01-28T17:27:00Z"/>
          <w:rFonts w:asciiTheme="majorBidi" w:hAnsiTheme="majorBidi" w:cstheme="majorBidi"/>
          <w:highlight w:val="yellow"/>
        </w:rPr>
      </w:pPr>
      <w:ins w:id="389" w:author="رزان الدوسري ID 443203966" w:date="2023-01-28T17:28:00Z">
        <w:r>
          <w:rPr>
            <w:rFonts w:asciiTheme="majorBidi" w:hAnsiTheme="majorBidi" w:cstheme="majorBidi"/>
          </w:rPr>
          <w:t>I</w:t>
        </w:r>
        <w:r w:rsidRPr="00EA3EAB">
          <w:rPr>
            <w:rFonts w:asciiTheme="majorBidi" w:hAnsiTheme="majorBidi" w:cstheme="majorBidi"/>
          </w:rPr>
          <w:t xml:space="preserve">n our product backlog, we have </w:t>
        </w:r>
        <w:r w:rsidR="00125D95">
          <w:rPr>
            <w:rFonts w:asciiTheme="majorBidi" w:hAnsiTheme="majorBidi" w:cstheme="majorBidi"/>
          </w:rPr>
          <w:t>presented</w:t>
        </w:r>
        <w:r w:rsidRPr="00EA3EAB">
          <w:rPr>
            <w:rFonts w:asciiTheme="majorBidi" w:hAnsiTheme="majorBidi" w:cstheme="majorBidi"/>
          </w:rPr>
          <w:t xml:space="preserve"> our functional and non-functional requirements into user stories to align with our agile approach. We have divided the development process into several sprints, with each sprint lasting two weeks. This allows us to quickly deliver working versions of the product and gather feedback from stakeholders, while also allowing for flexibility and adaptation as we progress through the development process. The number of sprints will vary depending on the scope of the project, but we typically aim for around </w:t>
        </w:r>
      </w:ins>
      <w:ins w:id="390" w:author="رزان الدوسري ID 443203966" w:date="2023-01-28T17:29:00Z">
        <w:r w:rsidR="00194A37">
          <w:rPr>
            <w:rFonts w:asciiTheme="majorBidi" w:hAnsiTheme="majorBidi" w:cstheme="majorBidi"/>
          </w:rPr>
          <w:t>4</w:t>
        </w:r>
      </w:ins>
      <w:ins w:id="391" w:author="رزان الدوسري ID 443203966" w:date="2023-01-28T17:28:00Z">
        <w:r w:rsidRPr="00EA3EAB">
          <w:rPr>
            <w:rFonts w:asciiTheme="majorBidi" w:hAnsiTheme="majorBidi" w:cstheme="majorBidi"/>
          </w:rPr>
          <w:t>-</w:t>
        </w:r>
        <w:r w:rsidR="00125D95">
          <w:rPr>
            <w:rFonts w:asciiTheme="majorBidi" w:hAnsiTheme="majorBidi" w:cstheme="majorBidi"/>
          </w:rPr>
          <w:t>5</w:t>
        </w:r>
        <w:r w:rsidRPr="00EA3EAB">
          <w:rPr>
            <w:rFonts w:asciiTheme="majorBidi" w:hAnsiTheme="majorBidi" w:cstheme="majorBidi"/>
          </w:rPr>
          <w:t xml:space="preserve"> sprints in total. This allows us to have a manageable timeframe for each sprint, while also ensuring that we have enough time to fully develop and test the product before its release.</w:t>
        </w:r>
      </w:ins>
    </w:p>
    <w:p w14:paraId="272C18B9" w14:textId="76953B7B" w:rsidR="00DD0E8F" w:rsidRDefault="00C172F2" w:rsidP="00DD0E8F">
      <w:pPr>
        <w:pStyle w:val="NormalWeb"/>
        <w:spacing w:before="0" w:beforeAutospacing="0" w:line="276" w:lineRule="auto"/>
        <w:ind w:firstLine="284"/>
        <w:rPr>
          <w:rFonts w:asciiTheme="majorBidi" w:hAnsiTheme="majorBidi" w:cstheme="majorBidi"/>
        </w:rPr>
      </w:pPr>
      <w:del w:id="392" w:author="رزان الدوسري ID 443203966" w:date="2023-01-28T17:30:00Z">
        <w:r w:rsidRPr="00B21901" w:rsidDel="00D34E3A">
          <w:rPr>
            <w:rFonts w:asciiTheme="majorBidi" w:hAnsiTheme="majorBidi" w:cstheme="majorBidi"/>
            <w:highlight w:val="yellow"/>
          </w:rPr>
          <w:delText xml:space="preserve">This section describes the functional and non-functional requirements of </w:delText>
        </w:r>
        <w:r w:rsidR="00B21901" w:rsidRPr="00B21901" w:rsidDel="00D34E3A">
          <w:rPr>
            <w:color w:val="000000"/>
            <w:highlight w:val="yellow"/>
          </w:rPr>
          <w:delText>UX-Estimator</w:delText>
        </w:r>
        <w:r w:rsidRPr="00B21901" w:rsidDel="00D34E3A">
          <w:rPr>
            <w:rFonts w:asciiTheme="majorBidi" w:hAnsiTheme="majorBidi" w:cstheme="majorBidi"/>
            <w:highlight w:val="yellow"/>
          </w:rPr>
          <w:delText>.</w:delText>
        </w:r>
        <w:r w:rsidRPr="00A14562" w:rsidDel="00D34E3A">
          <w:rPr>
            <w:rFonts w:asciiTheme="majorBidi" w:hAnsiTheme="majorBidi" w:cstheme="majorBidi"/>
          </w:rPr>
          <w:delText xml:space="preserve"> </w:delText>
        </w:r>
        <w:r w:rsidR="00DD0E8F" w:rsidDel="00D34E3A">
          <w:rPr>
            <w:color w:val="000000"/>
          </w:rPr>
          <w:delText>……………………………………………………………………………………………………………………………………………………………………………………………………</w:delText>
        </w:r>
        <w:r w:rsidR="00DD0E8F" w:rsidDel="00D34E3A">
          <w:rPr>
            <w:rFonts w:asciiTheme="majorBidi" w:hAnsiTheme="majorBidi" w:cstheme="majorBidi"/>
          </w:rPr>
          <w:delText>..</w:delText>
        </w:r>
        <w:r w:rsidR="004950C3" w:rsidRPr="004950C3" w:rsidDel="00D34E3A">
          <w:rPr>
            <w:color w:val="000000"/>
          </w:rPr>
          <w:delText xml:space="preserve">As we are working with </w:delText>
        </w:r>
        <w:r w:rsidR="00F217A0" w:rsidDel="00D34E3A">
          <w:rPr>
            <w:color w:val="000000"/>
          </w:rPr>
          <w:delText>Agile</w:delText>
        </w:r>
        <w:r w:rsidR="004950C3" w:rsidRPr="004950C3" w:rsidDel="00D34E3A">
          <w:rPr>
            <w:color w:val="000000"/>
          </w:rPr>
          <w:delText xml:space="preserve"> Framework, </w:delText>
        </w:r>
        <w:r w:rsidR="00E13509" w:rsidDel="00D34E3A">
          <w:rPr>
            <w:color w:val="000000"/>
          </w:rPr>
          <w:delText xml:space="preserve">we presented </w:delText>
        </w:r>
        <w:r w:rsidR="00E13509" w:rsidRPr="004950C3" w:rsidDel="00D34E3A">
          <w:rPr>
            <w:color w:val="000000"/>
          </w:rPr>
          <w:delText>the functional requirements</w:delText>
        </w:r>
        <w:r w:rsidR="00E13509" w:rsidDel="00D34E3A">
          <w:rPr>
            <w:color w:val="000000"/>
          </w:rPr>
          <w:delText xml:space="preserve"> through </w:delText>
        </w:r>
        <w:r w:rsidR="00E13509" w:rsidRPr="004950C3" w:rsidDel="00D34E3A">
          <w:rPr>
            <w:i/>
            <w:iCs/>
            <w:color w:val="000000"/>
          </w:rPr>
          <w:delText>user stories</w:delText>
        </w:r>
        <w:r w:rsidR="00E13509" w:rsidDel="00D34E3A">
          <w:rPr>
            <w:color w:val="000000"/>
          </w:rPr>
          <w:delText xml:space="preserve">. </w:delText>
        </w:r>
      </w:del>
      <w:r w:rsidRPr="00C172F2">
        <w:rPr>
          <w:color w:val="000000"/>
        </w:rPr>
        <w:t xml:space="preserve">The </w:t>
      </w:r>
      <w:r w:rsidR="005C53AE">
        <w:rPr>
          <w:color w:val="000000"/>
        </w:rPr>
        <w:t xml:space="preserve">following </w:t>
      </w:r>
      <w:r w:rsidRPr="00C172F2">
        <w:rPr>
          <w:color w:val="000000"/>
        </w:rPr>
        <w:t xml:space="preserve">template </w:t>
      </w:r>
      <w:r w:rsidR="005C53AE" w:rsidRPr="004950C3">
        <w:rPr>
          <w:color w:val="000000"/>
        </w:rPr>
        <w:t>re</w:t>
      </w:r>
      <w:r w:rsidR="005C53AE">
        <w:rPr>
          <w:color w:val="000000"/>
        </w:rPr>
        <w:t>pre</w:t>
      </w:r>
      <w:r w:rsidR="005C53AE" w:rsidRPr="004950C3">
        <w:rPr>
          <w:color w:val="000000"/>
        </w:rPr>
        <w:t>sent</w:t>
      </w:r>
      <w:r w:rsidR="005C53AE">
        <w:rPr>
          <w:color w:val="000000"/>
        </w:rPr>
        <w:t>s</w:t>
      </w:r>
      <w:r w:rsidR="005C53AE" w:rsidRPr="004950C3">
        <w:rPr>
          <w:color w:val="000000"/>
        </w:rPr>
        <w:t xml:space="preserve"> </w:t>
      </w:r>
      <w:r w:rsidRPr="00C172F2">
        <w:rPr>
          <w:color w:val="000000"/>
        </w:rPr>
        <w:t xml:space="preserve">our </w:t>
      </w:r>
      <w:del w:id="393" w:author="رزان الدوسري ID 443203966" w:date="2023-01-28T17:30:00Z">
        <w:r w:rsidDel="009A21B5">
          <w:rPr>
            <w:rFonts w:ascii="TimesNewRomanPSMT" w:hAnsi="TimesNewRomanPSMT"/>
          </w:rPr>
          <w:delText xml:space="preserve">functional </w:delText>
        </w:r>
        <w:r w:rsidR="00DD0E8F" w:rsidDel="009A21B5">
          <w:rPr>
            <w:rFonts w:ascii="TimesNewRomanPSMT" w:hAnsi="TimesNewRomanPSMT"/>
          </w:rPr>
          <w:delText>requirements</w:delText>
        </w:r>
      </w:del>
      <w:ins w:id="394" w:author="رزان الدوسري ID 443203966" w:date="2023-01-28T17:30:00Z">
        <w:r w:rsidR="009A21B5">
          <w:rPr>
            <w:rFonts w:ascii="TimesNewRomanPSMT" w:hAnsi="TimesNewRomanPSMT"/>
          </w:rPr>
          <w:t>user stories</w:t>
        </w:r>
      </w:ins>
      <w:r w:rsidR="00DD0E8F">
        <w:rPr>
          <w:color w:val="000000"/>
        </w:rPr>
        <w:t>:</w:t>
      </w:r>
    </w:p>
    <w:p w14:paraId="70B2AE38" w14:textId="00D806DE" w:rsidR="00C172F2" w:rsidRPr="00DD0E8F" w:rsidRDefault="009547D2" w:rsidP="00DD0E8F">
      <w:pPr>
        <w:pStyle w:val="NormalWeb"/>
        <w:spacing w:before="0" w:beforeAutospacing="0" w:line="276" w:lineRule="auto"/>
        <w:ind w:firstLine="284"/>
        <w:rPr>
          <w:rFonts w:asciiTheme="majorBidi" w:hAnsiTheme="majorBidi" w:cstheme="majorBidi"/>
        </w:rPr>
      </w:pPr>
      <w:r>
        <w:rPr>
          <w:noProof/>
          <w:color w:val="000000"/>
        </w:rPr>
        <w:drawing>
          <wp:anchor distT="0" distB="0" distL="114300" distR="114300" simplePos="0" relativeHeight="251652100" behindDoc="0" locked="0" layoutInCell="1" allowOverlap="1" wp14:anchorId="7B4CDE2F" wp14:editId="5A9CE765">
            <wp:simplePos x="0" y="0"/>
            <wp:positionH relativeFrom="column">
              <wp:posOffset>1063625</wp:posOffset>
            </wp:positionH>
            <wp:positionV relativeFrom="paragraph">
              <wp:posOffset>346075</wp:posOffset>
            </wp:positionV>
            <wp:extent cx="3230880" cy="219075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088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2333">
        <w:rPr>
          <w:noProof/>
          <w:color w:val="000000"/>
        </w:rPr>
        <mc:AlternateContent>
          <mc:Choice Requires="wps">
            <w:drawing>
              <wp:anchor distT="0" distB="0" distL="114300" distR="114300" simplePos="0" relativeHeight="251652101" behindDoc="0" locked="0" layoutInCell="1" allowOverlap="1" wp14:anchorId="59F8B6D1" wp14:editId="5065F58B">
                <wp:simplePos x="0" y="0"/>
                <wp:positionH relativeFrom="column">
                  <wp:posOffset>807085</wp:posOffset>
                </wp:positionH>
                <wp:positionV relativeFrom="paragraph">
                  <wp:posOffset>3345321</wp:posOffset>
                </wp:positionV>
                <wp:extent cx="3868420" cy="332105"/>
                <wp:effectExtent l="0" t="0" r="5080" b="0"/>
                <wp:wrapTopAndBottom/>
                <wp:docPr id="3" name="Text Box 3"/>
                <wp:cNvGraphicFramePr/>
                <a:graphic xmlns:a="http://schemas.openxmlformats.org/drawingml/2006/main">
                  <a:graphicData uri="http://schemas.microsoft.com/office/word/2010/wordprocessingShape">
                    <wps:wsp>
                      <wps:cNvSpPr txBox="1"/>
                      <wps:spPr>
                        <a:xfrm>
                          <a:off x="0" y="0"/>
                          <a:ext cx="3868420" cy="332105"/>
                        </a:xfrm>
                        <a:prstGeom prst="rect">
                          <a:avLst/>
                        </a:prstGeom>
                        <a:solidFill>
                          <a:prstClr val="white"/>
                        </a:solidFill>
                        <a:ln>
                          <a:noFill/>
                        </a:ln>
                      </wps:spPr>
                      <wps:txbx>
                        <w:txbxContent>
                          <w:p w14:paraId="45E5D903" w14:textId="0CBA4A4B" w:rsidR="00DC1CA8" w:rsidRPr="00133637" w:rsidRDefault="00DC1CA8" w:rsidP="00DC1CA8">
                            <w:pPr>
                              <w:pStyle w:val="Caption"/>
                              <w:jc w:val="center"/>
                              <w:rPr>
                                <w:rFonts w:ascii="Times New Roman" w:eastAsia="Times New Roman" w:hAnsi="Times New Roman" w:cs="Times New Roman"/>
                                <w:i w:val="0"/>
                                <w:iCs w:val="0"/>
                                <w:noProof/>
                                <w:color w:val="000000" w:themeColor="text1"/>
                                <w:sz w:val="20"/>
                                <w:szCs w:val="20"/>
                              </w:rPr>
                            </w:pPr>
                            <w:bookmarkStart w:id="395" w:name="_Toc125418778"/>
                            <w:r w:rsidRPr="00133637">
                              <w:rPr>
                                <w:rFonts w:ascii="Times New Roman" w:hAnsi="Times New Roman" w:cs="Times New Roman"/>
                                <w:i w:val="0"/>
                                <w:iCs w:val="0"/>
                                <w:color w:val="000000" w:themeColor="text1"/>
                                <w:sz w:val="20"/>
                                <w:szCs w:val="20"/>
                              </w:rPr>
                              <w:t xml:space="preserve">Figure </w:t>
                            </w:r>
                            <w:r w:rsidRPr="00133637">
                              <w:rPr>
                                <w:rFonts w:ascii="Times New Roman" w:hAnsi="Times New Roman" w:cs="Times New Roman"/>
                                <w:i w:val="0"/>
                                <w:iCs w:val="0"/>
                                <w:color w:val="000000" w:themeColor="text1"/>
                                <w:sz w:val="20"/>
                                <w:szCs w:val="20"/>
                              </w:rPr>
                              <w:fldChar w:fldCharType="begin"/>
                            </w:r>
                            <w:r w:rsidRPr="00133637">
                              <w:rPr>
                                <w:rFonts w:ascii="Times New Roman" w:hAnsi="Times New Roman" w:cs="Times New Roman"/>
                                <w:i w:val="0"/>
                                <w:iCs w:val="0"/>
                                <w:color w:val="000000" w:themeColor="text1"/>
                                <w:sz w:val="20"/>
                                <w:szCs w:val="20"/>
                              </w:rPr>
                              <w:instrText xml:space="preserve"> SEQ Figure \* ARABIC </w:instrText>
                            </w:r>
                            <w:r w:rsidRPr="00133637">
                              <w:rPr>
                                <w:rFonts w:ascii="Times New Roman" w:hAnsi="Times New Roman" w:cs="Times New Roman"/>
                                <w:i w:val="0"/>
                                <w:iCs w:val="0"/>
                                <w:color w:val="000000" w:themeColor="text1"/>
                                <w:sz w:val="20"/>
                                <w:szCs w:val="20"/>
                              </w:rPr>
                              <w:fldChar w:fldCharType="separate"/>
                            </w:r>
                            <w:r w:rsidR="006A12AF">
                              <w:rPr>
                                <w:rFonts w:ascii="Times New Roman" w:hAnsi="Times New Roman" w:cs="Times New Roman"/>
                                <w:i w:val="0"/>
                                <w:iCs w:val="0"/>
                                <w:noProof/>
                                <w:color w:val="000000" w:themeColor="text1"/>
                                <w:sz w:val="20"/>
                                <w:szCs w:val="20"/>
                              </w:rPr>
                              <w:t>8</w:t>
                            </w:r>
                            <w:r w:rsidRPr="00133637">
                              <w:rPr>
                                <w:rFonts w:ascii="Times New Roman" w:hAnsi="Times New Roman" w:cs="Times New Roman"/>
                                <w:i w:val="0"/>
                                <w:iCs w:val="0"/>
                                <w:color w:val="000000" w:themeColor="text1"/>
                                <w:sz w:val="20"/>
                                <w:szCs w:val="20"/>
                              </w:rPr>
                              <w:fldChar w:fldCharType="end"/>
                            </w:r>
                            <w:r w:rsidRPr="00133637">
                              <w:rPr>
                                <w:rFonts w:ascii="Times New Roman" w:hAnsi="Times New Roman" w:cs="Times New Roman"/>
                                <w:i w:val="0"/>
                                <w:iCs w:val="0"/>
                                <w:color w:val="000000" w:themeColor="text1"/>
                                <w:sz w:val="20"/>
                                <w:szCs w:val="20"/>
                              </w:rPr>
                              <w:t>.Example user story</w:t>
                            </w:r>
                            <w:bookmarkEnd w:id="3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F8B6D1" id="Text Box 3" o:spid="_x0000_s1031" type="#_x0000_t202" style="position:absolute;left:0;text-align:left;margin-left:63.55pt;margin-top:263.4pt;width:304.6pt;height:26.15pt;z-index:25165210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" stroked="f">
                <v:textbox inset="0,0,0,0">
                  <w:txbxContent>
                    <w:p w14:paraId="45E5D903" w14:textId="0CBA4A4B" w:rsidR="00DC1CA8" w:rsidRPr="00133637" w:rsidRDefault="00DC1CA8" w:rsidP="00DC1CA8">
                      <w:pPr>
                        <w:pStyle w:val="Caption"/>
                        <w:jc w:val="center"/>
                        <w:rPr>
                          <w:rFonts w:ascii="Times New Roman" w:eastAsia="Times New Roman" w:hAnsi="Times New Roman" w:cs="Times New Roman"/>
                          <w:i w:val="0"/>
                          <w:iCs w:val="0"/>
                          <w:noProof/>
                          <w:color w:val="000000" w:themeColor="text1"/>
                          <w:sz w:val="20"/>
                          <w:szCs w:val="20"/>
                        </w:rPr>
                      </w:pPr>
                      <w:bookmarkStart w:id="396" w:name="_Toc125418778"/>
                      <w:r w:rsidRPr="00133637">
                        <w:rPr>
                          <w:rFonts w:ascii="Times New Roman" w:hAnsi="Times New Roman" w:cs="Times New Roman"/>
                          <w:i w:val="0"/>
                          <w:iCs w:val="0"/>
                          <w:color w:val="000000" w:themeColor="text1"/>
                          <w:sz w:val="20"/>
                          <w:szCs w:val="20"/>
                        </w:rPr>
                        <w:t xml:space="preserve">Figure </w:t>
                      </w:r>
                      <w:r w:rsidRPr="00133637">
                        <w:rPr>
                          <w:rFonts w:ascii="Times New Roman" w:hAnsi="Times New Roman" w:cs="Times New Roman"/>
                          <w:i w:val="0"/>
                          <w:iCs w:val="0"/>
                          <w:color w:val="000000" w:themeColor="text1"/>
                          <w:sz w:val="20"/>
                          <w:szCs w:val="20"/>
                        </w:rPr>
                        <w:fldChar w:fldCharType="begin"/>
                      </w:r>
                      <w:r w:rsidRPr="00133637">
                        <w:rPr>
                          <w:rFonts w:ascii="Times New Roman" w:hAnsi="Times New Roman" w:cs="Times New Roman"/>
                          <w:i w:val="0"/>
                          <w:iCs w:val="0"/>
                          <w:color w:val="000000" w:themeColor="text1"/>
                          <w:sz w:val="20"/>
                          <w:szCs w:val="20"/>
                        </w:rPr>
                        <w:instrText xml:space="preserve"> SEQ Figure \* ARABIC </w:instrText>
                      </w:r>
                      <w:r w:rsidRPr="00133637">
                        <w:rPr>
                          <w:rFonts w:ascii="Times New Roman" w:hAnsi="Times New Roman" w:cs="Times New Roman"/>
                          <w:i w:val="0"/>
                          <w:iCs w:val="0"/>
                          <w:color w:val="000000" w:themeColor="text1"/>
                          <w:sz w:val="20"/>
                          <w:szCs w:val="20"/>
                        </w:rPr>
                        <w:fldChar w:fldCharType="separate"/>
                      </w:r>
                      <w:r w:rsidR="006A12AF">
                        <w:rPr>
                          <w:rFonts w:ascii="Times New Roman" w:hAnsi="Times New Roman" w:cs="Times New Roman"/>
                          <w:i w:val="0"/>
                          <w:iCs w:val="0"/>
                          <w:noProof/>
                          <w:color w:val="000000" w:themeColor="text1"/>
                          <w:sz w:val="20"/>
                          <w:szCs w:val="20"/>
                        </w:rPr>
                        <w:t>8</w:t>
                      </w:r>
                      <w:r w:rsidRPr="00133637">
                        <w:rPr>
                          <w:rFonts w:ascii="Times New Roman" w:hAnsi="Times New Roman" w:cs="Times New Roman"/>
                          <w:i w:val="0"/>
                          <w:iCs w:val="0"/>
                          <w:color w:val="000000" w:themeColor="text1"/>
                          <w:sz w:val="20"/>
                          <w:szCs w:val="20"/>
                        </w:rPr>
                        <w:fldChar w:fldCharType="end"/>
                      </w:r>
                      <w:r w:rsidRPr="00133637">
                        <w:rPr>
                          <w:rFonts w:ascii="Times New Roman" w:hAnsi="Times New Roman" w:cs="Times New Roman"/>
                          <w:i w:val="0"/>
                          <w:iCs w:val="0"/>
                          <w:color w:val="000000" w:themeColor="text1"/>
                          <w:sz w:val="20"/>
                          <w:szCs w:val="20"/>
                        </w:rPr>
                        <w:t>.Example user story</w:t>
                      </w:r>
                      <w:bookmarkEnd w:id="396"/>
                    </w:p>
                  </w:txbxContent>
                </v:textbox>
                <w10:wrap type="topAndBottom"/>
              </v:shape>
            </w:pict>
          </mc:Fallback>
        </mc:AlternateContent>
      </w:r>
      <w:r w:rsidR="00E13509" w:rsidRPr="00C172F2">
        <w:rPr>
          <w:color w:val="000000"/>
        </w:rPr>
        <w:t xml:space="preserve">As a </w:t>
      </w:r>
      <w:r w:rsidR="00E13509" w:rsidRPr="001D4A00">
        <w:t>&lt;</w:t>
      </w:r>
      <w:r w:rsidR="00E13509">
        <w:rPr>
          <w:i/>
          <w:iCs/>
        </w:rPr>
        <w:t>role</w:t>
      </w:r>
      <w:r w:rsidR="00E13509" w:rsidRPr="001D4A00">
        <w:t>&gt;</w:t>
      </w:r>
      <w:r w:rsidR="00E13509">
        <w:t xml:space="preserve">, </w:t>
      </w:r>
      <w:r w:rsidR="00E13509" w:rsidRPr="00E13509">
        <w:rPr>
          <w:color w:val="000000"/>
        </w:rPr>
        <w:t xml:space="preserve">I want </w:t>
      </w:r>
      <w:r w:rsidR="00E13509" w:rsidRPr="001D4A00">
        <w:t>&lt;</w:t>
      </w:r>
      <w:r w:rsidR="00E13509" w:rsidRPr="00E13509">
        <w:rPr>
          <w:i/>
          <w:iCs/>
        </w:rPr>
        <w:t>goal</w:t>
      </w:r>
      <w:r w:rsidR="00E13509" w:rsidRPr="001D4A00">
        <w:t>&gt;</w:t>
      </w:r>
      <w:r w:rsidR="00E13509">
        <w:t xml:space="preserve"> </w:t>
      </w:r>
      <w:r w:rsidR="00E13509" w:rsidRPr="00E13509">
        <w:rPr>
          <w:color w:val="000000"/>
        </w:rPr>
        <w:t xml:space="preserve">so that </w:t>
      </w:r>
      <w:r w:rsidR="00E13509" w:rsidRPr="001D4A00">
        <w:t>&lt;</w:t>
      </w:r>
      <w:r w:rsidR="00E13509" w:rsidRPr="00E13509">
        <w:rPr>
          <w:i/>
          <w:iCs/>
          <w:color w:val="000000"/>
        </w:rPr>
        <w:t xml:space="preserve"> benefit</w:t>
      </w:r>
      <w:r w:rsidR="00E13509" w:rsidRPr="001D4A00">
        <w:t xml:space="preserve"> &gt; </w:t>
      </w:r>
      <w:r w:rsidR="00DC1CA8">
        <w:fldChar w:fldCharType="begin"/>
      </w:r>
      <w:r w:rsidR="00DC1CA8">
        <w:instrText xml:space="preserve"> INCLUDEPICTURE "/Users/user/Library/Group Containers/UBF8T346G9.ms/WebArchiveCopyPasteTempFiles/com.microsoft.Word/v00.png" \* MERGEFORMATINET </w:instrText>
      </w:r>
      <w:r w:rsidR="00DC1CA8">
        <w:fldChar w:fldCharType="end"/>
      </w:r>
    </w:p>
    <w:p w14:paraId="2D718D19" w14:textId="3399F459" w:rsidR="00B329FA" w:rsidRPr="00F477FB" w:rsidRDefault="00B329FA">
      <w:pPr>
        <w:spacing w:before="240"/>
        <w:jc w:val="both"/>
        <w:rPr>
          <w:ins w:id="397" w:author="رزان الدوسري ID 443203966" w:date="2023-02-09T11:23:00Z"/>
          <w:rFonts w:ascii="Times New Roman" w:eastAsia="Times New Roman" w:hAnsi="Times New Roman" w:cs="Times New Roman"/>
          <w:color w:val="000000"/>
          <w:sz w:val="24"/>
          <w:szCs w:val="24"/>
          <w:rPrChange w:id="398" w:author="رزان الدوسري ID 443203966" w:date="2023-02-09T11:23:00Z">
            <w:rPr>
              <w:ins w:id="399" w:author="رزان الدوسري ID 443203966" w:date="2023-02-09T11:23:00Z"/>
            </w:rPr>
          </w:rPrChange>
        </w:rPr>
        <w:pPrChange w:id="400" w:author="رزان الدوسري ID 443203966" w:date="2023-02-09T11:23:00Z">
          <w:pPr>
            <w:pStyle w:val="ListParagraph"/>
            <w:numPr>
              <w:numId w:val="8"/>
            </w:numPr>
            <w:spacing w:before="240"/>
            <w:ind w:left="714" w:hanging="357"/>
            <w:contextualSpacing w:val="0"/>
            <w:jc w:val="both"/>
          </w:pPr>
        </w:pPrChange>
      </w:pPr>
      <w:ins w:id="401" w:author="رزان الدوسري ID 443203966" w:date="2023-02-09T11:23:00Z">
        <w:r w:rsidRPr="00F477FB">
          <w:rPr>
            <w:rFonts w:ascii="Times New Roman" w:eastAsia="Times New Roman" w:hAnsi="Times New Roman" w:cs="Times New Roman"/>
            <w:color w:val="000000"/>
            <w:sz w:val="24"/>
            <w:szCs w:val="24"/>
            <w:rPrChange w:id="402" w:author="رزان الدوسري ID 443203966" w:date="2023-02-09T11:23:00Z">
              <w:rPr/>
            </w:rPrChange>
          </w:rPr>
          <w:t xml:space="preserve">The following are the initial </w:t>
        </w:r>
        <w:r w:rsidR="00F477FB" w:rsidRPr="00F477FB">
          <w:rPr>
            <w:rFonts w:ascii="Times New Roman" w:eastAsia="Times New Roman" w:hAnsi="Times New Roman" w:cs="Times New Roman"/>
            <w:color w:val="000000"/>
            <w:sz w:val="24"/>
            <w:szCs w:val="24"/>
            <w:rPrChange w:id="403" w:author="رزان الدوسري ID 443203966" w:date="2023-02-09T11:23:00Z">
              <w:rPr/>
            </w:rPrChange>
          </w:rPr>
          <w:t xml:space="preserve">product </w:t>
        </w:r>
      </w:ins>
      <w:ins w:id="404" w:author="رزان الدوسري ID 443203966" w:date="2023-02-09T11:24:00Z">
        <w:r w:rsidR="00F477FB" w:rsidRPr="00F477FB">
          <w:rPr>
            <w:rFonts w:ascii="Times New Roman" w:eastAsia="Times New Roman" w:hAnsi="Times New Roman" w:cs="Times New Roman"/>
            <w:color w:val="000000"/>
            <w:sz w:val="24"/>
            <w:szCs w:val="24"/>
          </w:rPr>
          <w:t>backlog.</w:t>
        </w:r>
      </w:ins>
    </w:p>
    <w:p w14:paraId="1FCA6153" w14:textId="22478978" w:rsidR="00A1426E" w:rsidRPr="001A2BC4" w:rsidRDefault="00A1426E" w:rsidP="006C3EB9">
      <w:pPr>
        <w:pStyle w:val="ListParagraph"/>
        <w:numPr>
          <w:ilvl w:val="0"/>
          <w:numId w:val="8"/>
        </w:numPr>
        <w:spacing w:before="240"/>
        <w:ind w:left="714" w:hanging="357"/>
        <w:contextualSpacing w:val="0"/>
        <w:jc w:val="both"/>
        <w:rPr>
          <w:rFonts w:ascii="Times New Roman" w:eastAsia="Times New Roman" w:hAnsi="Times New Roman" w:cs="Times New Roman"/>
          <w:color w:val="000000"/>
          <w:sz w:val="24"/>
          <w:szCs w:val="24"/>
        </w:rPr>
      </w:pPr>
      <w:r w:rsidRPr="001A2BC4">
        <w:rPr>
          <w:rFonts w:ascii="Times New Roman" w:eastAsia="Times New Roman" w:hAnsi="Times New Roman" w:cs="Times New Roman"/>
          <w:color w:val="000000"/>
          <w:sz w:val="24"/>
          <w:szCs w:val="24"/>
        </w:rPr>
        <w:t>As a user, I want to go through a wizard (step-by-step guide) when installing the power-up so that I understand how to use it.</w:t>
      </w:r>
    </w:p>
    <w:p w14:paraId="7F5A9904" w14:textId="77777777" w:rsidR="00A1426E" w:rsidRPr="001A2BC4" w:rsidRDefault="00A1426E" w:rsidP="006C3EB9">
      <w:pPr>
        <w:pStyle w:val="ListParagraph"/>
        <w:numPr>
          <w:ilvl w:val="0"/>
          <w:numId w:val="8"/>
        </w:numPr>
        <w:ind w:left="714" w:hanging="357"/>
        <w:contextualSpacing w:val="0"/>
        <w:jc w:val="both"/>
        <w:rPr>
          <w:rFonts w:ascii="Times New Roman" w:eastAsia="Times New Roman" w:hAnsi="Times New Roman" w:cs="Times New Roman"/>
          <w:color w:val="000000"/>
          <w:sz w:val="24"/>
          <w:szCs w:val="24"/>
        </w:rPr>
      </w:pPr>
      <w:r w:rsidRPr="001A2BC4">
        <w:rPr>
          <w:rFonts w:ascii="Times New Roman" w:eastAsia="Times New Roman" w:hAnsi="Times New Roman" w:cs="Times New Roman"/>
          <w:color w:val="000000"/>
          <w:sz w:val="24"/>
          <w:szCs w:val="24"/>
        </w:rPr>
        <w:t>As a user, I want to go directly to the board after completing the setup process for the power-up, so that I can begin using its features.</w:t>
      </w:r>
    </w:p>
    <w:p w14:paraId="56E43B9C" w14:textId="637BB925" w:rsidR="000559EB" w:rsidRPr="001A2BC4" w:rsidRDefault="0038020D" w:rsidP="006C3EB9">
      <w:pPr>
        <w:pStyle w:val="ListParagraph"/>
        <w:numPr>
          <w:ilvl w:val="0"/>
          <w:numId w:val="8"/>
        </w:numPr>
        <w:ind w:left="714" w:hanging="357"/>
        <w:contextualSpacing w:val="0"/>
        <w:jc w:val="both"/>
        <w:rPr>
          <w:rFonts w:ascii="Times New Roman" w:eastAsia="Times New Roman" w:hAnsi="Times New Roman" w:cs="Times New Roman"/>
          <w:color w:val="000000"/>
          <w:sz w:val="24"/>
          <w:szCs w:val="24"/>
        </w:rPr>
      </w:pPr>
      <w:r w:rsidRPr="001A2BC4">
        <w:rPr>
          <w:rFonts w:ascii="Times New Roman" w:eastAsia="Times New Roman" w:hAnsi="Times New Roman" w:cs="Times New Roman"/>
          <w:color w:val="000000"/>
          <w:sz w:val="24"/>
          <w:szCs w:val="24"/>
        </w:rPr>
        <w:lastRenderedPageBreak/>
        <w:t>As a user, I want to receive an alert message indicating successful completion of the power-up setup, so that I am certain that everything is set correctly</w:t>
      </w:r>
      <w:r w:rsidR="00532787" w:rsidRPr="001A2BC4">
        <w:rPr>
          <w:rFonts w:ascii="Times New Roman" w:hAnsi="Times New Roman" w:cs="Times New Roman"/>
          <w:sz w:val="24"/>
          <w:szCs w:val="24"/>
        </w:rPr>
        <w:t>.</w:t>
      </w:r>
    </w:p>
    <w:p w14:paraId="1C7A99FC" w14:textId="7C2ED7BE" w:rsidR="0038020D" w:rsidRPr="001A2BC4" w:rsidRDefault="0038020D" w:rsidP="006C3EB9">
      <w:pPr>
        <w:pStyle w:val="ListParagraph"/>
        <w:numPr>
          <w:ilvl w:val="0"/>
          <w:numId w:val="8"/>
        </w:numPr>
        <w:ind w:left="714" w:hanging="357"/>
        <w:contextualSpacing w:val="0"/>
        <w:jc w:val="both"/>
        <w:rPr>
          <w:rFonts w:ascii="Times New Roman" w:eastAsia="Times New Roman" w:hAnsi="Times New Roman" w:cs="Times New Roman"/>
          <w:color w:val="000000"/>
          <w:sz w:val="24"/>
          <w:szCs w:val="24"/>
        </w:rPr>
      </w:pPr>
      <w:r w:rsidRPr="001A2BC4">
        <w:rPr>
          <w:rFonts w:ascii="Times New Roman" w:hAnsi="Times New Roman" w:cs="Times New Roman"/>
          <w:sz w:val="24"/>
          <w:szCs w:val="24"/>
        </w:rPr>
        <w:t xml:space="preserve">As a user, I want to assign scores for each dimension of a given user story </w:t>
      </w:r>
      <w:proofErr w:type="gramStart"/>
      <w:r w:rsidRPr="001A2BC4">
        <w:rPr>
          <w:rFonts w:ascii="Times New Roman" w:hAnsi="Times New Roman" w:cs="Times New Roman"/>
          <w:sz w:val="24"/>
          <w:szCs w:val="24"/>
        </w:rPr>
        <w:t>in order to</w:t>
      </w:r>
      <w:proofErr w:type="gramEnd"/>
      <w:r w:rsidRPr="001A2BC4">
        <w:rPr>
          <w:rFonts w:ascii="Times New Roman" w:hAnsi="Times New Roman" w:cs="Times New Roman"/>
          <w:sz w:val="24"/>
          <w:szCs w:val="24"/>
        </w:rPr>
        <w:t xml:space="preserve"> determine the worthiness score.</w:t>
      </w:r>
    </w:p>
    <w:p w14:paraId="1AAE9891" w14:textId="77777777" w:rsidR="00805C21" w:rsidRDefault="00805C21" w:rsidP="006C3EB9">
      <w:pPr>
        <w:pStyle w:val="ListParagraph"/>
        <w:numPr>
          <w:ilvl w:val="0"/>
          <w:numId w:val="8"/>
        </w:numPr>
        <w:ind w:left="714" w:hanging="357"/>
        <w:contextualSpacing w:val="0"/>
        <w:jc w:val="both"/>
        <w:rPr>
          <w:ins w:id="405" w:author="رزان الدوسري ID 443203966" w:date="2023-02-09T11:24:00Z"/>
          <w:rFonts w:ascii="Times New Roman" w:eastAsia="Times New Roman" w:hAnsi="Times New Roman" w:cs="Times New Roman"/>
          <w:color w:val="000000"/>
          <w:sz w:val="24"/>
          <w:szCs w:val="24"/>
        </w:rPr>
      </w:pPr>
      <w:r w:rsidRPr="001A2BC4">
        <w:rPr>
          <w:rFonts w:ascii="Times New Roman" w:eastAsia="Times New Roman" w:hAnsi="Times New Roman" w:cs="Times New Roman"/>
          <w:color w:val="000000"/>
          <w:sz w:val="24"/>
          <w:szCs w:val="24"/>
        </w:rPr>
        <w:t>As a user, I want to modify the score of each dimension after setting them so that changing estimations are possible.</w:t>
      </w:r>
    </w:p>
    <w:p w14:paraId="2D67A886" w14:textId="77777777" w:rsidR="00F477FB" w:rsidRPr="001A2BC4" w:rsidRDefault="00F477FB" w:rsidP="00F477FB">
      <w:pPr>
        <w:pStyle w:val="ListParagraph"/>
        <w:numPr>
          <w:ilvl w:val="0"/>
          <w:numId w:val="8"/>
        </w:numPr>
        <w:ind w:left="714" w:hanging="357"/>
        <w:contextualSpacing w:val="0"/>
        <w:jc w:val="both"/>
        <w:rPr>
          <w:ins w:id="406" w:author="رزان الدوسري ID 443203966" w:date="2023-02-09T11:24:00Z"/>
          <w:rFonts w:ascii="Times New Roman" w:eastAsia="Times New Roman" w:hAnsi="Times New Roman" w:cs="Times New Roman"/>
          <w:color w:val="000000"/>
          <w:sz w:val="24"/>
          <w:szCs w:val="24"/>
        </w:rPr>
      </w:pPr>
      <w:ins w:id="407" w:author="رزان الدوسري ID 443203966" w:date="2023-02-09T11:24:00Z">
        <w:r w:rsidRPr="001A2BC4">
          <w:rPr>
            <w:rFonts w:ascii="Times New Roman" w:eastAsia="Times New Roman" w:hAnsi="Times New Roman" w:cs="Times New Roman"/>
            <w:color w:val="000000"/>
            <w:sz w:val="24"/>
            <w:szCs w:val="24"/>
          </w:rPr>
          <w:t>As a user, I want to view a list of suggested UX methods, so that I can pick one of them.</w:t>
        </w:r>
      </w:ins>
    </w:p>
    <w:p w14:paraId="20F249C8" w14:textId="77777777" w:rsidR="00102D1C" w:rsidRPr="00F477FB" w:rsidRDefault="00102D1C">
      <w:pPr>
        <w:jc w:val="both"/>
        <w:rPr>
          <w:rFonts w:ascii="Times New Roman" w:eastAsia="Times New Roman" w:hAnsi="Times New Roman" w:cs="Times New Roman"/>
          <w:color w:val="000000"/>
          <w:sz w:val="24"/>
          <w:szCs w:val="24"/>
          <w:rPrChange w:id="408" w:author="رزان الدوسري ID 443203966" w:date="2023-02-09T11:24:00Z">
            <w:rPr/>
          </w:rPrChange>
        </w:rPr>
        <w:pPrChange w:id="409" w:author="رزان الدوسري ID 443203966" w:date="2023-02-09T11:25:00Z">
          <w:pPr>
            <w:pStyle w:val="ListParagraph"/>
            <w:numPr>
              <w:numId w:val="8"/>
            </w:numPr>
            <w:ind w:left="714" w:hanging="357"/>
            <w:contextualSpacing w:val="0"/>
            <w:jc w:val="both"/>
          </w:pPr>
        </w:pPrChange>
      </w:pPr>
    </w:p>
    <w:p w14:paraId="75371C4F" w14:textId="5410FD4C" w:rsidR="00927534" w:rsidRPr="001A2BC4" w:rsidDel="008F1090" w:rsidRDefault="00927534" w:rsidP="006C3EB9">
      <w:pPr>
        <w:pStyle w:val="ListParagraph"/>
        <w:numPr>
          <w:ilvl w:val="0"/>
          <w:numId w:val="8"/>
        </w:numPr>
        <w:ind w:left="714" w:hanging="357"/>
        <w:contextualSpacing w:val="0"/>
        <w:jc w:val="both"/>
        <w:rPr>
          <w:del w:id="410" w:author="رزان الدوسري ID 443203966" w:date="2023-02-09T11:25:00Z"/>
          <w:rFonts w:ascii="Times New Roman" w:eastAsia="Times New Roman" w:hAnsi="Times New Roman" w:cs="Times New Roman"/>
          <w:color w:val="000000"/>
          <w:sz w:val="24"/>
          <w:szCs w:val="24"/>
        </w:rPr>
      </w:pPr>
      <w:del w:id="411" w:author="رزان الدوسري ID 443203966" w:date="2023-02-09T11:25:00Z">
        <w:r w:rsidRPr="001A2BC4" w:rsidDel="008F1090">
          <w:rPr>
            <w:rFonts w:ascii="Times New Roman" w:eastAsia="Times New Roman" w:hAnsi="Times New Roman" w:cs="Times New Roman"/>
            <w:color w:val="000000"/>
            <w:sz w:val="24"/>
            <w:szCs w:val="24"/>
          </w:rPr>
          <w:delText>As a user, I want the ability to reset the worthiness score of a user story, so that I can adjust the estimation.</w:delText>
        </w:r>
      </w:del>
    </w:p>
    <w:p w14:paraId="0720876B" w14:textId="573CDA91" w:rsidR="00775BBF" w:rsidRPr="001A2BC4" w:rsidDel="00F477FB" w:rsidRDefault="00C54F86" w:rsidP="006C3EB9">
      <w:pPr>
        <w:pStyle w:val="ListParagraph"/>
        <w:numPr>
          <w:ilvl w:val="0"/>
          <w:numId w:val="8"/>
        </w:numPr>
        <w:ind w:left="714" w:hanging="357"/>
        <w:contextualSpacing w:val="0"/>
        <w:jc w:val="both"/>
        <w:rPr>
          <w:del w:id="412" w:author="رزان الدوسري ID 443203966" w:date="2023-02-09T11:24:00Z"/>
          <w:rFonts w:ascii="Times New Roman" w:eastAsia="Times New Roman" w:hAnsi="Times New Roman" w:cs="Times New Roman"/>
          <w:color w:val="000000"/>
          <w:sz w:val="24"/>
          <w:szCs w:val="24"/>
        </w:rPr>
      </w:pPr>
      <w:del w:id="413" w:author="رزان الدوسري ID 443203966" w:date="2023-02-09T11:24:00Z">
        <w:r w:rsidRPr="001A2BC4" w:rsidDel="00F477FB">
          <w:rPr>
            <w:rFonts w:ascii="Times New Roman" w:eastAsia="Times New Roman" w:hAnsi="Times New Roman" w:cs="Times New Roman"/>
            <w:color w:val="000000"/>
            <w:sz w:val="24"/>
            <w:szCs w:val="24"/>
          </w:rPr>
          <w:delText xml:space="preserve">As a user, I want to </w:delText>
        </w:r>
        <w:r w:rsidR="006B1EC3" w:rsidRPr="001A2BC4" w:rsidDel="00F477FB">
          <w:rPr>
            <w:rFonts w:ascii="Times New Roman" w:eastAsia="Times New Roman" w:hAnsi="Times New Roman" w:cs="Times New Roman"/>
            <w:color w:val="000000"/>
            <w:sz w:val="24"/>
            <w:szCs w:val="24"/>
          </w:rPr>
          <w:delText xml:space="preserve">view a list of </w:delText>
        </w:r>
        <w:r w:rsidRPr="001A2BC4" w:rsidDel="00F477FB">
          <w:rPr>
            <w:rFonts w:ascii="Times New Roman" w:eastAsia="Times New Roman" w:hAnsi="Times New Roman" w:cs="Times New Roman"/>
            <w:color w:val="000000"/>
            <w:sz w:val="24"/>
            <w:szCs w:val="24"/>
          </w:rPr>
          <w:delText xml:space="preserve">suggested UX methods, so that I </w:delText>
        </w:r>
        <w:r w:rsidR="00C04ECE" w:rsidRPr="001A2BC4" w:rsidDel="00F477FB">
          <w:rPr>
            <w:rFonts w:ascii="Times New Roman" w:eastAsia="Times New Roman" w:hAnsi="Times New Roman" w:cs="Times New Roman"/>
            <w:color w:val="000000"/>
            <w:sz w:val="24"/>
            <w:szCs w:val="24"/>
          </w:rPr>
          <w:delText xml:space="preserve">can </w:delText>
        </w:r>
        <w:r w:rsidR="006841E1" w:rsidRPr="001A2BC4" w:rsidDel="00F477FB">
          <w:rPr>
            <w:rFonts w:ascii="Times New Roman" w:eastAsia="Times New Roman" w:hAnsi="Times New Roman" w:cs="Times New Roman"/>
            <w:color w:val="000000"/>
            <w:sz w:val="24"/>
            <w:szCs w:val="24"/>
          </w:rPr>
          <w:delText xml:space="preserve">pick </w:delText>
        </w:r>
        <w:r w:rsidR="00C04ECE" w:rsidRPr="001A2BC4" w:rsidDel="00F477FB">
          <w:rPr>
            <w:rFonts w:ascii="Times New Roman" w:eastAsia="Times New Roman" w:hAnsi="Times New Roman" w:cs="Times New Roman"/>
            <w:color w:val="000000"/>
            <w:sz w:val="24"/>
            <w:szCs w:val="24"/>
          </w:rPr>
          <w:delText>one of them</w:delText>
        </w:r>
        <w:r w:rsidRPr="001A2BC4" w:rsidDel="00F477FB">
          <w:rPr>
            <w:rFonts w:ascii="Times New Roman" w:eastAsia="Times New Roman" w:hAnsi="Times New Roman" w:cs="Times New Roman"/>
            <w:color w:val="000000"/>
            <w:sz w:val="24"/>
            <w:szCs w:val="24"/>
          </w:rPr>
          <w:delText>.</w:delText>
        </w:r>
      </w:del>
    </w:p>
    <w:p w14:paraId="0F0DE19D" w14:textId="3D01E8E6" w:rsidR="00404B03" w:rsidRPr="001A2BC4" w:rsidDel="008F1090" w:rsidRDefault="006B1EC3" w:rsidP="006C3EB9">
      <w:pPr>
        <w:pStyle w:val="ListParagraph"/>
        <w:numPr>
          <w:ilvl w:val="0"/>
          <w:numId w:val="8"/>
        </w:numPr>
        <w:ind w:left="714" w:hanging="357"/>
        <w:contextualSpacing w:val="0"/>
        <w:jc w:val="both"/>
        <w:rPr>
          <w:del w:id="414" w:author="رزان الدوسري ID 443203966" w:date="2023-02-09T11:25:00Z"/>
          <w:rFonts w:ascii="Times New Roman" w:eastAsia="Times New Roman" w:hAnsi="Times New Roman" w:cs="Times New Roman"/>
          <w:color w:val="000000"/>
          <w:sz w:val="24"/>
          <w:szCs w:val="24"/>
        </w:rPr>
      </w:pPr>
      <w:del w:id="415" w:author="رزان الدوسري ID 443203966" w:date="2023-02-09T11:25:00Z">
        <w:r w:rsidRPr="001A2BC4" w:rsidDel="008F1090">
          <w:rPr>
            <w:rFonts w:ascii="Times New Roman" w:eastAsia="Times New Roman" w:hAnsi="Times New Roman" w:cs="Times New Roman"/>
            <w:color w:val="000000"/>
            <w:sz w:val="24"/>
            <w:szCs w:val="24"/>
          </w:rPr>
          <w:delText xml:space="preserve">As a user, I want to see the quantity of completed and pending UX methods across all user stories in the board, so I can keep track of </w:delText>
        </w:r>
        <w:r w:rsidR="00404B03" w:rsidRPr="001A2BC4" w:rsidDel="008F1090">
          <w:rPr>
            <w:rFonts w:ascii="Times New Roman" w:eastAsia="Times New Roman" w:hAnsi="Times New Roman" w:cs="Times New Roman"/>
            <w:color w:val="000000"/>
            <w:sz w:val="24"/>
            <w:szCs w:val="24"/>
          </w:rPr>
          <w:delText>the progress</w:delText>
        </w:r>
        <w:r w:rsidR="00775BBF" w:rsidRPr="001A2BC4" w:rsidDel="008F1090">
          <w:rPr>
            <w:rFonts w:ascii="Times New Roman" w:eastAsia="Times New Roman" w:hAnsi="Times New Roman" w:cs="Times New Roman"/>
            <w:color w:val="000000"/>
            <w:sz w:val="24"/>
            <w:szCs w:val="24"/>
          </w:rPr>
          <w:delText>.</w:delText>
        </w:r>
      </w:del>
    </w:p>
    <w:p w14:paraId="5A634171" w14:textId="6210F366" w:rsidR="00927534" w:rsidRPr="001A2BC4" w:rsidDel="008F1090" w:rsidRDefault="00E01816" w:rsidP="006C3EB9">
      <w:pPr>
        <w:pStyle w:val="ListParagraph"/>
        <w:numPr>
          <w:ilvl w:val="0"/>
          <w:numId w:val="8"/>
        </w:numPr>
        <w:ind w:left="714" w:hanging="357"/>
        <w:contextualSpacing w:val="0"/>
        <w:jc w:val="both"/>
        <w:rPr>
          <w:del w:id="416" w:author="رزان الدوسري ID 443203966" w:date="2023-02-09T11:25:00Z"/>
          <w:rFonts w:ascii="Times New Roman" w:eastAsia="Times New Roman" w:hAnsi="Times New Roman" w:cs="Times New Roman"/>
          <w:color w:val="000000"/>
          <w:sz w:val="24"/>
          <w:szCs w:val="24"/>
        </w:rPr>
      </w:pPr>
      <w:del w:id="417" w:author="رزان الدوسري ID 443203966" w:date="2023-02-09T11:25:00Z">
        <w:r w:rsidRPr="001A2BC4" w:rsidDel="008F1090">
          <w:rPr>
            <w:rFonts w:ascii="Times New Roman" w:eastAsia="Times New Roman" w:hAnsi="Times New Roman" w:cs="Times New Roman"/>
            <w:color w:val="000000"/>
            <w:sz w:val="24"/>
            <w:szCs w:val="24"/>
          </w:rPr>
          <w:delText>As a user, I want to select the “Done list” from my existing lists</w:delText>
        </w:r>
        <w:r w:rsidR="006A0C79" w:rsidRPr="001A2BC4" w:rsidDel="008F1090">
          <w:rPr>
            <w:rFonts w:ascii="Times New Roman" w:eastAsia="Times New Roman" w:hAnsi="Times New Roman" w:cs="Times New Roman"/>
            <w:color w:val="000000"/>
            <w:sz w:val="24"/>
            <w:szCs w:val="24"/>
          </w:rPr>
          <w:delText xml:space="preserve"> on the board</w:delText>
        </w:r>
        <w:r w:rsidRPr="001A2BC4" w:rsidDel="008F1090">
          <w:rPr>
            <w:rFonts w:ascii="Times New Roman" w:eastAsia="Times New Roman" w:hAnsi="Times New Roman" w:cs="Times New Roman"/>
            <w:color w:val="000000"/>
            <w:sz w:val="24"/>
            <w:szCs w:val="24"/>
          </w:rPr>
          <w:delText xml:space="preserve">, so that </w:delText>
        </w:r>
        <w:r w:rsidR="006B1EC3" w:rsidRPr="001A2BC4" w:rsidDel="008F1090">
          <w:rPr>
            <w:rFonts w:ascii="Times New Roman" w:eastAsia="Times New Roman" w:hAnsi="Times New Roman" w:cs="Times New Roman"/>
            <w:color w:val="000000"/>
            <w:sz w:val="24"/>
            <w:szCs w:val="24"/>
          </w:rPr>
          <w:delText>I can automatically</w:delText>
        </w:r>
        <w:r w:rsidR="006A0C79" w:rsidRPr="001A2BC4" w:rsidDel="008F1090">
          <w:rPr>
            <w:rFonts w:ascii="Times New Roman" w:eastAsia="Times New Roman" w:hAnsi="Times New Roman" w:cs="Times New Roman"/>
            <w:color w:val="000000"/>
            <w:sz w:val="24"/>
            <w:szCs w:val="24"/>
          </w:rPr>
          <w:delText xml:space="preserve"> </w:delText>
        </w:r>
        <w:r w:rsidRPr="001A2BC4" w:rsidDel="008F1090">
          <w:rPr>
            <w:rFonts w:ascii="Times New Roman" w:eastAsia="Times New Roman" w:hAnsi="Times New Roman" w:cs="Times New Roman"/>
            <w:color w:val="000000"/>
            <w:sz w:val="24"/>
            <w:szCs w:val="24"/>
          </w:rPr>
          <w:delText>move</w:delText>
        </w:r>
        <w:r w:rsidR="006B1EC3" w:rsidRPr="001A2BC4" w:rsidDel="008F1090">
          <w:rPr>
            <w:rFonts w:ascii="Times New Roman" w:eastAsia="Times New Roman" w:hAnsi="Times New Roman" w:cs="Times New Roman"/>
            <w:color w:val="000000"/>
            <w:sz w:val="24"/>
            <w:szCs w:val="24"/>
          </w:rPr>
          <w:delText xml:space="preserve"> the completed user story there.</w:delText>
        </w:r>
      </w:del>
    </w:p>
    <w:p w14:paraId="47B47097" w14:textId="0007403C" w:rsidR="00404B03" w:rsidRPr="001A2BC4" w:rsidDel="008F1090" w:rsidRDefault="00404B03" w:rsidP="006C3EB9">
      <w:pPr>
        <w:pStyle w:val="ListParagraph"/>
        <w:numPr>
          <w:ilvl w:val="0"/>
          <w:numId w:val="8"/>
        </w:numPr>
        <w:ind w:left="714" w:hanging="357"/>
        <w:contextualSpacing w:val="0"/>
        <w:jc w:val="both"/>
        <w:rPr>
          <w:del w:id="418" w:author="رزان الدوسري ID 443203966" w:date="2023-02-09T11:25:00Z"/>
          <w:rFonts w:ascii="Times New Roman" w:eastAsia="Times New Roman" w:hAnsi="Times New Roman" w:cs="Times New Roman"/>
          <w:color w:val="000000"/>
          <w:sz w:val="24"/>
          <w:szCs w:val="24"/>
        </w:rPr>
      </w:pPr>
      <w:del w:id="419" w:author="رزان الدوسري ID 443203966" w:date="2023-02-09T11:25:00Z">
        <w:r w:rsidRPr="001A2BC4" w:rsidDel="008F1090">
          <w:rPr>
            <w:rFonts w:ascii="Times New Roman" w:eastAsia="Times New Roman" w:hAnsi="Times New Roman" w:cs="Times New Roman"/>
            <w:color w:val="000000"/>
            <w:sz w:val="24"/>
            <w:szCs w:val="24"/>
          </w:rPr>
          <w:delText xml:space="preserve">As a user, I want the user story to be moved to the “Done list” </w:delText>
        </w:r>
        <w:r w:rsidR="006B1EC3" w:rsidRPr="001A2BC4" w:rsidDel="008F1090">
          <w:rPr>
            <w:rFonts w:ascii="Times New Roman" w:eastAsia="Times New Roman" w:hAnsi="Times New Roman" w:cs="Times New Roman"/>
            <w:color w:val="000000"/>
            <w:sz w:val="24"/>
            <w:szCs w:val="24"/>
          </w:rPr>
          <w:delText xml:space="preserve">automatically after all </w:delText>
        </w:r>
        <w:r w:rsidRPr="001A2BC4" w:rsidDel="008F1090">
          <w:rPr>
            <w:rFonts w:ascii="Times New Roman" w:eastAsia="Times New Roman" w:hAnsi="Times New Roman" w:cs="Times New Roman"/>
            <w:color w:val="000000"/>
            <w:sz w:val="24"/>
            <w:szCs w:val="24"/>
          </w:rPr>
          <w:delText>required UX methods</w:delText>
        </w:r>
        <w:r w:rsidR="006B1EC3" w:rsidRPr="001A2BC4" w:rsidDel="008F1090">
          <w:rPr>
            <w:rFonts w:ascii="Times New Roman" w:eastAsia="Times New Roman" w:hAnsi="Times New Roman" w:cs="Times New Roman"/>
            <w:color w:val="000000"/>
            <w:sz w:val="24"/>
            <w:szCs w:val="24"/>
          </w:rPr>
          <w:delText xml:space="preserve"> are completed</w:delText>
        </w:r>
        <w:r w:rsidRPr="001A2BC4" w:rsidDel="008F1090">
          <w:rPr>
            <w:rFonts w:ascii="Times New Roman" w:eastAsia="Times New Roman" w:hAnsi="Times New Roman" w:cs="Times New Roman"/>
            <w:color w:val="000000"/>
            <w:sz w:val="24"/>
            <w:szCs w:val="24"/>
          </w:rPr>
          <w:delText>, so that I can know that this user story is completed.</w:delText>
        </w:r>
      </w:del>
    </w:p>
    <w:p w14:paraId="1C26498D" w14:textId="22F40A6A" w:rsidR="000D7A5B" w:rsidRPr="001A2BC4" w:rsidDel="008F1090" w:rsidRDefault="00914CF0" w:rsidP="006C3EB9">
      <w:pPr>
        <w:pStyle w:val="ListParagraph"/>
        <w:numPr>
          <w:ilvl w:val="0"/>
          <w:numId w:val="8"/>
        </w:numPr>
        <w:ind w:left="714" w:hanging="357"/>
        <w:contextualSpacing w:val="0"/>
        <w:jc w:val="both"/>
        <w:rPr>
          <w:del w:id="420" w:author="رزان الدوسري ID 443203966" w:date="2023-02-09T11:25:00Z"/>
          <w:rFonts w:ascii="Times New Roman" w:eastAsia="Times New Roman" w:hAnsi="Times New Roman" w:cs="Times New Roman"/>
          <w:color w:val="000000"/>
          <w:sz w:val="24"/>
          <w:szCs w:val="24"/>
        </w:rPr>
      </w:pPr>
      <w:del w:id="421" w:author="رزان الدوسري ID 443203966" w:date="2023-02-09T11:25:00Z">
        <w:r w:rsidRPr="001A2BC4" w:rsidDel="008F1090">
          <w:rPr>
            <w:rFonts w:ascii="Times New Roman" w:eastAsia="Times New Roman" w:hAnsi="Times New Roman" w:cs="Times New Roman"/>
            <w:color w:val="000000"/>
            <w:sz w:val="24"/>
            <w:szCs w:val="24"/>
          </w:rPr>
          <w:delText>As a user, I want to see the worthiness score of all the user stories in the board, so that I</w:delText>
        </w:r>
        <w:r w:rsidR="007C34E3" w:rsidRPr="001A2BC4" w:rsidDel="008F1090">
          <w:rPr>
            <w:rFonts w:ascii="Times New Roman" w:eastAsia="Times New Roman" w:hAnsi="Times New Roman" w:cs="Times New Roman"/>
            <w:color w:val="000000"/>
            <w:sz w:val="24"/>
            <w:szCs w:val="24"/>
          </w:rPr>
          <w:delText xml:space="preserve"> can prioritize then more efficiently.</w:delText>
        </w:r>
      </w:del>
    </w:p>
    <w:p w14:paraId="3AC2E287" w14:textId="4ED8C632" w:rsidR="00A14562" w:rsidRPr="001A2BC4" w:rsidDel="008F1090" w:rsidRDefault="00507C62" w:rsidP="006C3EB9">
      <w:pPr>
        <w:pStyle w:val="ListParagraph"/>
        <w:numPr>
          <w:ilvl w:val="0"/>
          <w:numId w:val="8"/>
        </w:numPr>
        <w:ind w:left="714" w:hanging="357"/>
        <w:contextualSpacing w:val="0"/>
        <w:jc w:val="both"/>
        <w:rPr>
          <w:del w:id="422" w:author="رزان الدوسري ID 443203966" w:date="2023-02-09T11:25:00Z"/>
          <w:rFonts w:ascii="Times New Roman" w:eastAsia="Times New Roman" w:hAnsi="Times New Roman" w:cs="Times New Roman"/>
          <w:color w:val="000000"/>
          <w:sz w:val="24"/>
          <w:szCs w:val="24"/>
        </w:rPr>
      </w:pPr>
      <w:del w:id="423" w:author="رزان الدوسري ID 443203966" w:date="2023-02-09T11:25:00Z">
        <w:r w:rsidRPr="001A2BC4" w:rsidDel="008F1090">
          <w:rPr>
            <w:rFonts w:ascii="Times New Roman" w:eastAsia="Times New Roman" w:hAnsi="Times New Roman" w:cs="Times New Roman"/>
            <w:color w:val="000000"/>
            <w:sz w:val="24"/>
            <w:szCs w:val="24"/>
          </w:rPr>
          <w:delText>As a user, I want to see “No, Estimate” text on all the user stories that have not been estimated, so that I</w:delText>
        </w:r>
        <w:r w:rsidR="007C34E3" w:rsidRPr="001A2BC4" w:rsidDel="008F1090">
          <w:rPr>
            <w:rFonts w:ascii="Times New Roman" w:eastAsia="Times New Roman" w:hAnsi="Times New Roman" w:cs="Times New Roman"/>
            <w:color w:val="000000"/>
            <w:sz w:val="24"/>
            <w:szCs w:val="24"/>
          </w:rPr>
          <w:delText xml:space="preserve"> know instantly which user stories are missing estimates.</w:delText>
        </w:r>
      </w:del>
    </w:p>
    <w:p w14:paraId="19B0B98F" w14:textId="40F6EACD" w:rsidR="00B279AB" w:rsidRPr="001A2BC4" w:rsidDel="008F1090" w:rsidRDefault="00B279AB" w:rsidP="006C3EB9">
      <w:pPr>
        <w:pStyle w:val="ListParagraph"/>
        <w:numPr>
          <w:ilvl w:val="0"/>
          <w:numId w:val="8"/>
        </w:numPr>
        <w:ind w:left="714" w:hanging="357"/>
        <w:contextualSpacing w:val="0"/>
        <w:jc w:val="both"/>
        <w:rPr>
          <w:del w:id="424" w:author="رزان الدوسري ID 443203966" w:date="2023-02-09T11:25:00Z"/>
          <w:rFonts w:ascii="Times New Roman" w:eastAsia="Times New Roman" w:hAnsi="Times New Roman" w:cs="Times New Roman"/>
          <w:color w:val="000000"/>
          <w:sz w:val="24"/>
          <w:szCs w:val="24"/>
        </w:rPr>
      </w:pPr>
      <w:del w:id="425" w:author="رزان الدوسري ID 443203966" w:date="2023-02-09T11:25:00Z">
        <w:r w:rsidRPr="001A2BC4" w:rsidDel="008F1090">
          <w:rPr>
            <w:rFonts w:ascii="Times New Roman" w:eastAsia="Times New Roman" w:hAnsi="Times New Roman" w:cs="Times New Roman"/>
            <w:color w:val="000000"/>
            <w:sz w:val="24"/>
            <w:szCs w:val="24"/>
          </w:rPr>
          <w:delText>As a user, I want to see description of each dimension, so that I</w:delText>
        </w:r>
        <w:r w:rsidR="007C34E3" w:rsidRPr="001A2BC4" w:rsidDel="008F1090">
          <w:rPr>
            <w:rFonts w:ascii="Times New Roman" w:eastAsia="Times New Roman" w:hAnsi="Times New Roman" w:cs="Times New Roman"/>
            <w:color w:val="000000"/>
            <w:sz w:val="24"/>
            <w:szCs w:val="24"/>
          </w:rPr>
          <w:delText xml:space="preserve"> can gain a better understanding of the dimensions</w:delText>
        </w:r>
        <w:r w:rsidRPr="001A2BC4" w:rsidDel="008F1090">
          <w:rPr>
            <w:rFonts w:ascii="Times New Roman" w:eastAsia="Times New Roman" w:hAnsi="Times New Roman" w:cs="Times New Roman"/>
            <w:color w:val="000000"/>
            <w:sz w:val="24"/>
            <w:szCs w:val="24"/>
          </w:rPr>
          <w:delText>.</w:delText>
        </w:r>
      </w:del>
    </w:p>
    <w:p w14:paraId="184F36C8" w14:textId="720932EE" w:rsidR="00DD0E8F" w:rsidRPr="001A2BC4" w:rsidDel="008F1090" w:rsidRDefault="006A0C79" w:rsidP="006C3EB9">
      <w:pPr>
        <w:pStyle w:val="ListParagraph"/>
        <w:numPr>
          <w:ilvl w:val="0"/>
          <w:numId w:val="8"/>
        </w:numPr>
        <w:ind w:left="714" w:hanging="357"/>
        <w:contextualSpacing w:val="0"/>
        <w:jc w:val="both"/>
        <w:rPr>
          <w:del w:id="426" w:author="رزان الدوسري ID 443203966" w:date="2023-02-09T11:25:00Z"/>
          <w:rFonts w:ascii="Times New Roman" w:eastAsia="Times New Roman" w:hAnsi="Times New Roman" w:cs="Times New Roman"/>
          <w:color w:val="000000"/>
          <w:sz w:val="24"/>
          <w:szCs w:val="24"/>
        </w:rPr>
      </w:pPr>
      <w:del w:id="427" w:author="رزان الدوسري ID 443203966" w:date="2023-02-09T11:25:00Z">
        <w:r w:rsidRPr="001A2BC4" w:rsidDel="008F1090">
          <w:rPr>
            <w:rFonts w:ascii="Times New Roman" w:eastAsia="Times New Roman" w:hAnsi="Times New Roman" w:cs="Times New Roman"/>
            <w:color w:val="000000"/>
            <w:sz w:val="24"/>
            <w:szCs w:val="24"/>
          </w:rPr>
          <w:delText>As a user, I want to see description of each suggested UX methods, so that I</w:delText>
        </w:r>
        <w:r w:rsidR="007C34E3" w:rsidRPr="001A2BC4" w:rsidDel="008F1090">
          <w:rPr>
            <w:rFonts w:ascii="Times New Roman" w:eastAsia="Times New Roman" w:hAnsi="Times New Roman" w:cs="Times New Roman"/>
            <w:color w:val="000000"/>
            <w:sz w:val="24"/>
            <w:szCs w:val="24"/>
          </w:rPr>
          <w:delText xml:space="preserve"> decide which methods suits my needs.</w:delText>
        </w:r>
        <w:r w:rsidRPr="001A2BC4" w:rsidDel="008F1090">
          <w:rPr>
            <w:rFonts w:ascii="Times New Roman" w:eastAsia="Times New Roman" w:hAnsi="Times New Roman" w:cs="Times New Roman"/>
            <w:color w:val="000000"/>
            <w:sz w:val="24"/>
            <w:szCs w:val="24"/>
          </w:rPr>
          <w:delText xml:space="preserve"> </w:delText>
        </w:r>
      </w:del>
    </w:p>
    <w:p w14:paraId="5FEEBBB3" w14:textId="68F7F47C" w:rsidR="000057FA" w:rsidRPr="00B204DD" w:rsidRDefault="00F93582" w:rsidP="00A14562">
      <w:pPr>
        <w:pStyle w:val="Heading2"/>
        <w:numPr>
          <w:ilvl w:val="2"/>
          <w:numId w:val="2"/>
        </w:numPr>
        <w:spacing w:before="0" w:line="480" w:lineRule="auto"/>
        <w:rPr>
          <w:rFonts w:ascii="Times New Roman" w:hAnsi="Times New Roman" w:cs="Times New Roman"/>
          <w:b/>
          <w:bCs/>
          <w:color w:val="auto"/>
          <w:sz w:val="28"/>
          <w:szCs w:val="28"/>
        </w:rPr>
      </w:pPr>
      <w:bookmarkStart w:id="428" w:name="_Toc126833891"/>
      <w:r w:rsidRPr="00B204DD">
        <w:rPr>
          <w:rFonts w:ascii="Times New Roman" w:hAnsi="Times New Roman" w:cs="Times New Roman"/>
          <w:b/>
          <w:bCs/>
          <w:color w:val="auto"/>
          <w:sz w:val="28"/>
          <w:szCs w:val="28"/>
        </w:rPr>
        <w:t>Implementation</w:t>
      </w:r>
      <w:bookmarkEnd w:id="428"/>
    </w:p>
    <w:p w14:paraId="0B6B179C" w14:textId="62F658B5" w:rsidR="00F93582" w:rsidRDefault="00F93582" w:rsidP="00C443F7">
      <w:pPr>
        <w:pStyle w:val="NormalWeb"/>
        <w:spacing w:before="0" w:beforeAutospacing="0"/>
        <w:ind w:firstLine="284"/>
        <w:jc w:val="both"/>
        <w:rPr>
          <w:rFonts w:ascii="TimesNewRomanPSMT" w:hAnsi="TimesNewRomanPSMT"/>
        </w:rPr>
      </w:pPr>
      <w:r>
        <w:rPr>
          <w:rFonts w:ascii="TimesNewRomanPSMT" w:hAnsi="TimesNewRomanPSMT"/>
        </w:rPr>
        <w:t xml:space="preserve">This section provides the implementation details in terms of hardware, development environment, development processes, and screenshots of the developed tool. </w:t>
      </w:r>
    </w:p>
    <w:p w14:paraId="2668F332" w14:textId="714BE810" w:rsidR="00B2403A" w:rsidRDefault="00B2403A" w:rsidP="00B2403A">
      <w:pPr>
        <w:pStyle w:val="Heading2"/>
        <w:numPr>
          <w:ilvl w:val="3"/>
          <w:numId w:val="2"/>
        </w:numPr>
        <w:spacing w:line="480" w:lineRule="auto"/>
        <w:rPr>
          <w:rFonts w:ascii="Times New Roman" w:hAnsi="Times New Roman" w:cs="Times New Roman"/>
          <w:b/>
          <w:bCs/>
          <w:color w:val="auto"/>
          <w:sz w:val="28"/>
          <w:szCs w:val="28"/>
        </w:rPr>
      </w:pPr>
      <w:bookmarkStart w:id="429" w:name="_Toc126833892"/>
      <w:r w:rsidRPr="00B2403A">
        <w:rPr>
          <w:rFonts w:ascii="Times New Roman" w:hAnsi="Times New Roman" w:cs="Times New Roman"/>
          <w:b/>
          <w:bCs/>
          <w:color w:val="auto"/>
          <w:sz w:val="28"/>
          <w:szCs w:val="28"/>
        </w:rPr>
        <w:t>Hardware Description</w:t>
      </w:r>
      <w:bookmarkEnd w:id="429"/>
    </w:p>
    <w:p w14:paraId="1C0DD382" w14:textId="77777777" w:rsidR="000533AA" w:rsidRDefault="00B2403A" w:rsidP="00C443F7">
      <w:pPr>
        <w:ind w:firstLine="284"/>
        <w:jc w:val="both"/>
        <w:rPr>
          <w:rFonts w:ascii="TimesNewRomanPSMT" w:eastAsia="Times New Roman" w:hAnsi="TimesNewRomanPSMT" w:cs="Times New Roman"/>
          <w:sz w:val="24"/>
          <w:szCs w:val="24"/>
        </w:rPr>
      </w:pPr>
      <w:r w:rsidRPr="00B2403A">
        <w:rPr>
          <w:rFonts w:ascii="TimesNewRomanPSMT" w:eastAsia="Times New Roman" w:hAnsi="TimesNewRomanPSMT" w:cs="Times New Roman"/>
          <w:sz w:val="24"/>
          <w:szCs w:val="24"/>
        </w:rPr>
        <w:t>MacBook Pro personal computer (macOS Monterey) has been used to implement this project. The computer has the following specifications:</w:t>
      </w:r>
    </w:p>
    <w:p w14:paraId="24DD61DC" w14:textId="77777777" w:rsidR="000533AA" w:rsidRPr="000533AA" w:rsidRDefault="00B2403A" w:rsidP="006C3EB9">
      <w:pPr>
        <w:pStyle w:val="ListParagraph"/>
        <w:numPr>
          <w:ilvl w:val="0"/>
          <w:numId w:val="10"/>
        </w:numPr>
        <w:jc w:val="both"/>
        <w:rPr>
          <w:rFonts w:ascii="TimesNewRomanPSMT" w:eastAsia="Times New Roman" w:hAnsi="TimesNewRomanPSMT" w:cs="Times New Roman"/>
          <w:sz w:val="24"/>
          <w:szCs w:val="24"/>
        </w:rPr>
      </w:pPr>
      <w:r w:rsidRPr="000533AA">
        <w:rPr>
          <w:rFonts w:ascii="TimesNewRomanPSMT" w:eastAsia="Times New Roman" w:hAnsi="TimesNewRomanPSMT" w:cs="Times New Roman"/>
          <w:sz w:val="24"/>
          <w:szCs w:val="24"/>
        </w:rPr>
        <w:t xml:space="preserve">Processor: </w:t>
      </w:r>
      <w:r w:rsidR="00B204DD" w:rsidRPr="000533AA">
        <w:rPr>
          <w:rFonts w:ascii="TimesNewRomanPSMT" w:eastAsia="Times New Roman" w:hAnsi="TimesNewRomanPSMT" w:cs="Times New Roman"/>
          <w:sz w:val="24"/>
          <w:szCs w:val="24"/>
        </w:rPr>
        <w:t>Apple M1 Pro chip with 10‑core CPU</w:t>
      </w:r>
      <w:r w:rsidRPr="000533AA">
        <w:rPr>
          <w:rFonts w:ascii="TimesNewRomanPSMT" w:eastAsia="Times New Roman" w:hAnsi="TimesNewRomanPSMT" w:cs="Times New Roman"/>
          <w:sz w:val="24"/>
          <w:szCs w:val="24"/>
        </w:rPr>
        <w:t>.</w:t>
      </w:r>
    </w:p>
    <w:p w14:paraId="36494CB6" w14:textId="4F55AD12" w:rsidR="000057FA" w:rsidRPr="000533AA" w:rsidRDefault="00B2403A" w:rsidP="006C3EB9">
      <w:pPr>
        <w:pStyle w:val="ListParagraph"/>
        <w:numPr>
          <w:ilvl w:val="0"/>
          <w:numId w:val="10"/>
        </w:numPr>
        <w:jc w:val="both"/>
        <w:rPr>
          <w:rFonts w:ascii="TimesNewRomanPSMT" w:eastAsia="Times New Roman" w:hAnsi="TimesNewRomanPSMT" w:cs="Times New Roman"/>
          <w:sz w:val="24"/>
          <w:szCs w:val="24"/>
        </w:rPr>
      </w:pPr>
      <w:r w:rsidRPr="000533AA">
        <w:rPr>
          <w:rFonts w:ascii="TimesNewRomanPSMT" w:eastAsia="Times New Roman" w:hAnsi="TimesNewRomanPSMT" w:cs="Times New Roman"/>
          <w:sz w:val="24"/>
          <w:szCs w:val="24"/>
        </w:rPr>
        <w:t>Random Access Memory: 16 GB.</w:t>
      </w:r>
    </w:p>
    <w:p w14:paraId="168CFE53" w14:textId="372A2351" w:rsidR="001C237C" w:rsidRDefault="00B204DD" w:rsidP="001C237C">
      <w:pPr>
        <w:pStyle w:val="Heading2"/>
        <w:numPr>
          <w:ilvl w:val="3"/>
          <w:numId w:val="2"/>
        </w:numPr>
        <w:spacing w:line="480" w:lineRule="auto"/>
        <w:rPr>
          <w:rFonts w:ascii="Times New Roman" w:hAnsi="Times New Roman" w:cs="Times New Roman"/>
          <w:b/>
          <w:bCs/>
          <w:color w:val="auto"/>
          <w:sz w:val="28"/>
          <w:szCs w:val="28"/>
        </w:rPr>
      </w:pPr>
      <w:bookmarkStart w:id="430" w:name="_Toc126833893"/>
      <w:r w:rsidRPr="00B204DD">
        <w:rPr>
          <w:rFonts w:ascii="Times New Roman" w:hAnsi="Times New Roman" w:cs="Times New Roman"/>
          <w:b/>
          <w:bCs/>
          <w:color w:val="auto"/>
          <w:sz w:val="28"/>
          <w:szCs w:val="28"/>
        </w:rPr>
        <w:t>Development Environment</w:t>
      </w:r>
      <w:bookmarkEnd w:id="430"/>
      <w:r w:rsidRPr="00B204DD">
        <w:rPr>
          <w:rFonts w:ascii="Times New Roman" w:hAnsi="Times New Roman" w:cs="Times New Roman"/>
          <w:b/>
          <w:bCs/>
          <w:color w:val="auto"/>
          <w:sz w:val="28"/>
          <w:szCs w:val="28"/>
        </w:rPr>
        <w:t xml:space="preserve"> </w:t>
      </w:r>
    </w:p>
    <w:p w14:paraId="6699A667" w14:textId="3DBF2E99" w:rsidR="003F0BC1" w:rsidRPr="003F0BC1" w:rsidRDefault="003F0BC1" w:rsidP="00C443F7">
      <w:pPr>
        <w:ind w:firstLine="284"/>
        <w:jc w:val="both"/>
        <w:rPr>
          <w:rFonts w:ascii="TimesNewRomanPSMT" w:eastAsia="Times New Roman" w:hAnsi="TimesNewRomanPSMT" w:cs="Times New Roman"/>
          <w:sz w:val="24"/>
          <w:szCs w:val="24"/>
        </w:rPr>
      </w:pPr>
      <w:r w:rsidRPr="003F0BC1">
        <w:rPr>
          <w:rFonts w:ascii="TimesNewRomanPSMT" w:eastAsia="Times New Roman" w:hAnsi="TimesNewRomanPSMT" w:cs="Times New Roman"/>
          <w:sz w:val="24"/>
          <w:szCs w:val="24"/>
        </w:rPr>
        <w:t>This tool (power-up) is implemented in Visual Studio Code (VS Code)</w:t>
      </w:r>
      <w:sdt>
        <w:sdtPr>
          <w:rPr>
            <w:rFonts w:ascii="TimesNewRomanPSMT" w:eastAsia="Times New Roman" w:hAnsi="TimesNewRomanPSMT" w:cs="Times New Roman"/>
            <w:color w:val="000000"/>
            <w:sz w:val="24"/>
            <w:szCs w:val="24"/>
          </w:rPr>
          <w:tag w:val="MENDELEY_CITATION_v3_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"/>
          <w:id w:val="-2130848108"/>
          <w:placeholder>
            <w:docPart w:val="DefaultPlaceholder_-1854013440"/>
          </w:placeholder>
        </w:sdtPr>
        <w:sdtContent>
          <w:r w:rsidR="006A0F88" w:rsidRPr="006A0F88">
            <w:rPr>
              <w:rFonts w:ascii="TimesNewRomanPSMT" w:eastAsia="Times New Roman" w:hAnsi="TimesNewRomanPSMT" w:cs="Times New Roman"/>
              <w:color w:val="000000"/>
              <w:sz w:val="24"/>
              <w:szCs w:val="24"/>
            </w:rPr>
            <w:t>[49]</w:t>
          </w:r>
        </w:sdtContent>
      </w:sdt>
      <w:r w:rsidRPr="003F0BC1">
        <w:rPr>
          <w:rFonts w:ascii="TimesNewRomanPSMT" w:eastAsia="Times New Roman" w:hAnsi="TimesNewRomanPSMT" w:cs="Times New Roman"/>
          <w:sz w:val="24"/>
          <w:szCs w:val="24"/>
        </w:rPr>
        <w:t xml:space="preserve">, an integrated development environment (IDE) dedicated to building Web applications and cloud programs. The programming language used is JavaScript which is one of the most used programming languages for front-end development </w:t>
      </w:r>
      <w:sdt>
        <w:sdtPr>
          <w:rPr>
            <w:rFonts w:ascii="TimesNewRomanPSMT" w:eastAsia="Times New Roman" w:hAnsi="TimesNewRomanPSMT" w:cs="Times New Roman"/>
            <w:color w:val="000000"/>
            <w:sz w:val="24"/>
            <w:szCs w:val="24"/>
          </w:rPr>
          <w:tag w:val="MENDELEY_CITATION_v3_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"/>
          <w:id w:val="1806662883"/>
          <w:placeholder>
            <w:docPart w:val="DefaultPlaceholder_-1854013440"/>
          </w:placeholder>
        </w:sdtPr>
        <w:sdtContent>
          <w:r w:rsidR="006A0F88" w:rsidRPr="006A0F88">
            <w:rPr>
              <w:rFonts w:ascii="TimesNewRomanPSMT" w:eastAsia="Times New Roman" w:hAnsi="TimesNewRomanPSMT" w:cs="Times New Roman"/>
              <w:color w:val="000000"/>
              <w:sz w:val="24"/>
              <w:szCs w:val="24"/>
            </w:rPr>
            <w:t>[50]</w:t>
          </w:r>
        </w:sdtContent>
      </w:sdt>
      <w:r w:rsidRPr="003F0BC1">
        <w:rPr>
          <w:rFonts w:ascii="TimesNewRomanPSMT" w:eastAsia="Times New Roman" w:hAnsi="TimesNewRomanPSMT" w:cs="Times New Roman"/>
          <w:sz w:val="24"/>
          <w:szCs w:val="24"/>
        </w:rPr>
        <w:t>, it is used for developing Trello Power-ups. In this work, we used the following JavaScript library “jQuery” to simplify JavaScript as it takes a lot of common tasks that require many lines of JavaScript code to accomplish and wraps them into methods that you can call with a single line of code. Moreover, Netlify a web development hosting platform was used to build and deploy the tool.</w:t>
      </w:r>
      <w:r w:rsidR="00047972">
        <w:rPr>
          <w:rFonts w:ascii="TimesNewRomanPSMT" w:eastAsia="Times New Roman" w:hAnsi="TimesNewRomanPSMT" w:cs="Times New Roman"/>
          <w:sz w:val="24"/>
          <w:szCs w:val="24"/>
        </w:rPr>
        <w:t xml:space="preserve"> Below is the brief of the technologies </w:t>
      </w:r>
      <w:r w:rsidR="008F1090" w:rsidRPr="000863B5">
        <w:rPr>
          <w:rFonts w:ascii="Times New Roman" w:hAnsi="Times New Roman" w:cs="Times New Roman"/>
          <w:b/>
          <w:noProof/>
          <w:sz w:val="28"/>
          <w:szCs w:val="28"/>
        </w:rPr>
        <w:drawing>
          <wp:anchor distT="0" distB="0" distL="114300" distR="114300" simplePos="0" relativeHeight="251652104" behindDoc="0" locked="0" layoutInCell="1" allowOverlap="1" wp14:anchorId="06DCA51A" wp14:editId="22E3972D">
            <wp:simplePos x="0" y="0"/>
            <wp:positionH relativeFrom="column">
              <wp:posOffset>1212215</wp:posOffset>
            </wp:positionH>
            <wp:positionV relativeFrom="paragraph">
              <wp:posOffset>502285</wp:posOffset>
            </wp:positionV>
            <wp:extent cx="309245" cy="309245"/>
            <wp:effectExtent l="0" t="0" r="0" b="0"/>
            <wp:wrapThrough wrapText="bothSides">
              <wp:wrapPolygon edited="0">
                <wp:start x="0" y="0"/>
                <wp:lineTo x="0" y="20402"/>
                <wp:lineTo x="20402" y="20402"/>
                <wp:lineTo x="20402" y="0"/>
                <wp:lineTo x="0" y="0"/>
              </wp:wrapPolygon>
            </wp:wrapThrough>
            <wp:docPr id="15" name="Picture 15" descr="Trello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ello - Free logo icon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924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047972">
        <w:rPr>
          <w:rFonts w:ascii="TimesNewRomanPSMT" w:eastAsia="Times New Roman" w:hAnsi="TimesNewRomanPSMT" w:cs="Times New Roman"/>
          <w:sz w:val="24"/>
          <w:szCs w:val="24"/>
        </w:rPr>
        <w:t xml:space="preserve">that were used to develop </w:t>
      </w:r>
      <w:r w:rsidR="00B21901" w:rsidRPr="00B21901">
        <w:rPr>
          <w:rFonts w:ascii="TimesNewRomanPSMT" w:eastAsia="Times New Roman" w:hAnsi="TimesNewRomanPSMT" w:cs="Times New Roman"/>
          <w:sz w:val="24"/>
          <w:szCs w:val="24"/>
        </w:rPr>
        <w:t>UX-Estimator</w:t>
      </w:r>
      <w:r w:rsidR="00047972">
        <w:rPr>
          <w:rFonts w:ascii="TimesNewRomanPSMT" w:eastAsia="Times New Roman" w:hAnsi="TimesNewRomanPSMT" w:cs="Times New Roman"/>
          <w:sz w:val="24"/>
          <w:szCs w:val="24"/>
        </w:rPr>
        <w:t>.</w:t>
      </w:r>
    </w:p>
    <w:p w14:paraId="54EE8B23" w14:textId="09169F0F" w:rsidR="00E844FE" w:rsidRDefault="00E844FE" w:rsidP="006C3EB9">
      <w:pPr>
        <w:pStyle w:val="ListParagraph"/>
        <w:numPr>
          <w:ilvl w:val="0"/>
          <w:numId w:val="11"/>
        </w:numPr>
        <w:ind w:left="993"/>
        <w:rPr>
          <w:rFonts w:ascii="Times New Roman" w:hAnsi="Times New Roman" w:cs="Times New Roman"/>
          <w:b/>
          <w:sz w:val="28"/>
          <w:szCs w:val="28"/>
        </w:rPr>
      </w:pPr>
      <w:r w:rsidRPr="00E844FE">
        <w:rPr>
          <w:rFonts w:ascii="Times New Roman" w:hAnsi="Times New Roman" w:cs="Times New Roman"/>
          <w:b/>
          <w:sz w:val="28"/>
          <w:szCs w:val="28"/>
        </w:rPr>
        <w:t>Trello</w:t>
      </w:r>
      <w:r w:rsidR="000863B5" w:rsidRPr="000863B5">
        <w:rPr>
          <w:rFonts w:asciiTheme="minorHAnsi" w:eastAsiaTheme="minorEastAsia" w:hAnsiTheme="minorHAnsi" w:cstheme="minorBidi"/>
          <w:sz w:val="24"/>
          <w:szCs w:val="24"/>
        </w:rPr>
        <w:t xml:space="preserve"> </w:t>
      </w:r>
      <w:r w:rsidR="000863B5" w:rsidRPr="000863B5">
        <w:rPr>
          <w:rFonts w:ascii="Times New Roman" w:hAnsi="Times New Roman" w:cs="Times New Roman"/>
          <w:b/>
          <w:sz w:val="28"/>
          <w:szCs w:val="28"/>
        </w:rPr>
        <w:fldChar w:fldCharType="begin"/>
      </w:r>
      <w:r w:rsidR="000863B5" w:rsidRPr="000863B5">
        <w:rPr>
          <w:rFonts w:ascii="Times New Roman" w:hAnsi="Times New Roman" w:cs="Times New Roman"/>
          <w:b/>
          <w:sz w:val="28"/>
          <w:szCs w:val="28"/>
        </w:rPr>
        <w:instrText xml:space="preserve"> INCLUDEPICTURE "/Users/user/Library/Group Containers/UBF8T346G9.ms/WebArchiveCopyPasteTempFiles/com.microsoft.Word/6124991.png" \* MERGEFORMATINET </w:instrText>
      </w:r>
      <w:r w:rsidR="000863B5" w:rsidRPr="000863B5">
        <w:rPr>
          <w:rFonts w:ascii="Times New Roman" w:hAnsi="Times New Roman" w:cs="Times New Roman"/>
          <w:b/>
          <w:sz w:val="28"/>
          <w:szCs w:val="28"/>
        </w:rPr>
        <w:fldChar w:fldCharType="end"/>
      </w:r>
    </w:p>
    <w:p w14:paraId="7DA9422C" w14:textId="2696353A" w:rsidR="00A70D25" w:rsidRPr="00FA6B86" w:rsidRDefault="00A70D25" w:rsidP="00C443F7">
      <w:pPr>
        <w:ind w:firstLine="284"/>
        <w:jc w:val="both"/>
        <w:rPr>
          <w:rFonts w:ascii="TimesNewRomanPSMT" w:eastAsia="Times New Roman" w:hAnsi="TimesNewRomanPSMT" w:cs="Times New Roman"/>
          <w:sz w:val="24"/>
          <w:szCs w:val="24"/>
        </w:rPr>
      </w:pPr>
      <w:r>
        <w:rPr>
          <w:noProof/>
        </w:rPr>
        <w:drawing>
          <wp:anchor distT="0" distB="0" distL="114300" distR="114300" simplePos="0" relativeHeight="251652103" behindDoc="0" locked="0" layoutInCell="1" allowOverlap="1" wp14:anchorId="707A5A8F" wp14:editId="25AE1836">
            <wp:simplePos x="0" y="0"/>
            <wp:positionH relativeFrom="column">
              <wp:posOffset>1263981</wp:posOffset>
            </wp:positionH>
            <wp:positionV relativeFrom="paragraph">
              <wp:posOffset>2084070</wp:posOffset>
            </wp:positionV>
            <wp:extent cx="331470" cy="331470"/>
            <wp:effectExtent l="0" t="0" r="0" b="0"/>
            <wp:wrapThrough wrapText="bothSides">
              <wp:wrapPolygon edited="0">
                <wp:start x="8276" y="0"/>
                <wp:lineTo x="0" y="9103"/>
                <wp:lineTo x="0" y="11586"/>
                <wp:lineTo x="7448" y="20690"/>
                <wp:lineTo x="8276" y="20690"/>
                <wp:lineTo x="12414" y="20690"/>
                <wp:lineTo x="13241" y="20690"/>
                <wp:lineTo x="20690" y="11586"/>
                <wp:lineTo x="20690" y="9103"/>
                <wp:lineTo x="12414" y="0"/>
                <wp:lineTo x="8276"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1470" cy="331470"/>
                    </a:xfrm>
                    <a:prstGeom prst="rect">
                      <a:avLst/>
                    </a:prstGeom>
                    <a:noFill/>
                    <a:ln>
                      <a:noFill/>
                    </a:ln>
                  </pic:spPr>
                </pic:pic>
              </a:graphicData>
            </a:graphic>
            <wp14:sizeRelH relativeFrom="page">
              <wp14:pctWidth>0</wp14:pctWidth>
            </wp14:sizeRelH>
            <wp14:sizeRelV relativeFrom="page">
              <wp14:pctHeight>0</wp14:pctHeight>
            </wp14:sizeRelV>
          </wp:anchor>
        </w:drawing>
      </w:r>
      <w:r w:rsidR="00D87899" w:rsidRPr="00D87899">
        <w:rPr>
          <w:rFonts w:ascii="TimesNewRomanPSMT" w:eastAsia="Times New Roman" w:hAnsi="TimesNewRomanPSMT" w:cs="Times New Roman"/>
          <w:sz w:val="24"/>
          <w:szCs w:val="24"/>
        </w:rPr>
        <w:t>Trello</w:t>
      </w:r>
      <w:r w:rsidR="00D91A8C">
        <w:rPr>
          <w:rFonts w:ascii="TimesNewRomanPSMT" w:eastAsia="Times New Roman" w:hAnsi="TimesNewRomanPSMT" w:cs="Times New Roman"/>
          <w:sz w:val="24"/>
          <w:szCs w:val="24"/>
        </w:rPr>
        <w:t xml:space="preserve"> </w:t>
      </w:r>
      <w:sdt>
        <w:sdtPr>
          <w:rPr>
            <w:rFonts w:ascii="TimesNewRomanPSMT" w:eastAsia="Times New Roman" w:hAnsi="TimesNewRomanPSMT" w:cs="Times New Roman"/>
            <w:color w:val="000000"/>
            <w:sz w:val="24"/>
            <w:szCs w:val="24"/>
          </w:rPr>
          <w:tag w:val="MENDELEY_CITATION_v3_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"/>
          <w:id w:val="-1124081362"/>
          <w:placeholder>
            <w:docPart w:val="DefaultPlaceholder_-1854013440"/>
          </w:placeholder>
        </w:sdtPr>
        <w:sdtContent>
          <w:r w:rsidR="006A0F88" w:rsidRPr="006A0F88">
            <w:rPr>
              <w:rFonts w:ascii="TimesNewRomanPSMT" w:eastAsia="Times New Roman" w:hAnsi="TimesNewRomanPSMT" w:cs="Times New Roman"/>
              <w:color w:val="000000"/>
              <w:sz w:val="24"/>
              <w:szCs w:val="24"/>
            </w:rPr>
            <w:t>[51]</w:t>
          </w:r>
        </w:sdtContent>
      </w:sdt>
      <w:r w:rsidR="00D87899" w:rsidRPr="00D87899">
        <w:rPr>
          <w:rFonts w:ascii="TimesNewRomanPSMT" w:eastAsia="Times New Roman" w:hAnsi="TimesNewRomanPSMT" w:cs="Times New Roman"/>
          <w:sz w:val="24"/>
          <w:szCs w:val="24"/>
        </w:rPr>
        <w:t xml:space="preserve"> is a web-based project management application that supports Kanban, allowing users to track progress on their projects. Trello utilizes the concept of boards to represent projects, and within each board, there are lists of tasks and cards representing these tasks. Cards are moved between lists to indicate task completion. Trello provides </w:t>
      </w:r>
      <w:r w:rsidR="00D87899" w:rsidRPr="00D87899">
        <w:rPr>
          <w:rFonts w:ascii="TimesNewRomanPSMT" w:eastAsia="Times New Roman" w:hAnsi="TimesNewRomanPSMT" w:cs="Times New Roman"/>
          <w:sz w:val="24"/>
          <w:szCs w:val="24"/>
        </w:rPr>
        <w:lastRenderedPageBreak/>
        <w:t xml:space="preserve">functionality called Power-ups which are </w:t>
      </w:r>
      <w:proofErr w:type="gramStart"/>
      <w:r w:rsidR="00D87899" w:rsidRPr="00D87899">
        <w:rPr>
          <w:rFonts w:ascii="TimesNewRomanPSMT" w:eastAsia="Times New Roman" w:hAnsi="TimesNewRomanPSMT" w:cs="Times New Roman"/>
          <w:sz w:val="24"/>
          <w:szCs w:val="24"/>
        </w:rPr>
        <w:t>similar to</w:t>
      </w:r>
      <w:proofErr w:type="gramEnd"/>
      <w:r w:rsidR="00D87899" w:rsidRPr="00D87899">
        <w:rPr>
          <w:rFonts w:ascii="TimesNewRomanPSMT" w:eastAsia="Times New Roman" w:hAnsi="TimesNewRomanPSMT" w:cs="Times New Roman"/>
          <w:sz w:val="24"/>
          <w:szCs w:val="24"/>
        </w:rPr>
        <w:t xml:space="preserve"> plugins to extend the basic features of this collaboration platform and allow integration with other applications. Trello Power-Ups </w:t>
      </w:r>
      <w:sdt>
        <w:sdtPr>
          <w:rPr>
            <w:rFonts w:ascii="TimesNewRomanPSMT" w:eastAsia="Times New Roman" w:hAnsi="TimesNewRomanPSMT" w:cs="Times New Roman"/>
            <w:color w:val="000000"/>
            <w:sz w:val="24"/>
            <w:szCs w:val="24"/>
          </w:rPr>
          <w:tag w:val="MENDELEY_CITATION_v3_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"/>
          <w:id w:val="1159816192"/>
          <w:placeholder>
            <w:docPart w:val="DefaultPlaceholder_-1854013440"/>
          </w:placeholder>
        </w:sdtPr>
        <w:sdtContent>
          <w:r w:rsidR="006A0F88" w:rsidRPr="006A0F88">
            <w:rPr>
              <w:rFonts w:ascii="TimesNewRomanPSMT" w:eastAsia="Times New Roman" w:hAnsi="TimesNewRomanPSMT" w:cs="Times New Roman"/>
              <w:color w:val="000000"/>
              <w:sz w:val="24"/>
              <w:szCs w:val="24"/>
            </w:rPr>
            <w:t>[52]</w:t>
          </w:r>
        </w:sdtContent>
      </w:sdt>
      <w:r w:rsidR="00D91A8C">
        <w:rPr>
          <w:rFonts w:ascii="TimesNewRomanPSMT" w:eastAsia="Times New Roman" w:hAnsi="TimesNewRomanPSMT" w:cs="Times New Roman"/>
          <w:color w:val="000000"/>
          <w:sz w:val="24"/>
          <w:szCs w:val="24"/>
        </w:rPr>
        <w:t xml:space="preserve"> </w:t>
      </w:r>
      <w:r w:rsidRPr="00A70D25">
        <w:rPr>
          <w:rFonts w:ascii="TimesNewRomanPSMT" w:eastAsia="Times New Roman" w:hAnsi="TimesNewRomanPSMT" w:cs="Times New Roman"/>
          <w:sz w:val="24"/>
          <w:szCs w:val="24"/>
        </w:rPr>
        <w:t>provide features such as custom fields, calendar views, voting, and more. With Power-Ups, developers can create custom integrations with third-party services and build custom features for Trello boards. Developers can also use the Trello API to create powerful automation tools that can be used to automate tasks and processes within Trello.</w:t>
      </w:r>
    </w:p>
    <w:p w14:paraId="20DFD58E" w14:textId="681278A3" w:rsidR="00E844FE" w:rsidRDefault="00E844FE" w:rsidP="006C3EB9">
      <w:pPr>
        <w:pStyle w:val="ListParagraph"/>
        <w:numPr>
          <w:ilvl w:val="0"/>
          <w:numId w:val="11"/>
        </w:numPr>
        <w:ind w:left="993"/>
        <w:rPr>
          <w:rFonts w:ascii="Times New Roman" w:hAnsi="Times New Roman" w:cs="Times New Roman"/>
          <w:b/>
          <w:sz w:val="28"/>
          <w:szCs w:val="28"/>
        </w:rPr>
      </w:pPr>
      <w:r w:rsidRPr="00E844FE">
        <w:rPr>
          <w:rFonts w:ascii="Times New Roman" w:hAnsi="Times New Roman" w:cs="Times New Roman"/>
          <w:b/>
          <w:sz w:val="28"/>
          <w:szCs w:val="28"/>
        </w:rPr>
        <w:t>Netlify</w:t>
      </w:r>
    </w:p>
    <w:p w14:paraId="46105B63" w14:textId="49B5E358" w:rsidR="00E844FE" w:rsidRPr="00581BAB" w:rsidRDefault="008F1090" w:rsidP="00C443F7">
      <w:pPr>
        <w:pStyle w:val="NormalWeb"/>
        <w:spacing w:before="0" w:beforeAutospacing="0" w:after="200" w:afterAutospacing="0" w:line="276" w:lineRule="auto"/>
        <w:ind w:firstLine="284"/>
        <w:jc w:val="both"/>
        <w:rPr>
          <w:rFonts w:ascii="TimesNewRomanPSMT" w:hAnsi="TimesNewRomanPSMT"/>
        </w:rPr>
      </w:pPr>
      <w:r>
        <w:rPr>
          <w:b/>
          <w:noProof/>
          <w:sz w:val="28"/>
          <w:szCs w:val="28"/>
        </w:rPr>
        <w:drawing>
          <wp:anchor distT="0" distB="0" distL="114300" distR="114300" simplePos="0" relativeHeight="251652102" behindDoc="0" locked="0" layoutInCell="1" allowOverlap="1" wp14:anchorId="43312A3C" wp14:editId="7289A5E4">
            <wp:simplePos x="0" y="0"/>
            <wp:positionH relativeFrom="column">
              <wp:posOffset>1817370</wp:posOffset>
            </wp:positionH>
            <wp:positionV relativeFrom="paragraph">
              <wp:posOffset>1687830</wp:posOffset>
            </wp:positionV>
            <wp:extent cx="309245" cy="309245"/>
            <wp:effectExtent l="0" t="0" r="0" b="0"/>
            <wp:wrapThrough wrapText="bothSides">
              <wp:wrapPolygon edited="0">
                <wp:start x="6209" y="0"/>
                <wp:lineTo x="0" y="4435"/>
                <wp:lineTo x="0" y="15967"/>
                <wp:lineTo x="4435" y="20402"/>
                <wp:lineTo x="15967" y="20402"/>
                <wp:lineTo x="20402" y="15967"/>
                <wp:lineTo x="20402" y="4435"/>
                <wp:lineTo x="14193" y="0"/>
                <wp:lineTo x="6209" y="0"/>
              </wp:wrapPolygon>
            </wp:wrapThrough>
            <wp:docPr id="6" name="Picture 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245" cy="309245"/>
                    </a:xfrm>
                    <a:prstGeom prst="rect">
                      <a:avLst/>
                    </a:prstGeom>
                  </pic:spPr>
                </pic:pic>
              </a:graphicData>
            </a:graphic>
            <wp14:sizeRelH relativeFrom="page">
              <wp14:pctWidth>0</wp14:pctWidth>
            </wp14:sizeRelH>
            <wp14:sizeRelV relativeFrom="page">
              <wp14:pctHeight>0</wp14:pctHeight>
            </wp14:sizeRelV>
          </wp:anchor>
        </w:drawing>
      </w:r>
      <w:r w:rsidR="00B95D63" w:rsidRPr="00B95D63">
        <w:rPr>
          <w:rFonts w:ascii="TimesNewRomanPSMT" w:hAnsi="TimesNewRomanPSMT"/>
        </w:rPr>
        <w:t>Netlify</w:t>
      </w:r>
      <w:r w:rsidR="00D91A8C">
        <w:rPr>
          <w:rFonts w:ascii="TimesNewRomanPSMT" w:hAnsi="TimesNewRomanPSMT"/>
        </w:rPr>
        <w:t xml:space="preserve"> </w:t>
      </w:r>
      <w:sdt>
        <w:sdtPr>
          <w:rPr>
            <w:rFonts w:ascii="TimesNewRomanPSMT" w:hAnsi="TimesNewRomanPSMT"/>
            <w:color w:val="000000"/>
          </w:rPr>
          <w:tag w:val="MENDELEY_CITATION_v3_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"/>
          <w:id w:val="-1545289406"/>
          <w:placeholder>
            <w:docPart w:val="DefaultPlaceholder_-1854013440"/>
          </w:placeholder>
        </w:sdtPr>
        <w:sdtContent>
          <w:r w:rsidR="006A0F88" w:rsidRPr="006A0F88">
            <w:rPr>
              <w:rFonts w:ascii="TimesNewRomanPSMT" w:hAnsi="TimesNewRomanPSMT"/>
              <w:color w:val="000000"/>
            </w:rPr>
            <w:t>[53]</w:t>
          </w:r>
        </w:sdtContent>
      </w:sdt>
      <w:r w:rsidR="00B95D63" w:rsidRPr="00B95D63">
        <w:rPr>
          <w:rFonts w:ascii="TimesNewRomanPSMT" w:hAnsi="TimesNewRomanPSMT"/>
        </w:rPr>
        <w:t xml:space="preserve"> is a web development platform </w:t>
      </w:r>
      <w:r w:rsidR="0019494D" w:rsidRPr="0019494D">
        <w:rPr>
          <w:rFonts w:ascii="TimesNewRomanPSMT" w:hAnsi="TimesNewRomanPSMT"/>
        </w:rPr>
        <w:t>that provides hosting, continuous deployment, and serverless functions for web applications and static websites</w:t>
      </w:r>
      <w:r w:rsidR="00B95D63" w:rsidRPr="00B95D63">
        <w:rPr>
          <w:rFonts w:ascii="TimesNewRomanPSMT" w:hAnsi="TimesNewRomanPSMT"/>
        </w:rPr>
        <w:t>.</w:t>
      </w:r>
      <w:r w:rsidR="0019494D" w:rsidRPr="0019494D">
        <w:t xml:space="preserve"> </w:t>
      </w:r>
      <w:r w:rsidR="0019494D" w:rsidRPr="0019494D">
        <w:rPr>
          <w:rFonts w:ascii="TimesNewRomanPSMT" w:hAnsi="TimesNewRomanPSMT"/>
        </w:rPr>
        <w:t>It offers developers a range of advantages, including faster deployment times, improved scalability, reduced costs associated with managing servers or infrastructure, and easy deployment without having to worry about setting up servers or configuring infrastructure.</w:t>
      </w:r>
      <w:r w:rsidR="00B95D63" w:rsidRPr="00B95D63">
        <w:rPr>
          <w:rFonts w:ascii="TimesNewRomanPSMT" w:hAnsi="TimesNewRomanPSMT"/>
        </w:rPr>
        <w:t xml:space="preserve"> Netlify’s hosting platform can continuously integrate with a </w:t>
      </w:r>
      <w:proofErr w:type="gramStart"/>
      <w:r w:rsidR="00B95D63" w:rsidRPr="00B95D63">
        <w:rPr>
          <w:rFonts w:ascii="TimesNewRomanPSMT" w:hAnsi="TimesNewRomanPSMT"/>
        </w:rPr>
        <w:t>Git repositor</w:t>
      </w:r>
      <w:r w:rsidR="00B95D63">
        <w:rPr>
          <w:rFonts w:ascii="TimesNewRomanPSMT" w:hAnsi="TimesNewRomanPSMT"/>
        </w:rPr>
        <w:t>ies</w:t>
      </w:r>
      <w:proofErr w:type="gramEnd"/>
      <w:r w:rsidR="00B95D63" w:rsidRPr="00B95D63">
        <w:rPr>
          <w:rFonts w:ascii="TimesNewRomanPSMT" w:hAnsi="TimesNewRomanPSMT"/>
        </w:rPr>
        <w:t>; this means that the code in the connected Git repository will be used to create a website. When code is pushed to the Git repository, the website will be automatically built and deployed with the new changes.</w:t>
      </w:r>
    </w:p>
    <w:p w14:paraId="7C8EC4A5" w14:textId="3D2C7D1B" w:rsidR="00E844FE" w:rsidRDefault="00AB6B8E" w:rsidP="006C3EB9">
      <w:pPr>
        <w:pStyle w:val="ListParagraph"/>
        <w:numPr>
          <w:ilvl w:val="0"/>
          <w:numId w:val="11"/>
        </w:numPr>
        <w:ind w:left="993"/>
        <w:rPr>
          <w:rFonts w:ascii="Times New Roman" w:hAnsi="Times New Roman" w:cs="Times New Roman"/>
          <w:b/>
          <w:sz w:val="28"/>
          <w:szCs w:val="28"/>
        </w:rPr>
      </w:pPr>
      <w:r>
        <w:rPr>
          <w:rFonts w:ascii="Times New Roman" w:hAnsi="Times New Roman" w:cs="Times New Roman"/>
          <w:b/>
          <w:sz w:val="28"/>
          <w:szCs w:val="28"/>
        </w:rPr>
        <w:t xml:space="preserve">Git &amp; </w:t>
      </w:r>
      <w:r w:rsidR="00E844FE">
        <w:rPr>
          <w:rFonts w:ascii="Times New Roman" w:hAnsi="Times New Roman" w:cs="Times New Roman"/>
          <w:b/>
          <w:sz w:val="28"/>
          <w:szCs w:val="28"/>
        </w:rPr>
        <w:t>GitHub</w:t>
      </w:r>
    </w:p>
    <w:p w14:paraId="0090012C" w14:textId="7830246C" w:rsidR="007C2C3C" w:rsidRDefault="00AB6B8E" w:rsidP="00C443F7">
      <w:pPr>
        <w:pStyle w:val="NormalWeb"/>
        <w:spacing w:before="0" w:beforeAutospacing="0" w:after="200" w:afterAutospacing="0" w:line="276" w:lineRule="auto"/>
        <w:ind w:firstLine="284"/>
        <w:jc w:val="both"/>
        <w:rPr>
          <w:rFonts w:ascii="TimesNewRomanPSMT" w:hAnsi="TimesNewRomanPSMT"/>
        </w:rPr>
      </w:pPr>
      <w:r w:rsidRPr="00AB6B8E">
        <w:rPr>
          <w:rFonts w:ascii="TimesNewRomanPSMT" w:hAnsi="TimesNewRomanPSMT"/>
        </w:rPr>
        <w:t xml:space="preserve">Git </w:t>
      </w:r>
      <w:sdt>
        <w:sdtPr>
          <w:rPr>
            <w:rFonts w:ascii="TimesNewRomanPSMT" w:hAnsi="TimesNewRomanPSMT"/>
            <w:color w:val="000000"/>
          </w:rPr>
          <w:tag w:val="MENDELEY_CITATION_v3_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"/>
          <w:id w:val="1451364785"/>
          <w:placeholder>
            <w:docPart w:val="DefaultPlaceholder_-1854013440"/>
          </w:placeholder>
        </w:sdtPr>
        <w:sdtContent>
          <w:r w:rsidR="006A0F88" w:rsidRPr="006A0F88">
            <w:rPr>
              <w:rFonts w:ascii="TimesNewRomanPSMT" w:hAnsi="TimesNewRomanPSMT"/>
              <w:color w:val="000000"/>
            </w:rPr>
            <w:t>[54]</w:t>
          </w:r>
        </w:sdtContent>
      </w:sdt>
      <w:r w:rsidR="00D91A8C">
        <w:rPr>
          <w:rFonts w:ascii="TimesNewRomanPSMT" w:hAnsi="TimesNewRomanPSMT"/>
        </w:rPr>
        <w:t xml:space="preserve"> </w:t>
      </w:r>
      <w:r w:rsidRPr="00AB6B8E">
        <w:rPr>
          <w:rFonts w:ascii="TimesNewRomanPSMT" w:hAnsi="TimesNewRomanPSMT"/>
        </w:rPr>
        <w:t xml:space="preserve">is a distributed version control system that tracks source code changes when developing software. It is intended to help programmers coordinate their work and is also used to track changes to any set of files. On the other hand, </w:t>
      </w:r>
      <w:r w:rsidR="00717C0E" w:rsidRPr="00717C0E">
        <w:rPr>
          <w:rFonts w:ascii="TimesNewRomanPSMT" w:hAnsi="TimesNewRomanPSMT"/>
        </w:rPr>
        <w:t>GitHub</w:t>
      </w:r>
      <w:r w:rsidR="00173896">
        <w:rPr>
          <w:rFonts w:ascii="TimesNewRomanPSMT" w:hAnsi="TimesNewRomanPSMT"/>
        </w:rPr>
        <w:t xml:space="preserve"> [*</w:t>
      </w:r>
      <w:proofErr w:type="gramStart"/>
      <w:r w:rsidR="00173896">
        <w:rPr>
          <w:rFonts w:ascii="TimesNewRomanPSMT" w:hAnsi="TimesNewRomanPSMT"/>
        </w:rPr>
        <w:t>]</w:t>
      </w:r>
      <w:r w:rsidR="00D91A8C">
        <w:rPr>
          <w:rFonts w:ascii="TimesNewRomanPSMT" w:hAnsi="TimesNewRomanPSMT"/>
        </w:rPr>
        <w:t xml:space="preserve"> </w:t>
      </w:r>
      <w:r w:rsidR="00717C0E" w:rsidRPr="00717C0E">
        <w:rPr>
          <w:rFonts w:ascii="TimesNewRomanPSMT" w:hAnsi="TimesNewRomanPSMT"/>
        </w:rPr>
        <w:t xml:space="preserve"> is</w:t>
      </w:r>
      <w:proofErr w:type="gramEnd"/>
      <w:r w:rsidR="00717C0E" w:rsidRPr="00717C0E">
        <w:rPr>
          <w:rFonts w:ascii="TimesNewRomanPSMT" w:hAnsi="TimesNewRomanPSMT"/>
        </w:rPr>
        <w:t xml:space="preserve"> a collaborative code hosting platform built on top of the Git version control system</w:t>
      </w:r>
      <w:r w:rsidR="00A70D25">
        <w:rPr>
          <w:rFonts w:ascii="TimesNewRomanPSMT" w:hAnsi="TimesNewRomanPSMT"/>
        </w:rPr>
        <w:t>.</w:t>
      </w:r>
      <w:r w:rsidR="00A70D25" w:rsidRPr="00A70D25">
        <w:t xml:space="preserve"> </w:t>
      </w:r>
      <w:r w:rsidR="00A70D25">
        <w:rPr>
          <w:rFonts w:ascii="TimesNewRomanPSMT" w:hAnsi="TimesNewRomanPSMT"/>
        </w:rPr>
        <w:t>It</w:t>
      </w:r>
      <w:r w:rsidR="00A70D25" w:rsidRPr="00A70D25">
        <w:rPr>
          <w:rFonts w:ascii="TimesNewRomanPSMT" w:hAnsi="TimesNewRomanPSMT"/>
        </w:rPr>
        <w:t xml:space="preserve"> provides a wide range of features to help developers collaborate and work together. These features include code review, issue tracking, project management, and more. Additionally, GitHub allows developers to easily share their code with others and make changes without affecting the original code. This makes it easier for developers to collaborate on projects and keep track of changes made by other members of the team. </w:t>
      </w:r>
    </w:p>
    <w:p w14:paraId="6488E7D0" w14:textId="77777777" w:rsidR="00BA3355" w:rsidRPr="0065145A" w:rsidRDefault="00BA3355" w:rsidP="00C443F7">
      <w:pPr>
        <w:pStyle w:val="NormalWeb"/>
        <w:spacing w:before="0" w:beforeAutospacing="0" w:after="200" w:afterAutospacing="0" w:line="276" w:lineRule="auto"/>
        <w:ind w:firstLine="284"/>
        <w:jc w:val="both"/>
      </w:pPr>
    </w:p>
    <w:p w14:paraId="48721821" w14:textId="0A06BA38" w:rsidR="007C2C3C" w:rsidRPr="0065145A" w:rsidRDefault="007C2C3C" w:rsidP="00A14562">
      <w:pPr>
        <w:pStyle w:val="Heading2"/>
        <w:numPr>
          <w:ilvl w:val="3"/>
          <w:numId w:val="2"/>
        </w:numPr>
        <w:spacing w:before="0" w:after="200"/>
        <w:rPr>
          <w:rFonts w:ascii="Times New Roman" w:hAnsi="Times New Roman" w:cs="Times New Roman"/>
          <w:b/>
          <w:bCs/>
          <w:color w:val="auto"/>
          <w:sz w:val="28"/>
          <w:szCs w:val="28"/>
        </w:rPr>
      </w:pPr>
      <w:bookmarkStart w:id="431" w:name="_Toc126833894"/>
      <w:r w:rsidRPr="0065145A">
        <w:rPr>
          <w:rFonts w:ascii="Times New Roman" w:hAnsi="Times New Roman" w:cs="Times New Roman"/>
          <w:b/>
          <w:bCs/>
          <w:color w:val="auto"/>
          <w:sz w:val="28"/>
          <w:szCs w:val="28"/>
        </w:rPr>
        <w:t>D</w:t>
      </w:r>
      <w:r w:rsidR="006B72C3" w:rsidRPr="0065145A">
        <w:rPr>
          <w:rFonts w:ascii="Times New Roman" w:hAnsi="Times New Roman" w:cs="Times New Roman"/>
          <w:b/>
          <w:bCs/>
          <w:color w:val="auto"/>
          <w:sz w:val="28"/>
          <w:szCs w:val="28"/>
        </w:rPr>
        <w:t>evelopment Process</w:t>
      </w:r>
      <w:bookmarkEnd w:id="431"/>
    </w:p>
    <w:p w14:paraId="6FF29A07" w14:textId="134D2D92" w:rsidR="007D1F69" w:rsidRDefault="00F02395" w:rsidP="00510E97">
      <w:pPr>
        <w:ind w:firstLine="284"/>
        <w:jc w:val="both"/>
        <w:rPr>
          <w:ins w:id="432" w:author="رزان الدوسري ID 443203966" w:date="2023-02-09T11:27:00Z"/>
          <w:rFonts w:ascii="Times New Roman" w:hAnsi="Times New Roman" w:cs="Times New Roman"/>
          <w:sz w:val="24"/>
          <w:szCs w:val="24"/>
        </w:rPr>
      </w:pPr>
      <w:r w:rsidRPr="0065145A">
        <w:rPr>
          <w:rFonts w:ascii="Times New Roman" w:hAnsi="Times New Roman" w:cs="Times New Roman"/>
          <w:sz w:val="24"/>
          <w:szCs w:val="24"/>
        </w:rPr>
        <w:t xml:space="preserve">This section presents </w:t>
      </w:r>
      <w:proofErr w:type="gramStart"/>
      <w:r w:rsidRPr="0065145A">
        <w:rPr>
          <w:rFonts w:ascii="Times New Roman" w:hAnsi="Times New Roman" w:cs="Times New Roman"/>
          <w:sz w:val="24"/>
          <w:szCs w:val="24"/>
        </w:rPr>
        <w:t>all of</w:t>
      </w:r>
      <w:proofErr w:type="gramEnd"/>
      <w:r w:rsidRPr="0065145A">
        <w:rPr>
          <w:rFonts w:ascii="Times New Roman" w:hAnsi="Times New Roman" w:cs="Times New Roman"/>
          <w:sz w:val="24"/>
          <w:szCs w:val="24"/>
        </w:rPr>
        <w:t xml:space="preserve"> the sprints for our project along with the associated user stories and refinements. Each sprint will typically last for two weeks, during which time the development team will work on completing a set of specific tasks and objectives. We currently have a total of </w:t>
      </w:r>
      <w:ins w:id="433" w:author="رزان الدوسري ID 443203966" w:date="2023-02-09T11:26:00Z">
        <w:r w:rsidR="007D1F69">
          <w:rPr>
            <w:rFonts w:ascii="Times New Roman" w:hAnsi="Times New Roman" w:cs="Times New Roman"/>
            <w:sz w:val="24"/>
            <w:szCs w:val="24"/>
          </w:rPr>
          <w:t>5</w:t>
        </w:r>
      </w:ins>
      <w:del w:id="434" w:author="رزان الدوسري ID 443203966" w:date="2023-02-09T11:26:00Z">
        <w:r w:rsidR="00EA1970" w:rsidRPr="0065145A" w:rsidDel="007D1F69">
          <w:rPr>
            <w:rFonts w:ascii="Times New Roman" w:hAnsi="Times New Roman" w:cs="Times New Roman"/>
            <w:sz w:val="24"/>
            <w:szCs w:val="24"/>
          </w:rPr>
          <w:delText>4</w:delText>
        </w:r>
      </w:del>
      <w:r w:rsidRPr="0065145A">
        <w:rPr>
          <w:rFonts w:ascii="Times New Roman" w:hAnsi="Times New Roman" w:cs="Times New Roman"/>
          <w:sz w:val="24"/>
          <w:szCs w:val="24"/>
        </w:rPr>
        <w:t xml:space="preserve"> sprints planned for this project</w:t>
      </w:r>
      <w:r w:rsidR="0052715D" w:rsidRPr="0065145A">
        <w:rPr>
          <w:rFonts w:ascii="Times New Roman" w:hAnsi="Times New Roman" w:cs="Times New Roman"/>
          <w:sz w:val="24"/>
          <w:szCs w:val="24"/>
        </w:rPr>
        <w:t>, with e</w:t>
      </w:r>
      <w:r w:rsidRPr="0065145A">
        <w:rPr>
          <w:rFonts w:ascii="Times New Roman" w:hAnsi="Times New Roman" w:cs="Times New Roman"/>
          <w:sz w:val="24"/>
          <w:szCs w:val="24"/>
        </w:rPr>
        <w:t>ach sprint will be carefully planned and organized to ensure that all tasks are completed on time and that the overall project stays on track.</w:t>
      </w:r>
      <w:r w:rsidR="006D0041" w:rsidRPr="0065145A">
        <w:rPr>
          <w:rFonts w:ascii="Times New Roman" w:hAnsi="Times New Roman" w:cs="Times New Roman"/>
          <w:sz w:val="24"/>
          <w:szCs w:val="24"/>
        </w:rPr>
        <w:t xml:space="preserve"> During each sprint, we will work on completing a set of user stories and any necessary refinements. This will include tasks such as designing, developing, testing, and deploying the features. By the end of each sprint, we aim to have a usable and potentially releasable product increment.</w:t>
      </w:r>
    </w:p>
    <w:p w14:paraId="53BAA940" w14:textId="7A7843B2" w:rsidR="00493471" w:rsidRDefault="00493471" w:rsidP="00BC638F">
      <w:pPr>
        <w:rPr>
          <w:ins w:id="435" w:author="رزان الدوسري ID 443203966" w:date="2023-02-10T02:45:00Z"/>
          <w:rFonts w:ascii="Times New Roman" w:hAnsi="Times New Roman" w:cs="Times New Roman"/>
          <w:b/>
          <w:sz w:val="28"/>
          <w:szCs w:val="28"/>
        </w:rPr>
      </w:pPr>
      <w:ins w:id="436" w:author="رزان الدوسري ID 443203966" w:date="2023-02-09T11:27:00Z">
        <w:r>
          <w:rPr>
            <w:rFonts w:ascii="Times New Roman" w:hAnsi="Times New Roman" w:cs="Times New Roman"/>
            <w:b/>
            <w:sz w:val="28"/>
            <w:szCs w:val="28"/>
          </w:rPr>
          <w:lastRenderedPageBreak/>
          <w:t xml:space="preserve">Sprint 0: </w:t>
        </w:r>
      </w:ins>
    </w:p>
    <w:p w14:paraId="68C1DEAC" w14:textId="637AB7C4" w:rsidR="00F92EA1" w:rsidRPr="00F92EA1" w:rsidRDefault="00F92EA1" w:rsidP="00BC638F">
      <w:pPr>
        <w:rPr>
          <w:ins w:id="437" w:author="رزان الدوسري ID 443203966" w:date="2023-02-09T11:27:00Z"/>
          <w:rFonts w:ascii="Times New Roman" w:hAnsi="Times New Roman" w:cs="Times New Roman"/>
          <w:sz w:val="24"/>
          <w:szCs w:val="24"/>
          <w:rPrChange w:id="438" w:author="رزان الدوسري ID 443203966" w:date="2023-02-10T02:45:00Z">
            <w:rPr>
              <w:ins w:id="439" w:author="رزان الدوسري ID 443203966" w:date="2023-02-09T11:27:00Z"/>
              <w:rFonts w:ascii="Times New Roman" w:hAnsi="Times New Roman" w:cs="Times New Roman"/>
              <w:b/>
              <w:sz w:val="28"/>
              <w:szCs w:val="28"/>
            </w:rPr>
          </w:rPrChange>
        </w:rPr>
      </w:pPr>
      <w:ins w:id="440" w:author="رزان الدوسري ID 443203966" w:date="2023-02-10T02:45:00Z">
        <w:r w:rsidRPr="00F92EA1">
          <w:rPr>
            <w:rFonts w:ascii="Times New Roman" w:hAnsi="Times New Roman" w:cs="Times New Roman"/>
            <w:sz w:val="24"/>
            <w:szCs w:val="24"/>
            <w:rPrChange w:id="441" w:author="رزان الدوسري ID 443203966" w:date="2023-02-10T02:45:00Z">
              <w:rPr>
                <w:rFonts w:ascii="Times New Roman" w:hAnsi="Times New Roman" w:cs="Times New Roman"/>
                <w:b/>
                <w:sz w:val="28"/>
                <w:szCs w:val="28"/>
              </w:rPr>
            </w:rPrChange>
          </w:rPr>
          <w:t>…</w:t>
        </w:r>
        <w:r w:rsidRPr="00017D89">
          <w:rPr>
            <w:rFonts w:ascii="Times New Roman" w:hAnsi="Times New Roman" w:cs="Times New Roman"/>
            <w:sz w:val="24"/>
            <w:szCs w:val="24"/>
          </w:rPr>
          <w:t>…………………………………………………………………………………………………………………………………………………………………………………………………………………………………………………………………………………………………………………………………………………………………………………………………………………………………………………………………………………………………………………………………………………………………………………………………………………………………………………………………………………………………………………………………………………………………………………………………………………………………………………………………………………………………………………………………………………………………………………………………………………………………………………………………………………………………………………………………………………………………………………………………………………………………………………………………………………………………………………………………………………………………………………………………………………………………………………………………………………………………………………………………………………………………………………………………………………………………………………………………………………………………………………………………………………………………………………………………………………………………………………………………………………………………………………………………………………………………………………………………………………………………………………………………………………………………………………………………………………………………………………………………………………………………………………………………………………………………………………………………………………………………………………………………………………………………………………………………………………………………………………………………………………………………………………………………………………………………………………………………………</w:t>
        </w:r>
        <w:r w:rsidRPr="00F92EA1">
          <w:rPr>
            <w:rFonts w:ascii="Times New Roman" w:hAnsi="Times New Roman" w:cs="Times New Roman"/>
            <w:sz w:val="24"/>
            <w:szCs w:val="24"/>
            <w:rPrChange w:id="442" w:author="رزان الدوسري ID 443203966" w:date="2023-02-10T02:45:00Z">
              <w:rPr>
                <w:rFonts w:ascii="Times New Roman" w:hAnsi="Times New Roman" w:cs="Times New Roman"/>
                <w:b/>
                <w:sz w:val="28"/>
                <w:szCs w:val="28"/>
              </w:rPr>
            </w:rPrChange>
          </w:rPr>
          <w:t>….</w:t>
        </w:r>
      </w:ins>
    </w:p>
    <w:p w14:paraId="74A0ACEA" w14:textId="194D54CB" w:rsidR="00BC638F" w:rsidRPr="0065145A" w:rsidRDefault="00BC638F" w:rsidP="00BC638F">
      <w:pPr>
        <w:rPr>
          <w:rFonts w:ascii="Times New Roman" w:hAnsi="Times New Roman" w:cs="Times New Roman"/>
          <w:b/>
          <w:sz w:val="28"/>
          <w:szCs w:val="28"/>
        </w:rPr>
      </w:pPr>
      <w:r w:rsidRPr="0065145A">
        <w:rPr>
          <w:rFonts w:ascii="Times New Roman" w:hAnsi="Times New Roman" w:cs="Times New Roman"/>
          <w:b/>
          <w:sz w:val="28"/>
          <w:szCs w:val="28"/>
        </w:rPr>
        <w:t>Sprint 1:</w:t>
      </w:r>
    </w:p>
    <w:p w14:paraId="6F9861B0" w14:textId="4426E763" w:rsidR="00BC638F" w:rsidRPr="0065145A" w:rsidRDefault="00BC638F" w:rsidP="00CC1068">
      <w:pPr>
        <w:jc w:val="both"/>
        <w:rPr>
          <w:rFonts w:ascii="Times New Roman" w:hAnsi="Times New Roman" w:cs="Times New Roman"/>
          <w:sz w:val="24"/>
          <w:szCs w:val="24"/>
        </w:rPr>
      </w:pPr>
      <w:r w:rsidRPr="0065145A">
        <w:rPr>
          <w:rFonts w:ascii="Times New Roman" w:hAnsi="Times New Roman" w:cs="Times New Roman"/>
          <w:sz w:val="24"/>
          <w:szCs w:val="24"/>
        </w:rPr>
        <w:t xml:space="preserve">In this first </w:t>
      </w:r>
      <w:r w:rsidR="009C04C7" w:rsidRPr="0065145A">
        <w:rPr>
          <w:rFonts w:ascii="Times New Roman" w:hAnsi="Times New Roman" w:cs="Times New Roman"/>
        </w:rPr>
        <w:t>iteration</w:t>
      </w:r>
      <w:r w:rsidRPr="0065145A">
        <w:rPr>
          <w:rFonts w:ascii="Times New Roman" w:hAnsi="Times New Roman" w:cs="Times New Roman"/>
          <w:sz w:val="24"/>
          <w:szCs w:val="24"/>
        </w:rPr>
        <w:t xml:space="preserve">, we </w:t>
      </w:r>
      <w:r w:rsidR="00020A38" w:rsidRPr="0065145A">
        <w:rPr>
          <w:rFonts w:ascii="Times New Roman" w:hAnsi="Times New Roman" w:cs="Times New Roman"/>
          <w:sz w:val="24"/>
          <w:szCs w:val="24"/>
        </w:rPr>
        <w:t>established</w:t>
      </w:r>
      <w:r w:rsidRPr="0065145A">
        <w:rPr>
          <w:rFonts w:ascii="Times New Roman" w:hAnsi="Times New Roman" w:cs="Times New Roman"/>
          <w:sz w:val="24"/>
          <w:szCs w:val="24"/>
        </w:rPr>
        <w:t xml:space="preserve"> the local environment </w:t>
      </w:r>
      <w:r w:rsidR="005F2CD2" w:rsidRPr="0065145A">
        <w:rPr>
          <w:rFonts w:ascii="Times New Roman" w:hAnsi="Times New Roman" w:cs="Times New Roman"/>
          <w:sz w:val="24"/>
          <w:szCs w:val="24"/>
        </w:rPr>
        <w:t>required</w:t>
      </w:r>
      <w:r w:rsidRPr="0065145A">
        <w:rPr>
          <w:rFonts w:ascii="Times New Roman" w:hAnsi="Times New Roman" w:cs="Times New Roman"/>
          <w:sz w:val="24"/>
          <w:szCs w:val="24"/>
        </w:rPr>
        <w:t xml:space="preserve"> to run a power-up hosted in the local environment. </w:t>
      </w:r>
      <w:r w:rsidR="00040C23" w:rsidRPr="0065145A">
        <w:rPr>
          <w:rFonts w:ascii="Times New Roman" w:hAnsi="Times New Roman" w:cs="Times New Roman"/>
          <w:sz w:val="24"/>
          <w:szCs w:val="24"/>
        </w:rPr>
        <w:t>Next</w:t>
      </w:r>
      <w:r w:rsidRPr="0065145A">
        <w:rPr>
          <w:rFonts w:ascii="Times New Roman" w:hAnsi="Times New Roman" w:cs="Times New Roman"/>
          <w:sz w:val="24"/>
          <w:szCs w:val="24"/>
        </w:rPr>
        <w:t xml:space="preserve">, we </w:t>
      </w:r>
      <w:r w:rsidR="00040C23" w:rsidRPr="0065145A">
        <w:rPr>
          <w:rFonts w:ascii="Times New Roman" w:hAnsi="Times New Roman" w:cs="Times New Roman"/>
          <w:sz w:val="24"/>
          <w:szCs w:val="24"/>
        </w:rPr>
        <w:t>started</w:t>
      </w:r>
      <w:r w:rsidR="00345731" w:rsidRPr="0065145A">
        <w:rPr>
          <w:rFonts w:ascii="Times New Roman" w:hAnsi="Times New Roman" w:cs="Times New Roman"/>
          <w:sz w:val="24"/>
          <w:szCs w:val="24"/>
        </w:rPr>
        <w:t xml:space="preserve"> building the power-up </w:t>
      </w:r>
      <w:r w:rsidRPr="0065145A">
        <w:rPr>
          <w:rFonts w:ascii="Times New Roman" w:hAnsi="Times New Roman" w:cs="Times New Roman"/>
          <w:sz w:val="24"/>
          <w:szCs w:val="24"/>
        </w:rPr>
        <w:t xml:space="preserve">by implementing </w:t>
      </w:r>
      <w:r w:rsidR="00A9327B" w:rsidRPr="0065145A">
        <w:rPr>
          <w:rFonts w:ascii="Times New Roman" w:hAnsi="Times New Roman" w:cs="Times New Roman"/>
          <w:sz w:val="24"/>
          <w:szCs w:val="24"/>
        </w:rPr>
        <w:t xml:space="preserve">the wizard (step-by-step guide) </w:t>
      </w:r>
      <w:r w:rsidR="00262020" w:rsidRPr="0065145A">
        <w:rPr>
          <w:rFonts w:ascii="Times New Roman" w:hAnsi="Times New Roman" w:cs="Times New Roman"/>
          <w:sz w:val="24"/>
          <w:szCs w:val="24"/>
        </w:rPr>
        <w:t>as</w:t>
      </w:r>
      <w:r w:rsidR="00A9327B" w:rsidRPr="0065145A">
        <w:rPr>
          <w:rFonts w:ascii="Times New Roman" w:hAnsi="Times New Roman" w:cs="Times New Roman"/>
          <w:sz w:val="24"/>
          <w:szCs w:val="24"/>
        </w:rPr>
        <w:t xml:space="preserve"> the first</w:t>
      </w:r>
      <w:r w:rsidR="00ED1407" w:rsidRPr="0065145A">
        <w:rPr>
          <w:rFonts w:ascii="Times New Roman" w:hAnsi="Times New Roman" w:cs="Times New Roman"/>
          <w:sz w:val="24"/>
          <w:szCs w:val="24"/>
        </w:rPr>
        <w:t xml:space="preserve"> feature that</w:t>
      </w:r>
      <w:r w:rsidR="000F1F65" w:rsidRPr="0065145A">
        <w:rPr>
          <w:rFonts w:ascii="Times New Roman" w:hAnsi="Times New Roman" w:cs="Times New Roman"/>
          <w:sz w:val="24"/>
          <w:szCs w:val="24"/>
        </w:rPr>
        <w:t xml:space="preserve"> will be displayed </w:t>
      </w:r>
      <w:r w:rsidR="00262020" w:rsidRPr="0065145A">
        <w:rPr>
          <w:rFonts w:ascii="Times New Roman" w:hAnsi="Times New Roman" w:cs="Times New Roman"/>
          <w:sz w:val="24"/>
          <w:szCs w:val="24"/>
        </w:rPr>
        <w:t>to</w:t>
      </w:r>
      <w:r w:rsidR="000F1F65" w:rsidRPr="0065145A">
        <w:rPr>
          <w:rFonts w:ascii="Times New Roman" w:hAnsi="Times New Roman" w:cs="Times New Roman"/>
          <w:sz w:val="24"/>
          <w:szCs w:val="24"/>
        </w:rPr>
        <w:t xml:space="preserve"> the user</w:t>
      </w:r>
      <w:r w:rsidR="00262020" w:rsidRPr="0065145A">
        <w:rPr>
          <w:rFonts w:ascii="Times New Roman" w:hAnsi="Times New Roman" w:cs="Times New Roman"/>
          <w:sz w:val="24"/>
          <w:szCs w:val="24"/>
        </w:rPr>
        <w:t xml:space="preserve"> upon</w:t>
      </w:r>
      <w:r w:rsidR="000F1F65" w:rsidRPr="0065145A">
        <w:rPr>
          <w:rFonts w:ascii="Times New Roman" w:hAnsi="Times New Roman" w:cs="Times New Roman"/>
          <w:sz w:val="24"/>
          <w:szCs w:val="24"/>
        </w:rPr>
        <w:t xml:space="preserve"> </w:t>
      </w:r>
      <w:r w:rsidR="00262020" w:rsidRPr="0065145A">
        <w:rPr>
          <w:rFonts w:ascii="Times New Roman" w:hAnsi="Times New Roman" w:cs="Times New Roman"/>
          <w:sz w:val="24"/>
          <w:szCs w:val="24"/>
        </w:rPr>
        <w:t>install</w:t>
      </w:r>
      <w:r w:rsidR="00020A38" w:rsidRPr="0065145A">
        <w:rPr>
          <w:rFonts w:ascii="Times New Roman" w:hAnsi="Times New Roman" w:cs="Times New Roman"/>
          <w:sz w:val="24"/>
          <w:szCs w:val="24"/>
        </w:rPr>
        <w:t>ation of</w:t>
      </w:r>
      <w:r w:rsidR="00E61B4B" w:rsidRPr="0065145A">
        <w:rPr>
          <w:rFonts w:ascii="Times New Roman" w:hAnsi="Times New Roman" w:cs="Times New Roman"/>
          <w:sz w:val="24"/>
          <w:szCs w:val="24"/>
        </w:rPr>
        <w:t xml:space="preserve"> the power-up.</w:t>
      </w:r>
    </w:p>
    <w:p w14:paraId="37AB8E39" w14:textId="77777777" w:rsidR="00BC638F" w:rsidRPr="0065145A" w:rsidRDefault="00BC638F" w:rsidP="00BC638F">
      <w:pPr>
        <w:rPr>
          <w:rFonts w:ascii="Times New Roman" w:hAnsi="Times New Roman" w:cs="Times New Roman"/>
          <w:b/>
          <w:sz w:val="24"/>
          <w:szCs w:val="24"/>
        </w:rPr>
      </w:pPr>
      <w:r w:rsidRPr="0065145A">
        <w:rPr>
          <w:rFonts w:ascii="Times New Roman" w:hAnsi="Times New Roman" w:cs="Times New Roman"/>
          <w:b/>
          <w:sz w:val="24"/>
          <w:szCs w:val="24"/>
        </w:rPr>
        <w:t>Sprint Backlog:</w:t>
      </w:r>
    </w:p>
    <w:p w14:paraId="59E9D52A" w14:textId="41370B61" w:rsidR="006B3449" w:rsidRDefault="00BC638F" w:rsidP="005B53FF">
      <w:pPr>
        <w:rPr>
          <w:ins w:id="443" w:author="رزان الدوسري ID 443203966" w:date="2023-02-10T02:36:00Z"/>
          <w:rFonts w:ascii="Times New Roman" w:hAnsi="Times New Roman" w:cs="Times New Roman"/>
          <w:bCs/>
          <w:sz w:val="24"/>
          <w:szCs w:val="24"/>
        </w:rPr>
      </w:pPr>
      <w:r w:rsidRPr="005B53FF">
        <w:rPr>
          <w:rFonts w:ascii="Times New Roman" w:hAnsi="Times New Roman" w:cs="Times New Roman"/>
          <w:bCs/>
          <w:sz w:val="24"/>
          <w:szCs w:val="24"/>
          <w:highlight w:val="yellow"/>
          <w:rPrChange w:id="444" w:author="رزان الدوسري ID 443203966" w:date="2023-02-10T03:02:00Z">
            <w:rPr>
              <w:rFonts w:ascii="Times New Roman" w:hAnsi="Times New Roman" w:cs="Times New Roman"/>
              <w:bCs/>
              <w:sz w:val="24"/>
              <w:szCs w:val="24"/>
            </w:rPr>
          </w:rPrChange>
        </w:rPr>
        <w:t xml:space="preserve">The </w:t>
      </w:r>
      <w:r w:rsidR="00325D00" w:rsidRPr="005B53FF">
        <w:rPr>
          <w:rFonts w:ascii="Times New Roman" w:hAnsi="Times New Roman" w:cs="Times New Roman"/>
          <w:bCs/>
          <w:sz w:val="24"/>
          <w:szCs w:val="24"/>
          <w:highlight w:val="yellow"/>
          <w:rPrChange w:id="445" w:author="رزان الدوسري ID 443203966" w:date="2023-02-10T03:02:00Z">
            <w:rPr>
              <w:rFonts w:ascii="Times New Roman" w:hAnsi="Times New Roman" w:cs="Times New Roman"/>
              <w:bCs/>
              <w:sz w:val="24"/>
              <w:szCs w:val="24"/>
            </w:rPr>
          </w:rPrChange>
        </w:rPr>
        <w:t>proposed</w:t>
      </w:r>
      <w:r w:rsidRPr="005B53FF">
        <w:rPr>
          <w:rFonts w:ascii="Times New Roman" w:hAnsi="Times New Roman" w:cs="Times New Roman"/>
          <w:bCs/>
          <w:sz w:val="24"/>
          <w:szCs w:val="24"/>
          <w:highlight w:val="yellow"/>
          <w:rPrChange w:id="446" w:author="رزان الدوسري ID 443203966" w:date="2023-02-10T03:02:00Z">
            <w:rPr>
              <w:rFonts w:ascii="Times New Roman" w:hAnsi="Times New Roman" w:cs="Times New Roman"/>
              <w:bCs/>
              <w:sz w:val="24"/>
              <w:szCs w:val="24"/>
            </w:rPr>
          </w:rPrChange>
        </w:rPr>
        <w:t xml:space="preserve"> user stories for </w:t>
      </w:r>
      <w:r w:rsidR="00831667" w:rsidRPr="005B53FF">
        <w:rPr>
          <w:rFonts w:ascii="Times New Roman" w:hAnsi="Times New Roman" w:cs="Times New Roman"/>
          <w:bCs/>
          <w:sz w:val="24"/>
          <w:szCs w:val="24"/>
          <w:highlight w:val="yellow"/>
          <w:rPrChange w:id="447" w:author="رزان الدوسري ID 443203966" w:date="2023-02-10T03:02:00Z">
            <w:rPr>
              <w:rFonts w:ascii="Times New Roman" w:hAnsi="Times New Roman" w:cs="Times New Roman"/>
              <w:bCs/>
              <w:sz w:val="24"/>
              <w:szCs w:val="24"/>
            </w:rPr>
          </w:rPrChange>
        </w:rPr>
        <w:t xml:space="preserve">the first sprint of </w:t>
      </w:r>
      <w:r w:rsidRPr="005B53FF">
        <w:rPr>
          <w:rFonts w:ascii="Times New Roman" w:hAnsi="Times New Roman" w:cs="Times New Roman"/>
          <w:bCs/>
          <w:sz w:val="24"/>
          <w:szCs w:val="24"/>
          <w:highlight w:val="yellow"/>
          <w:rPrChange w:id="448" w:author="رزان الدوسري ID 443203966" w:date="2023-02-10T03:02:00Z">
            <w:rPr>
              <w:rFonts w:ascii="Times New Roman" w:hAnsi="Times New Roman" w:cs="Times New Roman"/>
              <w:bCs/>
              <w:sz w:val="24"/>
              <w:szCs w:val="24"/>
            </w:rPr>
          </w:rPrChange>
        </w:rPr>
        <w:t>the power-up</w:t>
      </w:r>
      <w:r w:rsidR="00831667" w:rsidRPr="005B53FF">
        <w:rPr>
          <w:rFonts w:ascii="Times New Roman" w:hAnsi="Times New Roman" w:cs="Times New Roman"/>
          <w:bCs/>
          <w:sz w:val="24"/>
          <w:szCs w:val="24"/>
          <w:highlight w:val="yellow"/>
          <w:rPrChange w:id="449" w:author="رزان الدوسري ID 443203966" w:date="2023-02-10T03:02:00Z">
            <w:rPr>
              <w:rFonts w:ascii="Times New Roman" w:hAnsi="Times New Roman" w:cs="Times New Roman"/>
              <w:bCs/>
              <w:sz w:val="24"/>
              <w:szCs w:val="24"/>
            </w:rPr>
          </w:rPrChange>
        </w:rPr>
        <w:t xml:space="preserve"> are </w:t>
      </w:r>
      <w:r w:rsidR="00C62FDD" w:rsidRPr="005B53FF">
        <w:rPr>
          <w:rFonts w:ascii="Times New Roman" w:hAnsi="Times New Roman" w:cs="Times New Roman"/>
          <w:bCs/>
          <w:sz w:val="24"/>
          <w:szCs w:val="24"/>
          <w:highlight w:val="yellow"/>
          <w:rPrChange w:id="450" w:author="رزان الدوسري ID 443203966" w:date="2023-02-10T03:02:00Z">
            <w:rPr>
              <w:rFonts w:ascii="Times New Roman" w:hAnsi="Times New Roman" w:cs="Times New Roman"/>
              <w:bCs/>
              <w:sz w:val="24"/>
              <w:szCs w:val="24"/>
            </w:rPr>
          </w:rPrChange>
        </w:rPr>
        <w:t>as follows</w:t>
      </w:r>
      <w:ins w:id="451" w:author="رزان الدوسري ID 443203966" w:date="2023-02-10T03:03:00Z">
        <w:r w:rsidR="004E37DA">
          <w:rPr>
            <w:rFonts w:ascii="Times New Roman" w:hAnsi="Times New Roman" w:cs="Times New Roman"/>
            <w:bCs/>
            <w:sz w:val="24"/>
            <w:szCs w:val="24"/>
            <w:highlight w:val="yellow"/>
          </w:rPr>
          <w:t>………………… ………………………………………………</w:t>
        </w:r>
      </w:ins>
      <w:r w:rsidR="00C62FDD" w:rsidRPr="005B53FF">
        <w:rPr>
          <w:rFonts w:ascii="Times New Roman" w:hAnsi="Times New Roman" w:cs="Times New Roman"/>
          <w:bCs/>
          <w:sz w:val="24"/>
          <w:szCs w:val="24"/>
          <w:highlight w:val="yellow"/>
          <w:rPrChange w:id="452" w:author="رزان الدوسري ID 443203966" w:date="2023-02-10T03:02:00Z">
            <w:rPr>
              <w:rFonts w:ascii="Times New Roman" w:hAnsi="Times New Roman" w:cs="Times New Roman"/>
              <w:bCs/>
              <w:sz w:val="24"/>
              <w:szCs w:val="24"/>
            </w:rPr>
          </w:rPrChange>
        </w:rPr>
        <w:t>:</w:t>
      </w:r>
    </w:p>
    <w:tbl>
      <w:tblPr>
        <w:tblStyle w:val="TableGrid"/>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701"/>
        <w:gridCol w:w="5529"/>
        <w:gridCol w:w="1869"/>
        <w:tblGridChange w:id="453">
          <w:tblGrid>
            <w:gridCol w:w="1701"/>
            <w:gridCol w:w="5529"/>
            <w:gridCol w:w="1869"/>
          </w:tblGrid>
        </w:tblGridChange>
      </w:tblGrid>
      <w:tr w:rsidR="00671F90" w:rsidRPr="002204AA" w14:paraId="44A64045" w14:textId="77777777" w:rsidTr="00232A02">
        <w:trPr>
          <w:trHeight w:val="731"/>
          <w:jc w:val="center"/>
          <w:ins w:id="454" w:author="رزان الدوسري ID 443203966" w:date="2023-02-10T02:36:00Z"/>
        </w:trPr>
        <w:tc>
          <w:tcPr>
            <w:tcW w:w="935" w:type="pct"/>
            <w:tcBorders>
              <w:top w:val="double" w:sz="4" w:space="0" w:color="auto"/>
              <w:bottom w:val="double" w:sz="4" w:space="0" w:color="auto"/>
              <w:right w:val="nil"/>
            </w:tcBorders>
            <w:vAlign w:val="center"/>
          </w:tcPr>
          <w:p w14:paraId="4D39FAB0" w14:textId="2DA2460F" w:rsidR="00D17A4A" w:rsidRPr="002204AA" w:rsidRDefault="00D17A4A" w:rsidP="00017D89">
            <w:pPr>
              <w:spacing w:before="240"/>
              <w:jc w:val="center"/>
              <w:rPr>
                <w:ins w:id="455" w:author="رزان الدوسري ID 443203966" w:date="2023-02-10T02:36:00Z"/>
                <w:rFonts w:asciiTheme="majorBidi" w:eastAsiaTheme="minorEastAsia" w:hAnsiTheme="majorBidi" w:cstheme="majorBidi"/>
                <w:b/>
              </w:rPr>
            </w:pPr>
            <w:ins w:id="456" w:author="رزان الدوسري ID 443203966" w:date="2023-02-10T02:36:00Z">
              <w:r>
                <w:rPr>
                  <w:rFonts w:asciiTheme="majorBidi" w:eastAsiaTheme="minorEastAsia" w:hAnsiTheme="majorBidi" w:cstheme="majorBidi"/>
                  <w:b/>
                </w:rPr>
                <w:lastRenderedPageBreak/>
                <w:t>Backl</w:t>
              </w:r>
            </w:ins>
            <w:ins w:id="457" w:author="رزان الدوسري ID 443203966" w:date="2023-02-10T02:37:00Z">
              <w:r>
                <w:rPr>
                  <w:rFonts w:asciiTheme="majorBidi" w:eastAsiaTheme="minorEastAsia" w:hAnsiTheme="majorBidi" w:cstheme="majorBidi"/>
                  <w:b/>
                </w:rPr>
                <w:t>og item</w:t>
              </w:r>
            </w:ins>
          </w:p>
        </w:tc>
        <w:tc>
          <w:tcPr>
            <w:tcW w:w="3038" w:type="pct"/>
            <w:tcBorders>
              <w:top w:val="double" w:sz="4" w:space="0" w:color="auto"/>
              <w:left w:val="nil"/>
              <w:bottom w:val="double" w:sz="4" w:space="0" w:color="auto"/>
              <w:right w:val="nil"/>
            </w:tcBorders>
            <w:vAlign w:val="center"/>
          </w:tcPr>
          <w:p w14:paraId="4455FC2B" w14:textId="346FDE1A" w:rsidR="00D17A4A" w:rsidRPr="002204AA" w:rsidRDefault="00D17A4A" w:rsidP="00017D89">
            <w:pPr>
              <w:spacing w:before="240"/>
              <w:jc w:val="center"/>
              <w:rPr>
                <w:ins w:id="458" w:author="رزان الدوسري ID 443203966" w:date="2023-02-10T02:36:00Z"/>
                <w:rFonts w:asciiTheme="majorBidi" w:eastAsiaTheme="minorEastAsia" w:hAnsiTheme="majorBidi" w:cstheme="majorBidi"/>
                <w:b/>
              </w:rPr>
            </w:pPr>
            <w:ins w:id="459" w:author="رزان الدوسري ID 443203966" w:date="2023-02-10T02:37:00Z">
              <w:r>
                <w:rPr>
                  <w:rFonts w:asciiTheme="majorBidi" w:eastAsiaTheme="minorEastAsia" w:hAnsiTheme="majorBidi" w:cstheme="majorBidi"/>
                  <w:b/>
                </w:rPr>
                <w:t>Task</w:t>
              </w:r>
            </w:ins>
          </w:p>
        </w:tc>
        <w:tc>
          <w:tcPr>
            <w:tcW w:w="1027" w:type="pct"/>
            <w:tcBorders>
              <w:top w:val="double" w:sz="4" w:space="0" w:color="auto"/>
              <w:left w:val="nil"/>
              <w:bottom w:val="double" w:sz="4" w:space="0" w:color="auto"/>
            </w:tcBorders>
            <w:vAlign w:val="center"/>
          </w:tcPr>
          <w:p w14:paraId="31B7CE52" w14:textId="6EB4C0E8" w:rsidR="00D17A4A" w:rsidRPr="002204AA" w:rsidRDefault="00D17A4A" w:rsidP="00017D89">
            <w:pPr>
              <w:spacing w:before="240"/>
              <w:jc w:val="center"/>
              <w:rPr>
                <w:ins w:id="460" w:author="رزان الدوسري ID 443203966" w:date="2023-02-10T02:36:00Z"/>
                <w:rFonts w:asciiTheme="majorBidi" w:eastAsiaTheme="minorEastAsia" w:hAnsiTheme="majorBidi" w:cstheme="majorBidi"/>
                <w:b/>
              </w:rPr>
            </w:pPr>
            <w:ins w:id="461" w:author="رزان الدوسري ID 443203966" w:date="2023-02-10T02:37:00Z">
              <w:r>
                <w:rPr>
                  <w:rFonts w:asciiTheme="majorBidi" w:eastAsiaTheme="minorEastAsia" w:hAnsiTheme="majorBidi" w:cstheme="majorBidi"/>
                  <w:b/>
                </w:rPr>
                <w:t>Estimat</w:t>
              </w:r>
              <w:r w:rsidR="00F367FE">
                <w:rPr>
                  <w:rFonts w:asciiTheme="majorBidi" w:eastAsiaTheme="minorEastAsia" w:hAnsiTheme="majorBidi" w:cstheme="majorBidi"/>
                  <w:b/>
                </w:rPr>
                <w:t>ed Effort</w:t>
              </w:r>
            </w:ins>
          </w:p>
        </w:tc>
      </w:tr>
      <w:tr w:rsidR="00671F90" w:rsidRPr="002204AA" w14:paraId="2F93012A" w14:textId="77777777" w:rsidTr="00232A02">
        <w:trPr>
          <w:trHeight w:val="731"/>
          <w:jc w:val="center"/>
          <w:ins w:id="462" w:author="رزان الدوسري ID 443203966" w:date="2023-02-10T02:36:00Z"/>
        </w:trPr>
        <w:tc>
          <w:tcPr>
            <w:tcW w:w="935" w:type="pct"/>
            <w:vMerge w:val="restart"/>
            <w:tcBorders>
              <w:top w:val="double" w:sz="4" w:space="0" w:color="auto"/>
              <w:right w:val="nil"/>
            </w:tcBorders>
            <w:vAlign w:val="center"/>
          </w:tcPr>
          <w:p w14:paraId="1ABA5FDD" w14:textId="31BCFBD8" w:rsidR="007E7456" w:rsidRPr="002204AA" w:rsidRDefault="007E7456" w:rsidP="00F92EA1">
            <w:pPr>
              <w:spacing w:before="240"/>
              <w:jc w:val="center"/>
              <w:rPr>
                <w:ins w:id="463" w:author="رزان الدوسري ID 443203966" w:date="2023-02-10T02:36:00Z"/>
                <w:rFonts w:asciiTheme="majorBidi" w:eastAsiaTheme="minorEastAsia" w:hAnsiTheme="majorBidi" w:cstheme="majorBidi"/>
              </w:rPr>
            </w:pPr>
            <w:ins w:id="464" w:author="رزان الدوسري ID 443203966" w:date="2023-02-10T02:43:00Z">
              <w:r>
                <w:rPr>
                  <w:rFonts w:ascii="Times New Roman" w:hAnsi="Times New Roman" w:cs="Times New Roman"/>
                  <w:b/>
                  <w:bCs/>
                  <w:sz w:val="24"/>
                  <w:szCs w:val="24"/>
                </w:rPr>
                <w:t xml:space="preserve">Feature </w:t>
              </w:r>
            </w:ins>
            <w:ins w:id="465" w:author="رزان الدوسري ID 443203966" w:date="2023-02-10T02:44:00Z">
              <w:r>
                <w:rPr>
                  <w:rFonts w:ascii="Times New Roman" w:hAnsi="Times New Roman" w:cs="Times New Roman"/>
                  <w:b/>
                  <w:bCs/>
                  <w:sz w:val="24"/>
                  <w:szCs w:val="24"/>
                </w:rPr>
                <w:t>1- View</w:t>
              </w:r>
              <w:r>
                <w:t xml:space="preserve"> </w:t>
              </w:r>
              <w:r w:rsidRPr="00F92EA1">
                <w:rPr>
                  <w:rFonts w:ascii="Times New Roman" w:hAnsi="Times New Roman" w:cs="Times New Roman"/>
                  <w:b/>
                  <w:bCs/>
                  <w:sz w:val="24"/>
                  <w:szCs w:val="24"/>
                </w:rPr>
                <w:t>step-by-step guide</w:t>
              </w:r>
            </w:ins>
          </w:p>
        </w:tc>
        <w:tc>
          <w:tcPr>
            <w:tcW w:w="3038" w:type="pct"/>
            <w:tcBorders>
              <w:top w:val="double" w:sz="4" w:space="0" w:color="auto"/>
              <w:left w:val="nil"/>
              <w:right w:val="nil"/>
            </w:tcBorders>
            <w:vAlign w:val="center"/>
          </w:tcPr>
          <w:p w14:paraId="4037ECE3" w14:textId="6C5C60F1" w:rsidR="007E7456" w:rsidRPr="002204AA" w:rsidRDefault="007E7456">
            <w:pPr>
              <w:spacing w:before="240"/>
              <w:rPr>
                <w:ins w:id="466" w:author="رزان الدوسري ID 443203966" w:date="2023-02-10T02:36:00Z"/>
                <w:rFonts w:asciiTheme="majorBidi" w:eastAsiaTheme="minorEastAsia" w:hAnsiTheme="majorBidi" w:cstheme="majorBidi"/>
              </w:rPr>
              <w:pPrChange w:id="467" w:author="رزان الدوسري ID 443203966" w:date="2023-02-10T02:49:00Z">
                <w:pPr>
                  <w:spacing w:before="240"/>
                  <w:jc w:val="both"/>
                </w:pPr>
              </w:pPrChange>
            </w:pPr>
            <w:ins w:id="468" w:author="رزان الدوسري ID 443203966" w:date="2023-02-10T02:40:00Z">
              <w:r w:rsidRPr="0065145A">
                <w:rPr>
                  <w:rFonts w:ascii="Times New Roman" w:hAnsi="Times New Roman" w:cs="Times New Roman"/>
                  <w:sz w:val="24"/>
                  <w:szCs w:val="24"/>
                </w:rPr>
                <w:t>Outline the steps of the wizard by establish a sequence of steps which considers the data needed to initiate the power-up.</w:t>
              </w:r>
            </w:ins>
          </w:p>
        </w:tc>
        <w:tc>
          <w:tcPr>
            <w:tcW w:w="1027" w:type="pct"/>
            <w:tcBorders>
              <w:top w:val="double" w:sz="4" w:space="0" w:color="auto"/>
              <w:left w:val="nil"/>
            </w:tcBorders>
            <w:vAlign w:val="center"/>
          </w:tcPr>
          <w:p w14:paraId="3C879CB4" w14:textId="63692B41" w:rsidR="007E7456" w:rsidRPr="002204AA" w:rsidRDefault="007E7456">
            <w:pPr>
              <w:spacing w:before="240"/>
              <w:jc w:val="center"/>
              <w:rPr>
                <w:ins w:id="469" w:author="رزان الدوسري ID 443203966" w:date="2023-02-10T02:36:00Z"/>
                <w:rFonts w:asciiTheme="majorBidi" w:eastAsiaTheme="minorEastAsia" w:hAnsiTheme="majorBidi" w:cstheme="majorBidi"/>
              </w:rPr>
              <w:pPrChange w:id="470" w:author="رزان الدوسري ID 443203966" w:date="2023-02-10T02:46:00Z">
                <w:pPr>
                  <w:spacing w:before="240"/>
                  <w:jc w:val="both"/>
                </w:pPr>
              </w:pPrChange>
            </w:pPr>
          </w:p>
        </w:tc>
      </w:tr>
      <w:tr w:rsidR="00671F90" w:rsidRPr="002204AA" w14:paraId="2AA1C5FB" w14:textId="77777777" w:rsidTr="00232A02">
        <w:trPr>
          <w:trHeight w:val="731"/>
          <w:jc w:val="center"/>
          <w:ins w:id="471" w:author="رزان الدوسري ID 443203966" w:date="2023-02-10T02:36:00Z"/>
        </w:trPr>
        <w:tc>
          <w:tcPr>
            <w:tcW w:w="935" w:type="pct"/>
            <w:vMerge/>
            <w:tcBorders>
              <w:right w:val="nil"/>
            </w:tcBorders>
            <w:vAlign w:val="center"/>
          </w:tcPr>
          <w:p w14:paraId="6837869D" w14:textId="185B43AA" w:rsidR="007E7456" w:rsidRPr="002204AA" w:rsidRDefault="007E7456" w:rsidP="00F92EA1">
            <w:pPr>
              <w:spacing w:before="240"/>
              <w:jc w:val="center"/>
              <w:rPr>
                <w:ins w:id="472" w:author="رزان الدوسري ID 443203966" w:date="2023-02-10T02:36:00Z"/>
                <w:rFonts w:asciiTheme="majorBidi" w:eastAsiaTheme="minorEastAsia" w:hAnsiTheme="majorBidi" w:cstheme="majorBidi"/>
              </w:rPr>
            </w:pPr>
          </w:p>
        </w:tc>
        <w:tc>
          <w:tcPr>
            <w:tcW w:w="3038" w:type="pct"/>
            <w:tcBorders>
              <w:left w:val="nil"/>
              <w:right w:val="nil"/>
            </w:tcBorders>
            <w:vAlign w:val="center"/>
          </w:tcPr>
          <w:p w14:paraId="2EF99630" w14:textId="638503AD" w:rsidR="007E7456" w:rsidRPr="002204AA" w:rsidRDefault="007E7456">
            <w:pPr>
              <w:spacing w:before="240"/>
              <w:rPr>
                <w:ins w:id="473" w:author="رزان الدوسري ID 443203966" w:date="2023-02-10T02:36:00Z"/>
                <w:rFonts w:asciiTheme="majorBidi" w:eastAsiaTheme="minorEastAsia" w:hAnsiTheme="majorBidi" w:cstheme="majorBidi"/>
              </w:rPr>
              <w:pPrChange w:id="474" w:author="رزان الدوسري ID 443203966" w:date="2023-02-10T02:49:00Z">
                <w:pPr>
                  <w:spacing w:before="240"/>
                  <w:jc w:val="both"/>
                </w:pPr>
              </w:pPrChange>
            </w:pPr>
            <w:ins w:id="475" w:author="رزان الدوسري ID 443203966" w:date="2023-02-10T02:41:00Z">
              <w:r w:rsidRPr="0065145A">
                <w:rPr>
                  <w:rFonts w:ascii="Times New Roman" w:hAnsi="Times New Roman" w:cs="Times New Roman"/>
                  <w:sz w:val="24"/>
                  <w:szCs w:val="24"/>
                </w:rPr>
                <w:t>Create forms that represent each step of the wizard. And in each form create buttons, pick lists and other interactable elements to move through each step of the process in a controlled way.</w:t>
              </w:r>
            </w:ins>
          </w:p>
        </w:tc>
        <w:tc>
          <w:tcPr>
            <w:tcW w:w="1027" w:type="pct"/>
            <w:tcBorders>
              <w:left w:val="nil"/>
            </w:tcBorders>
            <w:vAlign w:val="center"/>
          </w:tcPr>
          <w:p w14:paraId="38037439" w14:textId="2A17FE98" w:rsidR="007E7456" w:rsidRPr="002204AA" w:rsidRDefault="007E7456">
            <w:pPr>
              <w:spacing w:before="240"/>
              <w:jc w:val="center"/>
              <w:rPr>
                <w:ins w:id="476" w:author="رزان الدوسري ID 443203966" w:date="2023-02-10T02:36:00Z"/>
                <w:rFonts w:asciiTheme="majorBidi" w:eastAsiaTheme="minorEastAsia" w:hAnsiTheme="majorBidi" w:cstheme="majorBidi"/>
              </w:rPr>
              <w:pPrChange w:id="477" w:author="رزان الدوسري ID 443203966" w:date="2023-02-10T02:46:00Z">
                <w:pPr>
                  <w:spacing w:before="240"/>
                  <w:jc w:val="both"/>
                </w:pPr>
              </w:pPrChange>
            </w:pPr>
          </w:p>
        </w:tc>
      </w:tr>
      <w:tr w:rsidR="00671F90" w:rsidRPr="002204AA" w14:paraId="1B4D8B89" w14:textId="77777777" w:rsidTr="00232A02">
        <w:trPr>
          <w:trHeight w:val="731"/>
          <w:jc w:val="center"/>
          <w:ins w:id="478" w:author="رزان الدوسري ID 443203966" w:date="2023-02-10T02:42:00Z"/>
        </w:trPr>
        <w:tc>
          <w:tcPr>
            <w:tcW w:w="935" w:type="pct"/>
            <w:vMerge/>
            <w:tcBorders>
              <w:right w:val="nil"/>
            </w:tcBorders>
            <w:vAlign w:val="center"/>
          </w:tcPr>
          <w:p w14:paraId="6169AEA0" w14:textId="77777777" w:rsidR="007E7456" w:rsidRPr="002204AA" w:rsidRDefault="007E7456" w:rsidP="00F92EA1">
            <w:pPr>
              <w:spacing w:before="240"/>
              <w:jc w:val="center"/>
              <w:rPr>
                <w:ins w:id="479" w:author="رزان الدوسري ID 443203966" w:date="2023-02-10T02:42:00Z"/>
                <w:rFonts w:asciiTheme="majorBidi" w:eastAsiaTheme="minorEastAsia" w:hAnsiTheme="majorBidi" w:cstheme="majorBidi"/>
              </w:rPr>
            </w:pPr>
          </w:p>
        </w:tc>
        <w:tc>
          <w:tcPr>
            <w:tcW w:w="3038" w:type="pct"/>
            <w:tcBorders>
              <w:left w:val="nil"/>
              <w:right w:val="nil"/>
            </w:tcBorders>
            <w:vAlign w:val="center"/>
          </w:tcPr>
          <w:p w14:paraId="2E5D2A1C" w14:textId="0A28A269" w:rsidR="007E7456" w:rsidRPr="00F92EA1" w:rsidRDefault="007E7456">
            <w:pPr>
              <w:spacing w:before="240"/>
              <w:rPr>
                <w:ins w:id="480" w:author="رزان الدوسري ID 443203966" w:date="2023-02-10T02:42:00Z"/>
                <w:rFonts w:ascii="Times New Roman" w:hAnsi="Times New Roman" w:cs="Times New Roman"/>
                <w:b/>
                <w:bCs/>
                <w:sz w:val="24"/>
                <w:szCs w:val="24"/>
                <w:rPrChange w:id="481" w:author="رزان الدوسري ID 443203966" w:date="2023-02-10T02:46:00Z">
                  <w:rPr>
                    <w:ins w:id="482" w:author="رزان الدوسري ID 443203966" w:date="2023-02-10T02:42:00Z"/>
                    <w:rFonts w:ascii="Times New Roman" w:hAnsi="Times New Roman" w:cs="Times New Roman"/>
                    <w:sz w:val="24"/>
                    <w:szCs w:val="24"/>
                  </w:rPr>
                </w:rPrChange>
              </w:rPr>
              <w:pPrChange w:id="483" w:author="رزان الدوسري ID 443203966" w:date="2023-02-10T02:49:00Z">
                <w:pPr>
                  <w:spacing w:before="240"/>
                  <w:jc w:val="both"/>
                </w:pPr>
              </w:pPrChange>
            </w:pPr>
            <w:ins w:id="484" w:author="رزان الدوسري ID 443203966" w:date="2023-02-10T02:42:00Z">
              <w:r>
                <w:rPr>
                  <w:rFonts w:ascii="Times New Roman" w:hAnsi="Times New Roman" w:cs="Times New Roman"/>
                  <w:sz w:val="24"/>
                  <w:szCs w:val="24"/>
                </w:rPr>
                <w:t>C</w:t>
              </w:r>
              <w:r w:rsidRPr="0065145A">
                <w:rPr>
                  <w:rFonts w:ascii="Times New Roman" w:hAnsi="Times New Roman" w:cs="Times New Roman"/>
                  <w:sz w:val="24"/>
                  <w:szCs w:val="24"/>
                </w:rPr>
                <w:t>reate a modal component that contains a wizard, and in this modal</w:t>
              </w:r>
            </w:ins>
            <w:ins w:id="485" w:author="رزان الدوسري ID 443203966" w:date="2023-02-10T02:43:00Z">
              <w:r>
                <w:rPr>
                  <w:rFonts w:ascii="Times New Roman" w:hAnsi="Times New Roman" w:cs="Times New Roman"/>
                  <w:sz w:val="24"/>
                  <w:szCs w:val="24"/>
                </w:rPr>
                <w:t xml:space="preserve"> and </w:t>
              </w:r>
            </w:ins>
            <w:ins w:id="486" w:author="رزان الدوسري ID 443203966" w:date="2023-02-10T02:42:00Z">
              <w:r w:rsidRPr="0065145A">
                <w:rPr>
                  <w:rFonts w:ascii="Times New Roman" w:hAnsi="Times New Roman" w:cs="Times New Roman"/>
                  <w:sz w:val="24"/>
                  <w:szCs w:val="24"/>
                </w:rPr>
                <w:t xml:space="preserve">create tabs to represent each step of the wizard. Within each tab, create a form that includes the necessary fields and buttons. </w:t>
              </w:r>
            </w:ins>
          </w:p>
        </w:tc>
        <w:tc>
          <w:tcPr>
            <w:tcW w:w="1027" w:type="pct"/>
            <w:tcBorders>
              <w:left w:val="nil"/>
            </w:tcBorders>
            <w:vAlign w:val="center"/>
          </w:tcPr>
          <w:p w14:paraId="472542EC" w14:textId="77777777" w:rsidR="007E7456" w:rsidRPr="002204AA" w:rsidRDefault="007E7456">
            <w:pPr>
              <w:spacing w:before="240"/>
              <w:jc w:val="center"/>
              <w:rPr>
                <w:ins w:id="487" w:author="رزان الدوسري ID 443203966" w:date="2023-02-10T02:42:00Z"/>
                <w:rFonts w:asciiTheme="majorBidi" w:eastAsiaTheme="minorEastAsia" w:hAnsiTheme="majorBidi" w:cstheme="majorBidi"/>
              </w:rPr>
              <w:pPrChange w:id="488" w:author="رزان الدوسري ID 443203966" w:date="2023-02-10T02:46:00Z">
                <w:pPr>
                  <w:spacing w:before="240"/>
                  <w:jc w:val="both"/>
                </w:pPr>
              </w:pPrChange>
            </w:pPr>
          </w:p>
        </w:tc>
      </w:tr>
      <w:tr w:rsidR="00671F90" w:rsidRPr="002204AA" w14:paraId="6150B903" w14:textId="77777777" w:rsidTr="00D74BAF">
        <w:trPr>
          <w:trHeight w:val="731"/>
          <w:jc w:val="center"/>
          <w:ins w:id="489" w:author="رزان الدوسري ID 443203966" w:date="2023-02-10T02:47:00Z"/>
        </w:trPr>
        <w:tc>
          <w:tcPr>
            <w:tcW w:w="935" w:type="pct"/>
            <w:vMerge/>
            <w:tcBorders>
              <w:right w:val="nil"/>
            </w:tcBorders>
            <w:vAlign w:val="center"/>
          </w:tcPr>
          <w:p w14:paraId="12FD238E" w14:textId="77777777" w:rsidR="007E7456" w:rsidRPr="002204AA" w:rsidRDefault="007E7456" w:rsidP="00F92EA1">
            <w:pPr>
              <w:spacing w:before="240"/>
              <w:jc w:val="center"/>
              <w:rPr>
                <w:ins w:id="490" w:author="رزان الدوسري ID 443203966" w:date="2023-02-10T02:47:00Z"/>
                <w:rFonts w:asciiTheme="majorBidi" w:eastAsiaTheme="minorEastAsia" w:hAnsiTheme="majorBidi" w:cstheme="majorBidi"/>
              </w:rPr>
            </w:pPr>
          </w:p>
        </w:tc>
        <w:tc>
          <w:tcPr>
            <w:tcW w:w="3038" w:type="pct"/>
            <w:tcBorders>
              <w:left w:val="nil"/>
              <w:bottom w:val="single" w:sz="4" w:space="0" w:color="auto"/>
              <w:right w:val="nil"/>
            </w:tcBorders>
            <w:vAlign w:val="center"/>
          </w:tcPr>
          <w:p w14:paraId="5A416A9F" w14:textId="77777777" w:rsidR="004C3D11" w:rsidRDefault="004C3D11">
            <w:pPr>
              <w:spacing w:before="240"/>
              <w:rPr>
                <w:ins w:id="491" w:author="رزان الدوسري ID 443203966" w:date="2023-02-10T02:48:00Z"/>
                <w:rFonts w:ascii="Times New Roman" w:hAnsi="Times New Roman" w:cs="Times New Roman"/>
                <w:sz w:val="24"/>
                <w:szCs w:val="24"/>
              </w:rPr>
              <w:pPrChange w:id="492" w:author="رزان الدوسري ID 443203966" w:date="2023-02-10T02:49:00Z">
                <w:pPr>
                  <w:spacing w:before="240"/>
                  <w:jc w:val="both"/>
                </w:pPr>
              </w:pPrChange>
            </w:pPr>
            <w:ins w:id="493" w:author="رزان الدوسري ID 443203966" w:date="2023-02-10T02:47:00Z">
              <w:r>
                <w:rPr>
                  <w:rFonts w:ascii="Times New Roman" w:hAnsi="Times New Roman" w:cs="Times New Roman"/>
                  <w:sz w:val="24"/>
                  <w:szCs w:val="24"/>
                </w:rPr>
                <w:t>Apply</w:t>
              </w:r>
            </w:ins>
            <w:ins w:id="494" w:author="رزان الدوسري ID 443203966" w:date="2023-02-10T02:48:00Z">
              <w:r>
                <w:rPr>
                  <w:rFonts w:ascii="Times New Roman" w:hAnsi="Times New Roman" w:cs="Times New Roman"/>
                  <w:sz w:val="24"/>
                  <w:szCs w:val="24"/>
                </w:rPr>
                <w:t xml:space="preserve"> functional testing:</w:t>
              </w:r>
            </w:ins>
          </w:p>
          <w:p w14:paraId="1225583E" w14:textId="77777777" w:rsidR="004C3D11" w:rsidRDefault="004C3D11">
            <w:pPr>
              <w:pStyle w:val="ListParagraph"/>
              <w:numPr>
                <w:ilvl w:val="0"/>
                <w:numId w:val="30"/>
              </w:numPr>
              <w:spacing w:before="240"/>
              <w:ind w:left="460" w:hanging="402"/>
              <w:rPr>
                <w:ins w:id="495" w:author="رزان الدوسري ID 443203966" w:date="2023-02-10T02:48:00Z"/>
                <w:rFonts w:ascii="Times New Roman" w:hAnsi="Times New Roman" w:cs="Times New Roman"/>
                <w:sz w:val="24"/>
                <w:szCs w:val="24"/>
              </w:rPr>
              <w:pPrChange w:id="496" w:author="رزان الدوسري ID 443203966" w:date="2023-02-10T02:49:00Z">
                <w:pPr>
                  <w:pStyle w:val="ListParagraph"/>
                  <w:numPr>
                    <w:numId w:val="30"/>
                  </w:numPr>
                  <w:spacing w:before="240"/>
                  <w:ind w:hanging="360"/>
                  <w:jc w:val="both"/>
                </w:pPr>
              </w:pPrChange>
            </w:pPr>
            <w:ins w:id="497" w:author="رزان الدوسري ID 443203966" w:date="2023-02-10T02:48:00Z">
              <w:r w:rsidRPr="004C3D11">
                <w:rPr>
                  <w:rFonts w:ascii="Times New Roman" w:hAnsi="Times New Roman" w:cs="Times New Roman"/>
                  <w:sz w:val="24"/>
                  <w:szCs w:val="24"/>
                  <w:rPrChange w:id="498" w:author="رزان الدوسري ID 443203966" w:date="2023-02-10T02:48:00Z">
                    <w:rPr/>
                  </w:rPrChange>
                </w:rPr>
                <w:t>Test Case 1: Verify that the wizard is the first screen displayed after the power-up is installed.</w:t>
              </w:r>
            </w:ins>
          </w:p>
          <w:p w14:paraId="6C5E6D00" w14:textId="77777777" w:rsidR="004C3D11" w:rsidRDefault="004C3D11">
            <w:pPr>
              <w:pStyle w:val="ListParagraph"/>
              <w:numPr>
                <w:ilvl w:val="0"/>
                <w:numId w:val="30"/>
              </w:numPr>
              <w:spacing w:before="240"/>
              <w:ind w:left="460" w:hanging="402"/>
              <w:rPr>
                <w:ins w:id="499" w:author="رزان الدوسري ID 443203966" w:date="2023-02-10T02:48:00Z"/>
                <w:rFonts w:ascii="Times New Roman" w:hAnsi="Times New Roman" w:cs="Times New Roman"/>
                <w:sz w:val="24"/>
                <w:szCs w:val="24"/>
              </w:rPr>
              <w:pPrChange w:id="500" w:author="رزان الدوسري ID 443203966" w:date="2023-02-10T02:49:00Z">
                <w:pPr>
                  <w:pStyle w:val="ListParagraph"/>
                  <w:numPr>
                    <w:numId w:val="30"/>
                  </w:numPr>
                  <w:spacing w:before="240"/>
                  <w:ind w:hanging="360"/>
                  <w:jc w:val="both"/>
                </w:pPr>
              </w:pPrChange>
            </w:pPr>
            <w:ins w:id="501" w:author="رزان الدوسري ID 443203966" w:date="2023-02-10T02:48:00Z">
              <w:r w:rsidRPr="004C3D11">
                <w:rPr>
                  <w:rFonts w:ascii="Times New Roman" w:hAnsi="Times New Roman" w:cs="Times New Roman"/>
                  <w:sz w:val="24"/>
                  <w:szCs w:val="24"/>
                  <w:rPrChange w:id="502" w:author="رزان الدوسري ID 443203966" w:date="2023-02-10T02:48:00Z">
                    <w:rPr/>
                  </w:rPrChange>
                </w:rPr>
                <w:t>Test Case 2: Verify that the wizard has multiple steps to guide the user through the setup process.</w:t>
              </w:r>
            </w:ins>
          </w:p>
          <w:p w14:paraId="4C4D14F7" w14:textId="77777777" w:rsidR="004C3D11" w:rsidRDefault="004C3D11">
            <w:pPr>
              <w:pStyle w:val="ListParagraph"/>
              <w:numPr>
                <w:ilvl w:val="0"/>
                <w:numId w:val="30"/>
              </w:numPr>
              <w:spacing w:before="240"/>
              <w:ind w:left="460" w:hanging="402"/>
              <w:rPr>
                <w:ins w:id="503" w:author="رزان الدوسري ID 443203966" w:date="2023-02-10T02:49:00Z"/>
                <w:rFonts w:ascii="Times New Roman" w:hAnsi="Times New Roman" w:cs="Times New Roman"/>
                <w:sz w:val="24"/>
                <w:szCs w:val="24"/>
              </w:rPr>
              <w:pPrChange w:id="504" w:author="رزان الدوسري ID 443203966" w:date="2023-02-10T02:49:00Z">
                <w:pPr>
                  <w:pStyle w:val="ListParagraph"/>
                  <w:numPr>
                    <w:numId w:val="30"/>
                  </w:numPr>
                  <w:spacing w:before="240"/>
                  <w:ind w:left="318" w:hanging="260"/>
                  <w:jc w:val="both"/>
                </w:pPr>
              </w:pPrChange>
            </w:pPr>
            <w:ins w:id="505" w:author="رزان الدوسري ID 443203966" w:date="2023-02-10T02:48:00Z">
              <w:r w:rsidRPr="004C3D11">
                <w:rPr>
                  <w:rFonts w:ascii="Times New Roman" w:hAnsi="Times New Roman" w:cs="Times New Roman"/>
                  <w:sz w:val="24"/>
                  <w:szCs w:val="24"/>
                  <w:rPrChange w:id="506" w:author="رزان الدوسري ID 443203966" w:date="2023-02-10T02:48:00Z">
                    <w:rPr/>
                  </w:rPrChange>
                </w:rPr>
                <w:t>Test Case 3: Verify that each step in the wizard has clear instructions and visual aids to help the user understand what needs to be done.</w:t>
              </w:r>
            </w:ins>
          </w:p>
          <w:p w14:paraId="1449AF24" w14:textId="23248D4A" w:rsidR="004C3D11" w:rsidRPr="004C3D11" w:rsidRDefault="004C3D11">
            <w:pPr>
              <w:pStyle w:val="ListParagraph"/>
              <w:numPr>
                <w:ilvl w:val="0"/>
                <w:numId w:val="30"/>
              </w:numPr>
              <w:spacing w:before="240"/>
              <w:ind w:left="460" w:hanging="402"/>
              <w:rPr>
                <w:ins w:id="507" w:author="رزان الدوسري ID 443203966" w:date="2023-02-10T02:47:00Z"/>
                <w:rFonts w:ascii="Times New Roman" w:hAnsi="Times New Roman" w:cs="Times New Roman"/>
                <w:sz w:val="24"/>
                <w:szCs w:val="24"/>
                <w:rPrChange w:id="508" w:author="رزان الدوسري ID 443203966" w:date="2023-02-10T02:49:00Z">
                  <w:rPr>
                    <w:ins w:id="509" w:author="رزان الدوسري ID 443203966" w:date="2023-02-10T02:47:00Z"/>
                  </w:rPr>
                </w:rPrChange>
              </w:rPr>
              <w:pPrChange w:id="510" w:author="رزان الدوسري ID 443203966" w:date="2023-02-10T02:49:00Z">
                <w:pPr>
                  <w:spacing w:before="240"/>
                  <w:jc w:val="both"/>
                </w:pPr>
              </w:pPrChange>
            </w:pPr>
            <w:ins w:id="511" w:author="رزان الدوسري ID 443203966" w:date="2023-02-10T02:48:00Z">
              <w:r w:rsidRPr="004C3D11">
                <w:rPr>
                  <w:rFonts w:ascii="Times New Roman" w:hAnsi="Times New Roman" w:cs="Times New Roman"/>
                  <w:sz w:val="24"/>
                  <w:szCs w:val="24"/>
                  <w:rPrChange w:id="512" w:author="رزان الدوسري ID 443203966" w:date="2023-02-10T02:49:00Z">
                    <w:rPr/>
                  </w:rPrChange>
                </w:rPr>
                <w:t>Test Case 4: Verify that the user is not allowed to proceed to the next step until all required information is entered in the current step.</w:t>
              </w:r>
            </w:ins>
          </w:p>
        </w:tc>
        <w:tc>
          <w:tcPr>
            <w:tcW w:w="1027" w:type="pct"/>
            <w:tcBorders>
              <w:left w:val="nil"/>
            </w:tcBorders>
            <w:vAlign w:val="center"/>
          </w:tcPr>
          <w:p w14:paraId="69D0C687" w14:textId="77777777" w:rsidR="007E7456" w:rsidRPr="002204AA" w:rsidRDefault="007E7456" w:rsidP="00F92EA1">
            <w:pPr>
              <w:spacing w:before="240"/>
              <w:jc w:val="center"/>
              <w:rPr>
                <w:ins w:id="513" w:author="رزان الدوسري ID 443203966" w:date="2023-02-10T02:47:00Z"/>
                <w:rFonts w:asciiTheme="majorBidi" w:eastAsiaTheme="minorEastAsia" w:hAnsiTheme="majorBidi" w:cstheme="majorBidi"/>
              </w:rPr>
            </w:pPr>
          </w:p>
        </w:tc>
      </w:tr>
      <w:tr w:rsidR="00671F90" w:rsidRPr="002204AA" w14:paraId="4FD134DA" w14:textId="77777777" w:rsidTr="00D74BAF">
        <w:trPr>
          <w:trHeight w:val="731"/>
          <w:jc w:val="center"/>
          <w:ins w:id="514" w:author="رزان الدوسري ID 443203966" w:date="2023-02-10T02:36:00Z"/>
        </w:trPr>
        <w:tc>
          <w:tcPr>
            <w:tcW w:w="935" w:type="pct"/>
            <w:vMerge w:val="restart"/>
            <w:tcBorders>
              <w:right w:val="nil"/>
            </w:tcBorders>
            <w:vAlign w:val="center"/>
          </w:tcPr>
          <w:p w14:paraId="30A38558" w14:textId="2B7F2ED9" w:rsidR="00D74BAF" w:rsidRPr="002204AA" w:rsidRDefault="00D74BAF" w:rsidP="00D74BAF">
            <w:pPr>
              <w:spacing w:before="240"/>
              <w:jc w:val="center"/>
              <w:rPr>
                <w:ins w:id="515" w:author="رزان الدوسري ID 443203966" w:date="2023-02-10T02:36:00Z"/>
                <w:rFonts w:asciiTheme="majorBidi" w:eastAsiaTheme="minorEastAsia" w:hAnsiTheme="majorBidi" w:cstheme="majorBidi"/>
              </w:rPr>
            </w:pPr>
            <w:ins w:id="516" w:author="رزان الدوسري ID 443203966" w:date="2023-02-10T02:51:00Z">
              <w:r>
                <w:rPr>
                  <w:rFonts w:ascii="Times New Roman" w:hAnsi="Times New Roman" w:cs="Times New Roman"/>
                  <w:b/>
                  <w:bCs/>
                  <w:sz w:val="24"/>
                  <w:szCs w:val="24"/>
                </w:rPr>
                <w:t>Feature 2-</w:t>
              </w:r>
              <w:r w:rsidRPr="0065145A">
                <w:rPr>
                  <w:rFonts w:ascii="Times New Roman" w:hAnsi="Times New Roman" w:cs="Times New Roman"/>
                  <w:b/>
                  <w:bCs/>
                  <w:sz w:val="24"/>
                  <w:szCs w:val="24"/>
                </w:rPr>
                <w:t xml:space="preserve"> </w:t>
              </w:r>
              <w:r w:rsidRPr="00D74BAF">
                <w:rPr>
                  <w:rFonts w:ascii="Times New Roman" w:hAnsi="Times New Roman" w:cs="Times New Roman"/>
                  <w:b/>
                  <w:bCs/>
                  <w:sz w:val="24"/>
                  <w:szCs w:val="24"/>
                  <w:highlight w:val="yellow"/>
                  <w:rPrChange w:id="517" w:author="رزان الدوسري ID 443203966" w:date="2023-02-10T02:54:00Z">
                    <w:rPr>
                      <w:rFonts w:ascii="Times New Roman" w:hAnsi="Times New Roman" w:cs="Times New Roman"/>
                      <w:b/>
                      <w:bCs/>
                      <w:sz w:val="24"/>
                      <w:szCs w:val="24"/>
                    </w:rPr>
                  </w:rPrChange>
                </w:rPr>
                <w:t>Navigation creation</w:t>
              </w:r>
            </w:ins>
          </w:p>
        </w:tc>
        <w:tc>
          <w:tcPr>
            <w:tcW w:w="3038" w:type="pct"/>
            <w:tcBorders>
              <w:left w:val="nil"/>
              <w:right w:val="nil"/>
            </w:tcBorders>
            <w:vAlign w:val="center"/>
          </w:tcPr>
          <w:p w14:paraId="75468BF9" w14:textId="63D2E37F" w:rsidR="00D74BAF" w:rsidRPr="002204AA" w:rsidRDefault="00D74BAF">
            <w:pPr>
              <w:spacing w:before="240"/>
              <w:rPr>
                <w:ins w:id="518" w:author="رزان الدوسري ID 443203966" w:date="2023-02-10T02:36:00Z"/>
                <w:rFonts w:asciiTheme="majorBidi" w:eastAsiaTheme="minorEastAsia" w:hAnsiTheme="majorBidi" w:cstheme="majorBidi"/>
              </w:rPr>
              <w:pPrChange w:id="519" w:author="رزان الدوسري ID 443203966" w:date="2023-02-10T02:44:00Z">
                <w:pPr>
                  <w:spacing w:before="240"/>
                  <w:jc w:val="both"/>
                </w:pPr>
              </w:pPrChange>
            </w:pPr>
            <w:ins w:id="520" w:author="رزان الدوسري ID 443203966" w:date="2023-02-10T02:52:00Z">
              <w:r>
                <w:rPr>
                  <w:rFonts w:ascii="Times New Roman" w:hAnsi="Times New Roman" w:cs="Times New Roman"/>
                  <w:sz w:val="24"/>
                  <w:szCs w:val="24"/>
                </w:rPr>
                <w:t>C</w:t>
              </w:r>
            </w:ins>
            <w:ins w:id="521" w:author="رزان الدوسري ID 443203966" w:date="2023-02-10T02:51:00Z">
              <w:r w:rsidRPr="0065145A">
                <w:rPr>
                  <w:rFonts w:ascii="Times New Roman" w:hAnsi="Times New Roman" w:cs="Times New Roman"/>
                  <w:sz w:val="24"/>
                  <w:szCs w:val="24"/>
                </w:rPr>
                <w:t>reate a “Navigate” or “Go to Board” button on the final screen of the power-up setup wizard, so that the user can quickly and easily access the board that the user wishes to integrate the power-up with once set-up is completed.</w:t>
              </w:r>
            </w:ins>
          </w:p>
        </w:tc>
        <w:tc>
          <w:tcPr>
            <w:tcW w:w="1027" w:type="pct"/>
            <w:tcBorders>
              <w:left w:val="nil"/>
            </w:tcBorders>
            <w:vAlign w:val="center"/>
          </w:tcPr>
          <w:p w14:paraId="2E74BF07" w14:textId="58048E52" w:rsidR="00D74BAF" w:rsidRPr="002204AA" w:rsidRDefault="00D74BAF">
            <w:pPr>
              <w:spacing w:before="240"/>
              <w:jc w:val="center"/>
              <w:rPr>
                <w:ins w:id="522" w:author="رزان الدوسري ID 443203966" w:date="2023-02-10T02:36:00Z"/>
                <w:rFonts w:asciiTheme="majorBidi" w:eastAsiaTheme="minorEastAsia" w:hAnsiTheme="majorBidi" w:cstheme="majorBidi"/>
              </w:rPr>
              <w:pPrChange w:id="523" w:author="رزان الدوسري ID 443203966" w:date="2023-02-10T02:45:00Z">
                <w:pPr>
                  <w:spacing w:before="240"/>
                  <w:jc w:val="both"/>
                </w:pPr>
              </w:pPrChange>
            </w:pPr>
          </w:p>
        </w:tc>
      </w:tr>
      <w:tr w:rsidR="00671F90" w:rsidRPr="002204AA" w14:paraId="0D901166" w14:textId="77777777" w:rsidTr="00D74BAF">
        <w:trPr>
          <w:trHeight w:val="731"/>
          <w:jc w:val="center"/>
          <w:ins w:id="524" w:author="رزان الدوسري ID 443203966" w:date="2023-02-10T02:51:00Z"/>
        </w:trPr>
        <w:tc>
          <w:tcPr>
            <w:tcW w:w="935" w:type="pct"/>
            <w:vMerge/>
            <w:tcBorders>
              <w:right w:val="nil"/>
            </w:tcBorders>
            <w:vAlign w:val="center"/>
          </w:tcPr>
          <w:p w14:paraId="4AC0C420" w14:textId="77777777" w:rsidR="00D74BAF" w:rsidRDefault="00D74BAF" w:rsidP="00F2600E">
            <w:pPr>
              <w:spacing w:before="240"/>
              <w:rPr>
                <w:ins w:id="525" w:author="رزان الدوسري ID 443203966" w:date="2023-02-10T02:51:00Z"/>
                <w:rFonts w:ascii="Times New Roman" w:hAnsi="Times New Roman" w:cs="Times New Roman"/>
                <w:b/>
                <w:bCs/>
                <w:sz w:val="24"/>
                <w:szCs w:val="24"/>
              </w:rPr>
            </w:pPr>
          </w:p>
        </w:tc>
        <w:tc>
          <w:tcPr>
            <w:tcW w:w="3038" w:type="pct"/>
            <w:tcBorders>
              <w:left w:val="nil"/>
              <w:right w:val="nil"/>
            </w:tcBorders>
            <w:vAlign w:val="center"/>
          </w:tcPr>
          <w:p w14:paraId="6030CF1F" w14:textId="483859F8" w:rsidR="00D74BAF" w:rsidRPr="0065145A" w:rsidRDefault="00D74BAF" w:rsidP="00F92EA1">
            <w:pPr>
              <w:spacing w:before="240"/>
              <w:rPr>
                <w:ins w:id="526" w:author="رزان الدوسري ID 443203966" w:date="2023-02-10T02:51:00Z"/>
                <w:rFonts w:ascii="Times New Roman" w:hAnsi="Times New Roman" w:cs="Times New Roman"/>
                <w:sz w:val="24"/>
                <w:szCs w:val="24"/>
              </w:rPr>
            </w:pPr>
            <w:ins w:id="527" w:author="رزان الدوسري ID 443203966" w:date="2023-02-10T02:52:00Z">
              <w:r>
                <w:rPr>
                  <w:rFonts w:ascii="Times New Roman" w:eastAsiaTheme="minorEastAsia" w:hAnsi="Times New Roman" w:cs="Times New Roman"/>
                  <w:bCs/>
                  <w:sz w:val="24"/>
                  <w:szCs w:val="24"/>
                </w:rPr>
                <w:t>C</w:t>
              </w:r>
              <w:r w:rsidRPr="0065145A">
                <w:rPr>
                  <w:rFonts w:ascii="Times New Roman" w:eastAsiaTheme="minorEastAsia" w:hAnsi="Times New Roman" w:cs="Times New Roman"/>
                  <w:bCs/>
                  <w:sz w:val="24"/>
                  <w:szCs w:val="24"/>
                </w:rPr>
                <w:t>reate a button in the last step of the wizard and assign a trigger to it that navigates the user to the board where power-up was installed.</w:t>
              </w:r>
            </w:ins>
          </w:p>
        </w:tc>
        <w:tc>
          <w:tcPr>
            <w:tcW w:w="1027" w:type="pct"/>
            <w:tcBorders>
              <w:left w:val="nil"/>
            </w:tcBorders>
            <w:vAlign w:val="center"/>
          </w:tcPr>
          <w:p w14:paraId="4B86CDC0" w14:textId="77777777" w:rsidR="00D74BAF" w:rsidRPr="002204AA" w:rsidRDefault="00D74BAF" w:rsidP="00F92EA1">
            <w:pPr>
              <w:spacing w:before="240"/>
              <w:jc w:val="center"/>
              <w:rPr>
                <w:ins w:id="528" w:author="رزان الدوسري ID 443203966" w:date="2023-02-10T02:51:00Z"/>
                <w:rFonts w:asciiTheme="majorBidi" w:eastAsiaTheme="minorEastAsia" w:hAnsiTheme="majorBidi" w:cstheme="majorBidi"/>
              </w:rPr>
            </w:pPr>
          </w:p>
        </w:tc>
      </w:tr>
      <w:tr w:rsidR="00671F90" w:rsidRPr="002204AA" w14:paraId="0B714A3A" w14:textId="77777777" w:rsidTr="00D74BAF">
        <w:trPr>
          <w:trHeight w:val="731"/>
          <w:jc w:val="center"/>
          <w:ins w:id="529" w:author="رزان الدوسري ID 443203966" w:date="2023-02-10T02:51:00Z"/>
        </w:trPr>
        <w:tc>
          <w:tcPr>
            <w:tcW w:w="935" w:type="pct"/>
            <w:vMerge/>
            <w:tcBorders>
              <w:right w:val="nil"/>
            </w:tcBorders>
            <w:vAlign w:val="center"/>
          </w:tcPr>
          <w:p w14:paraId="1474EBB2" w14:textId="77777777" w:rsidR="00D74BAF" w:rsidRDefault="00D74BAF" w:rsidP="00D74BAF">
            <w:pPr>
              <w:spacing w:before="240"/>
              <w:rPr>
                <w:ins w:id="530" w:author="رزان الدوسري ID 443203966" w:date="2023-02-10T02:51:00Z"/>
                <w:rFonts w:ascii="Times New Roman" w:hAnsi="Times New Roman" w:cs="Times New Roman"/>
                <w:b/>
                <w:bCs/>
                <w:sz w:val="24"/>
                <w:szCs w:val="24"/>
              </w:rPr>
            </w:pPr>
          </w:p>
        </w:tc>
        <w:tc>
          <w:tcPr>
            <w:tcW w:w="3038" w:type="pct"/>
            <w:tcBorders>
              <w:left w:val="nil"/>
              <w:right w:val="nil"/>
            </w:tcBorders>
            <w:vAlign w:val="center"/>
          </w:tcPr>
          <w:p w14:paraId="58F7C8C5" w14:textId="77777777" w:rsidR="00D74BAF" w:rsidRDefault="00D74BAF" w:rsidP="00D74BAF">
            <w:pPr>
              <w:spacing w:before="240"/>
              <w:rPr>
                <w:ins w:id="531" w:author="رزان الدوسري ID 443203966" w:date="2023-02-10T02:53:00Z"/>
                <w:rFonts w:ascii="Times New Roman" w:hAnsi="Times New Roman" w:cs="Times New Roman"/>
                <w:sz w:val="24"/>
                <w:szCs w:val="24"/>
              </w:rPr>
            </w:pPr>
            <w:ins w:id="532" w:author="رزان الدوسري ID 443203966" w:date="2023-02-10T02:53:00Z">
              <w:r>
                <w:rPr>
                  <w:rFonts w:ascii="Times New Roman" w:hAnsi="Times New Roman" w:cs="Times New Roman"/>
                  <w:sz w:val="24"/>
                  <w:szCs w:val="24"/>
                </w:rPr>
                <w:t>Apply functional testing:</w:t>
              </w:r>
            </w:ins>
          </w:p>
          <w:p w14:paraId="566752A8" w14:textId="77777777" w:rsidR="00D74BAF" w:rsidRDefault="00D74BAF" w:rsidP="00D74BAF">
            <w:pPr>
              <w:pStyle w:val="ListParagraph"/>
              <w:numPr>
                <w:ilvl w:val="0"/>
                <w:numId w:val="30"/>
              </w:numPr>
              <w:spacing w:before="240"/>
              <w:ind w:left="460" w:hanging="402"/>
              <w:rPr>
                <w:ins w:id="533" w:author="رزان الدوسري ID 443203966" w:date="2023-02-10T02:53:00Z"/>
                <w:rFonts w:ascii="Times New Roman" w:hAnsi="Times New Roman" w:cs="Times New Roman"/>
                <w:sz w:val="24"/>
                <w:szCs w:val="24"/>
              </w:rPr>
            </w:pPr>
            <w:ins w:id="534" w:author="رزان الدوسري ID 443203966" w:date="2023-02-10T02:53:00Z">
              <w:r w:rsidRPr="00D74BAF">
                <w:rPr>
                  <w:rFonts w:ascii="Times New Roman" w:hAnsi="Times New Roman" w:cs="Times New Roman"/>
                  <w:sz w:val="24"/>
                  <w:szCs w:val="24"/>
                  <w:rPrChange w:id="535" w:author="رزان الدوسري ID 443203966" w:date="2023-02-10T02:53:00Z">
                    <w:rPr/>
                  </w:rPrChange>
                </w:rPr>
                <w:t>Test Case 1: Verify that the user is taken directly to the board after completing the wizard.</w:t>
              </w:r>
            </w:ins>
          </w:p>
          <w:p w14:paraId="6482C74E" w14:textId="6E6B47BC" w:rsidR="00D74BAF" w:rsidRPr="00D74BAF" w:rsidRDefault="00D74BAF">
            <w:pPr>
              <w:pStyle w:val="ListParagraph"/>
              <w:numPr>
                <w:ilvl w:val="0"/>
                <w:numId w:val="30"/>
              </w:numPr>
              <w:spacing w:before="240"/>
              <w:ind w:left="460" w:hanging="402"/>
              <w:rPr>
                <w:ins w:id="536" w:author="رزان الدوسري ID 443203966" w:date="2023-02-10T02:51:00Z"/>
                <w:rFonts w:ascii="Times New Roman" w:hAnsi="Times New Roman" w:cs="Times New Roman"/>
                <w:sz w:val="24"/>
                <w:szCs w:val="24"/>
                <w:rPrChange w:id="537" w:author="رزان الدوسري ID 443203966" w:date="2023-02-10T02:54:00Z">
                  <w:rPr>
                    <w:ins w:id="538" w:author="رزان الدوسري ID 443203966" w:date="2023-02-10T02:51:00Z"/>
                  </w:rPr>
                </w:rPrChange>
              </w:rPr>
              <w:pPrChange w:id="539" w:author="رزان الدوسري ID 443203966" w:date="2023-02-10T02:54:00Z">
                <w:pPr>
                  <w:spacing w:before="240"/>
                </w:pPr>
              </w:pPrChange>
            </w:pPr>
            <w:ins w:id="540" w:author="رزان الدوسري ID 443203966" w:date="2023-02-10T02:53:00Z">
              <w:r w:rsidRPr="00D74BAF">
                <w:rPr>
                  <w:rFonts w:ascii="Times New Roman" w:hAnsi="Times New Roman" w:cs="Times New Roman"/>
                  <w:sz w:val="24"/>
                  <w:szCs w:val="24"/>
                  <w:rPrChange w:id="541" w:author="رزان الدوسري ID 443203966" w:date="2023-02-10T02:53:00Z">
                    <w:rPr/>
                  </w:rPrChange>
                </w:rPr>
                <w:t>Test Case 2: Verify that all power-up features are available and functional on the board.</w:t>
              </w:r>
            </w:ins>
          </w:p>
        </w:tc>
        <w:tc>
          <w:tcPr>
            <w:tcW w:w="1027" w:type="pct"/>
            <w:tcBorders>
              <w:left w:val="nil"/>
            </w:tcBorders>
            <w:vAlign w:val="center"/>
          </w:tcPr>
          <w:p w14:paraId="0824EBA8" w14:textId="77777777" w:rsidR="00D74BAF" w:rsidRPr="002204AA" w:rsidRDefault="00D74BAF" w:rsidP="00D74BAF">
            <w:pPr>
              <w:spacing w:before="240"/>
              <w:jc w:val="center"/>
              <w:rPr>
                <w:ins w:id="542" w:author="رزان الدوسري ID 443203966" w:date="2023-02-10T02:51:00Z"/>
                <w:rFonts w:asciiTheme="majorBidi" w:eastAsiaTheme="minorEastAsia" w:hAnsiTheme="majorBidi" w:cstheme="majorBidi"/>
              </w:rPr>
            </w:pPr>
          </w:p>
        </w:tc>
      </w:tr>
      <w:tr w:rsidR="00671F90" w:rsidRPr="002204AA" w14:paraId="73ABF527" w14:textId="77777777" w:rsidTr="00D74BAF">
        <w:trPr>
          <w:trHeight w:val="731"/>
          <w:jc w:val="center"/>
          <w:ins w:id="543" w:author="رزان الدوسري ID 443203966" w:date="2023-02-10T02:54:00Z"/>
        </w:trPr>
        <w:tc>
          <w:tcPr>
            <w:tcW w:w="935" w:type="pct"/>
            <w:vMerge w:val="restart"/>
            <w:tcBorders>
              <w:right w:val="nil"/>
            </w:tcBorders>
            <w:vAlign w:val="center"/>
          </w:tcPr>
          <w:p w14:paraId="022B62EF" w14:textId="6CF3E393" w:rsidR="00D74BAF" w:rsidRDefault="00D74BAF">
            <w:pPr>
              <w:spacing w:before="240"/>
              <w:jc w:val="center"/>
              <w:rPr>
                <w:ins w:id="544" w:author="رزان الدوسري ID 443203966" w:date="2023-02-10T02:54:00Z"/>
                <w:rFonts w:ascii="Times New Roman" w:hAnsi="Times New Roman" w:cs="Times New Roman"/>
                <w:b/>
                <w:bCs/>
                <w:sz w:val="24"/>
                <w:szCs w:val="24"/>
              </w:rPr>
              <w:pPrChange w:id="545" w:author="رزان الدوسري ID 443203966" w:date="2023-02-10T02:54:00Z">
                <w:pPr>
                  <w:spacing w:before="240"/>
                </w:pPr>
              </w:pPrChange>
            </w:pPr>
            <w:ins w:id="546" w:author="رزان الدوسري ID 443203966" w:date="2023-02-10T02:54:00Z">
              <w:r>
                <w:rPr>
                  <w:rFonts w:ascii="Times New Roman" w:hAnsi="Times New Roman" w:cs="Times New Roman"/>
                  <w:b/>
                  <w:bCs/>
                  <w:sz w:val="24"/>
                  <w:szCs w:val="24"/>
                </w:rPr>
                <w:t xml:space="preserve">Feature </w:t>
              </w:r>
            </w:ins>
            <w:ins w:id="547" w:author="رزان الدوسري ID 443203966" w:date="2023-02-10T03:00:00Z">
              <w:r w:rsidR="007A2F0C">
                <w:rPr>
                  <w:rFonts w:ascii="Times New Roman" w:hAnsi="Times New Roman" w:cs="Times New Roman"/>
                  <w:b/>
                  <w:bCs/>
                  <w:sz w:val="24"/>
                  <w:szCs w:val="24"/>
                </w:rPr>
                <w:t>3</w:t>
              </w:r>
            </w:ins>
            <w:ins w:id="548" w:author="رزان الدوسري ID 443203966" w:date="2023-02-10T02:54:00Z">
              <w:r>
                <w:rPr>
                  <w:rFonts w:ascii="Times New Roman" w:hAnsi="Times New Roman" w:cs="Times New Roman"/>
                  <w:b/>
                  <w:bCs/>
                  <w:sz w:val="24"/>
                  <w:szCs w:val="24"/>
                </w:rPr>
                <w:t>-</w:t>
              </w:r>
              <w:r w:rsidRPr="0065145A">
                <w:rPr>
                  <w:rFonts w:ascii="Times New Roman" w:hAnsi="Times New Roman" w:cs="Times New Roman"/>
                  <w:b/>
                  <w:bCs/>
                  <w:sz w:val="24"/>
                  <w:szCs w:val="24"/>
                </w:rPr>
                <w:t xml:space="preserve"> </w:t>
              </w:r>
              <w:r w:rsidRPr="007A2F0C">
                <w:rPr>
                  <w:rFonts w:ascii="Times New Roman" w:hAnsi="Times New Roman" w:cs="Times New Roman"/>
                  <w:b/>
                  <w:bCs/>
                  <w:sz w:val="24"/>
                  <w:szCs w:val="24"/>
                  <w:highlight w:val="yellow"/>
                  <w:rPrChange w:id="549" w:author="رزان الدوسري ID 443203966" w:date="2023-02-10T03:00:00Z">
                    <w:rPr>
                      <w:rFonts w:ascii="Times New Roman" w:hAnsi="Times New Roman" w:cs="Times New Roman"/>
                      <w:b/>
                      <w:bCs/>
                      <w:sz w:val="24"/>
                      <w:szCs w:val="24"/>
                    </w:rPr>
                  </w:rPrChange>
                </w:rPr>
                <w:t>Alert component creation</w:t>
              </w:r>
            </w:ins>
          </w:p>
        </w:tc>
        <w:tc>
          <w:tcPr>
            <w:tcW w:w="3038" w:type="pct"/>
            <w:tcBorders>
              <w:left w:val="nil"/>
              <w:right w:val="nil"/>
            </w:tcBorders>
            <w:vAlign w:val="center"/>
          </w:tcPr>
          <w:p w14:paraId="557F2737" w14:textId="5B22B81B" w:rsidR="00D74BAF" w:rsidRDefault="00D74BAF" w:rsidP="00D74BAF">
            <w:pPr>
              <w:spacing w:before="240"/>
              <w:rPr>
                <w:ins w:id="550" w:author="رزان الدوسري ID 443203966" w:date="2023-02-10T02:54:00Z"/>
                <w:rFonts w:ascii="Times New Roman" w:hAnsi="Times New Roman" w:cs="Times New Roman"/>
                <w:sz w:val="24"/>
                <w:szCs w:val="24"/>
              </w:rPr>
            </w:pPr>
            <w:ins w:id="551" w:author="رزان الدوسري ID 443203966" w:date="2023-02-10T02:55:00Z">
              <w:r>
                <w:rPr>
                  <w:rFonts w:ascii="Times New Roman" w:hAnsi="Times New Roman" w:cs="Times New Roman"/>
                  <w:sz w:val="24"/>
                  <w:szCs w:val="24"/>
                </w:rPr>
                <w:t>C</w:t>
              </w:r>
              <w:r w:rsidRPr="00D74BAF">
                <w:rPr>
                  <w:rFonts w:ascii="Times New Roman" w:hAnsi="Times New Roman" w:cs="Times New Roman"/>
                  <w:sz w:val="24"/>
                  <w:szCs w:val="24"/>
                </w:rPr>
                <w:t>reate an alert message box that will appear after the user has completed their power-up setup. This message box should indicate the successful completion of the setup and be displayed on the project board where the setup was performed.</w:t>
              </w:r>
            </w:ins>
          </w:p>
        </w:tc>
        <w:tc>
          <w:tcPr>
            <w:tcW w:w="1027" w:type="pct"/>
            <w:tcBorders>
              <w:left w:val="nil"/>
            </w:tcBorders>
            <w:vAlign w:val="center"/>
          </w:tcPr>
          <w:p w14:paraId="0A105243" w14:textId="77777777" w:rsidR="00D74BAF" w:rsidRPr="002204AA" w:rsidRDefault="00D74BAF" w:rsidP="00D74BAF">
            <w:pPr>
              <w:spacing w:before="240"/>
              <w:jc w:val="center"/>
              <w:rPr>
                <w:ins w:id="552" w:author="رزان الدوسري ID 443203966" w:date="2023-02-10T02:54:00Z"/>
                <w:rFonts w:asciiTheme="majorBidi" w:eastAsiaTheme="minorEastAsia" w:hAnsiTheme="majorBidi" w:cstheme="majorBidi"/>
              </w:rPr>
            </w:pPr>
          </w:p>
        </w:tc>
      </w:tr>
      <w:tr w:rsidR="00671F90" w:rsidRPr="002204AA" w14:paraId="6291130C" w14:textId="77777777" w:rsidTr="00D74BAF">
        <w:trPr>
          <w:trHeight w:val="731"/>
          <w:jc w:val="center"/>
          <w:ins w:id="553" w:author="رزان الدوسري ID 443203966" w:date="2023-02-10T02:54:00Z"/>
        </w:trPr>
        <w:tc>
          <w:tcPr>
            <w:tcW w:w="935" w:type="pct"/>
            <w:vMerge/>
            <w:tcBorders>
              <w:right w:val="nil"/>
            </w:tcBorders>
            <w:vAlign w:val="center"/>
          </w:tcPr>
          <w:p w14:paraId="72B7BB87" w14:textId="77777777" w:rsidR="00D74BAF" w:rsidRDefault="00D74BAF" w:rsidP="00D74BAF">
            <w:pPr>
              <w:spacing w:before="240"/>
              <w:rPr>
                <w:ins w:id="554" w:author="رزان الدوسري ID 443203966" w:date="2023-02-10T02:54:00Z"/>
                <w:rFonts w:ascii="Times New Roman" w:hAnsi="Times New Roman" w:cs="Times New Roman"/>
                <w:b/>
                <w:bCs/>
                <w:sz w:val="24"/>
                <w:szCs w:val="24"/>
              </w:rPr>
            </w:pPr>
          </w:p>
        </w:tc>
        <w:tc>
          <w:tcPr>
            <w:tcW w:w="3038" w:type="pct"/>
            <w:tcBorders>
              <w:left w:val="nil"/>
              <w:right w:val="nil"/>
            </w:tcBorders>
            <w:vAlign w:val="center"/>
          </w:tcPr>
          <w:p w14:paraId="0DA21FE9" w14:textId="14579E55" w:rsidR="00D74BAF" w:rsidRDefault="00D74BAF" w:rsidP="00D74BAF">
            <w:pPr>
              <w:spacing w:before="240"/>
              <w:rPr>
                <w:ins w:id="555" w:author="رزان الدوسري ID 443203966" w:date="2023-02-10T02:54:00Z"/>
                <w:rFonts w:ascii="Times New Roman" w:hAnsi="Times New Roman" w:cs="Times New Roman"/>
                <w:sz w:val="24"/>
                <w:szCs w:val="24"/>
              </w:rPr>
            </w:pPr>
            <w:ins w:id="556" w:author="رزان الدوسري ID 443203966" w:date="2023-02-10T02:55:00Z">
              <w:r>
                <w:rPr>
                  <w:rFonts w:ascii="Times New Roman" w:hAnsi="Times New Roman" w:cs="Times New Roman"/>
                  <w:sz w:val="24"/>
                  <w:szCs w:val="24"/>
                </w:rPr>
                <w:t>C</w:t>
              </w:r>
              <w:r w:rsidRPr="00D74BAF">
                <w:rPr>
                  <w:rFonts w:ascii="Times New Roman" w:hAnsi="Times New Roman" w:cs="Times New Roman"/>
                  <w:sz w:val="24"/>
                  <w:szCs w:val="24"/>
                </w:rPr>
                <w:t>reate an alert component that triggers once the power-up setup has been successfully completed.</w:t>
              </w:r>
            </w:ins>
          </w:p>
        </w:tc>
        <w:tc>
          <w:tcPr>
            <w:tcW w:w="1027" w:type="pct"/>
            <w:tcBorders>
              <w:left w:val="nil"/>
            </w:tcBorders>
            <w:vAlign w:val="center"/>
          </w:tcPr>
          <w:p w14:paraId="1FAED67C" w14:textId="77777777" w:rsidR="00D74BAF" w:rsidRPr="002204AA" w:rsidRDefault="00D74BAF" w:rsidP="00D74BAF">
            <w:pPr>
              <w:spacing w:before="240"/>
              <w:jc w:val="center"/>
              <w:rPr>
                <w:ins w:id="557" w:author="رزان الدوسري ID 443203966" w:date="2023-02-10T02:54:00Z"/>
                <w:rFonts w:asciiTheme="majorBidi" w:eastAsiaTheme="minorEastAsia" w:hAnsiTheme="majorBidi" w:cstheme="majorBidi"/>
              </w:rPr>
            </w:pPr>
          </w:p>
        </w:tc>
      </w:tr>
      <w:tr w:rsidR="00671F90" w:rsidRPr="002204AA" w14:paraId="68CD571E" w14:textId="77777777" w:rsidTr="00D74BAF">
        <w:trPr>
          <w:trHeight w:val="731"/>
          <w:jc w:val="center"/>
          <w:ins w:id="558" w:author="رزان الدوسري ID 443203966" w:date="2023-02-10T02:54:00Z"/>
        </w:trPr>
        <w:tc>
          <w:tcPr>
            <w:tcW w:w="935" w:type="pct"/>
            <w:vMerge/>
            <w:tcBorders>
              <w:right w:val="nil"/>
            </w:tcBorders>
            <w:vAlign w:val="center"/>
          </w:tcPr>
          <w:p w14:paraId="386974BE" w14:textId="77777777" w:rsidR="00D74BAF" w:rsidRDefault="00D74BAF" w:rsidP="00D74BAF">
            <w:pPr>
              <w:spacing w:before="240"/>
              <w:rPr>
                <w:ins w:id="559" w:author="رزان الدوسري ID 443203966" w:date="2023-02-10T02:54:00Z"/>
                <w:rFonts w:ascii="Times New Roman" w:hAnsi="Times New Roman" w:cs="Times New Roman"/>
                <w:b/>
                <w:bCs/>
                <w:sz w:val="24"/>
                <w:szCs w:val="24"/>
              </w:rPr>
            </w:pPr>
          </w:p>
        </w:tc>
        <w:tc>
          <w:tcPr>
            <w:tcW w:w="3038" w:type="pct"/>
            <w:tcBorders>
              <w:left w:val="nil"/>
              <w:right w:val="nil"/>
            </w:tcBorders>
            <w:vAlign w:val="center"/>
          </w:tcPr>
          <w:p w14:paraId="261AEA2A" w14:textId="77777777" w:rsidR="00D74BAF" w:rsidRDefault="00D74BAF" w:rsidP="00D74BAF">
            <w:pPr>
              <w:spacing w:before="240"/>
              <w:rPr>
                <w:ins w:id="560" w:author="رزان الدوسري ID 443203966" w:date="2023-02-10T02:57:00Z"/>
                <w:rFonts w:ascii="Times New Roman" w:hAnsi="Times New Roman" w:cs="Times New Roman"/>
                <w:sz w:val="24"/>
                <w:szCs w:val="24"/>
              </w:rPr>
            </w:pPr>
            <w:ins w:id="561" w:author="رزان الدوسري ID 443203966" w:date="2023-02-10T02:57:00Z">
              <w:r>
                <w:rPr>
                  <w:rFonts w:ascii="Times New Roman" w:hAnsi="Times New Roman" w:cs="Times New Roman"/>
                  <w:sz w:val="24"/>
                  <w:szCs w:val="24"/>
                </w:rPr>
                <w:t>Apply functional testing:</w:t>
              </w:r>
            </w:ins>
          </w:p>
          <w:p w14:paraId="71961603" w14:textId="267F78A4" w:rsidR="00D74BAF" w:rsidRDefault="00D74BAF" w:rsidP="00D74BAF">
            <w:pPr>
              <w:pStyle w:val="ListParagraph"/>
              <w:numPr>
                <w:ilvl w:val="0"/>
                <w:numId w:val="30"/>
              </w:numPr>
              <w:spacing w:before="240"/>
              <w:ind w:left="460" w:hanging="402"/>
              <w:rPr>
                <w:ins w:id="562" w:author="رزان الدوسري ID 443203966" w:date="2023-02-10T02:57:00Z"/>
                <w:rFonts w:ascii="Times New Roman" w:hAnsi="Times New Roman" w:cs="Times New Roman"/>
                <w:sz w:val="24"/>
                <w:szCs w:val="24"/>
              </w:rPr>
            </w:pPr>
            <w:ins w:id="563" w:author="رزان الدوسري ID 443203966" w:date="2023-02-10T02:57:00Z">
              <w:r w:rsidRPr="00017D89">
                <w:rPr>
                  <w:rFonts w:ascii="Times New Roman" w:hAnsi="Times New Roman" w:cs="Times New Roman"/>
                  <w:sz w:val="24"/>
                  <w:szCs w:val="24"/>
                </w:rPr>
                <w:t xml:space="preserve">Test Case 1: </w:t>
              </w:r>
            </w:ins>
            <w:ins w:id="564" w:author="رزان الدوسري ID 443203966" w:date="2023-02-10T02:58:00Z">
              <w:r w:rsidRPr="00D74BAF">
                <w:rPr>
                  <w:rFonts w:ascii="Times New Roman" w:hAnsi="Times New Roman" w:cs="Times New Roman"/>
                  <w:sz w:val="24"/>
                  <w:szCs w:val="24"/>
                </w:rPr>
                <w:t>Verify that the user receives an alert message after the setup process is completed.</w:t>
              </w:r>
            </w:ins>
          </w:p>
          <w:p w14:paraId="25D7593E" w14:textId="55447C31" w:rsidR="00D74BAF" w:rsidRPr="00D74BAF" w:rsidRDefault="00D74BAF">
            <w:pPr>
              <w:pStyle w:val="ListParagraph"/>
              <w:numPr>
                <w:ilvl w:val="0"/>
                <w:numId w:val="30"/>
              </w:numPr>
              <w:ind w:left="454"/>
              <w:rPr>
                <w:ins w:id="565" w:author="رزان الدوسري ID 443203966" w:date="2023-02-10T02:57:00Z"/>
                <w:rFonts w:ascii="Times New Roman" w:hAnsi="Times New Roman" w:cs="Times New Roman"/>
                <w:sz w:val="24"/>
                <w:szCs w:val="24"/>
                <w:rPrChange w:id="566" w:author="رزان الدوسري ID 443203966" w:date="2023-02-10T02:57:00Z">
                  <w:rPr>
                    <w:ins w:id="567" w:author="رزان الدوسري ID 443203966" w:date="2023-02-10T02:57:00Z"/>
                  </w:rPr>
                </w:rPrChange>
              </w:rPr>
              <w:pPrChange w:id="568" w:author="رزان الدوسري ID 443203966" w:date="2023-02-10T02:57:00Z">
                <w:pPr>
                  <w:pStyle w:val="ListParagraph"/>
                  <w:numPr>
                    <w:numId w:val="30"/>
                  </w:numPr>
                  <w:spacing w:before="240"/>
                  <w:ind w:left="460" w:hanging="402"/>
                </w:pPr>
              </w:pPrChange>
            </w:pPr>
            <w:ins w:id="569" w:author="رزان الدوسري ID 443203966" w:date="2023-02-10T02:57:00Z">
              <w:r w:rsidRPr="00017D89">
                <w:rPr>
                  <w:rFonts w:ascii="Times New Roman" w:hAnsi="Times New Roman" w:cs="Times New Roman"/>
                  <w:sz w:val="24"/>
                  <w:szCs w:val="24"/>
                </w:rPr>
                <w:t xml:space="preserve">Test Case 2: </w:t>
              </w:r>
              <w:r w:rsidRPr="00D74BAF">
                <w:rPr>
                  <w:rFonts w:ascii="Times New Roman" w:hAnsi="Times New Roman" w:cs="Times New Roman"/>
                  <w:sz w:val="24"/>
                  <w:szCs w:val="24"/>
                </w:rPr>
                <w:t>Verify that the alert message clearly indicates that the power-up setup is complete.</w:t>
              </w:r>
              <w:r w:rsidRPr="00017D89">
                <w:rPr>
                  <w:rFonts w:ascii="Times New Roman" w:hAnsi="Times New Roman" w:cs="Times New Roman"/>
                  <w:sz w:val="24"/>
                  <w:szCs w:val="24"/>
                </w:rPr>
                <w:t xml:space="preserve"> </w:t>
              </w:r>
            </w:ins>
          </w:p>
          <w:p w14:paraId="40B05C6A" w14:textId="45B4BF82" w:rsidR="00D74BAF" w:rsidRPr="00D74BAF" w:rsidRDefault="00D74BAF">
            <w:pPr>
              <w:pStyle w:val="ListParagraph"/>
              <w:numPr>
                <w:ilvl w:val="0"/>
                <w:numId w:val="30"/>
              </w:numPr>
              <w:spacing w:before="240"/>
              <w:ind w:left="460" w:hanging="402"/>
              <w:rPr>
                <w:ins w:id="570" w:author="رزان الدوسري ID 443203966" w:date="2023-02-10T02:54:00Z"/>
                <w:rFonts w:ascii="Times New Roman" w:hAnsi="Times New Roman" w:cs="Times New Roman"/>
                <w:sz w:val="24"/>
                <w:szCs w:val="24"/>
                <w:rPrChange w:id="571" w:author="رزان الدوسري ID 443203966" w:date="2023-02-10T02:59:00Z">
                  <w:rPr>
                    <w:ins w:id="572" w:author="رزان الدوسري ID 443203966" w:date="2023-02-10T02:54:00Z"/>
                  </w:rPr>
                </w:rPrChange>
              </w:rPr>
              <w:pPrChange w:id="573" w:author="رزان الدوسري ID 443203966" w:date="2023-02-10T02:59:00Z">
                <w:pPr>
                  <w:spacing w:before="240"/>
                </w:pPr>
              </w:pPrChange>
            </w:pPr>
            <w:ins w:id="574" w:author="رزان الدوسري ID 443203966" w:date="2023-02-10T02:57:00Z">
              <w:r w:rsidRPr="00017D89">
                <w:rPr>
                  <w:rFonts w:ascii="Times New Roman" w:hAnsi="Times New Roman" w:cs="Times New Roman"/>
                  <w:sz w:val="24"/>
                  <w:szCs w:val="24"/>
                </w:rPr>
                <w:t xml:space="preserve">Test Case 3: </w:t>
              </w:r>
            </w:ins>
            <w:ins w:id="575" w:author="رزان الدوسري ID 443203966" w:date="2023-02-10T02:58:00Z">
              <w:r w:rsidRPr="00D74BAF">
                <w:rPr>
                  <w:rFonts w:ascii="Times New Roman" w:hAnsi="Times New Roman" w:cs="Times New Roman"/>
                  <w:sz w:val="24"/>
                  <w:szCs w:val="24"/>
                </w:rPr>
                <w:t>Verify that the alert message provides information on what to do next or how to access the power-up features on the board</w:t>
              </w:r>
            </w:ins>
            <w:ins w:id="576" w:author="رزان الدوسري ID 443203966" w:date="2023-02-10T02:57:00Z">
              <w:r w:rsidRPr="00017D89">
                <w:rPr>
                  <w:rFonts w:ascii="Times New Roman" w:hAnsi="Times New Roman" w:cs="Times New Roman"/>
                  <w:sz w:val="24"/>
                  <w:szCs w:val="24"/>
                </w:rPr>
                <w:t>.</w:t>
              </w:r>
            </w:ins>
          </w:p>
        </w:tc>
        <w:tc>
          <w:tcPr>
            <w:tcW w:w="1027" w:type="pct"/>
            <w:tcBorders>
              <w:left w:val="nil"/>
            </w:tcBorders>
            <w:vAlign w:val="center"/>
          </w:tcPr>
          <w:p w14:paraId="48D61B9C" w14:textId="77777777" w:rsidR="00D74BAF" w:rsidRPr="002204AA" w:rsidRDefault="00D74BAF" w:rsidP="00D74BAF">
            <w:pPr>
              <w:spacing w:before="240"/>
              <w:jc w:val="center"/>
              <w:rPr>
                <w:ins w:id="577" w:author="رزان الدوسري ID 443203966" w:date="2023-02-10T02:54:00Z"/>
                <w:rFonts w:asciiTheme="majorBidi" w:eastAsiaTheme="minorEastAsia" w:hAnsiTheme="majorBidi" w:cstheme="majorBidi"/>
              </w:rPr>
            </w:pPr>
          </w:p>
        </w:tc>
      </w:tr>
    </w:tbl>
    <w:p w14:paraId="6315ABCD" w14:textId="161E654F" w:rsidR="007C2876" w:rsidDel="004E37DA" w:rsidRDefault="007C2876" w:rsidP="00D74BAF">
      <w:pPr>
        <w:jc w:val="both"/>
        <w:rPr>
          <w:del w:id="578" w:author="رزان الدوسري ID 443203966" w:date="2023-02-10T02:59:00Z"/>
          <w:rFonts w:ascii="Times New Roman" w:hAnsi="Times New Roman" w:cs="Times New Roman"/>
          <w:bCs/>
          <w:sz w:val="24"/>
          <w:szCs w:val="24"/>
        </w:rPr>
      </w:pPr>
    </w:p>
    <w:p w14:paraId="45F517BB" w14:textId="77777777" w:rsidR="004E37DA" w:rsidRPr="0065145A" w:rsidRDefault="004E37DA" w:rsidP="00D74BAF">
      <w:pPr>
        <w:rPr>
          <w:ins w:id="579" w:author="رزان الدوسري ID 443203966" w:date="2023-02-10T03:02:00Z"/>
          <w:rFonts w:ascii="Times New Roman" w:hAnsi="Times New Roman" w:cs="Times New Roman"/>
          <w:bCs/>
          <w:sz w:val="24"/>
          <w:szCs w:val="24"/>
        </w:rPr>
      </w:pPr>
    </w:p>
    <w:p w14:paraId="200CD43A" w14:textId="5F2F6DFF" w:rsidR="004E37DA" w:rsidRDefault="004E37DA" w:rsidP="004E37DA">
      <w:pPr>
        <w:rPr>
          <w:ins w:id="580" w:author="رزان الدوسري ID 443203966" w:date="2023-02-10T03:04:00Z"/>
          <w:rFonts w:ascii="Times New Roman" w:hAnsi="Times New Roman" w:cs="Times New Roman"/>
          <w:b/>
          <w:sz w:val="24"/>
          <w:szCs w:val="24"/>
        </w:rPr>
      </w:pPr>
      <w:ins w:id="581" w:author="رزان الدوسري ID 443203966" w:date="2023-02-10T03:03:00Z">
        <w:r>
          <w:rPr>
            <w:rFonts w:ascii="Times New Roman" w:hAnsi="Times New Roman" w:cs="Times New Roman"/>
            <w:b/>
            <w:sz w:val="24"/>
            <w:szCs w:val="24"/>
          </w:rPr>
          <w:t>Screenshots of the main features</w:t>
        </w:r>
        <w:r w:rsidRPr="0065145A">
          <w:rPr>
            <w:rFonts w:ascii="Times New Roman" w:hAnsi="Times New Roman" w:cs="Times New Roman"/>
            <w:b/>
            <w:sz w:val="24"/>
            <w:szCs w:val="24"/>
          </w:rPr>
          <w:t>:</w:t>
        </w:r>
      </w:ins>
    </w:p>
    <w:p w14:paraId="0C0FD27B" w14:textId="5E2748F0" w:rsidR="00D13F40" w:rsidRPr="0065145A" w:rsidRDefault="00D13F40" w:rsidP="004E37DA">
      <w:pPr>
        <w:rPr>
          <w:ins w:id="582" w:author="رزان الدوسري ID 443203966" w:date="2023-02-10T03:03:00Z"/>
          <w:rFonts w:ascii="Times New Roman" w:hAnsi="Times New Roman" w:cs="Times New Roman"/>
          <w:b/>
          <w:sz w:val="24"/>
          <w:szCs w:val="24"/>
        </w:rPr>
      </w:pPr>
      <w:ins w:id="583" w:author="رزان الدوسري ID 443203966" w:date="2023-02-10T03:04:00Z">
        <w:r>
          <w:rPr>
            <w:rFonts w:ascii="Times New Roman" w:hAnsi="Times New Roman" w:cs="Times New Roman"/>
            <w:bCs/>
            <w:sz w:val="24"/>
            <w:szCs w:val="24"/>
            <w:highlight w:val="yellow"/>
          </w:rPr>
          <w:t>………………………………………………………………………………………………………………………………………………………………………………………………………………………………………………………………</w:t>
        </w:r>
      </w:ins>
    </w:p>
    <w:p w14:paraId="0D836F17" w14:textId="4FDC4525" w:rsidR="008019EE" w:rsidRPr="0065145A" w:rsidDel="00F92EA1" w:rsidRDefault="00D13F40" w:rsidP="008019EE">
      <w:pPr>
        <w:ind w:left="284"/>
        <w:jc w:val="both"/>
        <w:rPr>
          <w:del w:id="584" w:author="رزان الدوسري ID 443203966" w:date="2023-02-10T02:46:00Z"/>
          <w:rFonts w:ascii="Times New Roman" w:hAnsi="Times New Roman" w:cs="Times New Roman"/>
          <w:sz w:val="24"/>
          <w:szCs w:val="24"/>
        </w:rPr>
      </w:pPr>
      <w:ins w:id="585" w:author="رزان الدوسري ID 443203966" w:date="2023-02-10T03:04:00Z">
        <w:r>
          <w:rPr>
            <w:rFonts w:ascii="Times New Roman" w:hAnsi="Times New Roman" w:cs="Times New Roman"/>
            <w:b/>
            <w:bCs/>
            <w:noProof/>
            <w:sz w:val="24"/>
            <w:szCs w:val="24"/>
          </w:rPr>
          <w:lastRenderedPageBreak/>
          <mc:AlternateContent>
            <mc:Choice Requires="wps">
              <w:drawing>
                <wp:anchor distT="0" distB="0" distL="114300" distR="114300" simplePos="0" relativeHeight="251661328" behindDoc="0" locked="0" layoutInCell="1" allowOverlap="1" wp14:anchorId="4E48F520" wp14:editId="6F0F8CE7">
                  <wp:simplePos x="0" y="0"/>
                  <wp:positionH relativeFrom="column">
                    <wp:posOffset>601250</wp:posOffset>
                  </wp:positionH>
                  <wp:positionV relativeFrom="paragraph">
                    <wp:posOffset>3196590</wp:posOffset>
                  </wp:positionV>
                  <wp:extent cx="4058285" cy="2730500"/>
                  <wp:effectExtent l="0" t="0" r="18415" b="12700"/>
                  <wp:wrapTopAndBottom/>
                  <wp:docPr id="16" name="Rectangle 16"/>
                  <wp:cNvGraphicFramePr/>
                  <a:graphic xmlns:a="http://schemas.openxmlformats.org/drawingml/2006/main">
                    <a:graphicData uri="http://schemas.microsoft.com/office/word/2010/wordprocessingShape">
                      <wps:wsp>
                        <wps:cNvSpPr/>
                        <wps:spPr>
                          <a:xfrm>
                            <a:off x="0" y="0"/>
                            <a:ext cx="4058285" cy="273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6635C3" id="Rectangle 16" o:spid="_x0000_s1026" style="position:absolute;margin-left:47.35pt;margin-top:251.7pt;width:319.55pt;height:215pt;z-index:251661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" fillcolor="#4472c4 [3204]" strokecolor="#1f3763 [1604]" strokeweight="1pt">
                  <w10:wrap type="topAndBottom"/>
                </v:rec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59280" behindDoc="0" locked="0" layoutInCell="1" allowOverlap="1" wp14:anchorId="5DCE4249" wp14:editId="52AD8745">
                  <wp:simplePos x="0" y="0"/>
                  <wp:positionH relativeFrom="column">
                    <wp:posOffset>598170</wp:posOffset>
                  </wp:positionH>
                  <wp:positionV relativeFrom="paragraph">
                    <wp:posOffset>114935</wp:posOffset>
                  </wp:positionV>
                  <wp:extent cx="4058285" cy="2730500"/>
                  <wp:effectExtent l="0" t="0" r="18415" b="12700"/>
                  <wp:wrapTopAndBottom/>
                  <wp:docPr id="13" name="Rectangle 13"/>
                  <wp:cNvGraphicFramePr/>
                  <a:graphic xmlns:a="http://schemas.openxmlformats.org/drawingml/2006/main">
                    <a:graphicData uri="http://schemas.microsoft.com/office/word/2010/wordprocessingShape">
                      <wps:wsp>
                        <wps:cNvSpPr/>
                        <wps:spPr>
                          <a:xfrm>
                            <a:off x="0" y="0"/>
                            <a:ext cx="4058285" cy="273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04B97F" id="Rectangle 13" o:spid="_x0000_s1026" style="position:absolute;margin-left:47.1pt;margin-top:9.05pt;width:319.55pt;height:215pt;z-index:251659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" fillcolor="#4472c4 [3204]" strokecolor="#1f3763 [1604]" strokeweight="1pt">
                  <w10:wrap type="topAndBottom"/>
                </v:rect>
              </w:pict>
            </mc:Fallback>
          </mc:AlternateContent>
        </w:r>
      </w:ins>
      <w:del w:id="586" w:author="رزان الدوسري ID 443203966" w:date="2023-02-10T02:46:00Z">
        <w:r w:rsidR="008019EE" w:rsidRPr="0065145A" w:rsidDel="00F92EA1">
          <w:rPr>
            <w:rFonts w:ascii="Times New Roman" w:hAnsi="Times New Roman" w:cs="Times New Roman"/>
            <w:b/>
            <w:bCs/>
            <w:sz w:val="24"/>
            <w:szCs w:val="24"/>
          </w:rPr>
          <w:delText xml:space="preserve">User Story </w:delText>
        </w:r>
        <w:r w:rsidR="00A76EBD" w:rsidRPr="0065145A" w:rsidDel="00F92EA1">
          <w:rPr>
            <w:rFonts w:ascii="Times New Roman" w:hAnsi="Times New Roman" w:cs="Times New Roman"/>
            <w:b/>
            <w:bCs/>
            <w:sz w:val="24"/>
            <w:szCs w:val="24"/>
          </w:rPr>
          <w:delText>1</w:delText>
        </w:r>
        <w:r w:rsidR="008019EE" w:rsidRPr="0065145A" w:rsidDel="00F92EA1">
          <w:rPr>
            <w:rFonts w:ascii="Times New Roman" w:hAnsi="Times New Roman" w:cs="Times New Roman"/>
            <w:b/>
            <w:bCs/>
            <w:sz w:val="24"/>
            <w:szCs w:val="24"/>
          </w:rPr>
          <w:delText>:</w:delText>
        </w:r>
        <w:r w:rsidR="008019EE" w:rsidRPr="0065145A" w:rsidDel="00F92EA1">
          <w:rPr>
            <w:rFonts w:ascii="Times New Roman" w:hAnsi="Times New Roman" w:cs="Times New Roman"/>
            <w:sz w:val="24"/>
            <w:szCs w:val="24"/>
          </w:rPr>
          <w:delText xml:space="preserve"> As a user, I want to go through a wizard (step-by-step guide) when installing the power-up so that I understand how to use it.</w:delText>
        </w:r>
      </w:del>
    </w:p>
    <w:p w14:paraId="3E83832B" w14:textId="7F40C018" w:rsidR="008019EE" w:rsidRPr="0065145A" w:rsidDel="00D74BAF" w:rsidRDefault="008019EE" w:rsidP="008019EE">
      <w:pPr>
        <w:ind w:left="284"/>
        <w:jc w:val="both"/>
        <w:rPr>
          <w:del w:id="587" w:author="رزان الدوسري ID 443203966" w:date="2023-02-10T02:52:00Z"/>
          <w:rFonts w:ascii="Times New Roman" w:hAnsi="Times New Roman" w:cs="Times New Roman"/>
          <w:sz w:val="24"/>
          <w:szCs w:val="24"/>
        </w:rPr>
      </w:pPr>
      <w:del w:id="588" w:author="رزان الدوسري ID 443203966" w:date="2023-02-10T02:52:00Z">
        <w:r w:rsidRPr="0065145A" w:rsidDel="00D74BAF">
          <w:rPr>
            <w:rFonts w:ascii="Times New Roman" w:hAnsi="Times New Roman" w:cs="Times New Roman"/>
            <w:b/>
            <w:bCs/>
            <w:sz w:val="24"/>
            <w:szCs w:val="24"/>
          </w:rPr>
          <w:delText xml:space="preserve">User Story </w:delText>
        </w:r>
        <w:r w:rsidR="00A76EBD" w:rsidRPr="0065145A" w:rsidDel="00D74BAF">
          <w:rPr>
            <w:rFonts w:ascii="Times New Roman" w:hAnsi="Times New Roman" w:cs="Times New Roman"/>
            <w:b/>
            <w:bCs/>
            <w:sz w:val="24"/>
            <w:szCs w:val="24"/>
          </w:rPr>
          <w:delText>2</w:delText>
        </w:r>
        <w:r w:rsidRPr="0065145A" w:rsidDel="00D74BAF">
          <w:rPr>
            <w:rFonts w:ascii="Times New Roman" w:hAnsi="Times New Roman" w:cs="Times New Roman"/>
            <w:b/>
            <w:bCs/>
            <w:sz w:val="24"/>
            <w:szCs w:val="24"/>
          </w:rPr>
          <w:delText>:</w:delText>
        </w:r>
        <w:r w:rsidRPr="0065145A" w:rsidDel="00D74BAF">
          <w:rPr>
            <w:rFonts w:ascii="Times New Roman" w:hAnsi="Times New Roman" w:cs="Times New Roman"/>
            <w:sz w:val="24"/>
            <w:szCs w:val="24"/>
          </w:rPr>
          <w:delText xml:space="preserve"> </w:delText>
        </w:r>
        <w:r w:rsidRPr="0065145A" w:rsidDel="00D74BAF">
          <w:rPr>
            <w:rFonts w:ascii="Times New Roman" w:eastAsia="Times New Roman" w:hAnsi="Times New Roman" w:cs="Times New Roman"/>
            <w:color w:val="000000"/>
            <w:sz w:val="24"/>
            <w:szCs w:val="24"/>
          </w:rPr>
          <w:delText>As a user, I want to go directly to the board after completing the setup process for the power-up, so that I can begin using its features.</w:delText>
        </w:r>
      </w:del>
    </w:p>
    <w:p w14:paraId="647647EA" w14:textId="38533512" w:rsidR="00E9071B" w:rsidRPr="0065145A" w:rsidDel="00D74BAF" w:rsidRDefault="008019EE" w:rsidP="008019EE">
      <w:pPr>
        <w:ind w:left="284"/>
        <w:jc w:val="both"/>
        <w:rPr>
          <w:del w:id="589" w:author="رزان الدوسري ID 443203966" w:date="2023-02-10T02:55:00Z"/>
          <w:rFonts w:ascii="Times New Roman" w:hAnsi="Times New Roman" w:cs="Times New Roman"/>
          <w:sz w:val="24"/>
          <w:szCs w:val="24"/>
        </w:rPr>
      </w:pPr>
      <w:del w:id="590" w:author="رزان الدوسري ID 443203966" w:date="2023-02-10T02:55:00Z">
        <w:r w:rsidRPr="0065145A" w:rsidDel="00D74BAF">
          <w:rPr>
            <w:rFonts w:ascii="Times New Roman" w:hAnsi="Times New Roman" w:cs="Times New Roman"/>
            <w:b/>
            <w:bCs/>
            <w:sz w:val="24"/>
            <w:szCs w:val="24"/>
          </w:rPr>
          <w:delText xml:space="preserve">User Story </w:delText>
        </w:r>
        <w:r w:rsidR="00A76EBD" w:rsidRPr="0065145A" w:rsidDel="00D74BAF">
          <w:rPr>
            <w:rFonts w:ascii="Times New Roman" w:hAnsi="Times New Roman" w:cs="Times New Roman"/>
            <w:b/>
            <w:bCs/>
            <w:sz w:val="24"/>
            <w:szCs w:val="24"/>
          </w:rPr>
          <w:delText>3</w:delText>
        </w:r>
        <w:r w:rsidRPr="0065145A" w:rsidDel="00D74BAF">
          <w:rPr>
            <w:rFonts w:ascii="Times New Roman" w:hAnsi="Times New Roman" w:cs="Times New Roman"/>
            <w:b/>
            <w:bCs/>
            <w:sz w:val="24"/>
            <w:szCs w:val="24"/>
          </w:rPr>
          <w:delText>:</w:delText>
        </w:r>
        <w:r w:rsidRPr="0065145A" w:rsidDel="00D74BAF">
          <w:rPr>
            <w:rFonts w:ascii="Times New Roman" w:hAnsi="Times New Roman" w:cs="Times New Roman"/>
            <w:sz w:val="24"/>
            <w:szCs w:val="24"/>
          </w:rPr>
          <w:delText xml:space="preserve"> </w:delText>
        </w:r>
        <w:r w:rsidRPr="0065145A" w:rsidDel="00D74BAF">
          <w:rPr>
            <w:rFonts w:ascii="Times New Roman" w:eastAsia="Times New Roman" w:hAnsi="Times New Roman" w:cs="Times New Roman"/>
            <w:color w:val="000000"/>
            <w:sz w:val="24"/>
            <w:szCs w:val="24"/>
          </w:rPr>
          <w:delText>As a user, I want to receive an alert message indicating successful completion of the power-up setup, so that I am certain that everything is set correctly</w:delText>
        </w:r>
        <w:r w:rsidRPr="0065145A" w:rsidDel="00D74BAF">
          <w:rPr>
            <w:rFonts w:ascii="Times New Roman" w:hAnsi="Times New Roman" w:cs="Times New Roman"/>
            <w:sz w:val="24"/>
            <w:szCs w:val="24"/>
          </w:rPr>
          <w:delText>.</w:delText>
        </w:r>
      </w:del>
    </w:p>
    <w:p w14:paraId="41561844" w14:textId="70D695B8" w:rsidR="008019EE" w:rsidRPr="0065145A" w:rsidDel="00D74BAF" w:rsidRDefault="008019EE" w:rsidP="008019EE">
      <w:pPr>
        <w:jc w:val="both"/>
        <w:rPr>
          <w:del w:id="591" w:author="رزان الدوسري ID 443203966" w:date="2023-02-10T02:55:00Z"/>
          <w:rFonts w:ascii="Times New Roman" w:hAnsi="Times New Roman" w:cs="Times New Roman"/>
          <w:b/>
          <w:sz w:val="24"/>
          <w:szCs w:val="24"/>
          <w:rtl/>
        </w:rPr>
      </w:pPr>
      <w:del w:id="592" w:author="رزان الدوسري ID 443203966" w:date="2023-02-10T02:55:00Z">
        <w:r w:rsidRPr="0065145A" w:rsidDel="00D74BAF">
          <w:rPr>
            <w:rFonts w:ascii="Times New Roman" w:hAnsi="Times New Roman" w:cs="Times New Roman"/>
            <w:b/>
            <w:sz w:val="24"/>
            <w:szCs w:val="24"/>
          </w:rPr>
          <w:delText>UI Design of the User Stories:</w:delText>
        </w:r>
      </w:del>
    </w:p>
    <w:p w14:paraId="1EEDB6EE" w14:textId="06910304" w:rsidR="008019EE" w:rsidRPr="0065145A" w:rsidDel="00D74BAF" w:rsidRDefault="008019EE" w:rsidP="008019EE">
      <w:pPr>
        <w:ind w:left="284"/>
        <w:jc w:val="both"/>
        <w:rPr>
          <w:del w:id="593" w:author="رزان الدوسري ID 443203966" w:date="2023-02-10T02:52:00Z"/>
          <w:rFonts w:ascii="Times New Roman" w:hAnsi="Times New Roman" w:cs="Times New Roman"/>
          <w:sz w:val="24"/>
          <w:szCs w:val="24"/>
        </w:rPr>
      </w:pPr>
      <w:del w:id="594" w:author="رزان الدوسري ID 443203966" w:date="2023-02-10T02:52:00Z">
        <w:r w:rsidRPr="0065145A" w:rsidDel="00D74BAF">
          <w:rPr>
            <w:rFonts w:ascii="Times New Roman" w:hAnsi="Times New Roman" w:cs="Times New Roman"/>
            <w:b/>
            <w:bCs/>
            <w:sz w:val="24"/>
            <w:szCs w:val="24"/>
          </w:rPr>
          <w:delText xml:space="preserve">User Story </w:delText>
        </w:r>
        <w:r w:rsidR="00A76EBD" w:rsidRPr="0065145A" w:rsidDel="00D74BAF">
          <w:rPr>
            <w:rFonts w:ascii="Times New Roman" w:hAnsi="Times New Roman" w:cs="Times New Roman"/>
            <w:b/>
            <w:bCs/>
            <w:sz w:val="24"/>
            <w:szCs w:val="24"/>
          </w:rPr>
          <w:delText>1</w:delText>
        </w:r>
        <w:r w:rsidRPr="0065145A" w:rsidDel="00D74BAF">
          <w:rPr>
            <w:rFonts w:ascii="Times New Roman" w:hAnsi="Times New Roman" w:cs="Times New Roman"/>
            <w:b/>
            <w:bCs/>
            <w:sz w:val="24"/>
            <w:szCs w:val="24"/>
          </w:rPr>
          <w:delText>: Wizard creation</w:delText>
        </w:r>
        <w:r w:rsidR="00BE1939" w:rsidRPr="0065145A" w:rsidDel="00D74BAF">
          <w:rPr>
            <w:rFonts w:ascii="Times New Roman" w:hAnsi="Times New Roman" w:cs="Times New Roman"/>
            <w:b/>
            <w:bCs/>
            <w:sz w:val="24"/>
            <w:szCs w:val="24"/>
          </w:rPr>
          <w:delText xml:space="preserve"> </w:delText>
        </w:r>
        <w:r w:rsidR="00BE1939" w:rsidRPr="0065145A" w:rsidDel="00D74BAF">
          <w:rPr>
            <w:rFonts w:ascii="Times New Roman" w:eastAsiaTheme="minorEastAsia" w:hAnsi="Times New Roman" w:cs="Times New Roman"/>
            <w:bCs/>
            <w:sz w:val="24"/>
            <w:szCs w:val="24"/>
          </w:rPr>
          <w:delText xml:space="preserve">– </w:delText>
        </w:r>
        <w:r w:rsidRPr="0065145A" w:rsidDel="00D74BAF">
          <w:rPr>
            <w:rFonts w:ascii="Times New Roman" w:hAnsi="Times New Roman" w:cs="Times New Roman"/>
            <w:sz w:val="24"/>
            <w:szCs w:val="24"/>
          </w:rPr>
          <w:delText>Outline the steps of the wizard by establish a sequence of steps which considers the data needed to initate the power-up. Create forms that represent each step of the wizard. And in each form create buttons, pick lists and other interactable elements to move through each step of the process in a controlled way.</w:delText>
        </w:r>
      </w:del>
    </w:p>
    <w:p w14:paraId="208F9437" w14:textId="56B9E2E7" w:rsidR="008019EE" w:rsidRPr="0065145A" w:rsidDel="00D74BAF" w:rsidRDefault="008019EE" w:rsidP="008019EE">
      <w:pPr>
        <w:ind w:left="284"/>
        <w:jc w:val="both"/>
        <w:rPr>
          <w:del w:id="595" w:author="رزان الدوسري ID 443203966" w:date="2023-02-10T02:52:00Z"/>
          <w:rFonts w:ascii="Times New Roman" w:hAnsi="Times New Roman" w:cs="Times New Roman"/>
          <w:sz w:val="24"/>
          <w:szCs w:val="24"/>
        </w:rPr>
      </w:pPr>
      <w:del w:id="596" w:author="رزان الدوسري ID 443203966" w:date="2023-02-10T02:52:00Z">
        <w:r w:rsidRPr="0065145A" w:rsidDel="00D74BAF">
          <w:rPr>
            <w:rFonts w:ascii="Times New Roman" w:hAnsi="Times New Roman" w:cs="Times New Roman"/>
            <w:b/>
            <w:bCs/>
            <w:sz w:val="24"/>
            <w:szCs w:val="24"/>
          </w:rPr>
          <w:delText xml:space="preserve">User Story </w:delText>
        </w:r>
        <w:r w:rsidR="00A76EBD" w:rsidRPr="0065145A" w:rsidDel="00D74BAF">
          <w:rPr>
            <w:rFonts w:ascii="Times New Roman" w:hAnsi="Times New Roman" w:cs="Times New Roman"/>
            <w:b/>
            <w:bCs/>
            <w:sz w:val="24"/>
            <w:szCs w:val="24"/>
          </w:rPr>
          <w:delText>2</w:delText>
        </w:r>
        <w:r w:rsidRPr="0065145A" w:rsidDel="00D74BAF">
          <w:rPr>
            <w:rFonts w:ascii="Times New Roman" w:hAnsi="Times New Roman" w:cs="Times New Roman"/>
            <w:b/>
            <w:bCs/>
            <w:sz w:val="24"/>
            <w:szCs w:val="24"/>
          </w:rPr>
          <w:delText>: Navigation creation</w:delText>
        </w:r>
        <w:r w:rsidR="00BE1939" w:rsidRPr="0065145A" w:rsidDel="00D74BAF">
          <w:rPr>
            <w:rFonts w:ascii="Times New Roman" w:hAnsi="Times New Roman" w:cs="Times New Roman"/>
            <w:sz w:val="24"/>
            <w:szCs w:val="24"/>
          </w:rPr>
          <w:delText xml:space="preserve"> </w:delText>
        </w:r>
        <w:r w:rsidR="00BE1939" w:rsidRPr="0065145A" w:rsidDel="00D74BAF">
          <w:rPr>
            <w:rFonts w:ascii="Times New Roman" w:eastAsiaTheme="minorEastAsia" w:hAnsi="Times New Roman" w:cs="Times New Roman"/>
            <w:bCs/>
            <w:sz w:val="24"/>
            <w:szCs w:val="24"/>
          </w:rPr>
          <w:delText xml:space="preserve">– </w:delText>
        </w:r>
        <w:r w:rsidRPr="0065145A" w:rsidDel="00D74BAF">
          <w:rPr>
            <w:rFonts w:ascii="Times New Roman" w:hAnsi="Times New Roman" w:cs="Times New Roman"/>
            <w:sz w:val="24"/>
            <w:szCs w:val="24"/>
          </w:rPr>
          <w:delText>create a “Navigate” or “Go to Board” button on the final screen of the power-up setup wizard, so that the user can quickly and easily access the board that the user wish to integrate the power-up with once set-up is completed.</w:delText>
        </w:r>
      </w:del>
    </w:p>
    <w:p w14:paraId="6C734451" w14:textId="052379D2" w:rsidR="008019EE" w:rsidRPr="0065145A" w:rsidDel="00D74BAF" w:rsidRDefault="008019EE" w:rsidP="008019EE">
      <w:pPr>
        <w:ind w:left="284"/>
        <w:jc w:val="both"/>
        <w:rPr>
          <w:del w:id="597" w:author="رزان الدوسري ID 443203966" w:date="2023-02-10T02:55:00Z"/>
          <w:rFonts w:ascii="Times New Roman" w:hAnsi="Times New Roman" w:cs="Times New Roman"/>
          <w:sz w:val="24"/>
          <w:szCs w:val="24"/>
        </w:rPr>
      </w:pPr>
      <w:del w:id="598" w:author="رزان الدوسري ID 443203966" w:date="2023-02-10T02:55:00Z">
        <w:r w:rsidRPr="0065145A" w:rsidDel="00D74BAF">
          <w:rPr>
            <w:rFonts w:ascii="Times New Roman" w:hAnsi="Times New Roman" w:cs="Times New Roman"/>
            <w:b/>
            <w:bCs/>
            <w:sz w:val="24"/>
            <w:szCs w:val="24"/>
          </w:rPr>
          <w:delText xml:space="preserve">User Story </w:delText>
        </w:r>
        <w:r w:rsidR="00A76EBD" w:rsidRPr="0065145A" w:rsidDel="00D74BAF">
          <w:rPr>
            <w:rFonts w:ascii="Times New Roman" w:hAnsi="Times New Roman" w:cs="Times New Roman"/>
            <w:b/>
            <w:bCs/>
            <w:sz w:val="24"/>
            <w:szCs w:val="24"/>
          </w:rPr>
          <w:delText>3</w:delText>
        </w:r>
        <w:r w:rsidRPr="0065145A" w:rsidDel="00D74BAF">
          <w:rPr>
            <w:rFonts w:ascii="Times New Roman" w:hAnsi="Times New Roman" w:cs="Times New Roman"/>
            <w:b/>
            <w:bCs/>
            <w:sz w:val="24"/>
            <w:szCs w:val="24"/>
          </w:rPr>
          <w:delText>: Alert message box creation</w:delText>
        </w:r>
        <w:r w:rsidR="00BE1939" w:rsidRPr="0065145A" w:rsidDel="00D74BAF">
          <w:rPr>
            <w:rFonts w:ascii="Times New Roman" w:hAnsi="Times New Roman" w:cs="Times New Roman"/>
            <w:b/>
            <w:bCs/>
            <w:sz w:val="24"/>
            <w:szCs w:val="24"/>
          </w:rPr>
          <w:delText xml:space="preserve"> </w:delText>
        </w:r>
        <w:r w:rsidR="00BE1939" w:rsidRPr="0065145A" w:rsidDel="00D74BAF">
          <w:rPr>
            <w:rFonts w:ascii="Times New Roman" w:eastAsiaTheme="minorEastAsia" w:hAnsi="Times New Roman" w:cs="Times New Roman"/>
            <w:bCs/>
            <w:sz w:val="24"/>
            <w:szCs w:val="24"/>
          </w:rPr>
          <w:delText xml:space="preserve">– </w:delText>
        </w:r>
        <w:r w:rsidRPr="0065145A" w:rsidDel="00D74BAF">
          <w:rPr>
            <w:rFonts w:ascii="Times New Roman" w:hAnsi="Times New Roman" w:cs="Times New Roman"/>
            <w:sz w:val="24"/>
            <w:szCs w:val="24"/>
          </w:rPr>
          <w:delText xml:space="preserve">create an alert message box that will appear after the user has completed their power-up setup. This message box should indicate the successful completion </w:delText>
        </w:r>
        <w:r w:rsidR="0087137C" w:rsidRPr="0065145A" w:rsidDel="00D74BAF">
          <w:rPr>
            <w:rFonts w:ascii="Times New Roman" w:hAnsi="Times New Roman" w:cs="Times New Roman"/>
            <w:sz w:val="24"/>
            <w:szCs w:val="24"/>
          </w:rPr>
          <w:delText>of the setup and be displayed on the project board where the setup was performed.</w:delText>
        </w:r>
      </w:del>
    </w:p>
    <w:p w14:paraId="11495E0A" w14:textId="2D318826" w:rsidR="00A35195" w:rsidRPr="0065145A" w:rsidDel="00D74BAF" w:rsidRDefault="00A35195" w:rsidP="00A35195">
      <w:pPr>
        <w:jc w:val="both"/>
        <w:rPr>
          <w:del w:id="599" w:author="رزان الدوسري ID 443203966" w:date="2023-02-10T02:55:00Z"/>
          <w:rFonts w:ascii="Times New Roman" w:hAnsi="Times New Roman" w:cs="Times New Roman"/>
          <w:b/>
          <w:sz w:val="24"/>
          <w:szCs w:val="24"/>
        </w:rPr>
      </w:pPr>
      <w:del w:id="600" w:author="رزان الدوسري ID 443203966" w:date="2023-02-10T02:55:00Z">
        <w:r w:rsidRPr="0065145A" w:rsidDel="00D74BAF">
          <w:rPr>
            <w:rFonts w:ascii="Times New Roman" w:hAnsi="Times New Roman" w:cs="Times New Roman"/>
            <w:b/>
            <w:sz w:val="24"/>
            <w:szCs w:val="24"/>
          </w:rPr>
          <w:delText>Development of the User Stories:</w:delText>
        </w:r>
      </w:del>
    </w:p>
    <w:p w14:paraId="5DFAA345" w14:textId="31037FE0" w:rsidR="00D2449E" w:rsidRPr="0065145A" w:rsidDel="00D74BAF" w:rsidRDefault="00A35195" w:rsidP="00890968">
      <w:pPr>
        <w:ind w:left="284"/>
        <w:jc w:val="both"/>
        <w:rPr>
          <w:del w:id="601" w:author="رزان الدوسري ID 443203966" w:date="2023-02-10T02:52:00Z"/>
          <w:rFonts w:ascii="Times New Roman" w:hAnsi="Times New Roman" w:cs="Times New Roman"/>
          <w:b/>
          <w:bCs/>
          <w:sz w:val="24"/>
          <w:szCs w:val="24"/>
        </w:rPr>
      </w:pPr>
      <w:del w:id="602" w:author="رزان الدوسري ID 443203966" w:date="2023-02-10T02:52:00Z">
        <w:r w:rsidRPr="0065145A" w:rsidDel="00D74BAF">
          <w:rPr>
            <w:rFonts w:ascii="Times New Roman" w:hAnsi="Times New Roman" w:cs="Times New Roman"/>
            <w:b/>
            <w:bCs/>
            <w:sz w:val="24"/>
            <w:szCs w:val="24"/>
          </w:rPr>
          <w:delText xml:space="preserve">User Story </w:delText>
        </w:r>
        <w:r w:rsidR="00A76EBD" w:rsidRPr="0065145A" w:rsidDel="00D74BAF">
          <w:rPr>
            <w:rFonts w:ascii="Times New Roman" w:hAnsi="Times New Roman" w:cs="Times New Roman"/>
            <w:b/>
            <w:bCs/>
            <w:sz w:val="24"/>
            <w:szCs w:val="24"/>
          </w:rPr>
          <w:delText>1</w:delText>
        </w:r>
        <w:r w:rsidRPr="0065145A" w:rsidDel="00D74BAF">
          <w:rPr>
            <w:rFonts w:ascii="Times New Roman" w:hAnsi="Times New Roman" w:cs="Times New Roman"/>
            <w:b/>
            <w:bCs/>
            <w:sz w:val="24"/>
            <w:szCs w:val="24"/>
          </w:rPr>
          <w:delText>:</w:delText>
        </w:r>
        <w:r w:rsidR="003556F6" w:rsidRPr="0065145A" w:rsidDel="00D74BAF">
          <w:rPr>
            <w:rFonts w:ascii="Times New Roman" w:hAnsi="Times New Roman" w:cs="Times New Roman"/>
            <w:b/>
            <w:bCs/>
            <w:sz w:val="24"/>
            <w:szCs w:val="24"/>
          </w:rPr>
          <w:delText xml:space="preserve"> </w:delText>
        </w:r>
        <w:r w:rsidR="000574D0" w:rsidRPr="0065145A" w:rsidDel="00D74BAF">
          <w:rPr>
            <w:rFonts w:ascii="Times New Roman" w:hAnsi="Times New Roman" w:cs="Times New Roman"/>
            <w:b/>
            <w:bCs/>
            <w:sz w:val="24"/>
            <w:szCs w:val="24"/>
          </w:rPr>
          <w:delText>M</w:delText>
        </w:r>
        <w:r w:rsidR="003556F6" w:rsidRPr="0065145A" w:rsidDel="00D74BAF">
          <w:rPr>
            <w:rFonts w:ascii="Times New Roman" w:hAnsi="Times New Roman" w:cs="Times New Roman"/>
            <w:b/>
            <w:bCs/>
            <w:sz w:val="24"/>
            <w:szCs w:val="24"/>
          </w:rPr>
          <w:delText>odal component</w:delText>
        </w:r>
        <w:r w:rsidR="000574D0" w:rsidRPr="0065145A" w:rsidDel="00D74BAF">
          <w:rPr>
            <w:rFonts w:ascii="Times New Roman" w:hAnsi="Times New Roman" w:cs="Times New Roman"/>
            <w:b/>
            <w:bCs/>
            <w:sz w:val="24"/>
            <w:szCs w:val="24"/>
          </w:rPr>
          <w:delText xml:space="preserve"> creation </w:delText>
        </w:r>
        <w:r w:rsidR="00BE1939" w:rsidRPr="0065145A" w:rsidDel="00D74BAF">
          <w:rPr>
            <w:rFonts w:ascii="Times New Roman" w:eastAsiaTheme="minorEastAsia" w:hAnsi="Times New Roman" w:cs="Times New Roman"/>
            <w:bCs/>
            <w:sz w:val="24"/>
            <w:szCs w:val="24"/>
          </w:rPr>
          <w:delText>–</w:delText>
        </w:r>
        <w:r w:rsidR="00D2449E" w:rsidRPr="0065145A" w:rsidDel="00D74BAF">
          <w:rPr>
            <w:rFonts w:ascii="Times New Roman" w:hAnsi="Times New Roman" w:cs="Times New Roman"/>
            <w:b/>
            <w:bCs/>
            <w:sz w:val="24"/>
            <w:szCs w:val="24"/>
          </w:rPr>
          <w:delText xml:space="preserve"> </w:delText>
        </w:r>
        <w:r w:rsidR="006F4CE1" w:rsidRPr="0065145A" w:rsidDel="00D74BAF">
          <w:rPr>
            <w:rFonts w:ascii="Times New Roman" w:hAnsi="Times New Roman" w:cs="Times New Roman"/>
            <w:sz w:val="24"/>
            <w:szCs w:val="24"/>
          </w:rPr>
          <w:delText>create</w:delText>
        </w:r>
        <w:r w:rsidR="00CE72E3" w:rsidRPr="0065145A" w:rsidDel="00D74BAF">
          <w:rPr>
            <w:rFonts w:ascii="Times New Roman" w:hAnsi="Times New Roman" w:cs="Times New Roman"/>
            <w:sz w:val="24"/>
            <w:szCs w:val="24"/>
          </w:rPr>
          <w:delText xml:space="preserve"> a modal component that </w:delText>
        </w:r>
        <w:r w:rsidR="00C61B55" w:rsidRPr="0065145A" w:rsidDel="00D74BAF">
          <w:rPr>
            <w:rFonts w:ascii="Times New Roman" w:hAnsi="Times New Roman" w:cs="Times New Roman"/>
            <w:sz w:val="24"/>
            <w:szCs w:val="24"/>
          </w:rPr>
          <w:delText xml:space="preserve">contains </w:delText>
        </w:r>
        <w:r w:rsidR="006F4CE1" w:rsidRPr="0065145A" w:rsidDel="00D74BAF">
          <w:rPr>
            <w:rFonts w:ascii="Times New Roman" w:hAnsi="Times New Roman" w:cs="Times New Roman"/>
            <w:sz w:val="24"/>
            <w:szCs w:val="24"/>
          </w:rPr>
          <w:delText xml:space="preserve">a </w:delText>
        </w:r>
        <w:r w:rsidR="006B650B" w:rsidRPr="0065145A" w:rsidDel="00D74BAF">
          <w:rPr>
            <w:rFonts w:ascii="Times New Roman" w:hAnsi="Times New Roman" w:cs="Times New Roman"/>
            <w:sz w:val="24"/>
            <w:szCs w:val="24"/>
          </w:rPr>
          <w:delText>wizard</w:delText>
        </w:r>
        <w:r w:rsidR="00A104C8" w:rsidRPr="0065145A" w:rsidDel="00D74BAF">
          <w:rPr>
            <w:rFonts w:ascii="Times New Roman" w:hAnsi="Times New Roman" w:cs="Times New Roman"/>
            <w:sz w:val="24"/>
            <w:szCs w:val="24"/>
          </w:rPr>
          <w:delText>, and in this modal</w:delText>
        </w:r>
        <w:r w:rsidR="003C0D58" w:rsidRPr="0065145A" w:rsidDel="00D74BAF">
          <w:rPr>
            <w:rFonts w:ascii="Times New Roman" w:hAnsi="Times New Roman" w:cs="Times New Roman"/>
            <w:sz w:val="24"/>
            <w:szCs w:val="24"/>
          </w:rPr>
          <w:delText xml:space="preserve">, create </w:delText>
        </w:r>
        <w:r w:rsidR="00890968" w:rsidRPr="0065145A" w:rsidDel="00D74BAF">
          <w:rPr>
            <w:rFonts w:ascii="Times New Roman" w:hAnsi="Times New Roman" w:cs="Times New Roman"/>
            <w:sz w:val="24"/>
            <w:szCs w:val="24"/>
          </w:rPr>
          <w:delText>tabs</w:delText>
        </w:r>
        <w:r w:rsidR="003C0D58" w:rsidRPr="0065145A" w:rsidDel="00D74BAF">
          <w:rPr>
            <w:rFonts w:ascii="Times New Roman" w:hAnsi="Times New Roman" w:cs="Times New Roman"/>
            <w:sz w:val="24"/>
            <w:szCs w:val="24"/>
          </w:rPr>
          <w:delText xml:space="preserve"> to represent each step of the wizard. Within </w:delText>
        </w:r>
        <w:r w:rsidR="00FA4FA0" w:rsidRPr="0065145A" w:rsidDel="00D74BAF">
          <w:rPr>
            <w:rFonts w:ascii="Times New Roman" w:hAnsi="Times New Roman" w:cs="Times New Roman"/>
            <w:sz w:val="24"/>
            <w:szCs w:val="24"/>
          </w:rPr>
          <w:delText>each tab</w:delText>
        </w:r>
        <w:r w:rsidR="003C0D58" w:rsidRPr="0065145A" w:rsidDel="00D74BAF">
          <w:rPr>
            <w:rFonts w:ascii="Times New Roman" w:hAnsi="Times New Roman" w:cs="Times New Roman"/>
            <w:sz w:val="24"/>
            <w:szCs w:val="24"/>
          </w:rPr>
          <w:delText>,</w:delText>
        </w:r>
        <w:r w:rsidR="00FA4FA0" w:rsidRPr="0065145A" w:rsidDel="00D74BAF">
          <w:rPr>
            <w:rFonts w:ascii="Times New Roman" w:hAnsi="Times New Roman" w:cs="Times New Roman"/>
            <w:sz w:val="24"/>
            <w:szCs w:val="24"/>
          </w:rPr>
          <w:delText xml:space="preserve"> </w:delText>
        </w:r>
        <w:r w:rsidR="003C0D58" w:rsidRPr="0065145A" w:rsidDel="00D74BAF">
          <w:rPr>
            <w:rFonts w:ascii="Times New Roman" w:hAnsi="Times New Roman" w:cs="Times New Roman"/>
            <w:sz w:val="24"/>
            <w:szCs w:val="24"/>
          </w:rPr>
          <w:delText>create</w:delText>
        </w:r>
        <w:r w:rsidR="00FA4FA0" w:rsidRPr="0065145A" w:rsidDel="00D74BAF">
          <w:rPr>
            <w:rFonts w:ascii="Times New Roman" w:hAnsi="Times New Roman" w:cs="Times New Roman"/>
            <w:sz w:val="24"/>
            <w:szCs w:val="24"/>
          </w:rPr>
          <w:delText xml:space="preserve"> a f</w:delText>
        </w:r>
        <w:r w:rsidR="00F635F4" w:rsidRPr="0065145A" w:rsidDel="00D74BAF">
          <w:rPr>
            <w:rFonts w:ascii="Times New Roman" w:hAnsi="Times New Roman" w:cs="Times New Roman"/>
            <w:sz w:val="24"/>
            <w:szCs w:val="24"/>
          </w:rPr>
          <w:delText>orm</w:delText>
        </w:r>
        <w:r w:rsidR="004565CA" w:rsidRPr="0065145A" w:rsidDel="00D74BAF">
          <w:rPr>
            <w:rFonts w:ascii="Times New Roman" w:hAnsi="Times New Roman" w:cs="Times New Roman"/>
            <w:sz w:val="24"/>
            <w:szCs w:val="24"/>
          </w:rPr>
          <w:delText xml:space="preserve"> </w:delText>
        </w:r>
        <w:r w:rsidR="004D1CDF" w:rsidRPr="0065145A" w:rsidDel="00D74BAF">
          <w:rPr>
            <w:rFonts w:ascii="Times New Roman" w:hAnsi="Times New Roman" w:cs="Times New Roman"/>
            <w:sz w:val="24"/>
            <w:szCs w:val="24"/>
          </w:rPr>
          <w:delText>that includes</w:delText>
        </w:r>
        <w:r w:rsidR="003C0D58" w:rsidRPr="0065145A" w:rsidDel="00D74BAF">
          <w:rPr>
            <w:rFonts w:ascii="Times New Roman" w:hAnsi="Times New Roman" w:cs="Times New Roman"/>
            <w:sz w:val="24"/>
            <w:szCs w:val="24"/>
          </w:rPr>
          <w:delText xml:space="preserve"> the</w:delText>
        </w:r>
        <w:r w:rsidR="004565CA" w:rsidRPr="0065145A" w:rsidDel="00D74BAF">
          <w:rPr>
            <w:rFonts w:ascii="Times New Roman" w:hAnsi="Times New Roman" w:cs="Times New Roman"/>
            <w:sz w:val="24"/>
            <w:szCs w:val="24"/>
          </w:rPr>
          <w:delText xml:space="preserve"> </w:delText>
        </w:r>
        <w:r w:rsidR="002D38F8" w:rsidRPr="0065145A" w:rsidDel="00D74BAF">
          <w:rPr>
            <w:rFonts w:ascii="Times New Roman" w:hAnsi="Times New Roman" w:cs="Times New Roman"/>
            <w:sz w:val="24"/>
            <w:szCs w:val="24"/>
          </w:rPr>
          <w:delText>necessary fields</w:delText>
        </w:r>
        <w:r w:rsidR="002B4F65" w:rsidRPr="0065145A" w:rsidDel="00D74BAF">
          <w:rPr>
            <w:rFonts w:ascii="Times New Roman" w:hAnsi="Times New Roman" w:cs="Times New Roman"/>
            <w:sz w:val="24"/>
            <w:szCs w:val="24"/>
          </w:rPr>
          <w:delText xml:space="preserve"> and buttons</w:delText>
        </w:r>
        <w:r w:rsidR="00F635F4" w:rsidRPr="0065145A" w:rsidDel="00D74BAF">
          <w:rPr>
            <w:rFonts w:ascii="Times New Roman" w:hAnsi="Times New Roman" w:cs="Times New Roman"/>
            <w:sz w:val="24"/>
            <w:szCs w:val="24"/>
          </w:rPr>
          <w:delText>.</w:delText>
        </w:r>
        <w:r w:rsidR="00FA4FA0" w:rsidRPr="0065145A" w:rsidDel="00D74BAF">
          <w:rPr>
            <w:rFonts w:ascii="Times New Roman" w:hAnsi="Times New Roman" w:cs="Times New Roman"/>
            <w:sz w:val="24"/>
            <w:szCs w:val="24"/>
          </w:rPr>
          <w:delText xml:space="preserve"> </w:delText>
        </w:r>
      </w:del>
    </w:p>
    <w:p w14:paraId="229345B6" w14:textId="7E872C6B" w:rsidR="00BE1939" w:rsidRPr="0065145A" w:rsidDel="00D74BAF" w:rsidRDefault="00A35195" w:rsidP="00A35195">
      <w:pPr>
        <w:ind w:left="284"/>
        <w:jc w:val="both"/>
        <w:rPr>
          <w:del w:id="603" w:author="رزان الدوسري ID 443203966" w:date="2023-02-10T02:52:00Z"/>
          <w:rFonts w:ascii="Times New Roman" w:eastAsiaTheme="minorEastAsia" w:hAnsi="Times New Roman" w:cs="Times New Roman"/>
          <w:bCs/>
          <w:sz w:val="24"/>
          <w:szCs w:val="24"/>
        </w:rPr>
      </w:pPr>
      <w:del w:id="604" w:author="رزان الدوسري ID 443203966" w:date="2023-02-10T02:52:00Z">
        <w:r w:rsidRPr="0065145A" w:rsidDel="00D74BAF">
          <w:rPr>
            <w:rFonts w:ascii="Times New Roman" w:hAnsi="Times New Roman" w:cs="Times New Roman"/>
            <w:b/>
            <w:bCs/>
            <w:sz w:val="24"/>
            <w:szCs w:val="24"/>
          </w:rPr>
          <w:delText xml:space="preserve">User Story </w:delText>
        </w:r>
        <w:r w:rsidR="00A76EBD" w:rsidRPr="0065145A" w:rsidDel="00D74BAF">
          <w:rPr>
            <w:rFonts w:ascii="Times New Roman" w:hAnsi="Times New Roman" w:cs="Times New Roman"/>
            <w:b/>
            <w:bCs/>
            <w:sz w:val="24"/>
            <w:szCs w:val="24"/>
          </w:rPr>
          <w:delText>2</w:delText>
        </w:r>
        <w:r w:rsidRPr="0065145A" w:rsidDel="00D74BAF">
          <w:rPr>
            <w:rFonts w:ascii="Times New Roman" w:hAnsi="Times New Roman" w:cs="Times New Roman"/>
            <w:b/>
            <w:bCs/>
            <w:sz w:val="24"/>
            <w:szCs w:val="24"/>
          </w:rPr>
          <w:delText xml:space="preserve">: </w:delText>
        </w:r>
        <w:r w:rsidR="00BE1939" w:rsidRPr="0065145A" w:rsidDel="00D74BAF">
          <w:rPr>
            <w:rFonts w:ascii="Times New Roman" w:hAnsi="Times New Roman" w:cs="Times New Roman"/>
            <w:b/>
            <w:bCs/>
            <w:sz w:val="24"/>
            <w:szCs w:val="24"/>
          </w:rPr>
          <w:delText>Navigation creation</w:delText>
        </w:r>
        <w:r w:rsidR="00BE1939" w:rsidRPr="0065145A" w:rsidDel="00D74BAF">
          <w:rPr>
            <w:rFonts w:ascii="Times New Roman" w:eastAsiaTheme="minorEastAsia" w:hAnsi="Times New Roman" w:cs="Times New Roman"/>
            <w:bCs/>
            <w:sz w:val="24"/>
            <w:szCs w:val="24"/>
          </w:rPr>
          <w:delText xml:space="preserve"> – create a button in the </w:delText>
        </w:r>
        <w:r w:rsidR="008A4235" w:rsidRPr="0065145A" w:rsidDel="00D74BAF">
          <w:rPr>
            <w:rFonts w:ascii="Times New Roman" w:eastAsiaTheme="minorEastAsia" w:hAnsi="Times New Roman" w:cs="Times New Roman"/>
            <w:bCs/>
            <w:sz w:val="24"/>
            <w:szCs w:val="24"/>
          </w:rPr>
          <w:delText>last step</w:delText>
        </w:r>
        <w:r w:rsidR="00BE1939" w:rsidRPr="0065145A" w:rsidDel="00D74BAF">
          <w:rPr>
            <w:rFonts w:ascii="Times New Roman" w:eastAsiaTheme="minorEastAsia" w:hAnsi="Times New Roman" w:cs="Times New Roman"/>
            <w:bCs/>
            <w:sz w:val="24"/>
            <w:szCs w:val="24"/>
          </w:rPr>
          <w:delText xml:space="preserve"> of the </w:delText>
        </w:r>
        <w:r w:rsidR="00E91662" w:rsidRPr="0065145A" w:rsidDel="00D74BAF">
          <w:rPr>
            <w:rFonts w:ascii="Times New Roman" w:eastAsiaTheme="minorEastAsia" w:hAnsi="Times New Roman" w:cs="Times New Roman"/>
            <w:bCs/>
            <w:sz w:val="24"/>
            <w:szCs w:val="24"/>
          </w:rPr>
          <w:delText>wizard</w:delText>
        </w:r>
        <w:r w:rsidR="008A4235" w:rsidRPr="0065145A" w:rsidDel="00D74BAF">
          <w:rPr>
            <w:rFonts w:ascii="Times New Roman" w:eastAsiaTheme="minorEastAsia" w:hAnsi="Times New Roman" w:cs="Times New Roman"/>
            <w:bCs/>
            <w:sz w:val="24"/>
            <w:szCs w:val="24"/>
          </w:rPr>
          <w:delText>,</w:delText>
        </w:r>
        <w:r w:rsidR="00E91662" w:rsidRPr="0065145A" w:rsidDel="00D74BAF">
          <w:rPr>
            <w:rFonts w:ascii="Times New Roman" w:eastAsiaTheme="minorEastAsia" w:hAnsi="Times New Roman" w:cs="Times New Roman"/>
            <w:bCs/>
            <w:sz w:val="24"/>
            <w:szCs w:val="24"/>
          </w:rPr>
          <w:delText xml:space="preserve"> and </w:delText>
        </w:r>
        <w:r w:rsidR="008A4235" w:rsidRPr="0065145A" w:rsidDel="00D74BAF">
          <w:rPr>
            <w:rFonts w:ascii="Times New Roman" w:eastAsiaTheme="minorEastAsia" w:hAnsi="Times New Roman" w:cs="Times New Roman"/>
            <w:bCs/>
            <w:sz w:val="24"/>
            <w:szCs w:val="24"/>
          </w:rPr>
          <w:delText xml:space="preserve">assign </w:delText>
        </w:r>
        <w:r w:rsidR="00E91662" w:rsidRPr="0065145A" w:rsidDel="00D74BAF">
          <w:rPr>
            <w:rFonts w:ascii="Times New Roman" w:eastAsiaTheme="minorEastAsia" w:hAnsi="Times New Roman" w:cs="Times New Roman"/>
            <w:bCs/>
            <w:sz w:val="24"/>
            <w:szCs w:val="24"/>
          </w:rPr>
          <w:delText xml:space="preserve"> a trigger </w:delText>
        </w:r>
        <w:r w:rsidR="00D304E4" w:rsidRPr="0065145A" w:rsidDel="00D74BAF">
          <w:rPr>
            <w:rFonts w:ascii="Times New Roman" w:eastAsiaTheme="minorEastAsia" w:hAnsi="Times New Roman" w:cs="Times New Roman"/>
            <w:bCs/>
            <w:sz w:val="24"/>
            <w:szCs w:val="24"/>
          </w:rPr>
          <w:delText xml:space="preserve">to it that navigates </w:delText>
        </w:r>
        <w:r w:rsidR="00B37743" w:rsidRPr="0065145A" w:rsidDel="00D74BAF">
          <w:rPr>
            <w:rFonts w:ascii="Times New Roman" w:eastAsiaTheme="minorEastAsia" w:hAnsi="Times New Roman" w:cs="Times New Roman"/>
            <w:bCs/>
            <w:sz w:val="24"/>
            <w:szCs w:val="24"/>
          </w:rPr>
          <w:delText>the user</w:delText>
        </w:r>
        <w:r w:rsidR="00D304E4" w:rsidRPr="0065145A" w:rsidDel="00D74BAF">
          <w:rPr>
            <w:rFonts w:ascii="Times New Roman" w:eastAsiaTheme="minorEastAsia" w:hAnsi="Times New Roman" w:cs="Times New Roman"/>
            <w:bCs/>
            <w:sz w:val="24"/>
            <w:szCs w:val="24"/>
          </w:rPr>
          <w:delText xml:space="preserve"> </w:delText>
        </w:r>
        <w:r w:rsidR="00AD3291" w:rsidRPr="0065145A" w:rsidDel="00D74BAF">
          <w:rPr>
            <w:rFonts w:ascii="Times New Roman" w:eastAsiaTheme="minorEastAsia" w:hAnsi="Times New Roman" w:cs="Times New Roman"/>
            <w:bCs/>
            <w:sz w:val="24"/>
            <w:szCs w:val="24"/>
          </w:rPr>
          <w:delText xml:space="preserve">to </w:delText>
        </w:r>
        <w:r w:rsidR="00D304E4" w:rsidRPr="0065145A" w:rsidDel="00D74BAF">
          <w:rPr>
            <w:rFonts w:ascii="Times New Roman" w:eastAsiaTheme="minorEastAsia" w:hAnsi="Times New Roman" w:cs="Times New Roman"/>
            <w:bCs/>
            <w:sz w:val="24"/>
            <w:szCs w:val="24"/>
          </w:rPr>
          <w:delText xml:space="preserve">the board </w:delText>
        </w:r>
        <w:r w:rsidR="00AD3291" w:rsidRPr="0065145A" w:rsidDel="00D74BAF">
          <w:rPr>
            <w:rFonts w:ascii="Times New Roman" w:eastAsiaTheme="minorEastAsia" w:hAnsi="Times New Roman" w:cs="Times New Roman"/>
            <w:bCs/>
            <w:sz w:val="24"/>
            <w:szCs w:val="24"/>
          </w:rPr>
          <w:delText xml:space="preserve">where </w:delText>
        </w:r>
        <w:r w:rsidR="00D304E4" w:rsidRPr="0065145A" w:rsidDel="00D74BAF">
          <w:rPr>
            <w:rFonts w:ascii="Times New Roman" w:eastAsiaTheme="minorEastAsia" w:hAnsi="Times New Roman" w:cs="Times New Roman"/>
            <w:bCs/>
            <w:sz w:val="24"/>
            <w:szCs w:val="24"/>
          </w:rPr>
          <w:delText xml:space="preserve">power-up </w:delText>
        </w:r>
        <w:r w:rsidR="00AD3291" w:rsidRPr="0065145A" w:rsidDel="00D74BAF">
          <w:rPr>
            <w:rFonts w:ascii="Times New Roman" w:eastAsiaTheme="minorEastAsia" w:hAnsi="Times New Roman" w:cs="Times New Roman"/>
            <w:bCs/>
            <w:sz w:val="24"/>
            <w:szCs w:val="24"/>
          </w:rPr>
          <w:delText>was installed</w:delText>
        </w:r>
        <w:r w:rsidR="00D304E4" w:rsidRPr="0065145A" w:rsidDel="00D74BAF">
          <w:rPr>
            <w:rFonts w:ascii="Times New Roman" w:eastAsiaTheme="minorEastAsia" w:hAnsi="Times New Roman" w:cs="Times New Roman"/>
            <w:bCs/>
            <w:sz w:val="24"/>
            <w:szCs w:val="24"/>
          </w:rPr>
          <w:delText>.</w:delText>
        </w:r>
      </w:del>
    </w:p>
    <w:p w14:paraId="767B71CF" w14:textId="38BADFC9" w:rsidR="00624225" w:rsidRPr="0065145A" w:rsidDel="00D74BAF" w:rsidRDefault="00A35195" w:rsidP="00A35195">
      <w:pPr>
        <w:ind w:left="284"/>
        <w:jc w:val="both"/>
        <w:rPr>
          <w:del w:id="605" w:author="رزان الدوسري ID 443203966" w:date="2023-02-10T02:55:00Z"/>
          <w:rFonts w:ascii="Times New Roman" w:hAnsi="Times New Roman" w:cs="Times New Roman"/>
          <w:b/>
          <w:bCs/>
          <w:sz w:val="24"/>
          <w:szCs w:val="24"/>
        </w:rPr>
      </w:pPr>
      <w:del w:id="606" w:author="رزان الدوسري ID 443203966" w:date="2023-02-10T02:55:00Z">
        <w:r w:rsidRPr="0065145A" w:rsidDel="00D74BAF">
          <w:rPr>
            <w:rFonts w:ascii="Times New Roman" w:hAnsi="Times New Roman" w:cs="Times New Roman"/>
            <w:b/>
            <w:bCs/>
            <w:sz w:val="24"/>
            <w:szCs w:val="24"/>
          </w:rPr>
          <w:delText xml:space="preserve">User Story </w:delText>
        </w:r>
        <w:r w:rsidR="00A76EBD" w:rsidRPr="0065145A" w:rsidDel="00D74BAF">
          <w:rPr>
            <w:rFonts w:ascii="Times New Roman" w:hAnsi="Times New Roman" w:cs="Times New Roman"/>
            <w:b/>
            <w:bCs/>
            <w:sz w:val="24"/>
            <w:szCs w:val="24"/>
          </w:rPr>
          <w:delText>3</w:delText>
        </w:r>
        <w:r w:rsidRPr="0065145A" w:rsidDel="00D74BAF">
          <w:rPr>
            <w:rFonts w:ascii="Times New Roman" w:hAnsi="Times New Roman" w:cs="Times New Roman"/>
            <w:b/>
            <w:bCs/>
            <w:sz w:val="24"/>
            <w:szCs w:val="24"/>
          </w:rPr>
          <w:delText xml:space="preserve">: </w:delText>
        </w:r>
        <w:r w:rsidR="00624225" w:rsidRPr="0065145A" w:rsidDel="00D74BAF">
          <w:rPr>
            <w:rFonts w:ascii="Times New Roman" w:hAnsi="Times New Roman" w:cs="Times New Roman"/>
            <w:b/>
            <w:bCs/>
            <w:sz w:val="24"/>
            <w:szCs w:val="24"/>
          </w:rPr>
          <w:delText xml:space="preserve">Alert component creation </w:delText>
        </w:r>
        <w:r w:rsidR="00624225" w:rsidRPr="0065145A" w:rsidDel="00D74BAF">
          <w:rPr>
            <w:rFonts w:ascii="Times New Roman" w:eastAsiaTheme="minorEastAsia" w:hAnsi="Times New Roman" w:cs="Times New Roman"/>
            <w:bCs/>
            <w:sz w:val="24"/>
            <w:szCs w:val="24"/>
          </w:rPr>
          <w:delText xml:space="preserve">– create an alert component </w:delText>
        </w:r>
        <w:r w:rsidR="00893B1A" w:rsidRPr="0065145A" w:rsidDel="00D74BAF">
          <w:rPr>
            <w:rFonts w:ascii="Times New Roman" w:eastAsiaTheme="minorEastAsia" w:hAnsi="Times New Roman" w:cs="Times New Roman"/>
            <w:bCs/>
            <w:sz w:val="24"/>
            <w:szCs w:val="24"/>
          </w:rPr>
          <w:delText>that trigger</w:delText>
        </w:r>
        <w:r w:rsidR="00C16E15" w:rsidRPr="0065145A" w:rsidDel="00D74BAF">
          <w:rPr>
            <w:rFonts w:ascii="Times New Roman" w:eastAsiaTheme="minorEastAsia" w:hAnsi="Times New Roman" w:cs="Times New Roman"/>
            <w:bCs/>
            <w:sz w:val="24"/>
            <w:szCs w:val="24"/>
          </w:rPr>
          <w:delText>s</w:delText>
        </w:r>
        <w:r w:rsidR="00893B1A" w:rsidRPr="0065145A" w:rsidDel="00D74BAF">
          <w:rPr>
            <w:rFonts w:ascii="Times New Roman" w:eastAsiaTheme="minorEastAsia" w:hAnsi="Times New Roman" w:cs="Times New Roman"/>
            <w:bCs/>
            <w:sz w:val="24"/>
            <w:szCs w:val="24"/>
          </w:rPr>
          <w:delText xml:space="preserve"> once the </w:delText>
        </w:r>
        <w:r w:rsidR="00C16E15" w:rsidRPr="0065145A" w:rsidDel="00D74BAF">
          <w:rPr>
            <w:rFonts w:ascii="Times New Roman" w:hAnsi="Times New Roman" w:cs="Times New Roman"/>
            <w:sz w:val="24"/>
            <w:szCs w:val="24"/>
          </w:rPr>
          <w:delText>power-up setup has been successfully completed.</w:delText>
        </w:r>
      </w:del>
    </w:p>
    <w:p w14:paraId="37DB4711" w14:textId="3D2C9623" w:rsidR="00A35195" w:rsidRPr="0065145A" w:rsidDel="00D74BAF" w:rsidRDefault="00A35195" w:rsidP="00A862E4">
      <w:pPr>
        <w:jc w:val="both"/>
        <w:rPr>
          <w:del w:id="607" w:author="رزان الدوسري ID 443203966" w:date="2023-02-10T02:55:00Z"/>
          <w:rFonts w:ascii="Times New Roman" w:hAnsi="Times New Roman" w:cs="Times New Roman"/>
          <w:b/>
          <w:sz w:val="24"/>
          <w:szCs w:val="24"/>
        </w:rPr>
      </w:pPr>
      <w:del w:id="608" w:author="رزان الدوسري ID 443203966" w:date="2023-02-10T02:55:00Z">
        <w:r w:rsidRPr="0065145A" w:rsidDel="00D74BAF">
          <w:rPr>
            <w:rFonts w:ascii="Times New Roman" w:hAnsi="Times New Roman" w:cs="Times New Roman"/>
            <w:b/>
            <w:sz w:val="24"/>
            <w:szCs w:val="24"/>
          </w:rPr>
          <w:delText>Test of the User Stories:</w:delText>
        </w:r>
      </w:del>
    </w:p>
    <w:p w14:paraId="58E556B2" w14:textId="2AC61009" w:rsidR="00A35195" w:rsidRPr="0065145A" w:rsidDel="00D74BAF" w:rsidRDefault="00A35195" w:rsidP="00A35195">
      <w:pPr>
        <w:ind w:left="284"/>
        <w:jc w:val="both"/>
        <w:rPr>
          <w:del w:id="609" w:author="رزان الدوسري ID 443203966" w:date="2023-02-10T02:53:00Z"/>
          <w:rFonts w:ascii="Times New Roman" w:eastAsiaTheme="minorEastAsia" w:hAnsi="Times New Roman" w:cs="Times New Roman"/>
          <w:bCs/>
          <w:sz w:val="24"/>
          <w:szCs w:val="24"/>
        </w:rPr>
      </w:pPr>
      <w:del w:id="610" w:author="رزان الدوسري ID 443203966" w:date="2023-02-10T02:53:00Z">
        <w:r w:rsidRPr="0065145A" w:rsidDel="00D74BAF">
          <w:rPr>
            <w:rFonts w:ascii="Times New Roman" w:hAnsi="Times New Roman" w:cs="Times New Roman"/>
            <w:b/>
            <w:bCs/>
            <w:sz w:val="24"/>
            <w:szCs w:val="24"/>
          </w:rPr>
          <w:delText xml:space="preserve">User Story </w:delText>
        </w:r>
        <w:r w:rsidR="00A277A2" w:rsidRPr="0065145A" w:rsidDel="00D74BAF">
          <w:rPr>
            <w:rFonts w:ascii="Times New Roman" w:hAnsi="Times New Roman" w:cs="Times New Roman"/>
            <w:b/>
            <w:bCs/>
            <w:sz w:val="24"/>
            <w:szCs w:val="24"/>
          </w:rPr>
          <w:delText>1</w:delText>
        </w:r>
        <w:r w:rsidRPr="0065145A" w:rsidDel="00D74BAF">
          <w:rPr>
            <w:rFonts w:ascii="Times New Roman" w:hAnsi="Times New Roman" w:cs="Times New Roman"/>
            <w:b/>
            <w:bCs/>
            <w:sz w:val="24"/>
            <w:szCs w:val="24"/>
          </w:rPr>
          <w:delText>:</w:delText>
        </w:r>
      </w:del>
    </w:p>
    <w:p w14:paraId="6B577BB7" w14:textId="576C62FB" w:rsidR="003E4BFB" w:rsidRPr="0065145A" w:rsidDel="00D74BAF" w:rsidRDefault="003556F1" w:rsidP="006C3EB9">
      <w:pPr>
        <w:pStyle w:val="ListParagraph"/>
        <w:numPr>
          <w:ilvl w:val="0"/>
          <w:numId w:val="18"/>
        </w:numPr>
        <w:ind w:left="992" w:hanging="357"/>
        <w:contextualSpacing w:val="0"/>
        <w:jc w:val="both"/>
        <w:rPr>
          <w:del w:id="611" w:author="رزان الدوسري ID 443203966" w:date="2023-02-10T02:53:00Z"/>
          <w:rFonts w:ascii="Times New Roman" w:hAnsi="Times New Roman" w:cs="Times New Roman"/>
          <w:sz w:val="24"/>
          <w:szCs w:val="24"/>
        </w:rPr>
      </w:pPr>
      <w:del w:id="612" w:author="رزان الدوسري ID 443203966" w:date="2023-02-10T02:53:00Z">
        <w:r w:rsidRPr="0065145A" w:rsidDel="00D74BAF">
          <w:rPr>
            <w:rFonts w:ascii="Times New Roman" w:hAnsi="Times New Roman" w:cs="Times New Roman"/>
            <w:sz w:val="24"/>
            <w:szCs w:val="24"/>
          </w:rPr>
          <w:delText xml:space="preserve">Test Case 1: </w:delText>
        </w:r>
        <w:r w:rsidR="003E4BFB" w:rsidRPr="0065145A" w:rsidDel="00D74BAF">
          <w:rPr>
            <w:rFonts w:ascii="Times New Roman" w:hAnsi="Times New Roman" w:cs="Times New Roman"/>
            <w:sz w:val="24"/>
            <w:szCs w:val="24"/>
          </w:rPr>
          <w:delText>Verify that the wizard is the first screen displayed after the power-up is installed.</w:delText>
        </w:r>
      </w:del>
    </w:p>
    <w:p w14:paraId="1632098E" w14:textId="363EC140" w:rsidR="003E4BFB" w:rsidRPr="0065145A" w:rsidDel="00D74BAF" w:rsidRDefault="003556F1" w:rsidP="006C3EB9">
      <w:pPr>
        <w:pStyle w:val="ListParagraph"/>
        <w:numPr>
          <w:ilvl w:val="0"/>
          <w:numId w:val="18"/>
        </w:numPr>
        <w:ind w:left="992" w:hanging="357"/>
        <w:contextualSpacing w:val="0"/>
        <w:jc w:val="both"/>
        <w:rPr>
          <w:del w:id="613" w:author="رزان الدوسري ID 443203966" w:date="2023-02-10T02:53:00Z"/>
          <w:rFonts w:ascii="Times New Roman" w:hAnsi="Times New Roman" w:cs="Times New Roman"/>
          <w:sz w:val="24"/>
          <w:szCs w:val="24"/>
        </w:rPr>
      </w:pPr>
      <w:del w:id="614" w:author="رزان الدوسري ID 443203966" w:date="2023-02-10T02:53:00Z">
        <w:r w:rsidRPr="0065145A" w:rsidDel="00D74BAF">
          <w:rPr>
            <w:rFonts w:ascii="Times New Roman" w:hAnsi="Times New Roman" w:cs="Times New Roman"/>
            <w:sz w:val="24"/>
            <w:szCs w:val="24"/>
          </w:rPr>
          <w:delText xml:space="preserve">Test Case 2: </w:delText>
        </w:r>
        <w:r w:rsidR="003E4BFB" w:rsidRPr="0065145A" w:rsidDel="00D74BAF">
          <w:rPr>
            <w:rFonts w:ascii="Times New Roman" w:hAnsi="Times New Roman" w:cs="Times New Roman"/>
            <w:sz w:val="24"/>
            <w:szCs w:val="24"/>
          </w:rPr>
          <w:delText>Verify that the wizard has multiple steps to guide the user through the setup process.</w:delText>
        </w:r>
      </w:del>
    </w:p>
    <w:p w14:paraId="208DAA6C" w14:textId="42F93872" w:rsidR="003E4BFB" w:rsidRPr="0065145A" w:rsidDel="00D74BAF" w:rsidRDefault="003556F1" w:rsidP="006C3EB9">
      <w:pPr>
        <w:pStyle w:val="ListParagraph"/>
        <w:numPr>
          <w:ilvl w:val="0"/>
          <w:numId w:val="18"/>
        </w:numPr>
        <w:ind w:left="992" w:hanging="357"/>
        <w:contextualSpacing w:val="0"/>
        <w:jc w:val="both"/>
        <w:rPr>
          <w:del w:id="615" w:author="رزان الدوسري ID 443203966" w:date="2023-02-10T02:53:00Z"/>
          <w:rFonts w:ascii="Times New Roman" w:hAnsi="Times New Roman" w:cs="Times New Roman"/>
          <w:sz w:val="24"/>
          <w:szCs w:val="24"/>
        </w:rPr>
      </w:pPr>
      <w:del w:id="616" w:author="رزان الدوسري ID 443203966" w:date="2023-02-10T02:53:00Z">
        <w:r w:rsidRPr="0065145A" w:rsidDel="00D74BAF">
          <w:rPr>
            <w:rFonts w:ascii="Times New Roman" w:hAnsi="Times New Roman" w:cs="Times New Roman"/>
            <w:sz w:val="24"/>
            <w:szCs w:val="24"/>
          </w:rPr>
          <w:delText xml:space="preserve">Test Case 3: </w:delText>
        </w:r>
        <w:r w:rsidR="003E4BFB" w:rsidRPr="0065145A" w:rsidDel="00D74BAF">
          <w:rPr>
            <w:rFonts w:ascii="Times New Roman" w:hAnsi="Times New Roman" w:cs="Times New Roman"/>
            <w:sz w:val="24"/>
            <w:szCs w:val="24"/>
          </w:rPr>
          <w:delText>Verify that each step in the wizard has clear instructions and visual aids to help the user understand what needs to be done.</w:delText>
        </w:r>
      </w:del>
    </w:p>
    <w:p w14:paraId="7EA32F85" w14:textId="154FE389" w:rsidR="00AB10E9" w:rsidRPr="0065145A" w:rsidDel="00D74BAF" w:rsidRDefault="003556F1" w:rsidP="006C3EB9">
      <w:pPr>
        <w:pStyle w:val="ListParagraph"/>
        <w:numPr>
          <w:ilvl w:val="0"/>
          <w:numId w:val="18"/>
        </w:numPr>
        <w:ind w:left="992" w:hanging="357"/>
        <w:contextualSpacing w:val="0"/>
        <w:jc w:val="both"/>
        <w:rPr>
          <w:del w:id="617" w:author="رزان الدوسري ID 443203966" w:date="2023-02-10T02:53:00Z"/>
          <w:rFonts w:ascii="Times New Roman" w:hAnsi="Times New Roman" w:cs="Times New Roman"/>
          <w:sz w:val="24"/>
          <w:szCs w:val="24"/>
        </w:rPr>
      </w:pPr>
      <w:del w:id="618" w:author="رزان الدوسري ID 443203966" w:date="2023-02-10T02:53:00Z">
        <w:r w:rsidRPr="0065145A" w:rsidDel="00D74BAF">
          <w:rPr>
            <w:rFonts w:ascii="Times New Roman" w:hAnsi="Times New Roman" w:cs="Times New Roman"/>
            <w:sz w:val="24"/>
            <w:szCs w:val="24"/>
          </w:rPr>
          <w:delText xml:space="preserve">Test Case 4: </w:delText>
        </w:r>
        <w:r w:rsidR="00AB10E9" w:rsidRPr="0065145A" w:rsidDel="00D74BAF">
          <w:rPr>
            <w:rFonts w:ascii="Times New Roman" w:hAnsi="Times New Roman" w:cs="Times New Roman"/>
            <w:sz w:val="24"/>
            <w:szCs w:val="24"/>
          </w:rPr>
          <w:delText>Verify that the user is not allowed to proceed to the next step until all required information is entered in the current step.</w:delText>
        </w:r>
      </w:del>
    </w:p>
    <w:p w14:paraId="26389072" w14:textId="31C0F72E" w:rsidR="00832CA3" w:rsidRPr="0065145A" w:rsidDel="00D74BAF" w:rsidRDefault="00A35195" w:rsidP="00832CA3">
      <w:pPr>
        <w:ind w:left="284"/>
        <w:jc w:val="both"/>
        <w:rPr>
          <w:del w:id="619" w:author="رزان الدوسري ID 443203966" w:date="2023-02-10T02:55:00Z"/>
          <w:rFonts w:ascii="Times New Roman" w:eastAsiaTheme="minorEastAsia" w:hAnsi="Times New Roman" w:cs="Times New Roman"/>
          <w:b/>
          <w:bCs/>
          <w:sz w:val="24"/>
          <w:szCs w:val="24"/>
        </w:rPr>
      </w:pPr>
      <w:del w:id="620" w:author="رزان الدوسري ID 443203966" w:date="2023-02-10T02:55:00Z">
        <w:r w:rsidRPr="0065145A" w:rsidDel="00D74BAF">
          <w:rPr>
            <w:rFonts w:ascii="Times New Roman" w:hAnsi="Times New Roman" w:cs="Times New Roman"/>
            <w:b/>
            <w:bCs/>
            <w:sz w:val="24"/>
            <w:szCs w:val="24"/>
          </w:rPr>
          <w:delText xml:space="preserve">User Story </w:delText>
        </w:r>
        <w:r w:rsidR="00A277A2" w:rsidRPr="0065145A" w:rsidDel="00D74BAF">
          <w:rPr>
            <w:rFonts w:ascii="Times New Roman" w:hAnsi="Times New Roman" w:cs="Times New Roman"/>
            <w:b/>
            <w:bCs/>
            <w:sz w:val="24"/>
            <w:szCs w:val="24"/>
          </w:rPr>
          <w:delText>2</w:delText>
        </w:r>
        <w:r w:rsidRPr="0065145A" w:rsidDel="00D74BAF">
          <w:rPr>
            <w:rFonts w:ascii="Times New Roman" w:hAnsi="Times New Roman" w:cs="Times New Roman"/>
            <w:b/>
            <w:bCs/>
            <w:sz w:val="24"/>
            <w:szCs w:val="24"/>
          </w:rPr>
          <w:delText xml:space="preserve">: </w:delText>
        </w:r>
      </w:del>
    </w:p>
    <w:p w14:paraId="35EE19E5" w14:textId="588B469C" w:rsidR="000E5E82" w:rsidRPr="0065145A" w:rsidDel="00D74BAF" w:rsidRDefault="003556F1" w:rsidP="006C3EB9">
      <w:pPr>
        <w:pStyle w:val="ListParagraph"/>
        <w:numPr>
          <w:ilvl w:val="0"/>
          <w:numId w:val="18"/>
        </w:numPr>
        <w:ind w:left="992" w:hanging="357"/>
        <w:contextualSpacing w:val="0"/>
        <w:jc w:val="both"/>
        <w:rPr>
          <w:del w:id="621" w:author="رزان الدوسري ID 443203966" w:date="2023-02-10T02:55:00Z"/>
          <w:rFonts w:ascii="Times New Roman" w:hAnsi="Times New Roman" w:cs="Times New Roman"/>
          <w:sz w:val="24"/>
          <w:szCs w:val="24"/>
        </w:rPr>
      </w:pPr>
      <w:del w:id="622" w:author="رزان الدوسري ID 443203966" w:date="2023-02-10T02:55:00Z">
        <w:r w:rsidRPr="0065145A" w:rsidDel="00D74BAF">
          <w:rPr>
            <w:rFonts w:ascii="Times New Roman" w:hAnsi="Times New Roman" w:cs="Times New Roman"/>
            <w:sz w:val="24"/>
            <w:szCs w:val="24"/>
          </w:rPr>
          <w:delText xml:space="preserve">Test Case 1: </w:delText>
        </w:r>
        <w:r w:rsidR="001C7032" w:rsidRPr="0065145A" w:rsidDel="00D74BAF">
          <w:rPr>
            <w:rFonts w:ascii="Times New Roman" w:hAnsi="Times New Roman" w:cs="Times New Roman"/>
            <w:sz w:val="24"/>
            <w:szCs w:val="24"/>
          </w:rPr>
          <w:delText>Verify that the user is taken directly to the board after completing the wizard</w:delText>
        </w:r>
        <w:r w:rsidR="000E5E82" w:rsidRPr="0065145A" w:rsidDel="00D74BAF">
          <w:rPr>
            <w:rFonts w:ascii="Times New Roman" w:hAnsi="Times New Roman" w:cs="Times New Roman"/>
            <w:sz w:val="24"/>
            <w:szCs w:val="24"/>
          </w:rPr>
          <w:delText>.</w:delText>
        </w:r>
      </w:del>
    </w:p>
    <w:p w14:paraId="56473082" w14:textId="7BBA68F2" w:rsidR="001C7032" w:rsidRPr="0065145A" w:rsidDel="00D74BAF" w:rsidRDefault="003556F1" w:rsidP="006C3EB9">
      <w:pPr>
        <w:pStyle w:val="ListParagraph"/>
        <w:numPr>
          <w:ilvl w:val="0"/>
          <w:numId w:val="18"/>
        </w:numPr>
        <w:ind w:left="992" w:hanging="357"/>
        <w:contextualSpacing w:val="0"/>
        <w:jc w:val="both"/>
        <w:rPr>
          <w:del w:id="623" w:author="رزان الدوسري ID 443203966" w:date="2023-02-10T02:55:00Z"/>
          <w:rFonts w:ascii="Times New Roman" w:hAnsi="Times New Roman" w:cs="Times New Roman"/>
          <w:sz w:val="24"/>
          <w:szCs w:val="24"/>
        </w:rPr>
      </w:pPr>
      <w:del w:id="624" w:author="رزان الدوسري ID 443203966" w:date="2023-02-10T02:55:00Z">
        <w:r w:rsidRPr="0065145A" w:rsidDel="00D74BAF">
          <w:rPr>
            <w:rFonts w:ascii="Times New Roman" w:hAnsi="Times New Roman" w:cs="Times New Roman"/>
            <w:sz w:val="24"/>
            <w:szCs w:val="24"/>
          </w:rPr>
          <w:delText xml:space="preserve">Test Case 2: </w:delText>
        </w:r>
        <w:r w:rsidR="001C7032" w:rsidRPr="0065145A" w:rsidDel="00D74BAF">
          <w:rPr>
            <w:rFonts w:ascii="Times New Roman" w:hAnsi="Times New Roman" w:cs="Times New Roman"/>
            <w:sz w:val="24"/>
            <w:szCs w:val="24"/>
          </w:rPr>
          <w:delText>Verify that all power-up features are available and functional on the board.</w:delText>
        </w:r>
      </w:del>
    </w:p>
    <w:p w14:paraId="27997E76" w14:textId="2B837552" w:rsidR="001246A1" w:rsidRPr="0065145A" w:rsidDel="00D74BAF" w:rsidRDefault="001246A1" w:rsidP="00785D5F">
      <w:pPr>
        <w:ind w:left="284"/>
        <w:jc w:val="both"/>
        <w:rPr>
          <w:del w:id="625" w:author="رزان الدوسري ID 443203966" w:date="2023-02-10T02:59:00Z"/>
          <w:rFonts w:ascii="Times New Roman" w:eastAsiaTheme="minorEastAsia" w:hAnsi="Times New Roman" w:cs="Times New Roman"/>
          <w:b/>
          <w:bCs/>
          <w:sz w:val="24"/>
          <w:szCs w:val="24"/>
        </w:rPr>
      </w:pPr>
      <w:del w:id="626" w:author="رزان الدوسري ID 443203966" w:date="2023-02-10T02:59:00Z">
        <w:r w:rsidRPr="0065145A" w:rsidDel="00D74BAF">
          <w:rPr>
            <w:rFonts w:ascii="Times New Roman" w:hAnsi="Times New Roman" w:cs="Times New Roman"/>
            <w:b/>
            <w:bCs/>
            <w:sz w:val="24"/>
            <w:szCs w:val="24"/>
          </w:rPr>
          <w:delText xml:space="preserve">User Story </w:delText>
        </w:r>
        <w:r w:rsidR="00A277A2" w:rsidRPr="0065145A" w:rsidDel="00D74BAF">
          <w:rPr>
            <w:rFonts w:ascii="Times New Roman" w:hAnsi="Times New Roman" w:cs="Times New Roman"/>
            <w:b/>
            <w:bCs/>
            <w:sz w:val="24"/>
            <w:szCs w:val="24"/>
          </w:rPr>
          <w:delText>3</w:delText>
        </w:r>
        <w:r w:rsidRPr="0065145A" w:rsidDel="00D74BAF">
          <w:rPr>
            <w:rFonts w:ascii="Times New Roman" w:hAnsi="Times New Roman" w:cs="Times New Roman"/>
            <w:b/>
            <w:bCs/>
            <w:sz w:val="24"/>
            <w:szCs w:val="24"/>
          </w:rPr>
          <w:delText xml:space="preserve">: </w:delText>
        </w:r>
      </w:del>
    </w:p>
    <w:p w14:paraId="75DA2FBD" w14:textId="77777777" w:rsidR="00D74BAF" w:rsidRPr="00D74BAF" w:rsidRDefault="00D74BAF">
      <w:pPr>
        <w:jc w:val="both"/>
        <w:rPr>
          <w:ins w:id="627" w:author="رزان الدوسري ID 443203966" w:date="2023-02-10T02:59:00Z"/>
          <w:rFonts w:ascii="Times New Roman" w:hAnsi="Times New Roman" w:cs="Times New Roman"/>
          <w:sz w:val="24"/>
          <w:szCs w:val="24"/>
          <w:rPrChange w:id="628" w:author="رزان الدوسري ID 443203966" w:date="2023-02-10T02:59:00Z">
            <w:rPr>
              <w:ins w:id="629" w:author="رزان الدوسري ID 443203966" w:date="2023-02-10T02:59:00Z"/>
            </w:rPr>
          </w:rPrChange>
        </w:rPr>
        <w:pPrChange w:id="630" w:author="رزان الدوسري ID 443203966" w:date="2023-02-10T02:59:00Z">
          <w:pPr>
            <w:pStyle w:val="ListParagraph"/>
            <w:numPr>
              <w:numId w:val="18"/>
            </w:numPr>
            <w:ind w:left="992" w:hanging="357"/>
            <w:contextualSpacing w:val="0"/>
            <w:jc w:val="both"/>
          </w:pPr>
        </w:pPrChange>
      </w:pPr>
    </w:p>
    <w:p w14:paraId="14FB45AA" w14:textId="3145D88D" w:rsidR="00532352" w:rsidRDefault="00433AE7" w:rsidP="00532352">
      <w:pPr>
        <w:rPr>
          <w:ins w:id="631" w:author="رزان الدوسري ID 443203966" w:date="2023-02-10T03:06:00Z"/>
          <w:rFonts w:ascii="Times New Roman" w:hAnsi="Times New Roman" w:cs="Times New Roman"/>
          <w:b/>
          <w:sz w:val="24"/>
          <w:szCs w:val="24"/>
        </w:rPr>
      </w:pPr>
      <w:ins w:id="632" w:author="رزان الدوسري ID 443203966" w:date="2023-02-10T03:09:00Z">
        <w:r>
          <w:rPr>
            <w:rFonts w:ascii="Times New Roman" w:hAnsi="Times New Roman" w:cs="Times New Roman"/>
            <w:b/>
            <w:bCs/>
            <w:noProof/>
            <w:sz w:val="24"/>
            <w:szCs w:val="24"/>
          </w:rPr>
          <w:lastRenderedPageBreak/>
          <mc:AlternateContent>
            <mc:Choice Requires="wps">
              <w:drawing>
                <wp:anchor distT="0" distB="0" distL="114300" distR="114300" simplePos="0" relativeHeight="251665424" behindDoc="0" locked="0" layoutInCell="1" allowOverlap="1" wp14:anchorId="5F9155EA" wp14:editId="7E71F04C">
                  <wp:simplePos x="0" y="0"/>
                  <wp:positionH relativeFrom="column">
                    <wp:posOffset>601250</wp:posOffset>
                  </wp:positionH>
                  <wp:positionV relativeFrom="paragraph">
                    <wp:posOffset>3068955</wp:posOffset>
                  </wp:positionV>
                  <wp:extent cx="4058285" cy="2730500"/>
                  <wp:effectExtent l="0" t="0" r="18415" b="12700"/>
                  <wp:wrapTopAndBottom/>
                  <wp:docPr id="18" name="Rectangle 18"/>
                  <wp:cNvGraphicFramePr/>
                  <a:graphic xmlns:a="http://schemas.openxmlformats.org/drawingml/2006/main">
                    <a:graphicData uri="http://schemas.microsoft.com/office/word/2010/wordprocessingShape">
                      <wps:wsp>
                        <wps:cNvSpPr/>
                        <wps:spPr>
                          <a:xfrm>
                            <a:off x="0" y="0"/>
                            <a:ext cx="4058285" cy="273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0538ED" id="Rectangle 18" o:spid="_x0000_s1026" style="position:absolute;margin-left:47.35pt;margin-top:241.65pt;width:319.55pt;height:215pt;z-index:251665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" fillcolor="#4472c4 [3204]" strokecolor="#1f3763 [1604]" strokeweight="1pt">
                  <w10:wrap type="topAndBottom"/>
                </v:rect>
              </w:pict>
            </mc:Fallback>
          </mc:AlternateContent>
        </w:r>
      </w:ins>
      <w:ins w:id="633" w:author="رزان الدوسري ID 443203966" w:date="2023-02-10T03:05:00Z">
        <w:r w:rsidR="00532352">
          <w:rPr>
            <w:rFonts w:ascii="Times New Roman" w:hAnsi="Times New Roman" w:cs="Times New Roman"/>
            <w:b/>
            <w:bCs/>
            <w:noProof/>
            <w:sz w:val="24"/>
            <w:szCs w:val="24"/>
          </w:rPr>
          <mc:AlternateContent>
            <mc:Choice Requires="wps">
              <w:drawing>
                <wp:anchor distT="0" distB="0" distL="114300" distR="114300" simplePos="0" relativeHeight="251663376" behindDoc="0" locked="0" layoutInCell="1" allowOverlap="1" wp14:anchorId="64910063" wp14:editId="37D10D78">
                  <wp:simplePos x="0" y="0"/>
                  <wp:positionH relativeFrom="column">
                    <wp:posOffset>600710</wp:posOffset>
                  </wp:positionH>
                  <wp:positionV relativeFrom="paragraph">
                    <wp:posOffset>0</wp:posOffset>
                  </wp:positionV>
                  <wp:extent cx="4058285" cy="2730500"/>
                  <wp:effectExtent l="0" t="0" r="18415" b="12700"/>
                  <wp:wrapTopAndBottom/>
                  <wp:docPr id="17" name="Rectangle 17"/>
                  <wp:cNvGraphicFramePr/>
                  <a:graphic xmlns:a="http://schemas.openxmlformats.org/drawingml/2006/main">
                    <a:graphicData uri="http://schemas.microsoft.com/office/word/2010/wordprocessingShape">
                      <wps:wsp>
                        <wps:cNvSpPr/>
                        <wps:spPr>
                          <a:xfrm>
                            <a:off x="0" y="0"/>
                            <a:ext cx="4058285" cy="273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304F55" id="Rectangle 17" o:spid="_x0000_s1026" style="position:absolute;margin-left:47.3pt;margin-top:0;width:319.55pt;height:215pt;z-index:25166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" fillcolor="#4472c4 [3204]" strokecolor="#1f3763 [1604]" strokeweight="1pt">
                  <w10:wrap type="topAndBottom"/>
                </v:rect>
              </w:pict>
            </mc:Fallback>
          </mc:AlternateContent>
        </w:r>
      </w:ins>
    </w:p>
    <w:p w14:paraId="7C5D9BD8" w14:textId="77777777" w:rsidR="00433AE7" w:rsidRDefault="00433AE7">
      <w:pPr>
        <w:spacing w:after="0" w:line="240" w:lineRule="auto"/>
        <w:rPr>
          <w:ins w:id="634" w:author="رزان الدوسري ID 443203966" w:date="2023-02-10T03:09:00Z"/>
          <w:rFonts w:ascii="Times New Roman" w:hAnsi="Times New Roman" w:cs="Times New Roman"/>
          <w:b/>
          <w:sz w:val="24"/>
          <w:szCs w:val="24"/>
        </w:rPr>
      </w:pPr>
      <w:ins w:id="635" w:author="رزان الدوسري ID 443203966" w:date="2023-02-10T03:09:00Z">
        <w:r>
          <w:rPr>
            <w:rFonts w:ascii="Times New Roman" w:hAnsi="Times New Roman" w:cs="Times New Roman"/>
            <w:b/>
            <w:sz w:val="24"/>
            <w:szCs w:val="24"/>
          </w:rPr>
          <w:br w:type="page"/>
        </w:r>
      </w:ins>
    </w:p>
    <w:p w14:paraId="543FAB81" w14:textId="522BFB89" w:rsidR="00532352" w:rsidRDefault="00532352" w:rsidP="00532352">
      <w:pPr>
        <w:rPr>
          <w:ins w:id="636" w:author="رزان الدوسري ID 443203966" w:date="2023-02-10T03:06:00Z"/>
          <w:rFonts w:ascii="Times New Roman" w:hAnsi="Times New Roman" w:cs="Times New Roman"/>
          <w:b/>
          <w:sz w:val="24"/>
          <w:szCs w:val="24"/>
        </w:rPr>
      </w:pPr>
      <w:ins w:id="637" w:author="رزان الدوسري ID 443203966" w:date="2023-02-10T03:06:00Z">
        <w:r>
          <w:rPr>
            <w:rFonts w:ascii="Times New Roman" w:hAnsi="Times New Roman" w:cs="Times New Roman"/>
            <w:b/>
            <w:sz w:val="24"/>
            <w:szCs w:val="24"/>
          </w:rPr>
          <w:lastRenderedPageBreak/>
          <w:t xml:space="preserve">Results of </w:t>
        </w:r>
      </w:ins>
      <w:ins w:id="638" w:author="رزان الدوسري ID 443203966" w:date="2023-02-10T03:07:00Z">
        <w:r>
          <w:rPr>
            <w:rFonts w:ascii="Times New Roman" w:hAnsi="Times New Roman" w:cs="Times New Roman"/>
            <w:b/>
            <w:sz w:val="24"/>
            <w:szCs w:val="24"/>
          </w:rPr>
          <w:t>the</w:t>
        </w:r>
      </w:ins>
      <w:ins w:id="639" w:author="رزان الدوسري ID 443203966" w:date="2023-02-10T03:06:00Z">
        <w:r>
          <w:rPr>
            <w:rFonts w:ascii="Times New Roman" w:hAnsi="Times New Roman" w:cs="Times New Roman"/>
            <w:b/>
            <w:sz w:val="24"/>
            <w:szCs w:val="24"/>
          </w:rPr>
          <w:t xml:space="preserve"> Ret</w:t>
        </w:r>
      </w:ins>
      <w:ins w:id="640" w:author="رزان الدوسري ID 443203966" w:date="2023-02-10T03:07:00Z">
        <w:r>
          <w:rPr>
            <w:rFonts w:ascii="Times New Roman" w:hAnsi="Times New Roman" w:cs="Times New Roman"/>
            <w:b/>
            <w:sz w:val="24"/>
            <w:szCs w:val="24"/>
          </w:rPr>
          <w:t>rospective</w:t>
        </w:r>
      </w:ins>
      <w:ins w:id="641" w:author="رزان الدوسري ID 443203966" w:date="2023-02-10T03:06:00Z">
        <w:r w:rsidRPr="0065145A">
          <w:rPr>
            <w:rFonts w:ascii="Times New Roman" w:hAnsi="Times New Roman" w:cs="Times New Roman"/>
            <w:b/>
            <w:sz w:val="24"/>
            <w:szCs w:val="24"/>
          </w:rPr>
          <w:t>:</w:t>
        </w:r>
      </w:ins>
    </w:p>
    <w:tbl>
      <w:tblPr>
        <w:tblStyle w:val="TableGrid"/>
        <w:tblW w:w="5000" w:type="pct"/>
        <w:tblLook w:val="04A0" w:firstRow="1" w:lastRow="0" w:firstColumn="1" w:lastColumn="0" w:noHBand="0" w:noVBand="1"/>
      </w:tblPr>
      <w:tblGrid>
        <w:gridCol w:w="4544"/>
        <w:gridCol w:w="4545"/>
        <w:tblGridChange w:id="642">
          <w:tblGrid>
            <w:gridCol w:w="4544"/>
            <w:gridCol w:w="4545"/>
          </w:tblGrid>
        </w:tblGridChange>
      </w:tblGrid>
      <w:tr w:rsidR="00671F90" w14:paraId="63C979A1" w14:textId="77777777" w:rsidTr="00CD7ECD">
        <w:trPr>
          <w:trHeight w:val="567"/>
          <w:ins w:id="643" w:author="رزان الدوسري ID 443203966" w:date="2023-02-10T03:07:00Z"/>
        </w:trPr>
        <w:tc>
          <w:tcPr>
            <w:tcW w:w="2500" w:type="pct"/>
          </w:tcPr>
          <w:p w14:paraId="66C7309B" w14:textId="77777777" w:rsidR="00CD7ECD" w:rsidRDefault="00CD7ECD" w:rsidP="006A12AF">
            <w:pPr>
              <w:rPr>
                <w:ins w:id="644" w:author="رزان الدوسري ID 443203966" w:date="2023-02-10T03:07:00Z"/>
                <w:rFonts w:ascii="Times New Roman" w:hAnsi="Times New Roman" w:cs="Times New Roman"/>
                <w:sz w:val="24"/>
                <w:szCs w:val="24"/>
              </w:rPr>
            </w:pPr>
          </w:p>
        </w:tc>
        <w:tc>
          <w:tcPr>
            <w:tcW w:w="2500" w:type="pct"/>
          </w:tcPr>
          <w:p w14:paraId="02A0898C" w14:textId="77777777" w:rsidR="00CD7ECD" w:rsidRDefault="00CD7ECD" w:rsidP="006A12AF">
            <w:pPr>
              <w:rPr>
                <w:ins w:id="645" w:author="رزان الدوسري ID 443203966" w:date="2023-02-10T03:07:00Z"/>
                <w:rFonts w:ascii="Times New Roman" w:hAnsi="Times New Roman" w:cs="Times New Roman"/>
                <w:sz w:val="24"/>
                <w:szCs w:val="24"/>
              </w:rPr>
            </w:pPr>
          </w:p>
        </w:tc>
      </w:tr>
      <w:tr w:rsidR="00671F90" w14:paraId="5B96759C" w14:textId="77777777" w:rsidTr="00CD7ECD">
        <w:trPr>
          <w:trHeight w:val="2268"/>
          <w:ins w:id="646" w:author="رزان الدوسري ID 443203966" w:date="2023-02-10T03:07:00Z"/>
        </w:trPr>
        <w:tc>
          <w:tcPr>
            <w:tcW w:w="2500" w:type="pct"/>
          </w:tcPr>
          <w:p w14:paraId="434BF10E" w14:textId="77777777" w:rsidR="00CD7ECD" w:rsidRDefault="00CD7ECD" w:rsidP="006A12AF">
            <w:pPr>
              <w:rPr>
                <w:ins w:id="647" w:author="رزان الدوسري ID 443203966" w:date="2023-02-10T03:07:00Z"/>
                <w:rFonts w:ascii="Times New Roman" w:hAnsi="Times New Roman" w:cs="Times New Roman"/>
                <w:sz w:val="24"/>
                <w:szCs w:val="24"/>
              </w:rPr>
            </w:pPr>
          </w:p>
        </w:tc>
        <w:tc>
          <w:tcPr>
            <w:tcW w:w="2500" w:type="pct"/>
          </w:tcPr>
          <w:p w14:paraId="536B6F37" w14:textId="77777777" w:rsidR="00CD7ECD" w:rsidRDefault="00CD7ECD" w:rsidP="006A12AF">
            <w:pPr>
              <w:rPr>
                <w:ins w:id="648" w:author="رزان الدوسري ID 443203966" w:date="2023-02-10T03:07:00Z"/>
                <w:rFonts w:ascii="Times New Roman" w:hAnsi="Times New Roman" w:cs="Times New Roman"/>
                <w:sz w:val="24"/>
                <w:szCs w:val="24"/>
              </w:rPr>
            </w:pPr>
          </w:p>
        </w:tc>
      </w:tr>
      <w:tr w:rsidR="00671F90" w14:paraId="61947EE6" w14:textId="77777777" w:rsidTr="00CD7ECD">
        <w:trPr>
          <w:trHeight w:val="567"/>
          <w:ins w:id="649" w:author="رزان الدوسري ID 443203966" w:date="2023-02-10T03:07:00Z"/>
        </w:trPr>
        <w:tc>
          <w:tcPr>
            <w:tcW w:w="2500" w:type="pct"/>
          </w:tcPr>
          <w:p w14:paraId="362AB957" w14:textId="77777777" w:rsidR="00CD7ECD" w:rsidRDefault="00CD7ECD" w:rsidP="006A12AF">
            <w:pPr>
              <w:rPr>
                <w:ins w:id="650" w:author="رزان الدوسري ID 443203966" w:date="2023-02-10T03:07:00Z"/>
                <w:rFonts w:ascii="Times New Roman" w:hAnsi="Times New Roman" w:cs="Times New Roman"/>
                <w:sz w:val="24"/>
                <w:szCs w:val="24"/>
              </w:rPr>
            </w:pPr>
          </w:p>
        </w:tc>
        <w:tc>
          <w:tcPr>
            <w:tcW w:w="2500" w:type="pct"/>
          </w:tcPr>
          <w:p w14:paraId="20150604" w14:textId="77777777" w:rsidR="00CD7ECD" w:rsidRDefault="00CD7ECD" w:rsidP="006A12AF">
            <w:pPr>
              <w:rPr>
                <w:ins w:id="651" w:author="رزان الدوسري ID 443203966" w:date="2023-02-10T03:07:00Z"/>
                <w:rFonts w:ascii="Times New Roman" w:hAnsi="Times New Roman" w:cs="Times New Roman"/>
                <w:sz w:val="24"/>
                <w:szCs w:val="24"/>
              </w:rPr>
            </w:pPr>
          </w:p>
        </w:tc>
      </w:tr>
      <w:tr w:rsidR="00671F90" w14:paraId="67142CFE" w14:textId="77777777" w:rsidTr="00CD7ECD">
        <w:trPr>
          <w:trHeight w:val="2268"/>
          <w:ins w:id="652" w:author="رزان الدوسري ID 443203966" w:date="2023-02-10T03:07:00Z"/>
        </w:trPr>
        <w:tc>
          <w:tcPr>
            <w:tcW w:w="2500" w:type="pct"/>
          </w:tcPr>
          <w:p w14:paraId="18D52748" w14:textId="77777777" w:rsidR="00CD7ECD" w:rsidRDefault="00CD7ECD" w:rsidP="006A12AF">
            <w:pPr>
              <w:rPr>
                <w:ins w:id="653" w:author="رزان الدوسري ID 443203966" w:date="2023-02-10T03:07:00Z"/>
                <w:rFonts w:ascii="Times New Roman" w:hAnsi="Times New Roman" w:cs="Times New Roman"/>
                <w:sz w:val="24"/>
                <w:szCs w:val="24"/>
              </w:rPr>
            </w:pPr>
          </w:p>
        </w:tc>
        <w:tc>
          <w:tcPr>
            <w:tcW w:w="2500" w:type="pct"/>
          </w:tcPr>
          <w:p w14:paraId="4450B3F2" w14:textId="77777777" w:rsidR="00CD7ECD" w:rsidRDefault="00CD7ECD" w:rsidP="006A12AF">
            <w:pPr>
              <w:rPr>
                <w:ins w:id="654" w:author="رزان الدوسري ID 443203966" w:date="2023-02-10T03:07:00Z"/>
                <w:rFonts w:ascii="Times New Roman" w:hAnsi="Times New Roman" w:cs="Times New Roman"/>
                <w:sz w:val="24"/>
                <w:szCs w:val="24"/>
              </w:rPr>
            </w:pPr>
          </w:p>
        </w:tc>
      </w:tr>
    </w:tbl>
    <w:p w14:paraId="5F4A8069" w14:textId="4597F5C5" w:rsidR="00532352" w:rsidRDefault="00532352" w:rsidP="006A12AF">
      <w:pPr>
        <w:rPr>
          <w:ins w:id="655" w:author="رزان الدوسري ID 443203966" w:date="2023-02-10T03:07:00Z"/>
          <w:rFonts w:ascii="Times New Roman" w:hAnsi="Times New Roman" w:cs="Times New Roman"/>
          <w:sz w:val="24"/>
          <w:szCs w:val="24"/>
        </w:rPr>
      </w:pPr>
    </w:p>
    <w:p w14:paraId="02DF7A96" w14:textId="17F95096" w:rsidR="00433AE7" w:rsidRDefault="00433AE7" w:rsidP="00433AE7">
      <w:pPr>
        <w:rPr>
          <w:ins w:id="656" w:author="رزان الدوسري ID 443203966" w:date="2023-02-10T03:09:00Z"/>
          <w:rFonts w:ascii="Times New Roman" w:hAnsi="Times New Roman" w:cs="Times New Roman"/>
          <w:b/>
          <w:sz w:val="24"/>
          <w:szCs w:val="24"/>
        </w:rPr>
      </w:pPr>
      <w:ins w:id="657" w:author="رزان الدوسري ID 443203966" w:date="2023-02-10T03:09:00Z">
        <w:r>
          <w:rPr>
            <w:rFonts w:ascii="Times New Roman" w:hAnsi="Times New Roman" w:cs="Times New Roman"/>
            <w:b/>
            <w:sz w:val="24"/>
            <w:szCs w:val="24"/>
          </w:rPr>
          <w:t>Sprint Burndown chart</w:t>
        </w:r>
        <w:r w:rsidRPr="0065145A">
          <w:rPr>
            <w:rFonts w:ascii="Times New Roman" w:hAnsi="Times New Roman" w:cs="Times New Roman"/>
            <w:b/>
            <w:sz w:val="24"/>
            <w:szCs w:val="24"/>
          </w:rPr>
          <w:t>:</w:t>
        </w:r>
      </w:ins>
    </w:p>
    <w:p w14:paraId="4871808C" w14:textId="77777777" w:rsidR="00E9153A" w:rsidRDefault="00E9153A" w:rsidP="006A12AF">
      <w:pPr>
        <w:rPr>
          <w:ins w:id="658" w:author="رزان الدوسري ID 443203966" w:date="2023-02-10T03:06:00Z"/>
          <w:rFonts w:ascii="Times New Roman" w:hAnsi="Times New Roman" w:cs="Times New Roman"/>
          <w:sz w:val="24"/>
          <w:szCs w:val="24"/>
        </w:rPr>
      </w:pPr>
    </w:p>
    <w:p w14:paraId="19AFE282" w14:textId="77777777" w:rsidR="00433AE7" w:rsidRDefault="00433AE7">
      <w:pPr>
        <w:spacing w:after="0" w:line="240" w:lineRule="auto"/>
        <w:rPr>
          <w:ins w:id="659" w:author="رزان الدوسري ID 443203966" w:date="2023-02-10T03:09:00Z"/>
          <w:rFonts w:ascii="Times New Roman" w:hAnsi="Times New Roman" w:cs="Times New Roman"/>
          <w:sz w:val="24"/>
          <w:szCs w:val="24"/>
        </w:rPr>
      </w:pPr>
      <w:ins w:id="660" w:author="رزان الدوسري ID 443203966" w:date="2023-02-10T03:09:00Z">
        <w:r>
          <w:rPr>
            <w:rFonts w:ascii="Times New Roman" w:hAnsi="Times New Roman" w:cs="Times New Roman"/>
            <w:sz w:val="24"/>
            <w:szCs w:val="24"/>
          </w:rPr>
          <w:br w:type="page"/>
        </w:r>
      </w:ins>
    </w:p>
    <w:p w14:paraId="2EC7B301" w14:textId="4BD3DC1B" w:rsidR="00A120E7" w:rsidRPr="0065145A" w:rsidDel="007A2F0C" w:rsidRDefault="003556F1" w:rsidP="006C3EB9">
      <w:pPr>
        <w:pStyle w:val="ListParagraph"/>
        <w:numPr>
          <w:ilvl w:val="0"/>
          <w:numId w:val="18"/>
        </w:numPr>
        <w:ind w:left="992" w:hanging="357"/>
        <w:contextualSpacing w:val="0"/>
        <w:jc w:val="both"/>
        <w:rPr>
          <w:del w:id="661" w:author="رزان الدوسري ID 443203966" w:date="2023-02-10T03:00:00Z"/>
          <w:rFonts w:ascii="Times New Roman" w:hAnsi="Times New Roman" w:cs="Times New Roman"/>
          <w:sz w:val="24"/>
          <w:szCs w:val="24"/>
        </w:rPr>
      </w:pPr>
      <w:del w:id="662" w:author="رزان الدوسري ID 443203966" w:date="2023-02-10T03:00:00Z">
        <w:r w:rsidRPr="0065145A" w:rsidDel="007A2F0C">
          <w:rPr>
            <w:rFonts w:ascii="Times New Roman" w:hAnsi="Times New Roman" w:cs="Times New Roman"/>
            <w:sz w:val="24"/>
            <w:szCs w:val="24"/>
          </w:rPr>
          <w:lastRenderedPageBreak/>
          <w:delText xml:space="preserve">Test Case 1: </w:delText>
        </w:r>
        <w:r w:rsidR="00A120E7" w:rsidRPr="0065145A" w:rsidDel="007A2F0C">
          <w:rPr>
            <w:rFonts w:ascii="Times New Roman" w:hAnsi="Times New Roman" w:cs="Times New Roman"/>
            <w:sz w:val="24"/>
            <w:szCs w:val="24"/>
          </w:rPr>
          <w:delText>Verify that the user receives an alert message after the setup process is completed</w:delText>
        </w:r>
        <w:r w:rsidRPr="0065145A" w:rsidDel="007A2F0C">
          <w:rPr>
            <w:rFonts w:ascii="Times New Roman" w:hAnsi="Times New Roman" w:cs="Times New Roman"/>
            <w:sz w:val="24"/>
            <w:szCs w:val="24"/>
          </w:rPr>
          <w:delText>.</w:delText>
        </w:r>
      </w:del>
    </w:p>
    <w:p w14:paraId="32F601D7" w14:textId="096459FB" w:rsidR="00A120E7" w:rsidRPr="0065145A" w:rsidDel="007A2F0C" w:rsidRDefault="003556F1" w:rsidP="006C3EB9">
      <w:pPr>
        <w:pStyle w:val="ListParagraph"/>
        <w:numPr>
          <w:ilvl w:val="0"/>
          <w:numId w:val="18"/>
        </w:numPr>
        <w:ind w:left="992" w:hanging="357"/>
        <w:contextualSpacing w:val="0"/>
        <w:jc w:val="both"/>
        <w:rPr>
          <w:del w:id="663" w:author="رزان الدوسري ID 443203966" w:date="2023-02-10T03:00:00Z"/>
          <w:rFonts w:ascii="Times New Roman" w:hAnsi="Times New Roman" w:cs="Times New Roman"/>
          <w:sz w:val="24"/>
          <w:szCs w:val="24"/>
        </w:rPr>
      </w:pPr>
      <w:del w:id="664" w:author="رزان الدوسري ID 443203966" w:date="2023-02-10T03:00:00Z">
        <w:r w:rsidRPr="0065145A" w:rsidDel="007A2F0C">
          <w:rPr>
            <w:rFonts w:ascii="Times New Roman" w:hAnsi="Times New Roman" w:cs="Times New Roman"/>
            <w:sz w:val="24"/>
            <w:szCs w:val="24"/>
          </w:rPr>
          <w:delText xml:space="preserve">Test Case 2: </w:delText>
        </w:r>
        <w:r w:rsidR="00A120E7" w:rsidRPr="0065145A" w:rsidDel="007A2F0C">
          <w:rPr>
            <w:rFonts w:ascii="Times New Roman" w:hAnsi="Times New Roman" w:cs="Times New Roman"/>
            <w:sz w:val="24"/>
            <w:szCs w:val="24"/>
          </w:rPr>
          <w:delText>Verify that the alert message clearly indicates that the power-up setup is complete</w:delText>
        </w:r>
        <w:r w:rsidRPr="0065145A" w:rsidDel="007A2F0C">
          <w:rPr>
            <w:rFonts w:ascii="Times New Roman" w:hAnsi="Times New Roman" w:cs="Times New Roman"/>
            <w:sz w:val="24"/>
            <w:szCs w:val="24"/>
          </w:rPr>
          <w:delText>.</w:delText>
        </w:r>
      </w:del>
    </w:p>
    <w:p w14:paraId="6CD53D90" w14:textId="47443868" w:rsidR="003E4BFB" w:rsidRPr="0065145A" w:rsidDel="007A2F0C" w:rsidRDefault="003556F1" w:rsidP="006C3EB9">
      <w:pPr>
        <w:pStyle w:val="ListParagraph"/>
        <w:numPr>
          <w:ilvl w:val="0"/>
          <w:numId w:val="18"/>
        </w:numPr>
        <w:ind w:left="992" w:hanging="357"/>
        <w:contextualSpacing w:val="0"/>
        <w:jc w:val="both"/>
        <w:rPr>
          <w:del w:id="665" w:author="رزان الدوسري ID 443203966" w:date="2023-02-10T03:00:00Z"/>
          <w:rFonts w:ascii="Times New Roman" w:hAnsi="Times New Roman" w:cs="Times New Roman"/>
          <w:sz w:val="24"/>
          <w:szCs w:val="24"/>
        </w:rPr>
      </w:pPr>
      <w:del w:id="666" w:author="رزان الدوسري ID 443203966" w:date="2023-02-10T03:00:00Z">
        <w:r w:rsidRPr="0065145A" w:rsidDel="007A2F0C">
          <w:rPr>
            <w:rFonts w:ascii="Times New Roman" w:hAnsi="Times New Roman" w:cs="Times New Roman"/>
            <w:sz w:val="24"/>
            <w:szCs w:val="24"/>
          </w:rPr>
          <w:delText xml:space="preserve">Test Case 3: </w:delText>
        </w:r>
        <w:r w:rsidR="00A120E7" w:rsidRPr="0065145A" w:rsidDel="007A2F0C">
          <w:rPr>
            <w:rFonts w:ascii="Times New Roman" w:hAnsi="Times New Roman" w:cs="Times New Roman"/>
            <w:sz w:val="24"/>
            <w:szCs w:val="24"/>
          </w:rPr>
          <w:delText>Verify that the alert message provides information on what to do next or how to access the power-up features on the board</w:delText>
        </w:r>
        <w:r w:rsidRPr="0065145A" w:rsidDel="007A2F0C">
          <w:rPr>
            <w:rFonts w:ascii="Times New Roman" w:hAnsi="Times New Roman" w:cs="Times New Roman"/>
            <w:sz w:val="24"/>
            <w:szCs w:val="24"/>
          </w:rPr>
          <w:delText>.</w:delText>
        </w:r>
      </w:del>
    </w:p>
    <w:p w14:paraId="7D77576A" w14:textId="63A71934" w:rsidR="006A12AF" w:rsidRPr="0065145A" w:rsidRDefault="006A12AF" w:rsidP="006A12AF">
      <w:pPr>
        <w:rPr>
          <w:rFonts w:ascii="Times New Roman" w:hAnsi="Times New Roman" w:cs="Times New Roman"/>
          <w:b/>
          <w:sz w:val="28"/>
          <w:szCs w:val="28"/>
        </w:rPr>
      </w:pPr>
      <w:r w:rsidRPr="0065145A">
        <w:rPr>
          <w:rFonts w:ascii="Times New Roman" w:hAnsi="Times New Roman" w:cs="Times New Roman"/>
          <w:b/>
          <w:sz w:val="28"/>
          <w:szCs w:val="28"/>
        </w:rPr>
        <w:t xml:space="preserve">Sprint </w:t>
      </w:r>
      <w:r w:rsidR="003F09A0" w:rsidRPr="0065145A">
        <w:rPr>
          <w:rFonts w:ascii="Times New Roman" w:hAnsi="Times New Roman" w:cs="Times New Roman"/>
          <w:b/>
          <w:sz w:val="28"/>
          <w:szCs w:val="28"/>
        </w:rPr>
        <w:t>2</w:t>
      </w:r>
      <w:r w:rsidRPr="0065145A">
        <w:rPr>
          <w:rFonts w:ascii="Times New Roman" w:hAnsi="Times New Roman" w:cs="Times New Roman"/>
          <w:b/>
          <w:sz w:val="28"/>
          <w:szCs w:val="28"/>
        </w:rPr>
        <w:t>:</w:t>
      </w:r>
    </w:p>
    <w:p w14:paraId="10910091" w14:textId="5A92318B" w:rsidR="00921650" w:rsidRPr="0065145A" w:rsidRDefault="00FF59BF" w:rsidP="00F635F4">
      <w:pPr>
        <w:pStyle w:val="NormalWeb"/>
        <w:jc w:val="both"/>
      </w:pPr>
      <w:r w:rsidRPr="0065145A">
        <w:t xml:space="preserve">In the second iteration of the power-up development the goal is to implement the </w:t>
      </w:r>
      <w:r w:rsidR="0088397F" w:rsidRPr="0065145A">
        <w:t>framework</w:t>
      </w:r>
      <w:r w:rsidR="00921650" w:rsidRPr="0065145A">
        <w:t xml:space="preserve"> </w:t>
      </w:r>
      <w:r w:rsidR="0088397F" w:rsidRPr="0065145A">
        <w:t xml:space="preserve">meaning the UX formula and </w:t>
      </w:r>
      <w:r w:rsidR="003C5194" w:rsidRPr="0065145A">
        <w:t>the mapping table which are the core features of the power-up.</w:t>
      </w:r>
    </w:p>
    <w:p w14:paraId="276C531D" w14:textId="17EBB88E" w:rsidR="00E672CE" w:rsidRPr="0065145A" w:rsidRDefault="00E672CE" w:rsidP="006A12AF">
      <w:pPr>
        <w:rPr>
          <w:rFonts w:ascii="Times New Roman" w:hAnsi="Times New Roman" w:cs="Times New Roman"/>
          <w:b/>
          <w:sz w:val="24"/>
          <w:szCs w:val="24"/>
        </w:rPr>
      </w:pPr>
      <w:r w:rsidRPr="0065145A">
        <w:rPr>
          <w:rFonts w:ascii="Times New Roman" w:hAnsi="Times New Roman" w:cs="Times New Roman"/>
          <w:b/>
          <w:sz w:val="24"/>
          <w:szCs w:val="24"/>
        </w:rPr>
        <w:t>Sprint Backlog:</w:t>
      </w:r>
    </w:p>
    <w:p w14:paraId="283CBE3F" w14:textId="77777777" w:rsidR="00635E0C" w:rsidRPr="0065145A" w:rsidRDefault="00635E0C" w:rsidP="00635E0C">
      <w:pPr>
        <w:rPr>
          <w:rFonts w:ascii="Times New Roman" w:hAnsi="Times New Roman" w:cs="Times New Roman"/>
          <w:bCs/>
          <w:sz w:val="24"/>
          <w:szCs w:val="24"/>
        </w:rPr>
      </w:pPr>
      <w:r w:rsidRPr="0065145A">
        <w:rPr>
          <w:rFonts w:ascii="Times New Roman" w:hAnsi="Times New Roman" w:cs="Times New Roman"/>
          <w:bCs/>
          <w:sz w:val="24"/>
          <w:szCs w:val="24"/>
        </w:rPr>
        <w:t>The proposed user stories for the first sprint of the power-up are as follows:</w:t>
      </w:r>
    </w:p>
    <w:p w14:paraId="7BA5D4F2" w14:textId="7E3D344F" w:rsidR="00E672CE" w:rsidRPr="0065145A" w:rsidRDefault="00E672CE" w:rsidP="00E672CE">
      <w:pPr>
        <w:ind w:left="284"/>
        <w:jc w:val="both"/>
        <w:rPr>
          <w:rFonts w:ascii="Times New Roman" w:hAnsi="Times New Roman" w:cs="Times New Roman"/>
          <w:sz w:val="24"/>
          <w:szCs w:val="24"/>
        </w:rPr>
      </w:pPr>
      <w:r w:rsidRPr="0065145A">
        <w:rPr>
          <w:rFonts w:ascii="Times New Roman" w:hAnsi="Times New Roman" w:cs="Times New Roman"/>
          <w:b/>
          <w:bCs/>
          <w:sz w:val="24"/>
          <w:szCs w:val="24"/>
        </w:rPr>
        <w:t xml:space="preserve">User Story </w:t>
      </w:r>
      <w:r w:rsidR="008019EE" w:rsidRPr="0065145A">
        <w:rPr>
          <w:rFonts w:ascii="Times New Roman" w:hAnsi="Times New Roman" w:cs="Times New Roman"/>
          <w:b/>
          <w:bCs/>
          <w:sz w:val="24"/>
          <w:szCs w:val="24"/>
        </w:rPr>
        <w:t>1</w:t>
      </w:r>
      <w:r w:rsidRPr="0065145A">
        <w:rPr>
          <w:rFonts w:ascii="Times New Roman" w:hAnsi="Times New Roman" w:cs="Times New Roman"/>
          <w:b/>
          <w:bCs/>
          <w:sz w:val="24"/>
          <w:szCs w:val="24"/>
        </w:rPr>
        <w:t>:</w:t>
      </w:r>
      <w:r w:rsidRPr="0065145A">
        <w:rPr>
          <w:rFonts w:ascii="Times New Roman" w:hAnsi="Times New Roman" w:cs="Times New Roman"/>
          <w:sz w:val="24"/>
          <w:szCs w:val="24"/>
        </w:rPr>
        <w:t xml:space="preserve"> </w:t>
      </w:r>
      <w:r w:rsidR="0038020D" w:rsidRPr="0065145A">
        <w:rPr>
          <w:rFonts w:ascii="Times New Roman" w:hAnsi="Times New Roman" w:cs="Times New Roman"/>
          <w:sz w:val="24"/>
          <w:szCs w:val="24"/>
        </w:rPr>
        <w:t xml:space="preserve">As a user, I want to assign scores for each dimension of a given user story </w:t>
      </w:r>
      <w:proofErr w:type="gramStart"/>
      <w:r w:rsidR="0038020D" w:rsidRPr="0065145A">
        <w:rPr>
          <w:rFonts w:ascii="Times New Roman" w:hAnsi="Times New Roman" w:cs="Times New Roman"/>
          <w:sz w:val="24"/>
          <w:szCs w:val="24"/>
        </w:rPr>
        <w:t>in order to</w:t>
      </w:r>
      <w:proofErr w:type="gramEnd"/>
      <w:r w:rsidR="0038020D" w:rsidRPr="0065145A">
        <w:rPr>
          <w:rFonts w:ascii="Times New Roman" w:hAnsi="Times New Roman" w:cs="Times New Roman"/>
          <w:sz w:val="24"/>
          <w:szCs w:val="24"/>
        </w:rPr>
        <w:t xml:space="preserve"> determine the worthiness score.</w:t>
      </w:r>
    </w:p>
    <w:p w14:paraId="68092847" w14:textId="664C9FED" w:rsidR="00C14AE5" w:rsidRPr="0065145A" w:rsidRDefault="00C14AE5" w:rsidP="00C14AE5">
      <w:pPr>
        <w:ind w:left="284"/>
        <w:jc w:val="both"/>
        <w:rPr>
          <w:rFonts w:ascii="Times New Roman" w:hAnsi="Times New Roman" w:cs="Times New Roman"/>
          <w:sz w:val="24"/>
          <w:szCs w:val="24"/>
        </w:rPr>
      </w:pPr>
      <w:r w:rsidRPr="0065145A">
        <w:rPr>
          <w:rFonts w:ascii="Times New Roman" w:hAnsi="Times New Roman" w:cs="Times New Roman"/>
          <w:b/>
          <w:bCs/>
          <w:sz w:val="24"/>
          <w:szCs w:val="24"/>
        </w:rPr>
        <w:t>User Story 2:</w:t>
      </w:r>
      <w:r w:rsidRPr="0065145A">
        <w:rPr>
          <w:rFonts w:ascii="Times New Roman" w:hAnsi="Times New Roman" w:cs="Times New Roman"/>
          <w:sz w:val="24"/>
          <w:szCs w:val="24"/>
        </w:rPr>
        <w:t xml:space="preserve"> As a user, I want to modify the score of each dimension after setting them so that changing estimations are possible.</w:t>
      </w:r>
    </w:p>
    <w:p w14:paraId="425B155E" w14:textId="26AADD76" w:rsidR="00C14AE5" w:rsidRPr="0065145A" w:rsidRDefault="00C14AE5" w:rsidP="00C14AE5">
      <w:pPr>
        <w:ind w:left="284"/>
        <w:jc w:val="both"/>
        <w:rPr>
          <w:rFonts w:ascii="Times New Roman" w:hAnsi="Times New Roman" w:cs="Times New Roman"/>
          <w:sz w:val="24"/>
          <w:szCs w:val="24"/>
        </w:rPr>
      </w:pPr>
      <w:r w:rsidRPr="0065145A">
        <w:rPr>
          <w:rFonts w:ascii="Times New Roman" w:hAnsi="Times New Roman" w:cs="Times New Roman"/>
          <w:b/>
          <w:bCs/>
          <w:sz w:val="24"/>
          <w:szCs w:val="24"/>
        </w:rPr>
        <w:t xml:space="preserve">User Story 3: </w:t>
      </w:r>
      <w:r w:rsidRPr="0065145A">
        <w:rPr>
          <w:rFonts w:ascii="Times New Roman" w:eastAsia="Times New Roman" w:hAnsi="Times New Roman" w:cs="Times New Roman"/>
          <w:color w:val="000000"/>
          <w:sz w:val="24"/>
          <w:szCs w:val="24"/>
        </w:rPr>
        <w:t>As a user, I want the ability to reset the worthiness score of a user story, so that I can adjust the estimation.</w:t>
      </w:r>
    </w:p>
    <w:p w14:paraId="1F027ABF" w14:textId="11701652" w:rsidR="00E672CE" w:rsidRPr="0065145A" w:rsidRDefault="00E672CE" w:rsidP="00E672CE">
      <w:pPr>
        <w:jc w:val="both"/>
        <w:rPr>
          <w:rFonts w:ascii="Times New Roman" w:hAnsi="Times New Roman" w:cs="Times New Roman"/>
          <w:b/>
          <w:sz w:val="24"/>
          <w:szCs w:val="24"/>
        </w:rPr>
      </w:pPr>
      <w:r w:rsidRPr="0065145A">
        <w:rPr>
          <w:rFonts w:ascii="Times New Roman" w:hAnsi="Times New Roman" w:cs="Times New Roman"/>
          <w:b/>
          <w:sz w:val="24"/>
          <w:szCs w:val="24"/>
        </w:rPr>
        <w:t>UI Design of the User Stories:</w:t>
      </w:r>
    </w:p>
    <w:p w14:paraId="6B93AD7E" w14:textId="63543E3A" w:rsidR="008019EE" w:rsidRPr="0065145A" w:rsidRDefault="00E717CD" w:rsidP="00F635F4">
      <w:pPr>
        <w:ind w:left="284"/>
        <w:jc w:val="both"/>
        <w:rPr>
          <w:rFonts w:ascii="Times New Roman" w:hAnsi="Times New Roman" w:cs="Times New Roman"/>
          <w:sz w:val="24"/>
          <w:szCs w:val="24"/>
        </w:rPr>
      </w:pPr>
      <w:r w:rsidRPr="0065145A">
        <w:rPr>
          <w:rFonts w:ascii="Times New Roman" w:hAnsi="Times New Roman" w:cs="Times New Roman"/>
          <w:b/>
          <w:bCs/>
          <w:sz w:val="24"/>
          <w:szCs w:val="24"/>
        </w:rPr>
        <w:t xml:space="preserve">User Story </w:t>
      </w:r>
      <w:r w:rsidR="008019EE" w:rsidRPr="0065145A">
        <w:rPr>
          <w:rFonts w:ascii="Times New Roman" w:hAnsi="Times New Roman" w:cs="Times New Roman"/>
          <w:b/>
          <w:bCs/>
          <w:sz w:val="24"/>
          <w:szCs w:val="24"/>
        </w:rPr>
        <w:t>1</w:t>
      </w:r>
      <w:r w:rsidRPr="0065145A">
        <w:rPr>
          <w:rFonts w:ascii="Times New Roman" w:hAnsi="Times New Roman" w:cs="Times New Roman"/>
          <w:b/>
          <w:bCs/>
          <w:sz w:val="24"/>
          <w:szCs w:val="24"/>
        </w:rPr>
        <w:t xml:space="preserve">: </w:t>
      </w:r>
      <w:r w:rsidR="00BE1595" w:rsidRPr="0065145A">
        <w:rPr>
          <w:rFonts w:ascii="Times New Roman" w:hAnsi="Times New Roman" w:cs="Times New Roman"/>
          <w:b/>
          <w:bCs/>
          <w:sz w:val="24"/>
          <w:szCs w:val="24"/>
        </w:rPr>
        <w:t>Worthiness score</w:t>
      </w:r>
      <w:r w:rsidR="00BE1595" w:rsidRPr="0065145A" w:rsidDel="00F818AC">
        <w:rPr>
          <w:rFonts w:ascii="Times New Roman" w:hAnsi="Times New Roman" w:cs="Times New Roman"/>
          <w:b/>
          <w:bCs/>
          <w:sz w:val="24"/>
          <w:szCs w:val="24"/>
        </w:rPr>
        <w:t xml:space="preserve"> </w:t>
      </w:r>
      <w:r w:rsidR="00BE1595" w:rsidRPr="0065145A">
        <w:rPr>
          <w:rFonts w:ascii="Times New Roman" w:hAnsi="Times New Roman" w:cs="Times New Roman"/>
          <w:b/>
          <w:bCs/>
          <w:sz w:val="24"/>
          <w:szCs w:val="24"/>
        </w:rPr>
        <w:t>f</w:t>
      </w:r>
      <w:r w:rsidR="00F818AC" w:rsidRPr="0065145A">
        <w:rPr>
          <w:rFonts w:ascii="Times New Roman" w:hAnsi="Times New Roman" w:cs="Times New Roman"/>
          <w:b/>
          <w:bCs/>
          <w:sz w:val="24"/>
          <w:szCs w:val="24"/>
        </w:rPr>
        <w:t xml:space="preserve">orm creation </w:t>
      </w:r>
      <w:r w:rsidR="00BE1939" w:rsidRPr="0065145A">
        <w:rPr>
          <w:rFonts w:ascii="Times New Roman" w:eastAsiaTheme="minorEastAsia" w:hAnsi="Times New Roman" w:cs="Times New Roman"/>
          <w:bCs/>
          <w:sz w:val="24"/>
          <w:szCs w:val="24"/>
        </w:rPr>
        <w:t>–</w:t>
      </w:r>
      <w:r w:rsidRPr="0065145A">
        <w:rPr>
          <w:rFonts w:ascii="Times New Roman" w:hAnsi="Times New Roman" w:cs="Times New Roman"/>
          <w:sz w:val="24"/>
          <w:szCs w:val="24"/>
        </w:rPr>
        <w:t xml:space="preserve"> create </w:t>
      </w:r>
      <w:r w:rsidR="00786B5D" w:rsidRPr="0065145A">
        <w:rPr>
          <w:rFonts w:ascii="Times New Roman" w:hAnsi="Times New Roman" w:cs="Times New Roman"/>
          <w:sz w:val="24"/>
          <w:szCs w:val="24"/>
        </w:rPr>
        <w:t>button</w:t>
      </w:r>
      <w:r w:rsidR="004F44C5" w:rsidRPr="0065145A">
        <w:rPr>
          <w:rFonts w:ascii="Times New Roman" w:hAnsi="Times New Roman" w:cs="Times New Roman"/>
          <w:sz w:val="24"/>
          <w:szCs w:val="24"/>
        </w:rPr>
        <w:t xml:space="preserve"> labeled “</w:t>
      </w:r>
      <w:r w:rsidR="00802785" w:rsidRPr="0065145A">
        <w:rPr>
          <w:rFonts w:ascii="Times New Roman" w:hAnsi="Times New Roman" w:cs="Times New Roman"/>
          <w:sz w:val="24"/>
          <w:szCs w:val="24"/>
        </w:rPr>
        <w:t>Set worthiness score”</w:t>
      </w:r>
      <w:r w:rsidR="00786B5D" w:rsidRPr="0065145A">
        <w:rPr>
          <w:rFonts w:ascii="Times New Roman" w:hAnsi="Times New Roman" w:cs="Times New Roman"/>
          <w:sz w:val="24"/>
          <w:szCs w:val="24"/>
        </w:rPr>
        <w:t xml:space="preserve">, when the button is clicked, a form </w:t>
      </w:r>
      <w:r w:rsidR="0017406B" w:rsidRPr="0065145A">
        <w:rPr>
          <w:rFonts w:ascii="Times New Roman" w:hAnsi="Times New Roman" w:cs="Times New Roman"/>
          <w:sz w:val="24"/>
          <w:szCs w:val="24"/>
        </w:rPr>
        <w:t>will</w:t>
      </w:r>
      <w:r w:rsidR="00786B5D" w:rsidRPr="0065145A">
        <w:rPr>
          <w:rFonts w:ascii="Times New Roman" w:hAnsi="Times New Roman" w:cs="Times New Roman"/>
          <w:sz w:val="24"/>
          <w:szCs w:val="24"/>
        </w:rPr>
        <w:t xml:space="preserve"> appear </w:t>
      </w:r>
      <w:r w:rsidR="00F35A4C" w:rsidRPr="0065145A">
        <w:rPr>
          <w:rFonts w:ascii="Times New Roman" w:hAnsi="Times New Roman" w:cs="Times New Roman"/>
          <w:sz w:val="24"/>
          <w:szCs w:val="24"/>
        </w:rPr>
        <w:t>allowing</w:t>
      </w:r>
      <w:r w:rsidR="00786B5D" w:rsidRPr="0065145A">
        <w:rPr>
          <w:rFonts w:ascii="Times New Roman" w:hAnsi="Times New Roman" w:cs="Times New Roman"/>
          <w:sz w:val="24"/>
          <w:szCs w:val="24"/>
        </w:rPr>
        <w:t xml:space="preserve"> the user </w:t>
      </w:r>
      <w:r w:rsidR="00E72952" w:rsidRPr="0065145A">
        <w:rPr>
          <w:rFonts w:ascii="Times New Roman" w:hAnsi="Times New Roman" w:cs="Times New Roman"/>
          <w:sz w:val="24"/>
          <w:szCs w:val="24"/>
        </w:rPr>
        <w:t xml:space="preserve">can enter the score for each </w:t>
      </w:r>
      <w:r w:rsidR="00F35A4C" w:rsidRPr="0065145A">
        <w:rPr>
          <w:rFonts w:ascii="Times New Roman" w:hAnsi="Times New Roman" w:cs="Times New Roman"/>
          <w:sz w:val="24"/>
          <w:szCs w:val="24"/>
        </w:rPr>
        <w:t xml:space="preserve">of the following </w:t>
      </w:r>
      <w:r w:rsidR="00E72952" w:rsidRPr="0065145A">
        <w:rPr>
          <w:rFonts w:ascii="Times New Roman" w:hAnsi="Times New Roman" w:cs="Times New Roman"/>
          <w:sz w:val="24"/>
          <w:szCs w:val="24"/>
        </w:rPr>
        <w:t>dimension</w:t>
      </w:r>
      <w:r w:rsidR="00F35A4C" w:rsidRPr="0065145A">
        <w:rPr>
          <w:rFonts w:ascii="Times New Roman" w:hAnsi="Times New Roman" w:cs="Times New Roman"/>
          <w:sz w:val="24"/>
          <w:szCs w:val="24"/>
        </w:rPr>
        <w:t xml:space="preserve">s: </w:t>
      </w:r>
      <w:r w:rsidR="006F0EB1" w:rsidRPr="0065145A">
        <w:rPr>
          <w:rFonts w:ascii="Times New Roman" w:hAnsi="Times New Roman" w:cs="Times New Roman"/>
          <w:sz w:val="24"/>
          <w:szCs w:val="24"/>
        </w:rPr>
        <w:t>P</w:t>
      </w:r>
      <w:r w:rsidR="00E72952" w:rsidRPr="0065145A">
        <w:rPr>
          <w:rFonts w:ascii="Times New Roman" w:hAnsi="Times New Roman" w:cs="Times New Roman"/>
          <w:sz w:val="24"/>
          <w:szCs w:val="24"/>
        </w:rPr>
        <w:t xml:space="preserve">otential value, </w:t>
      </w:r>
      <w:r w:rsidR="006F0EB1" w:rsidRPr="0065145A">
        <w:rPr>
          <w:rFonts w:ascii="Times New Roman" w:hAnsi="Times New Roman" w:cs="Times New Roman"/>
          <w:sz w:val="24"/>
          <w:szCs w:val="24"/>
        </w:rPr>
        <w:t>F</w:t>
      </w:r>
      <w:r w:rsidR="00E72952" w:rsidRPr="0065145A">
        <w:rPr>
          <w:rFonts w:ascii="Times New Roman" w:hAnsi="Times New Roman" w:cs="Times New Roman"/>
          <w:sz w:val="24"/>
          <w:szCs w:val="24"/>
        </w:rPr>
        <w:t xml:space="preserve">amiliarity and </w:t>
      </w:r>
      <w:r w:rsidR="006F0EB1" w:rsidRPr="0065145A">
        <w:rPr>
          <w:rFonts w:ascii="Times New Roman" w:hAnsi="Times New Roman" w:cs="Times New Roman"/>
          <w:sz w:val="24"/>
          <w:szCs w:val="24"/>
        </w:rPr>
        <w:t>C</w:t>
      </w:r>
      <w:r w:rsidR="00E72952" w:rsidRPr="0065145A">
        <w:rPr>
          <w:rFonts w:ascii="Times New Roman" w:hAnsi="Times New Roman" w:cs="Times New Roman"/>
          <w:sz w:val="24"/>
          <w:szCs w:val="24"/>
        </w:rPr>
        <w:t>larity)</w:t>
      </w:r>
      <w:r w:rsidR="00D05A81" w:rsidRPr="0065145A">
        <w:rPr>
          <w:rFonts w:ascii="Times New Roman" w:hAnsi="Times New Roman" w:cs="Times New Roman"/>
          <w:sz w:val="24"/>
          <w:szCs w:val="24"/>
        </w:rPr>
        <w:t xml:space="preserve">. </w:t>
      </w:r>
      <w:r w:rsidR="006F0EB1" w:rsidRPr="0065145A">
        <w:rPr>
          <w:rFonts w:ascii="Times New Roman" w:hAnsi="Times New Roman" w:cs="Times New Roman"/>
          <w:sz w:val="24"/>
          <w:szCs w:val="24"/>
        </w:rPr>
        <w:t>Once</w:t>
      </w:r>
      <w:r w:rsidR="00D05A81" w:rsidRPr="0065145A">
        <w:rPr>
          <w:rFonts w:ascii="Times New Roman" w:hAnsi="Times New Roman" w:cs="Times New Roman"/>
          <w:sz w:val="24"/>
          <w:szCs w:val="24"/>
        </w:rPr>
        <w:t xml:space="preserve"> the user </w:t>
      </w:r>
      <w:r w:rsidR="00A818D6" w:rsidRPr="0065145A">
        <w:rPr>
          <w:rFonts w:ascii="Times New Roman" w:hAnsi="Times New Roman" w:cs="Times New Roman"/>
          <w:sz w:val="24"/>
          <w:szCs w:val="24"/>
        </w:rPr>
        <w:t>submits</w:t>
      </w:r>
      <w:r w:rsidR="00D05A81" w:rsidRPr="0065145A">
        <w:rPr>
          <w:rFonts w:ascii="Times New Roman" w:hAnsi="Times New Roman" w:cs="Times New Roman"/>
          <w:sz w:val="24"/>
          <w:szCs w:val="24"/>
        </w:rPr>
        <w:t xml:space="preserve"> the score </w:t>
      </w:r>
      <w:r w:rsidR="006F0EB1" w:rsidRPr="0065145A">
        <w:rPr>
          <w:rFonts w:ascii="Times New Roman" w:hAnsi="Times New Roman" w:cs="Times New Roman"/>
          <w:sz w:val="24"/>
          <w:szCs w:val="24"/>
        </w:rPr>
        <w:t>for</w:t>
      </w:r>
      <w:r w:rsidR="00D05A81" w:rsidRPr="0065145A">
        <w:rPr>
          <w:rFonts w:ascii="Times New Roman" w:hAnsi="Times New Roman" w:cs="Times New Roman"/>
          <w:sz w:val="24"/>
          <w:szCs w:val="24"/>
        </w:rPr>
        <w:t xml:space="preserve"> each dimension</w:t>
      </w:r>
      <w:r w:rsidR="000307C0" w:rsidRPr="0065145A">
        <w:rPr>
          <w:rFonts w:ascii="Times New Roman" w:hAnsi="Times New Roman" w:cs="Times New Roman"/>
          <w:sz w:val="24"/>
          <w:szCs w:val="24"/>
        </w:rPr>
        <w:t xml:space="preserve">, the worthiness score </w:t>
      </w:r>
      <w:r w:rsidR="00E03A44" w:rsidRPr="0065145A">
        <w:rPr>
          <w:rFonts w:ascii="Times New Roman" w:hAnsi="Times New Roman" w:cs="Times New Roman"/>
          <w:sz w:val="24"/>
          <w:szCs w:val="24"/>
        </w:rPr>
        <w:t xml:space="preserve">will be </w:t>
      </w:r>
      <w:r w:rsidR="00AD72EF" w:rsidRPr="0065145A">
        <w:rPr>
          <w:rFonts w:ascii="Times New Roman" w:hAnsi="Times New Roman" w:cs="Times New Roman"/>
          <w:sz w:val="24"/>
          <w:szCs w:val="24"/>
        </w:rPr>
        <w:t xml:space="preserve">displayed </w:t>
      </w:r>
      <w:r w:rsidR="00E31431" w:rsidRPr="0065145A">
        <w:rPr>
          <w:rFonts w:ascii="Times New Roman" w:hAnsi="Times New Roman" w:cs="Times New Roman"/>
          <w:sz w:val="24"/>
          <w:szCs w:val="24"/>
        </w:rPr>
        <w:t>with a color-coded indicator of its importance (red for high, orange for moderate, and green for low).</w:t>
      </w:r>
    </w:p>
    <w:p w14:paraId="040FF7BB" w14:textId="36B26EE6" w:rsidR="00C14AE5" w:rsidRPr="0065145A" w:rsidRDefault="00C14AE5" w:rsidP="00C14AE5">
      <w:pPr>
        <w:ind w:left="284"/>
        <w:jc w:val="both"/>
        <w:rPr>
          <w:rFonts w:ascii="Times New Roman" w:hAnsi="Times New Roman" w:cs="Times New Roman"/>
          <w:sz w:val="24"/>
          <w:szCs w:val="24"/>
        </w:rPr>
      </w:pPr>
      <w:r w:rsidRPr="0065145A">
        <w:rPr>
          <w:rFonts w:ascii="Times New Roman" w:hAnsi="Times New Roman" w:cs="Times New Roman"/>
          <w:b/>
          <w:bCs/>
          <w:sz w:val="24"/>
          <w:szCs w:val="24"/>
        </w:rPr>
        <w:t>User Story 2:</w:t>
      </w:r>
      <w:r w:rsidRPr="0065145A">
        <w:rPr>
          <w:rFonts w:ascii="Times New Roman" w:hAnsi="Times New Roman" w:cs="Times New Roman"/>
          <w:sz w:val="24"/>
          <w:szCs w:val="24"/>
        </w:rPr>
        <w:t xml:space="preserve"> It does not require any design as it has form for setting the dimension already been designed in the previous sprint.</w:t>
      </w:r>
    </w:p>
    <w:p w14:paraId="739F7FB8" w14:textId="349561D7" w:rsidR="00C14AE5" w:rsidRPr="0065145A" w:rsidRDefault="00C14AE5" w:rsidP="00C14AE5">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rPr>
        <w:t>User Story 3: Reset button creation</w:t>
      </w:r>
      <w:r w:rsidR="00BE1939" w:rsidRPr="0065145A">
        <w:rPr>
          <w:rFonts w:ascii="Times New Roman" w:hAnsi="Times New Roman" w:cs="Times New Roman"/>
          <w:sz w:val="24"/>
          <w:szCs w:val="24"/>
        </w:rPr>
        <w:t xml:space="preserve"> </w:t>
      </w:r>
      <w:r w:rsidR="00BE1939" w:rsidRPr="0065145A">
        <w:rPr>
          <w:rFonts w:ascii="Times New Roman" w:eastAsiaTheme="minorEastAsia" w:hAnsi="Times New Roman" w:cs="Times New Roman"/>
          <w:bCs/>
          <w:sz w:val="24"/>
          <w:szCs w:val="24"/>
        </w:rPr>
        <w:t xml:space="preserve">– </w:t>
      </w:r>
      <w:r w:rsidRPr="0065145A">
        <w:rPr>
          <w:rFonts w:ascii="Times New Roman" w:hAnsi="Times New Roman" w:cs="Times New Roman"/>
          <w:sz w:val="24"/>
          <w:szCs w:val="24"/>
        </w:rPr>
        <w:t>create a “Reset” button next to the “worthiness score value”, so that allows the user to reset the worthiness score to “not estimate!”.</w:t>
      </w:r>
    </w:p>
    <w:p w14:paraId="6C553D9F" w14:textId="598506BA" w:rsidR="00E717CD" w:rsidRPr="0065145A" w:rsidRDefault="00E717CD" w:rsidP="00E717CD">
      <w:pPr>
        <w:jc w:val="both"/>
        <w:rPr>
          <w:rFonts w:ascii="Times New Roman" w:hAnsi="Times New Roman" w:cs="Times New Roman"/>
          <w:b/>
          <w:sz w:val="24"/>
          <w:szCs w:val="24"/>
        </w:rPr>
      </w:pPr>
      <w:r w:rsidRPr="0065145A">
        <w:rPr>
          <w:rFonts w:ascii="Times New Roman" w:hAnsi="Times New Roman" w:cs="Times New Roman"/>
          <w:b/>
          <w:sz w:val="24"/>
          <w:szCs w:val="24"/>
        </w:rPr>
        <w:t>Development of the User Stories:</w:t>
      </w:r>
    </w:p>
    <w:p w14:paraId="56F46FB2" w14:textId="334A0A20" w:rsidR="004414F3" w:rsidRPr="0065145A" w:rsidRDefault="00E717CD" w:rsidP="00E717CD">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rPr>
        <w:t xml:space="preserve">User Story 1: </w:t>
      </w:r>
      <w:r w:rsidR="00DF3358" w:rsidRPr="0065145A">
        <w:rPr>
          <w:rFonts w:ascii="Times New Roman" w:hAnsi="Times New Roman" w:cs="Times New Roman"/>
          <w:b/>
          <w:bCs/>
          <w:sz w:val="24"/>
          <w:szCs w:val="24"/>
        </w:rPr>
        <w:t>Popup</w:t>
      </w:r>
      <w:r w:rsidR="004414F3" w:rsidRPr="0065145A">
        <w:rPr>
          <w:rFonts w:ascii="Times New Roman" w:hAnsi="Times New Roman" w:cs="Times New Roman"/>
          <w:b/>
          <w:bCs/>
          <w:sz w:val="24"/>
          <w:szCs w:val="24"/>
        </w:rPr>
        <w:t xml:space="preserve"> component </w:t>
      </w:r>
      <w:r w:rsidR="001B64DB" w:rsidRPr="0065145A">
        <w:rPr>
          <w:rFonts w:ascii="Times New Roman" w:hAnsi="Times New Roman" w:cs="Times New Roman"/>
          <w:b/>
          <w:bCs/>
          <w:sz w:val="24"/>
          <w:szCs w:val="24"/>
        </w:rPr>
        <w:t xml:space="preserve">and Card-buttons component </w:t>
      </w:r>
      <w:r w:rsidR="004414F3" w:rsidRPr="0065145A">
        <w:rPr>
          <w:rFonts w:ascii="Times New Roman" w:hAnsi="Times New Roman" w:cs="Times New Roman"/>
          <w:b/>
          <w:bCs/>
          <w:sz w:val="24"/>
          <w:szCs w:val="24"/>
        </w:rPr>
        <w:t xml:space="preserve">creation </w:t>
      </w:r>
      <w:r w:rsidR="003D4D3D" w:rsidRPr="0065145A">
        <w:rPr>
          <w:rFonts w:ascii="Times New Roman" w:hAnsi="Times New Roman" w:cs="Times New Roman"/>
          <w:b/>
          <w:bCs/>
          <w:sz w:val="24"/>
          <w:szCs w:val="24"/>
        </w:rPr>
        <w:t>–</w:t>
      </w:r>
      <w:r w:rsidR="001B64DB" w:rsidRPr="0065145A">
        <w:rPr>
          <w:rFonts w:ascii="Times New Roman" w:hAnsi="Times New Roman" w:cs="Times New Roman"/>
          <w:b/>
          <w:bCs/>
          <w:sz w:val="24"/>
          <w:szCs w:val="24"/>
        </w:rPr>
        <w:t xml:space="preserve"> </w:t>
      </w:r>
      <w:r w:rsidR="003D4D3D" w:rsidRPr="0065145A">
        <w:rPr>
          <w:rFonts w:ascii="Times New Roman" w:hAnsi="Times New Roman" w:cs="Times New Roman"/>
          <w:sz w:val="24"/>
          <w:szCs w:val="24"/>
        </w:rPr>
        <w:t xml:space="preserve">create a Card-buttons component </w:t>
      </w:r>
      <w:r w:rsidR="00A4050D" w:rsidRPr="0065145A">
        <w:rPr>
          <w:rFonts w:ascii="Times New Roman" w:hAnsi="Times New Roman" w:cs="Times New Roman"/>
          <w:sz w:val="24"/>
          <w:szCs w:val="24"/>
        </w:rPr>
        <w:t>that, when clicked, triggers a popup with a form containing three distinct fields which represent potential value, familiarity, and clarity.</w:t>
      </w:r>
      <w:r w:rsidR="00A4050D" w:rsidRPr="0065145A">
        <w:rPr>
          <w:rFonts w:ascii="Times New Roman" w:hAnsi="Times New Roman" w:cs="Times New Roman"/>
        </w:rPr>
        <w:t xml:space="preserve"> </w:t>
      </w:r>
      <w:r w:rsidR="00A4050D" w:rsidRPr="0065145A">
        <w:rPr>
          <w:rFonts w:ascii="Times New Roman" w:hAnsi="Times New Roman" w:cs="Times New Roman"/>
          <w:sz w:val="24"/>
          <w:szCs w:val="24"/>
        </w:rPr>
        <w:t>In addition, each field will have 10 buttons numbered 1-10. When one of these buttons is clicked, the corresponding field will be updated.</w:t>
      </w:r>
    </w:p>
    <w:p w14:paraId="41507D6A" w14:textId="14F4F8E5" w:rsidR="00725BE5" w:rsidRPr="0065145A" w:rsidRDefault="00E717CD" w:rsidP="000C3C45">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rPr>
        <w:t>User Story 2:</w:t>
      </w:r>
      <w:r w:rsidR="00725BE5" w:rsidRPr="0065145A">
        <w:rPr>
          <w:rFonts w:ascii="Times New Roman" w:hAnsi="Times New Roman" w:cs="Times New Roman"/>
          <w:b/>
          <w:bCs/>
          <w:sz w:val="24"/>
          <w:szCs w:val="24"/>
        </w:rPr>
        <w:t xml:space="preserve"> </w:t>
      </w:r>
      <w:r w:rsidR="00B263BB" w:rsidRPr="0065145A">
        <w:rPr>
          <w:rFonts w:ascii="Times New Roman" w:hAnsi="Times New Roman" w:cs="Times New Roman"/>
          <w:b/>
          <w:bCs/>
          <w:sz w:val="24"/>
          <w:szCs w:val="24"/>
        </w:rPr>
        <w:t xml:space="preserve">Enable to modify the </w:t>
      </w:r>
      <w:r w:rsidR="00725BE5" w:rsidRPr="0065145A">
        <w:rPr>
          <w:rFonts w:ascii="Times New Roman" w:hAnsi="Times New Roman" w:cs="Times New Roman"/>
          <w:b/>
          <w:bCs/>
          <w:sz w:val="24"/>
          <w:szCs w:val="24"/>
        </w:rPr>
        <w:t xml:space="preserve">dimensions scores </w:t>
      </w:r>
      <w:r w:rsidR="00725BE5" w:rsidRPr="0065145A">
        <w:rPr>
          <w:rFonts w:ascii="Times New Roman" w:eastAsiaTheme="minorEastAsia" w:hAnsi="Times New Roman" w:cs="Times New Roman"/>
          <w:bCs/>
          <w:sz w:val="24"/>
          <w:szCs w:val="24"/>
        </w:rPr>
        <w:t xml:space="preserve">– display the current score of </w:t>
      </w:r>
      <w:r w:rsidR="00275211" w:rsidRPr="0065145A">
        <w:rPr>
          <w:rFonts w:ascii="Times New Roman" w:eastAsiaTheme="minorEastAsia" w:hAnsi="Times New Roman" w:cs="Times New Roman"/>
          <w:bCs/>
          <w:sz w:val="24"/>
          <w:szCs w:val="24"/>
        </w:rPr>
        <w:t xml:space="preserve">each </w:t>
      </w:r>
      <w:r w:rsidR="00275211" w:rsidRPr="0065145A">
        <w:rPr>
          <w:rFonts w:ascii="Times New Roman" w:hAnsi="Times New Roman" w:cs="Times New Roman"/>
          <w:sz w:val="24"/>
          <w:szCs w:val="24"/>
        </w:rPr>
        <w:t>dimension</w:t>
      </w:r>
      <w:r w:rsidR="00826A7B" w:rsidRPr="0065145A">
        <w:rPr>
          <w:rFonts w:ascii="Times New Roman" w:hAnsi="Times New Roman" w:cs="Times New Roman"/>
          <w:sz w:val="24"/>
          <w:szCs w:val="24"/>
        </w:rPr>
        <w:t xml:space="preserve"> and enable the user to modify the scores by entering a </w:t>
      </w:r>
      <w:proofErr w:type="gramStart"/>
      <w:r w:rsidR="00826A7B" w:rsidRPr="0065145A">
        <w:rPr>
          <w:rFonts w:ascii="Times New Roman" w:hAnsi="Times New Roman" w:cs="Times New Roman"/>
          <w:sz w:val="24"/>
          <w:szCs w:val="24"/>
        </w:rPr>
        <w:t>new values</w:t>
      </w:r>
      <w:proofErr w:type="gramEnd"/>
      <w:r w:rsidR="00826A7B" w:rsidRPr="0065145A">
        <w:rPr>
          <w:rFonts w:ascii="Times New Roman" w:hAnsi="Times New Roman" w:cs="Times New Roman"/>
          <w:sz w:val="24"/>
          <w:szCs w:val="24"/>
        </w:rPr>
        <w:t>.</w:t>
      </w:r>
      <w:r w:rsidR="00587561" w:rsidRPr="0065145A">
        <w:rPr>
          <w:rFonts w:ascii="Times New Roman" w:hAnsi="Times New Roman" w:cs="Times New Roman"/>
          <w:sz w:val="24"/>
          <w:szCs w:val="24"/>
        </w:rPr>
        <w:t xml:space="preserve"> Also</w:t>
      </w:r>
      <w:r w:rsidR="00CE72BB" w:rsidRPr="0065145A">
        <w:rPr>
          <w:rFonts w:ascii="Times New Roman" w:hAnsi="Times New Roman" w:cs="Times New Roman"/>
          <w:sz w:val="24"/>
          <w:szCs w:val="24"/>
        </w:rPr>
        <w:t xml:space="preserve"> </w:t>
      </w:r>
      <w:r w:rsidR="00587561" w:rsidRPr="0065145A">
        <w:rPr>
          <w:rFonts w:ascii="Times New Roman" w:hAnsi="Times New Roman" w:cs="Times New Roman"/>
          <w:sz w:val="24"/>
          <w:szCs w:val="24"/>
        </w:rPr>
        <w:t>c</w:t>
      </w:r>
      <w:r w:rsidR="00CE72BB" w:rsidRPr="0065145A">
        <w:rPr>
          <w:rFonts w:ascii="Times New Roman" w:hAnsi="Times New Roman" w:cs="Times New Roman"/>
          <w:sz w:val="24"/>
          <w:szCs w:val="24"/>
        </w:rPr>
        <w:t xml:space="preserve">reate a button </w:t>
      </w:r>
      <w:r w:rsidR="003E2F48" w:rsidRPr="0065145A">
        <w:rPr>
          <w:rFonts w:ascii="Times New Roman" w:hAnsi="Times New Roman" w:cs="Times New Roman"/>
          <w:sz w:val="24"/>
          <w:szCs w:val="24"/>
        </w:rPr>
        <w:t xml:space="preserve">labeled </w:t>
      </w:r>
      <w:r w:rsidR="00587561" w:rsidRPr="0065145A">
        <w:rPr>
          <w:rFonts w:ascii="Times New Roman" w:hAnsi="Times New Roman" w:cs="Times New Roman"/>
          <w:sz w:val="24"/>
          <w:szCs w:val="24"/>
        </w:rPr>
        <w:t>“Save” to enable the user to save the modified score.</w:t>
      </w:r>
    </w:p>
    <w:p w14:paraId="3A71DDF2" w14:textId="1A2EE3F4" w:rsidR="00587561" w:rsidRPr="0065145A" w:rsidRDefault="002B5FB0" w:rsidP="000C3C45">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rPr>
        <w:lastRenderedPageBreak/>
        <w:t xml:space="preserve">User Story 3: </w:t>
      </w:r>
      <w:r w:rsidR="00587561" w:rsidRPr="0065145A">
        <w:rPr>
          <w:rFonts w:ascii="Times New Roman" w:hAnsi="Times New Roman" w:cs="Times New Roman"/>
          <w:b/>
          <w:bCs/>
          <w:sz w:val="24"/>
          <w:szCs w:val="24"/>
        </w:rPr>
        <w:t xml:space="preserve">Card-buttons component creation </w:t>
      </w:r>
      <w:r w:rsidR="006D2A6A" w:rsidRPr="0065145A">
        <w:rPr>
          <w:rFonts w:ascii="Times New Roman" w:eastAsiaTheme="minorEastAsia" w:hAnsi="Times New Roman" w:cs="Times New Roman"/>
          <w:bCs/>
          <w:sz w:val="24"/>
          <w:szCs w:val="24"/>
        </w:rPr>
        <w:t xml:space="preserve">– </w:t>
      </w:r>
      <w:r w:rsidR="006D2A6A" w:rsidRPr="0065145A">
        <w:rPr>
          <w:rFonts w:ascii="Times New Roman" w:hAnsi="Times New Roman" w:cs="Times New Roman"/>
          <w:sz w:val="24"/>
          <w:szCs w:val="24"/>
        </w:rPr>
        <w:t>C</w:t>
      </w:r>
      <w:r w:rsidR="00E15DD1" w:rsidRPr="0065145A">
        <w:rPr>
          <w:rFonts w:ascii="Times New Roman" w:hAnsi="Times New Roman" w:cs="Times New Roman"/>
          <w:sz w:val="24"/>
          <w:szCs w:val="24"/>
        </w:rPr>
        <w:t xml:space="preserve">reate a Card-buttons component </w:t>
      </w:r>
      <w:r w:rsidR="00CF14EF" w:rsidRPr="0065145A">
        <w:rPr>
          <w:rFonts w:ascii="Times New Roman" w:hAnsi="Times New Roman" w:cs="Times New Roman"/>
          <w:sz w:val="24"/>
          <w:szCs w:val="24"/>
        </w:rPr>
        <w:t xml:space="preserve">labeled </w:t>
      </w:r>
      <w:r w:rsidR="00E15DD1" w:rsidRPr="0065145A">
        <w:rPr>
          <w:rFonts w:ascii="Times New Roman" w:hAnsi="Times New Roman" w:cs="Times New Roman"/>
          <w:sz w:val="24"/>
          <w:szCs w:val="24"/>
        </w:rPr>
        <w:t>“Reset” that, when clicked,</w:t>
      </w:r>
      <w:r w:rsidR="00977DDF" w:rsidRPr="0065145A">
        <w:rPr>
          <w:rFonts w:ascii="Times New Roman" w:hAnsi="Times New Roman" w:cs="Times New Roman"/>
          <w:sz w:val="24"/>
          <w:szCs w:val="24"/>
        </w:rPr>
        <w:t xml:space="preserve"> it will reset </w:t>
      </w:r>
      <w:r w:rsidR="006D2A6A" w:rsidRPr="0065145A">
        <w:rPr>
          <w:rFonts w:ascii="Times New Roman" w:hAnsi="Times New Roman" w:cs="Times New Roman"/>
          <w:sz w:val="24"/>
          <w:szCs w:val="24"/>
        </w:rPr>
        <w:t xml:space="preserve">the worthiness score along with score of </w:t>
      </w:r>
      <w:r w:rsidR="003E2F48" w:rsidRPr="0065145A">
        <w:rPr>
          <w:rFonts w:ascii="Times New Roman" w:hAnsi="Times New Roman" w:cs="Times New Roman"/>
          <w:sz w:val="24"/>
          <w:szCs w:val="24"/>
        </w:rPr>
        <w:t>each</w:t>
      </w:r>
      <w:r w:rsidR="006D2A6A" w:rsidRPr="0065145A">
        <w:rPr>
          <w:rFonts w:ascii="Times New Roman" w:hAnsi="Times New Roman" w:cs="Times New Roman"/>
          <w:sz w:val="24"/>
          <w:szCs w:val="24"/>
        </w:rPr>
        <w:t xml:space="preserve"> dimension.</w:t>
      </w:r>
    </w:p>
    <w:p w14:paraId="3F3314B6" w14:textId="5F5FE3E3" w:rsidR="00DD0E8F" w:rsidRPr="0065145A" w:rsidRDefault="00DD0E8F" w:rsidP="000C3C45">
      <w:pPr>
        <w:ind w:left="284"/>
        <w:jc w:val="both"/>
        <w:rPr>
          <w:rFonts w:ascii="Times New Roman" w:hAnsi="Times New Roman" w:cs="Times New Roman"/>
          <w:b/>
          <w:sz w:val="24"/>
          <w:szCs w:val="24"/>
        </w:rPr>
      </w:pPr>
      <w:r w:rsidRPr="0065145A">
        <w:rPr>
          <w:rFonts w:ascii="Times New Roman" w:hAnsi="Times New Roman" w:cs="Times New Roman"/>
          <w:b/>
          <w:sz w:val="24"/>
          <w:szCs w:val="24"/>
        </w:rPr>
        <w:t>Test of the User Stories:</w:t>
      </w:r>
    </w:p>
    <w:p w14:paraId="25AE569F" w14:textId="476BCA34" w:rsidR="00DD0E8F" w:rsidRPr="0065145A" w:rsidRDefault="00DD0E8F" w:rsidP="00DD0E8F">
      <w:pPr>
        <w:ind w:left="284"/>
        <w:jc w:val="both"/>
        <w:rPr>
          <w:rFonts w:ascii="Times New Roman" w:eastAsiaTheme="minorEastAsia" w:hAnsi="Times New Roman" w:cs="Times New Roman"/>
          <w:bCs/>
          <w:sz w:val="24"/>
          <w:szCs w:val="24"/>
        </w:rPr>
      </w:pPr>
      <w:r w:rsidRPr="0065145A">
        <w:rPr>
          <w:rFonts w:ascii="Times New Roman" w:hAnsi="Times New Roman" w:cs="Times New Roman"/>
          <w:b/>
          <w:bCs/>
          <w:sz w:val="24"/>
          <w:szCs w:val="24"/>
        </w:rPr>
        <w:t xml:space="preserve">User Story 1: </w:t>
      </w:r>
    </w:p>
    <w:p w14:paraId="689C7371" w14:textId="488E9518" w:rsidR="00BC3DB9" w:rsidRPr="0065145A" w:rsidRDefault="00BC3DB9"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Verify that a user </w:t>
      </w:r>
      <w:proofErr w:type="gramStart"/>
      <w:r w:rsidRPr="0065145A">
        <w:rPr>
          <w:rFonts w:ascii="Times New Roman" w:hAnsi="Times New Roman" w:cs="Times New Roman"/>
          <w:sz w:val="24"/>
          <w:szCs w:val="24"/>
        </w:rPr>
        <w:t>is able to</w:t>
      </w:r>
      <w:proofErr w:type="gramEnd"/>
      <w:r w:rsidRPr="0065145A">
        <w:rPr>
          <w:rFonts w:ascii="Times New Roman" w:hAnsi="Times New Roman" w:cs="Times New Roman"/>
          <w:sz w:val="24"/>
          <w:szCs w:val="24"/>
        </w:rPr>
        <w:t xml:space="preserve"> assign a score to each dimension of a user story.</w:t>
      </w:r>
    </w:p>
    <w:p w14:paraId="1EDC0F34" w14:textId="20FA9296" w:rsidR="00BC3DB9" w:rsidRPr="0065145A" w:rsidRDefault="00BC3DB9"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Test Case 2: Verify that the worthiness score is calculated correctly based on the scores assigned to each dimension.</w:t>
      </w:r>
    </w:p>
    <w:p w14:paraId="5EBE715F" w14:textId="47D6484D" w:rsidR="00BC3DB9" w:rsidRPr="0065145A" w:rsidRDefault="00BC3DB9"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Test Case 3: Verify that the user is unable to submit the worthiness score calculation if any dimension score is missing.</w:t>
      </w:r>
    </w:p>
    <w:p w14:paraId="4C5C627D" w14:textId="2FAD7E3B" w:rsidR="000C3C45" w:rsidRPr="0065145A" w:rsidRDefault="00DD0E8F" w:rsidP="00DD0E8F">
      <w:pPr>
        <w:ind w:left="284"/>
        <w:jc w:val="both"/>
        <w:rPr>
          <w:rFonts w:ascii="Times New Roman" w:eastAsiaTheme="minorEastAsia" w:hAnsi="Times New Roman" w:cs="Times New Roman"/>
          <w:bCs/>
          <w:sz w:val="24"/>
          <w:szCs w:val="24"/>
        </w:rPr>
      </w:pPr>
      <w:r w:rsidRPr="0065145A">
        <w:rPr>
          <w:rFonts w:ascii="Times New Roman" w:hAnsi="Times New Roman" w:cs="Times New Roman"/>
          <w:b/>
          <w:bCs/>
          <w:sz w:val="24"/>
          <w:szCs w:val="24"/>
        </w:rPr>
        <w:t>User Story 2</w:t>
      </w:r>
    </w:p>
    <w:p w14:paraId="422814EF" w14:textId="4FCE18B1" w:rsidR="00F23D20" w:rsidRPr="0065145A" w:rsidRDefault="00F23D20" w:rsidP="006C3EB9">
      <w:pPr>
        <w:pStyle w:val="ListParagraph"/>
        <w:numPr>
          <w:ilvl w:val="0"/>
          <w:numId w:val="16"/>
        </w:numPr>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Verify that a user </w:t>
      </w:r>
      <w:proofErr w:type="gramStart"/>
      <w:r w:rsidRPr="0065145A">
        <w:rPr>
          <w:rFonts w:ascii="Times New Roman" w:hAnsi="Times New Roman" w:cs="Times New Roman"/>
          <w:sz w:val="24"/>
          <w:szCs w:val="24"/>
        </w:rPr>
        <w:t>is able to</w:t>
      </w:r>
      <w:proofErr w:type="gramEnd"/>
      <w:r w:rsidRPr="0065145A">
        <w:rPr>
          <w:rFonts w:ascii="Times New Roman" w:hAnsi="Times New Roman" w:cs="Times New Roman"/>
          <w:sz w:val="24"/>
          <w:szCs w:val="24"/>
        </w:rPr>
        <w:t xml:space="preserve"> modify the score of a dimension after it has been set.</w:t>
      </w:r>
    </w:p>
    <w:p w14:paraId="16B7FD80" w14:textId="30961272" w:rsidR="00F23D20" w:rsidRPr="0065145A" w:rsidRDefault="00F23D20" w:rsidP="006C3EB9">
      <w:pPr>
        <w:pStyle w:val="ListParagraph"/>
        <w:numPr>
          <w:ilvl w:val="0"/>
          <w:numId w:val="16"/>
        </w:numPr>
        <w:jc w:val="both"/>
        <w:rPr>
          <w:rFonts w:ascii="Times New Roman" w:hAnsi="Times New Roman" w:cs="Times New Roman"/>
          <w:sz w:val="24"/>
          <w:szCs w:val="24"/>
        </w:rPr>
      </w:pPr>
      <w:r w:rsidRPr="0065145A">
        <w:rPr>
          <w:rFonts w:ascii="Times New Roman" w:hAnsi="Times New Roman" w:cs="Times New Roman"/>
          <w:sz w:val="24"/>
          <w:szCs w:val="24"/>
        </w:rPr>
        <w:t>Test Case 2: Verify that the worthiness score is updated correctly after the modification of a dimension score.</w:t>
      </w:r>
    </w:p>
    <w:p w14:paraId="78EC47B2" w14:textId="77777777" w:rsidR="00490F54" w:rsidRPr="0065145A" w:rsidRDefault="00DD0E8F" w:rsidP="000C3C45">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rPr>
        <w:t>User Story 3</w:t>
      </w:r>
      <w:r w:rsidR="00490F54" w:rsidRPr="0065145A">
        <w:rPr>
          <w:rFonts w:ascii="Times New Roman" w:hAnsi="Times New Roman" w:cs="Times New Roman"/>
          <w:b/>
          <w:bCs/>
          <w:sz w:val="24"/>
          <w:szCs w:val="24"/>
        </w:rPr>
        <w:t>:</w:t>
      </w:r>
    </w:p>
    <w:p w14:paraId="119CB751" w14:textId="77777777" w:rsidR="00490F54" w:rsidRPr="0065145A" w:rsidRDefault="00490F54" w:rsidP="006C3EB9">
      <w:pPr>
        <w:pStyle w:val="ListParagraph"/>
        <w:numPr>
          <w:ilvl w:val="0"/>
          <w:numId w:val="17"/>
        </w:numPr>
        <w:autoSpaceDE w:val="0"/>
        <w:autoSpaceDN w:val="0"/>
        <w:adjustRightInd w:val="0"/>
        <w:ind w:left="992"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Verify that a user </w:t>
      </w:r>
      <w:proofErr w:type="gramStart"/>
      <w:r w:rsidRPr="0065145A">
        <w:rPr>
          <w:rFonts w:ascii="Times New Roman" w:hAnsi="Times New Roman" w:cs="Times New Roman"/>
          <w:sz w:val="24"/>
          <w:szCs w:val="24"/>
        </w:rPr>
        <w:t>is able to</w:t>
      </w:r>
      <w:proofErr w:type="gramEnd"/>
      <w:r w:rsidRPr="0065145A">
        <w:rPr>
          <w:rFonts w:ascii="Times New Roman" w:hAnsi="Times New Roman" w:cs="Times New Roman"/>
          <w:sz w:val="24"/>
          <w:szCs w:val="24"/>
        </w:rPr>
        <w:t xml:space="preserve"> reset the worthiness score of a user story.</w:t>
      </w:r>
    </w:p>
    <w:p w14:paraId="7888BB5F" w14:textId="02304A3D" w:rsidR="00490F54" w:rsidRPr="0065145A" w:rsidRDefault="00490F54" w:rsidP="006C3EB9">
      <w:pPr>
        <w:pStyle w:val="ListParagraph"/>
        <w:numPr>
          <w:ilvl w:val="0"/>
          <w:numId w:val="17"/>
        </w:numPr>
        <w:autoSpaceDE w:val="0"/>
        <w:autoSpaceDN w:val="0"/>
        <w:adjustRightInd w:val="0"/>
        <w:ind w:left="992"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Test Case 2: Verify that the worthiness score is reset to zero after the reset action</w:t>
      </w:r>
      <w:r w:rsidRPr="0065145A">
        <w:rPr>
          <w:rFonts w:ascii="Times New Roman" w:eastAsiaTheme="minorHAnsi" w:hAnsi="Times New Roman" w:cs="Times New Roman"/>
          <w:sz w:val="24"/>
          <w:szCs w:val="24"/>
        </w:rPr>
        <w:t>.</w:t>
      </w:r>
    </w:p>
    <w:p w14:paraId="080F9FDB" w14:textId="771194DC" w:rsidR="006A12AF" w:rsidRPr="0065145A" w:rsidRDefault="006A12AF" w:rsidP="00490F54">
      <w:pPr>
        <w:rPr>
          <w:rFonts w:ascii="Times New Roman" w:hAnsi="Times New Roman" w:cs="Times New Roman"/>
          <w:b/>
          <w:sz w:val="28"/>
          <w:szCs w:val="28"/>
        </w:rPr>
      </w:pPr>
      <w:r w:rsidRPr="0065145A">
        <w:rPr>
          <w:rFonts w:ascii="Times New Roman" w:hAnsi="Times New Roman" w:cs="Times New Roman"/>
          <w:b/>
          <w:sz w:val="28"/>
          <w:szCs w:val="28"/>
        </w:rPr>
        <w:t xml:space="preserve">Sprint </w:t>
      </w:r>
      <w:r w:rsidR="00921650" w:rsidRPr="0065145A">
        <w:rPr>
          <w:rFonts w:ascii="Times New Roman" w:hAnsi="Times New Roman" w:cs="Times New Roman"/>
          <w:b/>
          <w:sz w:val="28"/>
          <w:szCs w:val="28"/>
        </w:rPr>
        <w:t>3</w:t>
      </w:r>
      <w:r w:rsidRPr="0065145A">
        <w:rPr>
          <w:rFonts w:ascii="Times New Roman" w:hAnsi="Times New Roman" w:cs="Times New Roman"/>
          <w:b/>
          <w:sz w:val="28"/>
          <w:szCs w:val="28"/>
        </w:rPr>
        <w:t>:</w:t>
      </w:r>
      <w:r w:rsidR="004E385D" w:rsidRPr="0065145A">
        <w:rPr>
          <w:rFonts w:ascii="Times New Roman" w:hAnsi="Times New Roman" w:cs="Times New Roman"/>
          <w:b/>
          <w:sz w:val="28"/>
          <w:szCs w:val="28"/>
        </w:rPr>
        <w:t xml:space="preserve"> </w:t>
      </w:r>
    </w:p>
    <w:p w14:paraId="25EE87C2" w14:textId="1972590E" w:rsidR="00AF1884" w:rsidRPr="0065145A" w:rsidRDefault="00BC26F3" w:rsidP="00AF1884">
      <w:pPr>
        <w:jc w:val="both"/>
        <w:rPr>
          <w:rFonts w:ascii="Times New Roman" w:eastAsiaTheme="minorEastAsia" w:hAnsi="Times New Roman" w:cs="Times New Roman"/>
          <w:bCs/>
          <w:sz w:val="24"/>
          <w:szCs w:val="24"/>
        </w:rPr>
      </w:pPr>
      <w:r w:rsidRPr="0065145A">
        <w:rPr>
          <w:rFonts w:ascii="Times New Roman" w:eastAsiaTheme="minorEastAsia" w:hAnsi="Times New Roman" w:cs="Times New Roman"/>
          <w:bCs/>
          <w:sz w:val="24"/>
          <w:szCs w:val="24"/>
        </w:rPr>
        <w:t>The</w:t>
      </w:r>
      <w:r w:rsidR="00AF1884" w:rsidRPr="0065145A">
        <w:rPr>
          <w:rFonts w:ascii="Times New Roman" w:eastAsiaTheme="minorEastAsia" w:hAnsi="Times New Roman" w:cs="Times New Roman"/>
          <w:bCs/>
          <w:sz w:val="24"/>
          <w:szCs w:val="24"/>
        </w:rPr>
        <w:t xml:space="preserve"> third iteration of the power-up development </w:t>
      </w:r>
      <w:r w:rsidRPr="0065145A">
        <w:rPr>
          <w:rFonts w:ascii="Times New Roman" w:eastAsiaTheme="minorEastAsia" w:hAnsi="Times New Roman" w:cs="Times New Roman"/>
          <w:bCs/>
          <w:sz w:val="24"/>
          <w:szCs w:val="24"/>
        </w:rPr>
        <w:t>focuses</w:t>
      </w:r>
      <w:r w:rsidR="003850D5" w:rsidRPr="0065145A">
        <w:rPr>
          <w:rFonts w:ascii="Times New Roman" w:eastAsiaTheme="minorEastAsia" w:hAnsi="Times New Roman" w:cs="Times New Roman"/>
          <w:bCs/>
          <w:sz w:val="24"/>
          <w:szCs w:val="24"/>
        </w:rPr>
        <w:t xml:space="preserve"> on</w:t>
      </w:r>
      <w:r w:rsidR="00D40511" w:rsidRPr="0065145A">
        <w:rPr>
          <w:rFonts w:ascii="Times New Roman" w:eastAsiaTheme="minorEastAsia" w:hAnsi="Times New Roman" w:cs="Times New Roman"/>
          <w:bCs/>
          <w:sz w:val="24"/>
          <w:szCs w:val="24"/>
        </w:rPr>
        <w:t xml:space="preserve"> </w:t>
      </w:r>
      <w:r w:rsidR="003850D5" w:rsidRPr="0065145A">
        <w:rPr>
          <w:rFonts w:ascii="Times New Roman" w:eastAsiaTheme="minorEastAsia" w:hAnsi="Times New Roman" w:cs="Times New Roman"/>
          <w:bCs/>
          <w:sz w:val="24"/>
          <w:szCs w:val="24"/>
        </w:rPr>
        <w:t>improving</w:t>
      </w:r>
      <w:r w:rsidR="00D40511" w:rsidRPr="0065145A">
        <w:rPr>
          <w:rFonts w:ascii="Times New Roman" w:eastAsiaTheme="minorEastAsia" w:hAnsi="Times New Roman" w:cs="Times New Roman"/>
          <w:bCs/>
          <w:sz w:val="24"/>
          <w:szCs w:val="24"/>
        </w:rPr>
        <w:t xml:space="preserve"> the user experience by providing more information and choices for users </w:t>
      </w:r>
      <w:proofErr w:type="gramStart"/>
      <w:r w:rsidR="00AC2562" w:rsidRPr="0065145A">
        <w:rPr>
          <w:rFonts w:ascii="Times New Roman" w:eastAsiaTheme="minorEastAsia" w:hAnsi="Times New Roman" w:cs="Times New Roman"/>
          <w:bCs/>
          <w:sz w:val="24"/>
          <w:szCs w:val="24"/>
        </w:rPr>
        <w:t>in regard to</w:t>
      </w:r>
      <w:proofErr w:type="gramEnd"/>
      <w:r w:rsidR="00D40511" w:rsidRPr="0065145A">
        <w:rPr>
          <w:rFonts w:ascii="Times New Roman" w:eastAsiaTheme="minorEastAsia" w:hAnsi="Times New Roman" w:cs="Times New Roman"/>
          <w:bCs/>
          <w:sz w:val="24"/>
          <w:szCs w:val="24"/>
        </w:rPr>
        <w:t xml:space="preserve"> the dimensions and UX methods. The three user stories aim to allow users to gain a better understanding of the dimensions, view a list of suggested UX methods, and understand each method </w:t>
      </w:r>
      <w:proofErr w:type="gramStart"/>
      <w:r w:rsidR="00D40511" w:rsidRPr="0065145A">
        <w:rPr>
          <w:rFonts w:ascii="Times New Roman" w:eastAsiaTheme="minorEastAsia" w:hAnsi="Times New Roman" w:cs="Times New Roman"/>
          <w:bCs/>
          <w:sz w:val="24"/>
          <w:szCs w:val="24"/>
        </w:rPr>
        <w:t>in order to</w:t>
      </w:r>
      <w:proofErr w:type="gramEnd"/>
      <w:r w:rsidR="00D40511" w:rsidRPr="0065145A">
        <w:rPr>
          <w:rFonts w:ascii="Times New Roman" w:eastAsiaTheme="minorEastAsia" w:hAnsi="Times New Roman" w:cs="Times New Roman"/>
          <w:bCs/>
          <w:sz w:val="24"/>
          <w:szCs w:val="24"/>
        </w:rPr>
        <w:t xml:space="preserve"> make informed decisions.</w:t>
      </w:r>
    </w:p>
    <w:p w14:paraId="72BBCC65" w14:textId="250E0550" w:rsidR="00B11F1A" w:rsidRPr="0065145A" w:rsidRDefault="00B11F1A" w:rsidP="00B11F1A">
      <w:pPr>
        <w:rPr>
          <w:rFonts w:ascii="Times New Roman" w:hAnsi="Times New Roman" w:cs="Times New Roman"/>
          <w:b/>
          <w:sz w:val="24"/>
          <w:szCs w:val="24"/>
        </w:rPr>
      </w:pPr>
      <w:r w:rsidRPr="0065145A">
        <w:rPr>
          <w:rFonts w:ascii="Times New Roman" w:hAnsi="Times New Roman" w:cs="Times New Roman"/>
          <w:b/>
          <w:sz w:val="24"/>
          <w:szCs w:val="24"/>
        </w:rPr>
        <w:t>Sprint Backlog:</w:t>
      </w:r>
    </w:p>
    <w:p w14:paraId="284FEF29" w14:textId="1C42EC2D" w:rsidR="00AA5DC6" w:rsidRPr="0065145A" w:rsidRDefault="00AA5DC6" w:rsidP="00AA5DC6">
      <w:pPr>
        <w:ind w:left="284"/>
        <w:jc w:val="both"/>
        <w:rPr>
          <w:rFonts w:ascii="Times New Roman" w:hAnsi="Times New Roman" w:cs="Times New Roman"/>
          <w:sz w:val="24"/>
          <w:szCs w:val="24"/>
        </w:rPr>
      </w:pPr>
      <w:r w:rsidRPr="0065145A">
        <w:rPr>
          <w:rFonts w:ascii="Times New Roman" w:hAnsi="Times New Roman" w:cs="Times New Roman"/>
          <w:b/>
          <w:bCs/>
          <w:sz w:val="24"/>
          <w:szCs w:val="24"/>
        </w:rPr>
        <w:t xml:space="preserve">User Story </w:t>
      </w:r>
      <w:r w:rsidR="00DB0860" w:rsidRPr="0065145A">
        <w:rPr>
          <w:rFonts w:ascii="Times New Roman" w:hAnsi="Times New Roman" w:cs="Times New Roman"/>
          <w:b/>
          <w:bCs/>
          <w:sz w:val="24"/>
          <w:szCs w:val="24"/>
        </w:rPr>
        <w:t>1</w:t>
      </w:r>
      <w:r w:rsidRPr="0065145A">
        <w:rPr>
          <w:rFonts w:ascii="Times New Roman" w:hAnsi="Times New Roman" w:cs="Times New Roman"/>
          <w:b/>
          <w:bCs/>
          <w:sz w:val="24"/>
          <w:szCs w:val="24"/>
        </w:rPr>
        <w:t>:</w:t>
      </w:r>
      <w:r w:rsidRPr="0065145A">
        <w:rPr>
          <w:rFonts w:ascii="Times New Roman" w:hAnsi="Times New Roman" w:cs="Times New Roman"/>
          <w:sz w:val="24"/>
          <w:szCs w:val="24"/>
        </w:rPr>
        <w:t xml:space="preserve"> </w:t>
      </w:r>
      <w:r w:rsidRPr="0065145A">
        <w:rPr>
          <w:rFonts w:ascii="Times New Roman" w:eastAsia="Times New Roman" w:hAnsi="Times New Roman" w:cs="Times New Roman"/>
          <w:color w:val="000000"/>
          <w:sz w:val="24"/>
          <w:szCs w:val="24"/>
        </w:rPr>
        <w:t>As a user, I want to see description of each dimension, so that I can gain a better understanding of the dimensions.</w:t>
      </w:r>
    </w:p>
    <w:p w14:paraId="792FC1A7" w14:textId="77777777" w:rsidR="00B43176" w:rsidRPr="0065145A" w:rsidRDefault="00DB0860" w:rsidP="00B43176">
      <w:pPr>
        <w:ind w:left="284"/>
        <w:jc w:val="both"/>
        <w:rPr>
          <w:rFonts w:ascii="Times New Roman" w:hAnsi="Times New Roman" w:cs="Times New Roman"/>
          <w:sz w:val="24"/>
          <w:szCs w:val="24"/>
        </w:rPr>
      </w:pPr>
      <w:r w:rsidRPr="0065145A">
        <w:rPr>
          <w:rFonts w:ascii="Times New Roman" w:hAnsi="Times New Roman" w:cs="Times New Roman"/>
          <w:b/>
          <w:bCs/>
          <w:sz w:val="24"/>
          <w:szCs w:val="24"/>
        </w:rPr>
        <w:t xml:space="preserve">User Story </w:t>
      </w:r>
      <w:r w:rsidR="00E721E6" w:rsidRPr="0065145A">
        <w:rPr>
          <w:rFonts w:ascii="Times New Roman" w:hAnsi="Times New Roman" w:cs="Times New Roman"/>
          <w:b/>
          <w:bCs/>
          <w:sz w:val="24"/>
          <w:szCs w:val="24"/>
        </w:rPr>
        <w:t>2</w:t>
      </w:r>
      <w:r w:rsidRPr="0065145A">
        <w:rPr>
          <w:rFonts w:ascii="Times New Roman" w:hAnsi="Times New Roman" w:cs="Times New Roman"/>
          <w:b/>
          <w:bCs/>
          <w:sz w:val="24"/>
          <w:szCs w:val="24"/>
        </w:rPr>
        <w:t>:</w:t>
      </w:r>
      <w:r w:rsidRPr="0065145A">
        <w:rPr>
          <w:rFonts w:ascii="Times New Roman" w:hAnsi="Times New Roman" w:cs="Times New Roman"/>
          <w:sz w:val="24"/>
          <w:szCs w:val="24"/>
        </w:rPr>
        <w:t xml:space="preserve"> As a user, I want to view a list of suggested UX methods, so that I can pick one of them.</w:t>
      </w:r>
    </w:p>
    <w:p w14:paraId="0C150549" w14:textId="627337C7" w:rsidR="00E721E6" w:rsidRPr="0065145A" w:rsidRDefault="00E721E6" w:rsidP="00B43176">
      <w:pPr>
        <w:ind w:left="284"/>
        <w:jc w:val="both"/>
        <w:rPr>
          <w:rFonts w:ascii="Times New Roman" w:hAnsi="Times New Roman" w:cs="Times New Roman"/>
          <w:sz w:val="24"/>
          <w:szCs w:val="24"/>
        </w:rPr>
      </w:pPr>
      <w:r w:rsidRPr="0065145A">
        <w:rPr>
          <w:rFonts w:ascii="Times New Roman" w:hAnsi="Times New Roman" w:cs="Times New Roman"/>
          <w:b/>
          <w:bCs/>
          <w:sz w:val="24"/>
          <w:szCs w:val="24"/>
        </w:rPr>
        <w:lastRenderedPageBreak/>
        <w:t xml:space="preserve">User Story </w:t>
      </w:r>
      <w:r w:rsidR="007A3D54" w:rsidRPr="0065145A">
        <w:rPr>
          <w:rFonts w:ascii="Times New Roman" w:hAnsi="Times New Roman" w:cs="Times New Roman"/>
          <w:b/>
          <w:bCs/>
          <w:sz w:val="24"/>
          <w:szCs w:val="24"/>
        </w:rPr>
        <w:t>3</w:t>
      </w:r>
      <w:r w:rsidRPr="0065145A">
        <w:rPr>
          <w:rFonts w:ascii="Times New Roman" w:hAnsi="Times New Roman" w:cs="Times New Roman"/>
          <w:b/>
          <w:bCs/>
          <w:sz w:val="24"/>
          <w:szCs w:val="24"/>
        </w:rPr>
        <w:t xml:space="preserve">: </w:t>
      </w:r>
      <w:r w:rsidRPr="0065145A">
        <w:rPr>
          <w:rFonts w:ascii="Times New Roman" w:eastAsia="Times New Roman" w:hAnsi="Times New Roman" w:cs="Times New Roman"/>
          <w:color w:val="000000"/>
          <w:sz w:val="24"/>
          <w:szCs w:val="24"/>
        </w:rPr>
        <w:t xml:space="preserve">As a user, I want to see description of each suggested UX methods, so that I decide which methods suits my needs. </w:t>
      </w:r>
    </w:p>
    <w:p w14:paraId="440BB83B" w14:textId="77777777" w:rsidR="00E56A40" w:rsidRPr="0065145A" w:rsidRDefault="00E56A40" w:rsidP="00E56A40">
      <w:pPr>
        <w:jc w:val="both"/>
        <w:rPr>
          <w:rFonts w:ascii="Times New Roman" w:hAnsi="Times New Roman" w:cs="Times New Roman"/>
          <w:b/>
          <w:sz w:val="24"/>
          <w:szCs w:val="24"/>
        </w:rPr>
      </w:pPr>
      <w:r w:rsidRPr="0065145A">
        <w:rPr>
          <w:rFonts w:ascii="Times New Roman" w:hAnsi="Times New Roman" w:cs="Times New Roman"/>
          <w:b/>
          <w:sz w:val="24"/>
          <w:szCs w:val="24"/>
        </w:rPr>
        <w:t>UI Design of the User Stories:</w:t>
      </w:r>
    </w:p>
    <w:p w14:paraId="747E7090" w14:textId="6FC1E853" w:rsidR="00AA5DC6" w:rsidRPr="0065145A" w:rsidRDefault="00AA5DC6" w:rsidP="00AA5DC6">
      <w:pPr>
        <w:ind w:left="284"/>
        <w:jc w:val="both"/>
        <w:rPr>
          <w:rFonts w:ascii="Times New Roman" w:hAnsi="Times New Roman" w:cs="Times New Roman"/>
          <w:sz w:val="24"/>
          <w:szCs w:val="24"/>
        </w:rPr>
      </w:pPr>
      <w:r w:rsidRPr="0065145A">
        <w:rPr>
          <w:rFonts w:ascii="Times New Roman" w:hAnsi="Times New Roman" w:cs="Times New Roman"/>
          <w:b/>
          <w:bCs/>
          <w:sz w:val="24"/>
          <w:szCs w:val="24"/>
        </w:rPr>
        <w:t xml:space="preserve">User Story </w:t>
      </w:r>
      <w:r w:rsidR="00DB0860" w:rsidRPr="0065145A">
        <w:rPr>
          <w:rFonts w:ascii="Times New Roman" w:hAnsi="Times New Roman" w:cs="Times New Roman"/>
          <w:b/>
          <w:bCs/>
          <w:sz w:val="24"/>
          <w:szCs w:val="24"/>
        </w:rPr>
        <w:t>1</w:t>
      </w:r>
      <w:r w:rsidRPr="0065145A">
        <w:rPr>
          <w:rFonts w:ascii="Times New Roman" w:hAnsi="Times New Roman" w:cs="Times New Roman"/>
          <w:b/>
          <w:bCs/>
          <w:sz w:val="24"/>
          <w:szCs w:val="24"/>
        </w:rPr>
        <w:t xml:space="preserve">: Info </w:t>
      </w:r>
      <w:r w:rsidR="00EF551A" w:rsidRPr="0065145A">
        <w:rPr>
          <w:rFonts w:ascii="Times New Roman" w:hAnsi="Times New Roman" w:cs="Times New Roman"/>
          <w:b/>
          <w:bCs/>
          <w:sz w:val="24"/>
          <w:szCs w:val="24"/>
        </w:rPr>
        <w:t>indicator</w:t>
      </w:r>
      <w:r w:rsidRPr="0065145A">
        <w:rPr>
          <w:rFonts w:ascii="Times New Roman" w:hAnsi="Times New Roman" w:cs="Times New Roman"/>
          <w:b/>
          <w:bCs/>
          <w:sz w:val="24"/>
          <w:szCs w:val="24"/>
        </w:rPr>
        <w:t xml:space="preserve"> creation</w:t>
      </w:r>
      <w:r w:rsidRPr="0065145A">
        <w:rPr>
          <w:rFonts w:ascii="Times New Roman" w:hAnsi="Times New Roman" w:cs="Times New Roman"/>
          <w:sz w:val="24"/>
          <w:szCs w:val="24"/>
        </w:rPr>
        <w:t xml:space="preserve"> </w:t>
      </w:r>
      <w:r w:rsidRPr="0065145A">
        <w:rPr>
          <w:rFonts w:ascii="Times New Roman" w:eastAsiaTheme="minorEastAsia" w:hAnsi="Times New Roman" w:cs="Times New Roman"/>
          <w:bCs/>
          <w:sz w:val="24"/>
          <w:szCs w:val="24"/>
        </w:rPr>
        <w:t xml:space="preserve">– </w:t>
      </w:r>
      <w:r w:rsidRPr="0065145A">
        <w:rPr>
          <w:rFonts w:ascii="Times New Roman" w:hAnsi="Times New Roman" w:cs="Times New Roman"/>
          <w:sz w:val="24"/>
          <w:szCs w:val="24"/>
        </w:rPr>
        <w:t xml:space="preserve">create an info </w:t>
      </w:r>
      <w:r w:rsidR="00EF551A" w:rsidRPr="0065145A">
        <w:rPr>
          <w:rFonts w:ascii="Times New Roman" w:hAnsi="Times New Roman" w:cs="Times New Roman"/>
          <w:sz w:val="24"/>
          <w:szCs w:val="24"/>
        </w:rPr>
        <w:t>indicator</w:t>
      </w:r>
      <w:r w:rsidRPr="0065145A">
        <w:rPr>
          <w:rFonts w:ascii="Times New Roman" w:hAnsi="Times New Roman" w:cs="Times New Roman"/>
          <w:sz w:val="24"/>
          <w:szCs w:val="24"/>
        </w:rPr>
        <w:t xml:space="preserve"> next to each dimension in the Worthiness score form.</w:t>
      </w:r>
    </w:p>
    <w:p w14:paraId="7814C40A" w14:textId="5F12D8A9" w:rsidR="007A3D54" w:rsidRPr="0065145A" w:rsidRDefault="007A3D54" w:rsidP="007A3D54">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rPr>
        <w:t>User Story 2: UX methods</w:t>
      </w:r>
      <w:r w:rsidR="0065145A" w:rsidRPr="0065145A">
        <w:rPr>
          <w:rFonts w:ascii="Times New Roman" w:hAnsi="Times New Roman" w:cs="Times New Roman"/>
          <w:b/>
          <w:bCs/>
          <w:sz w:val="24"/>
          <w:szCs w:val="24"/>
        </w:rPr>
        <w:t xml:space="preserve"> l</w:t>
      </w:r>
      <w:r w:rsidRPr="0065145A">
        <w:rPr>
          <w:rFonts w:ascii="Times New Roman" w:hAnsi="Times New Roman" w:cs="Times New Roman"/>
          <w:b/>
          <w:bCs/>
          <w:sz w:val="24"/>
          <w:szCs w:val="24"/>
        </w:rPr>
        <w:t>ist creation</w:t>
      </w:r>
      <w:r w:rsidRPr="0065145A">
        <w:rPr>
          <w:rFonts w:ascii="Times New Roman" w:hAnsi="Times New Roman" w:cs="Times New Roman"/>
          <w:sz w:val="24"/>
          <w:szCs w:val="24"/>
        </w:rPr>
        <w:t xml:space="preserve"> </w:t>
      </w:r>
      <w:r w:rsidRPr="0065145A">
        <w:rPr>
          <w:rFonts w:ascii="Times New Roman" w:eastAsiaTheme="minorEastAsia" w:hAnsi="Times New Roman" w:cs="Times New Roman"/>
          <w:bCs/>
          <w:sz w:val="24"/>
          <w:szCs w:val="24"/>
        </w:rPr>
        <w:t>–</w:t>
      </w:r>
      <w:r w:rsidRPr="0065145A">
        <w:rPr>
          <w:rFonts w:ascii="Times New Roman" w:hAnsi="Times New Roman" w:cs="Times New Roman"/>
          <w:sz w:val="24"/>
          <w:szCs w:val="24"/>
        </w:rPr>
        <w:t xml:space="preserve"> create a list of the recommended UX methods and display it in a list view.</w:t>
      </w:r>
    </w:p>
    <w:p w14:paraId="6D109F9B" w14:textId="33DC79FD" w:rsidR="00CC30C2" w:rsidRPr="0065145A" w:rsidRDefault="00310EA2" w:rsidP="00310EA2">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rPr>
        <w:t xml:space="preserve">User Story </w:t>
      </w:r>
      <w:r w:rsidR="007A3D54" w:rsidRPr="0065145A">
        <w:rPr>
          <w:rFonts w:ascii="Times New Roman" w:hAnsi="Times New Roman" w:cs="Times New Roman"/>
          <w:b/>
          <w:bCs/>
          <w:sz w:val="24"/>
          <w:szCs w:val="24"/>
        </w:rPr>
        <w:t>3</w:t>
      </w:r>
      <w:r w:rsidRPr="0065145A">
        <w:rPr>
          <w:rFonts w:ascii="Times New Roman" w:hAnsi="Times New Roman" w:cs="Times New Roman"/>
          <w:b/>
          <w:bCs/>
          <w:sz w:val="24"/>
          <w:szCs w:val="24"/>
        </w:rPr>
        <w:t>:</w:t>
      </w:r>
      <w:r w:rsidR="00CC30C2" w:rsidRPr="0065145A">
        <w:rPr>
          <w:rFonts w:ascii="Times New Roman" w:hAnsi="Times New Roman" w:cs="Times New Roman"/>
          <w:b/>
          <w:bCs/>
          <w:sz w:val="24"/>
          <w:szCs w:val="24"/>
        </w:rPr>
        <w:t xml:space="preserve"> UX methods </w:t>
      </w:r>
      <w:r w:rsidR="005F1DBB" w:rsidRPr="0065145A">
        <w:rPr>
          <w:rFonts w:ascii="Times New Roman" w:hAnsi="Times New Roman" w:cs="Times New Roman"/>
          <w:b/>
          <w:bCs/>
          <w:sz w:val="24"/>
          <w:szCs w:val="24"/>
        </w:rPr>
        <w:t>description</w:t>
      </w:r>
      <w:r w:rsidR="00CC30C2" w:rsidRPr="0065145A">
        <w:rPr>
          <w:rFonts w:ascii="Times New Roman" w:hAnsi="Times New Roman" w:cs="Times New Roman"/>
          <w:b/>
          <w:bCs/>
          <w:sz w:val="24"/>
          <w:szCs w:val="24"/>
        </w:rPr>
        <w:t xml:space="preserve"> creation</w:t>
      </w:r>
      <w:r w:rsidR="00236E14" w:rsidRPr="0065145A">
        <w:rPr>
          <w:rFonts w:ascii="Times New Roman" w:hAnsi="Times New Roman" w:cs="Times New Roman"/>
          <w:b/>
          <w:bCs/>
          <w:sz w:val="24"/>
          <w:szCs w:val="24"/>
        </w:rPr>
        <w:t xml:space="preserve"> - </w:t>
      </w:r>
      <w:r w:rsidR="000A3663" w:rsidRPr="0065145A">
        <w:rPr>
          <w:rFonts w:ascii="Times New Roman" w:hAnsi="Times New Roman" w:cs="Times New Roman"/>
          <w:sz w:val="24"/>
          <w:szCs w:val="24"/>
        </w:rPr>
        <w:t>create a</w:t>
      </w:r>
      <w:r w:rsidR="00971691" w:rsidRPr="0065145A">
        <w:rPr>
          <w:rFonts w:ascii="Times New Roman" w:hAnsi="Times New Roman" w:cs="Times New Roman"/>
          <w:sz w:val="24"/>
          <w:szCs w:val="24"/>
        </w:rPr>
        <w:t xml:space="preserve"> text </w:t>
      </w:r>
      <w:r w:rsidR="00086BC5" w:rsidRPr="0065145A">
        <w:rPr>
          <w:rFonts w:ascii="Times New Roman" w:hAnsi="Times New Roman" w:cs="Times New Roman"/>
          <w:sz w:val="24"/>
          <w:szCs w:val="24"/>
        </w:rPr>
        <w:t>element</w:t>
      </w:r>
      <w:r w:rsidR="00971691" w:rsidRPr="0065145A">
        <w:rPr>
          <w:rFonts w:ascii="Times New Roman" w:hAnsi="Times New Roman" w:cs="Times New Roman"/>
          <w:sz w:val="24"/>
          <w:szCs w:val="24"/>
        </w:rPr>
        <w:t xml:space="preserve"> </w:t>
      </w:r>
      <w:r w:rsidR="00334D5F" w:rsidRPr="0065145A">
        <w:rPr>
          <w:rFonts w:ascii="Times New Roman" w:hAnsi="Times New Roman" w:cs="Times New Roman"/>
          <w:sz w:val="24"/>
          <w:szCs w:val="24"/>
        </w:rPr>
        <w:t>for each UX method</w:t>
      </w:r>
      <w:r w:rsidR="00971691" w:rsidRPr="0065145A">
        <w:rPr>
          <w:rFonts w:ascii="Times New Roman" w:hAnsi="Times New Roman" w:cs="Times New Roman"/>
          <w:sz w:val="24"/>
          <w:szCs w:val="24"/>
        </w:rPr>
        <w:t xml:space="preserve"> to display a description </w:t>
      </w:r>
      <w:r w:rsidR="00240788" w:rsidRPr="0065145A">
        <w:rPr>
          <w:rFonts w:ascii="Times New Roman" w:hAnsi="Times New Roman" w:cs="Times New Roman"/>
          <w:sz w:val="24"/>
          <w:szCs w:val="24"/>
        </w:rPr>
        <w:t>of</w:t>
      </w:r>
      <w:r w:rsidR="00971691" w:rsidRPr="0065145A">
        <w:rPr>
          <w:rFonts w:ascii="Times New Roman" w:hAnsi="Times New Roman" w:cs="Times New Roman"/>
          <w:sz w:val="24"/>
          <w:szCs w:val="24"/>
        </w:rPr>
        <w:t xml:space="preserve"> the UX method.</w:t>
      </w:r>
    </w:p>
    <w:p w14:paraId="1D365A79" w14:textId="7CB65EE4" w:rsidR="000C3C45" w:rsidRPr="0065145A" w:rsidRDefault="000C3C45" w:rsidP="000C3C45">
      <w:pPr>
        <w:jc w:val="both"/>
        <w:rPr>
          <w:rFonts w:ascii="Times New Roman" w:hAnsi="Times New Roman" w:cs="Times New Roman"/>
          <w:b/>
          <w:sz w:val="24"/>
          <w:szCs w:val="24"/>
        </w:rPr>
      </w:pPr>
      <w:r w:rsidRPr="0065145A">
        <w:rPr>
          <w:rFonts w:ascii="Times New Roman" w:hAnsi="Times New Roman" w:cs="Times New Roman"/>
          <w:b/>
          <w:sz w:val="24"/>
          <w:szCs w:val="24"/>
        </w:rPr>
        <w:t>Development of the User Stories:</w:t>
      </w:r>
    </w:p>
    <w:p w14:paraId="6ADE841F" w14:textId="77777777" w:rsidR="00EF551A" w:rsidRPr="0065145A" w:rsidRDefault="000C3C45" w:rsidP="00EF551A">
      <w:pPr>
        <w:ind w:left="284"/>
        <w:jc w:val="both"/>
        <w:rPr>
          <w:rFonts w:ascii="Times New Roman" w:hAnsi="Times New Roman" w:cs="Times New Roman"/>
          <w:sz w:val="24"/>
          <w:szCs w:val="24"/>
        </w:rPr>
      </w:pPr>
      <w:r w:rsidRPr="0065145A">
        <w:rPr>
          <w:rFonts w:ascii="Times New Roman" w:hAnsi="Times New Roman" w:cs="Times New Roman"/>
          <w:b/>
          <w:bCs/>
          <w:sz w:val="24"/>
          <w:szCs w:val="24"/>
        </w:rPr>
        <w:t>User Story 1</w:t>
      </w:r>
      <w:r w:rsidR="00EF551A" w:rsidRPr="0065145A">
        <w:rPr>
          <w:rFonts w:ascii="Times New Roman" w:hAnsi="Times New Roman" w:cs="Times New Roman"/>
          <w:b/>
          <w:bCs/>
          <w:sz w:val="24"/>
          <w:szCs w:val="24"/>
        </w:rPr>
        <w:t>: Info tooltip creation</w:t>
      </w:r>
      <w:r w:rsidR="00EF551A" w:rsidRPr="0065145A">
        <w:rPr>
          <w:rFonts w:ascii="Times New Roman" w:hAnsi="Times New Roman" w:cs="Times New Roman"/>
          <w:sz w:val="24"/>
          <w:szCs w:val="24"/>
        </w:rPr>
        <w:t xml:space="preserve"> </w:t>
      </w:r>
      <w:r w:rsidR="00EF551A" w:rsidRPr="0065145A">
        <w:rPr>
          <w:rFonts w:ascii="Times New Roman" w:eastAsiaTheme="minorEastAsia" w:hAnsi="Times New Roman" w:cs="Times New Roman"/>
          <w:bCs/>
          <w:sz w:val="24"/>
          <w:szCs w:val="24"/>
        </w:rPr>
        <w:t xml:space="preserve">– </w:t>
      </w:r>
      <w:r w:rsidR="00EF551A" w:rsidRPr="0065145A">
        <w:rPr>
          <w:rFonts w:ascii="Times New Roman" w:hAnsi="Times New Roman" w:cs="Times New Roman"/>
          <w:sz w:val="24"/>
          <w:szCs w:val="24"/>
        </w:rPr>
        <w:t>create an info tooltip next to each dimension in the Worthiness score form.</w:t>
      </w:r>
    </w:p>
    <w:p w14:paraId="10FB31AA" w14:textId="428206FC" w:rsidR="00F9647C" w:rsidRPr="0065145A" w:rsidRDefault="00EF551A" w:rsidP="00EF551A">
      <w:pPr>
        <w:ind w:left="284"/>
        <w:jc w:val="both"/>
        <w:rPr>
          <w:rFonts w:ascii="Times New Roman" w:hAnsi="Times New Roman" w:cs="Times New Roman"/>
          <w:sz w:val="24"/>
          <w:szCs w:val="24"/>
        </w:rPr>
      </w:pPr>
      <w:r w:rsidRPr="0065145A">
        <w:rPr>
          <w:rFonts w:ascii="Times New Roman" w:hAnsi="Times New Roman" w:cs="Times New Roman"/>
          <w:b/>
          <w:bCs/>
          <w:sz w:val="24"/>
          <w:szCs w:val="24"/>
        </w:rPr>
        <w:t>User Story 2: UX methods</w:t>
      </w:r>
      <w:r w:rsidR="00AC4521" w:rsidRPr="0065145A">
        <w:rPr>
          <w:rFonts w:ascii="Times New Roman" w:hAnsi="Times New Roman" w:cs="Times New Roman"/>
        </w:rPr>
        <w:t xml:space="preserve"> </w:t>
      </w:r>
      <w:r w:rsidR="00AC4521" w:rsidRPr="0065145A">
        <w:rPr>
          <w:rFonts w:ascii="Times New Roman" w:hAnsi="Times New Roman" w:cs="Times New Roman"/>
          <w:b/>
          <w:bCs/>
          <w:sz w:val="24"/>
          <w:szCs w:val="24"/>
        </w:rPr>
        <w:t>checkbox</w:t>
      </w:r>
      <w:r w:rsidRPr="0065145A">
        <w:rPr>
          <w:rFonts w:ascii="Times New Roman" w:hAnsi="Times New Roman" w:cs="Times New Roman"/>
          <w:b/>
          <w:bCs/>
          <w:sz w:val="24"/>
          <w:szCs w:val="24"/>
        </w:rPr>
        <w:t xml:space="preserve"> </w:t>
      </w:r>
      <w:r w:rsidR="0065145A" w:rsidRPr="0065145A">
        <w:rPr>
          <w:rFonts w:ascii="Times New Roman" w:hAnsi="Times New Roman" w:cs="Times New Roman"/>
          <w:b/>
          <w:bCs/>
          <w:sz w:val="24"/>
          <w:szCs w:val="24"/>
        </w:rPr>
        <w:t>l</w:t>
      </w:r>
      <w:r w:rsidRPr="0065145A">
        <w:rPr>
          <w:rFonts w:ascii="Times New Roman" w:hAnsi="Times New Roman" w:cs="Times New Roman"/>
          <w:b/>
          <w:bCs/>
          <w:sz w:val="24"/>
          <w:szCs w:val="24"/>
        </w:rPr>
        <w:t>ist creation</w:t>
      </w:r>
      <w:r w:rsidRPr="0065145A">
        <w:rPr>
          <w:rFonts w:ascii="Times New Roman" w:hAnsi="Times New Roman" w:cs="Times New Roman"/>
          <w:sz w:val="24"/>
          <w:szCs w:val="24"/>
        </w:rPr>
        <w:t xml:space="preserve"> </w:t>
      </w:r>
      <w:r w:rsidRPr="0065145A">
        <w:rPr>
          <w:rFonts w:ascii="Times New Roman" w:eastAsiaTheme="minorEastAsia" w:hAnsi="Times New Roman" w:cs="Times New Roman"/>
          <w:bCs/>
          <w:sz w:val="24"/>
          <w:szCs w:val="24"/>
        </w:rPr>
        <w:t>–</w:t>
      </w:r>
      <w:r w:rsidRPr="0065145A">
        <w:rPr>
          <w:rFonts w:ascii="Times New Roman" w:hAnsi="Times New Roman" w:cs="Times New Roman"/>
          <w:sz w:val="24"/>
          <w:szCs w:val="24"/>
        </w:rPr>
        <w:t xml:space="preserve"> create a list of the recommended UX methods</w:t>
      </w:r>
      <w:r w:rsidR="00CB7989" w:rsidRPr="0065145A">
        <w:rPr>
          <w:rFonts w:ascii="Times New Roman" w:hAnsi="Times New Roman" w:cs="Times New Roman"/>
          <w:sz w:val="24"/>
          <w:szCs w:val="24"/>
        </w:rPr>
        <w:t xml:space="preserve"> using </w:t>
      </w:r>
      <w:proofErr w:type="gramStart"/>
      <w:r w:rsidR="00F9647C" w:rsidRPr="0065145A">
        <w:rPr>
          <w:rFonts w:ascii="Times New Roman" w:hAnsi="Times New Roman" w:cs="Times New Roman"/>
          <w:sz w:val="24"/>
          <w:szCs w:val="24"/>
        </w:rPr>
        <w:t>checkboxes</w:t>
      </w:r>
      <w:r w:rsidR="00CB7989" w:rsidRPr="0065145A">
        <w:rPr>
          <w:rFonts w:ascii="Times New Roman" w:hAnsi="Times New Roman" w:cs="Times New Roman"/>
          <w:sz w:val="24"/>
          <w:szCs w:val="24"/>
        </w:rPr>
        <w:t>,</w:t>
      </w:r>
      <w:r w:rsidR="00AC4521" w:rsidRPr="0065145A">
        <w:rPr>
          <w:rFonts w:ascii="Times New Roman" w:hAnsi="Times New Roman" w:cs="Times New Roman"/>
          <w:sz w:val="24"/>
          <w:szCs w:val="24"/>
        </w:rPr>
        <w:t xml:space="preserve"> and</w:t>
      </w:r>
      <w:proofErr w:type="gramEnd"/>
      <w:r w:rsidR="00061215" w:rsidRPr="0065145A">
        <w:rPr>
          <w:rFonts w:ascii="Times New Roman" w:hAnsi="Times New Roman" w:cs="Times New Roman"/>
          <w:sz w:val="24"/>
          <w:szCs w:val="24"/>
        </w:rPr>
        <w:t xml:space="preserve"> </w:t>
      </w:r>
      <w:r w:rsidR="00F9647C" w:rsidRPr="0065145A">
        <w:rPr>
          <w:rFonts w:ascii="Times New Roman" w:hAnsi="Times New Roman" w:cs="Times New Roman"/>
          <w:sz w:val="24"/>
          <w:szCs w:val="24"/>
        </w:rPr>
        <w:t>indicate</w:t>
      </w:r>
      <w:r w:rsidR="00AD08C4" w:rsidRPr="0065145A">
        <w:rPr>
          <w:rFonts w:ascii="Times New Roman" w:hAnsi="Times New Roman" w:cs="Times New Roman"/>
          <w:sz w:val="24"/>
          <w:szCs w:val="24"/>
        </w:rPr>
        <w:t xml:space="preserve"> the selection status by modifying </w:t>
      </w:r>
      <w:r w:rsidR="005B471A" w:rsidRPr="0065145A">
        <w:rPr>
          <w:rFonts w:ascii="Times New Roman" w:hAnsi="Times New Roman" w:cs="Times New Roman"/>
          <w:sz w:val="24"/>
          <w:szCs w:val="24"/>
        </w:rPr>
        <w:t>the</w:t>
      </w:r>
      <w:r w:rsidR="00AD08C4" w:rsidRPr="0065145A">
        <w:rPr>
          <w:rFonts w:ascii="Times New Roman" w:hAnsi="Times New Roman" w:cs="Times New Roman"/>
          <w:sz w:val="24"/>
          <w:szCs w:val="24"/>
        </w:rPr>
        <w:t xml:space="preserve"> design</w:t>
      </w:r>
      <w:r w:rsidR="00D65DB9" w:rsidRPr="0065145A">
        <w:rPr>
          <w:rFonts w:ascii="Times New Roman" w:hAnsi="Times New Roman" w:cs="Times New Roman"/>
          <w:sz w:val="24"/>
          <w:szCs w:val="24"/>
        </w:rPr>
        <w:t xml:space="preserve"> of the checked item</w:t>
      </w:r>
      <w:r w:rsidR="00AD08C4" w:rsidRPr="0065145A">
        <w:rPr>
          <w:rFonts w:ascii="Times New Roman" w:hAnsi="Times New Roman" w:cs="Times New Roman"/>
          <w:sz w:val="24"/>
          <w:szCs w:val="24"/>
        </w:rPr>
        <w:t xml:space="preserve"> to green</w:t>
      </w:r>
      <w:r w:rsidR="00D65DB9" w:rsidRPr="0065145A">
        <w:rPr>
          <w:rFonts w:ascii="Times New Roman" w:hAnsi="Times New Roman" w:cs="Times New Roman"/>
          <w:sz w:val="24"/>
          <w:szCs w:val="24"/>
        </w:rPr>
        <w:t>.</w:t>
      </w:r>
    </w:p>
    <w:p w14:paraId="37655A80" w14:textId="15E25AE1" w:rsidR="00EF551A" w:rsidRPr="0065145A" w:rsidRDefault="00EF551A" w:rsidP="00EF551A">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rPr>
        <w:t xml:space="preserve">User Story 3: UX methods description creation - </w:t>
      </w:r>
      <w:r w:rsidRPr="0065145A">
        <w:rPr>
          <w:rFonts w:ascii="Times New Roman" w:hAnsi="Times New Roman" w:cs="Times New Roman"/>
          <w:sz w:val="24"/>
          <w:szCs w:val="24"/>
        </w:rPr>
        <w:t xml:space="preserve">create a text element </w:t>
      </w:r>
      <w:r w:rsidR="0065145A" w:rsidRPr="0065145A">
        <w:rPr>
          <w:rFonts w:ascii="Times New Roman" w:hAnsi="Times New Roman" w:cs="Times New Roman"/>
          <w:sz w:val="24"/>
          <w:szCs w:val="24"/>
        </w:rPr>
        <w:t>next to each</w:t>
      </w:r>
      <w:r w:rsidRPr="0065145A">
        <w:rPr>
          <w:rFonts w:ascii="Times New Roman" w:hAnsi="Times New Roman" w:cs="Times New Roman"/>
          <w:sz w:val="24"/>
          <w:szCs w:val="24"/>
        </w:rPr>
        <w:t xml:space="preserve"> UX method </w:t>
      </w:r>
      <w:r w:rsidR="005B471A" w:rsidRPr="0065145A">
        <w:rPr>
          <w:rFonts w:ascii="Times New Roman" w:hAnsi="Times New Roman" w:cs="Times New Roman"/>
          <w:sz w:val="24"/>
          <w:szCs w:val="24"/>
        </w:rPr>
        <w:t>to</w:t>
      </w:r>
      <w:r w:rsidRPr="0065145A">
        <w:rPr>
          <w:rFonts w:ascii="Times New Roman" w:hAnsi="Times New Roman" w:cs="Times New Roman"/>
          <w:sz w:val="24"/>
          <w:szCs w:val="24"/>
        </w:rPr>
        <w:t xml:space="preserve"> display a description of the UX method.</w:t>
      </w:r>
    </w:p>
    <w:p w14:paraId="4D8C732E" w14:textId="7B635273" w:rsidR="000C3C45" w:rsidRPr="0065145A" w:rsidRDefault="000C3C45" w:rsidP="000C3C45">
      <w:pPr>
        <w:ind w:left="284"/>
        <w:jc w:val="both"/>
        <w:rPr>
          <w:rFonts w:ascii="Times New Roman" w:hAnsi="Times New Roman" w:cs="Times New Roman"/>
          <w:b/>
          <w:sz w:val="24"/>
          <w:szCs w:val="24"/>
        </w:rPr>
      </w:pPr>
      <w:r w:rsidRPr="0065145A">
        <w:rPr>
          <w:rFonts w:ascii="Times New Roman" w:hAnsi="Times New Roman" w:cs="Times New Roman"/>
          <w:b/>
          <w:sz w:val="24"/>
          <w:szCs w:val="24"/>
        </w:rPr>
        <w:t>Test of the User Stories:</w:t>
      </w:r>
    </w:p>
    <w:p w14:paraId="202B8A6C" w14:textId="26E87891" w:rsidR="000C3C45" w:rsidRPr="0065145A" w:rsidRDefault="000C3C45" w:rsidP="00B96295">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rPr>
        <w:t xml:space="preserve">User Story 1: </w:t>
      </w:r>
    </w:p>
    <w:p w14:paraId="797C8204" w14:textId="35D14652" w:rsidR="00B96295" w:rsidRPr="0065145A" w:rsidRDefault="00B96295"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Verify that description is displayed for each dimension when the user clicks on </w:t>
      </w:r>
      <w:r w:rsidR="007A6D17" w:rsidRPr="0065145A">
        <w:rPr>
          <w:rFonts w:ascii="Times New Roman" w:hAnsi="Times New Roman" w:cs="Times New Roman"/>
          <w:sz w:val="24"/>
          <w:szCs w:val="24"/>
        </w:rPr>
        <w:t>the</w:t>
      </w:r>
      <w:r w:rsidRPr="0065145A">
        <w:rPr>
          <w:rFonts w:ascii="Times New Roman" w:hAnsi="Times New Roman" w:cs="Times New Roman"/>
          <w:sz w:val="24"/>
          <w:szCs w:val="24"/>
        </w:rPr>
        <w:t xml:space="preserve"> dimension</w:t>
      </w:r>
      <w:r w:rsidR="007A6D17" w:rsidRPr="0065145A">
        <w:rPr>
          <w:rFonts w:ascii="Times New Roman" w:hAnsi="Times New Roman" w:cs="Times New Roman"/>
          <w:sz w:val="24"/>
          <w:szCs w:val="24"/>
        </w:rPr>
        <w:t xml:space="preserve"> info tooltip</w:t>
      </w:r>
      <w:r w:rsidRPr="0065145A">
        <w:rPr>
          <w:rFonts w:ascii="Times New Roman" w:hAnsi="Times New Roman" w:cs="Times New Roman"/>
          <w:sz w:val="24"/>
          <w:szCs w:val="24"/>
        </w:rPr>
        <w:t>.</w:t>
      </w:r>
    </w:p>
    <w:p w14:paraId="3894C139" w14:textId="43A76624" w:rsidR="00B96295" w:rsidRPr="0065145A" w:rsidRDefault="00B96295"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2: </w:t>
      </w:r>
      <w:r w:rsidR="00064B48" w:rsidRPr="0065145A">
        <w:rPr>
          <w:rFonts w:ascii="Times New Roman" w:hAnsi="Times New Roman" w:cs="Times New Roman"/>
          <w:sz w:val="24"/>
          <w:szCs w:val="24"/>
        </w:rPr>
        <w:t>Verify that the description text accurately reflects the content of each dimension.</w:t>
      </w:r>
    </w:p>
    <w:p w14:paraId="2E07BA22" w14:textId="02749EB6" w:rsidR="00B96295" w:rsidRPr="0065145A" w:rsidRDefault="00B96295"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3: </w:t>
      </w:r>
      <w:r w:rsidR="00FA7822" w:rsidRPr="0065145A">
        <w:rPr>
          <w:rFonts w:ascii="Times New Roman" w:hAnsi="Times New Roman" w:cs="Times New Roman"/>
          <w:sz w:val="24"/>
          <w:szCs w:val="24"/>
        </w:rPr>
        <w:t>Verify that the description text is easily understandable by the average user.</w:t>
      </w:r>
    </w:p>
    <w:p w14:paraId="14C6462E" w14:textId="27C14A83" w:rsidR="00E721E6" w:rsidRPr="0065145A" w:rsidRDefault="000C3C45" w:rsidP="00C96252">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rPr>
        <w:t xml:space="preserve">User Story </w:t>
      </w:r>
      <w:r w:rsidR="007A3D54" w:rsidRPr="0065145A">
        <w:rPr>
          <w:rFonts w:ascii="Times New Roman" w:hAnsi="Times New Roman" w:cs="Times New Roman"/>
          <w:b/>
          <w:bCs/>
          <w:sz w:val="24"/>
          <w:szCs w:val="24"/>
        </w:rPr>
        <w:t>2</w:t>
      </w:r>
      <w:r w:rsidRPr="0065145A">
        <w:rPr>
          <w:rFonts w:ascii="Times New Roman" w:hAnsi="Times New Roman" w:cs="Times New Roman"/>
          <w:b/>
          <w:bCs/>
          <w:sz w:val="24"/>
          <w:szCs w:val="24"/>
        </w:rPr>
        <w:t xml:space="preserve">: </w:t>
      </w:r>
    </w:p>
    <w:p w14:paraId="5FEA333B" w14:textId="492F27B3" w:rsidR="00E721E6" w:rsidRPr="0065145A" w:rsidRDefault="00E721E6"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w:t>
      </w:r>
      <w:r w:rsidR="007A3D54" w:rsidRPr="0065145A">
        <w:rPr>
          <w:rFonts w:ascii="Times New Roman" w:hAnsi="Times New Roman" w:cs="Times New Roman"/>
          <w:sz w:val="24"/>
          <w:szCs w:val="24"/>
        </w:rPr>
        <w:t>Verify that a list of suggested UX methods is displayed to the user</w:t>
      </w:r>
      <w:r w:rsidRPr="0065145A">
        <w:rPr>
          <w:rFonts w:ascii="Times New Roman" w:hAnsi="Times New Roman" w:cs="Times New Roman"/>
          <w:sz w:val="24"/>
          <w:szCs w:val="24"/>
        </w:rPr>
        <w:t xml:space="preserve">. </w:t>
      </w:r>
    </w:p>
    <w:p w14:paraId="2FC463F8" w14:textId="77777777" w:rsidR="008E0B45" w:rsidRPr="0065145A" w:rsidRDefault="00E721E6"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2: </w:t>
      </w:r>
      <w:r w:rsidR="008E0B45" w:rsidRPr="0065145A">
        <w:rPr>
          <w:rFonts w:ascii="Times New Roman" w:hAnsi="Times New Roman" w:cs="Times New Roman"/>
          <w:sz w:val="24"/>
          <w:szCs w:val="24"/>
        </w:rPr>
        <w:t>Verify that the list includes all relevant UX methods.</w:t>
      </w:r>
    </w:p>
    <w:p w14:paraId="57DB8885" w14:textId="4683784F" w:rsidR="008E0B45" w:rsidRPr="0065145A" w:rsidRDefault="00E721E6"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Test Case</w:t>
      </w:r>
      <w:r w:rsidR="00640307">
        <w:rPr>
          <w:rFonts w:ascii="Times New Roman" w:hAnsi="Times New Roman" w:cs="Times New Roman"/>
          <w:sz w:val="24"/>
          <w:szCs w:val="24"/>
        </w:rPr>
        <w:t xml:space="preserve"> </w:t>
      </w:r>
      <w:r w:rsidRPr="0065145A">
        <w:rPr>
          <w:rFonts w:ascii="Times New Roman" w:hAnsi="Times New Roman" w:cs="Times New Roman"/>
          <w:sz w:val="24"/>
          <w:szCs w:val="24"/>
        </w:rPr>
        <w:t xml:space="preserve">3: </w:t>
      </w:r>
      <w:r w:rsidR="008E0B45" w:rsidRPr="0065145A">
        <w:rPr>
          <w:rFonts w:ascii="Times New Roman" w:hAnsi="Times New Roman" w:cs="Times New Roman"/>
          <w:sz w:val="24"/>
          <w:szCs w:val="24"/>
        </w:rPr>
        <w:t>Verify that the UX methods are listed in a clear and easily understandable manner.</w:t>
      </w:r>
    </w:p>
    <w:p w14:paraId="5A042B91" w14:textId="019C0CC6" w:rsidR="007A3D54" w:rsidRPr="0065145A" w:rsidRDefault="007A3D54" w:rsidP="008E0B45">
      <w:pPr>
        <w:pStyle w:val="ListParagraph"/>
        <w:ind w:left="284"/>
        <w:contextualSpacing w:val="0"/>
        <w:jc w:val="both"/>
        <w:rPr>
          <w:rFonts w:ascii="Times New Roman" w:eastAsiaTheme="minorEastAsia" w:hAnsi="Times New Roman" w:cs="Times New Roman"/>
          <w:b/>
          <w:bCs/>
          <w:sz w:val="24"/>
          <w:szCs w:val="24"/>
        </w:rPr>
      </w:pPr>
      <w:r w:rsidRPr="0065145A">
        <w:rPr>
          <w:rFonts w:ascii="Times New Roman" w:hAnsi="Times New Roman" w:cs="Times New Roman"/>
          <w:b/>
          <w:bCs/>
          <w:sz w:val="24"/>
          <w:szCs w:val="24"/>
        </w:rPr>
        <w:lastRenderedPageBreak/>
        <w:t xml:space="preserve">User Story </w:t>
      </w:r>
      <w:r w:rsidR="00CE6385" w:rsidRPr="0065145A">
        <w:rPr>
          <w:rFonts w:ascii="Times New Roman" w:hAnsi="Times New Roman" w:cs="Times New Roman"/>
          <w:b/>
          <w:bCs/>
          <w:sz w:val="24"/>
          <w:szCs w:val="24"/>
        </w:rPr>
        <w:t>3</w:t>
      </w:r>
      <w:r w:rsidRPr="0065145A">
        <w:rPr>
          <w:rFonts w:ascii="Times New Roman" w:eastAsiaTheme="minorEastAsia" w:hAnsi="Times New Roman" w:cs="Times New Roman"/>
          <w:b/>
          <w:bCs/>
          <w:sz w:val="24"/>
          <w:szCs w:val="24"/>
        </w:rPr>
        <w:t>:</w:t>
      </w:r>
    </w:p>
    <w:p w14:paraId="6D083B28" w14:textId="77777777" w:rsidR="007A3D54" w:rsidRPr="0065145A" w:rsidRDefault="007A3D54"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Verify that a description is displayed for each suggested UX method. </w:t>
      </w:r>
    </w:p>
    <w:p w14:paraId="6FD2536E" w14:textId="77777777" w:rsidR="007A3D54" w:rsidRPr="0065145A" w:rsidRDefault="007A3D54"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2: Verify that the description accurately reflects the content of each method. </w:t>
      </w:r>
    </w:p>
    <w:p w14:paraId="624A5DFA" w14:textId="3DF52823" w:rsidR="007A3D54" w:rsidRPr="0065145A" w:rsidRDefault="007A3D54"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Test Case 3: Verify that the description text is easily understandable by the average user.</w:t>
      </w:r>
    </w:p>
    <w:p w14:paraId="20090BA3" w14:textId="778CC037" w:rsidR="00F5220D" w:rsidRPr="0065145A" w:rsidRDefault="006A12AF" w:rsidP="00310EA2">
      <w:pPr>
        <w:rPr>
          <w:rFonts w:ascii="Times New Roman" w:hAnsi="Times New Roman" w:cs="Times New Roman"/>
          <w:b/>
          <w:sz w:val="28"/>
          <w:szCs w:val="28"/>
        </w:rPr>
      </w:pPr>
      <w:r w:rsidRPr="0065145A">
        <w:rPr>
          <w:rFonts w:ascii="Times New Roman" w:hAnsi="Times New Roman" w:cs="Times New Roman"/>
          <w:b/>
          <w:sz w:val="28"/>
          <w:szCs w:val="28"/>
        </w:rPr>
        <w:t>Sprint 4:</w:t>
      </w:r>
    </w:p>
    <w:p w14:paraId="62E7AC9F" w14:textId="71D965B9" w:rsidR="00E2734E" w:rsidRPr="0065145A" w:rsidRDefault="00C36995" w:rsidP="00C8782C">
      <w:pPr>
        <w:jc w:val="both"/>
        <w:rPr>
          <w:rFonts w:ascii="Times New Roman" w:hAnsi="Times New Roman" w:cs="Times New Roman"/>
          <w:b/>
          <w:sz w:val="28"/>
          <w:szCs w:val="28"/>
        </w:rPr>
      </w:pPr>
      <w:r w:rsidRPr="0065145A">
        <w:rPr>
          <w:rFonts w:ascii="Times New Roman" w:eastAsiaTheme="minorEastAsia" w:hAnsi="Times New Roman" w:cs="Times New Roman"/>
          <w:bCs/>
          <w:sz w:val="24"/>
          <w:szCs w:val="24"/>
        </w:rPr>
        <w:t xml:space="preserve">The fourth iteration of the power-up development focuses on improving efficiency and tracking of user stories in a project board. The sprint aims to achieve this by adding functionality to display the worthiness score, indicating which user stories have not been estimated, and tracking the progress of completed and pending UX methods across all user stories in the board. </w:t>
      </w:r>
    </w:p>
    <w:p w14:paraId="6CD637FC" w14:textId="77777777" w:rsidR="00E2734E" w:rsidRPr="0065145A" w:rsidRDefault="00E2734E" w:rsidP="00E2734E">
      <w:pPr>
        <w:rPr>
          <w:rFonts w:ascii="Times New Roman" w:hAnsi="Times New Roman" w:cs="Times New Roman"/>
          <w:b/>
          <w:sz w:val="24"/>
          <w:szCs w:val="24"/>
        </w:rPr>
      </w:pPr>
      <w:r w:rsidRPr="0065145A">
        <w:rPr>
          <w:rFonts w:ascii="Times New Roman" w:hAnsi="Times New Roman" w:cs="Times New Roman"/>
          <w:b/>
          <w:sz w:val="24"/>
          <w:szCs w:val="24"/>
        </w:rPr>
        <w:t>Sprint Backlog:</w:t>
      </w:r>
    </w:p>
    <w:p w14:paraId="712EB1C9" w14:textId="5B78DEBC" w:rsidR="00E2734E" w:rsidRPr="0065145A" w:rsidRDefault="00E2734E" w:rsidP="00E2734E">
      <w:pPr>
        <w:ind w:left="360"/>
        <w:jc w:val="both"/>
        <w:rPr>
          <w:rFonts w:ascii="Times New Roman" w:eastAsia="Times New Roman" w:hAnsi="Times New Roman" w:cs="Times New Roman"/>
          <w:color w:val="000000"/>
          <w:sz w:val="24"/>
          <w:szCs w:val="24"/>
        </w:rPr>
      </w:pPr>
      <w:r w:rsidRPr="0065145A">
        <w:rPr>
          <w:rFonts w:ascii="Times New Roman" w:hAnsi="Times New Roman" w:cs="Times New Roman"/>
          <w:b/>
          <w:bCs/>
          <w:sz w:val="24"/>
          <w:szCs w:val="24"/>
        </w:rPr>
        <w:t>User Story 1:</w:t>
      </w:r>
      <w:r w:rsidRPr="0065145A">
        <w:rPr>
          <w:rFonts w:ascii="Times New Roman" w:hAnsi="Times New Roman" w:cs="Times New Roman"/>
          <w:sz w:val="24"/>
          <w:szCs w:val="24"/>
        </w:rPr>
        <w:t xml:space="preserve"> </w:t>
      </w:r>
      <w:r w:rsidRPr="0065145A">
        <w:rPr>
          <w:rFonts w:ascii="Times New Roman" w:eastAsia="Times New Roman" w:hAnsi="Times New Roman" w:cs="Times New Roman"/>
          <w:color w:val="000000"/>
          <w:sz w:val="24"/>
          <w:szCs w:val="24"/>
        </w:rPr>
        <w:t>As a user, I want to see the worthiness score of all the user stories in the board, so that I can prioritize then more efficiently.</w:t>
      </w:r>
    </w:p>
    <w:p w14:paraId="276753F2" w14:textId="4EB7D590" w:rsidR="00E2734E" w:rsidRPr="0065145A" w:rsidRDefault="00E2734E" w:rsidP="00E2734E">
      <w:pPr>
        <w:ind w:left="360"/>
        <w:jc w:val="both"/>
        <w:rPr>
          <w:rFonts w:ascii="Times New Roman" w:eastAsia="Times New Roman" w:hAnsi="Times New Roman" w:cs="Times New Roman"/>
          <w:color w:val="000000"/>
          <w:sz w:val="24"/>
          <w:szCs w:val="24"/>
        </w:rPr>
      </w:pPr>
      <w:r w:rsidRPr="0065145A">
        <w:rPr>
          <w:rFonts w:ascii="Times New Roman" w:hAnsi="Times New Roman" w:cs="Times New Roman"/>
          <w:b/>
          <w:bCs/>
          <w:sz w:val="24"/>
          <w:szCs w:val="24"/>
        </w:rPr>
        <w:t xml:space="preserve">User Story 2: </w:t>
      </w:r>
      <w:r w:rsidRPr="0065145A">
        <w:rPr>
          <w:rFonts w:ascii="Times New Roman" w:eastAsia="Times New Roman" w:hAnsi="Times New Roman" w:cs="Times New Roman"/>
          <w:color w:val="000000"/>
          <w:sz w:val="24"/>
          <w:szCs w:val="24"/>
        </w:rPr>
        <w:t>As a user, I want to see “No, Estimate” text on all the user stories that have not been estimated, so that I know instantly which user stories are missing estimates.</w:t>
      </w:r>
    </w:p>
    <w:p w14:paraId="420C425B" w14:textId="7350A0BF" w:rsidR="00E2734E" w:rsidRPr="0065145A" w:rsidRDefault="00E2734E" w:rsidP="00E2734E">
      <w:pPr>
        <w:ind w:left="284"/>
        <w:jc w:val="both"/>
        <w:rPr>
          <w:rFonts w:ascii="Times New Roman" w:hAnsi="Times New Roman" w:cs="Times New Roman"/>
          <w:sz w:val="24"/>
          <w:szCs w:val="24"/>
        </w:rPr>
      </w:pPr>
      <w:r w:rsidRPr="0065145A">
        <w:rPr>
          <w:rFonts w:ascii="Times New Roman" w:hAnsi="Times New Roman" w:cs="Times New Roman"/>
          <w:b/>
          <w:bCs/>
          <w:sz w:val="24"/>
          <w:szCs w:val="24"/>
        </w:rPr>
        <w:t>User Story 3:</w:t>
      </w:r>
      <w:r w:rsidRPr="0065145A">
        <w:rPr>
          <w:rFonts w:ascii="Times New Roman" w:hAnsi="Times New Roman" w:cs="Times New Roman"/>
          <w:sz w:val="24"/>
          <w:szCs w:val="24"/>
        </w:rPr>
        <w:t xml:space="preserve"> As a user, I </w:t>
      </w:r>
      <w:r w:rsidRPr="0065145A">
        <w:rPr>
          <w:rFonts w:ascii="Times New Roman" w:eastAsia="Times New Roman" w:hAnsi="Times New Roman" w:cs="Times New Roman"/>
          <w:color w:val="000000"/>
          <w:sz w:val="24"/>
          <w:szCs w:val="24"/>
        </w:rPr>
        <w:t>want to see the quantity of completed and pending UX methods across all user stories in the board, so I can keep track of the progress.</w:t>
      </w:r>
    </w:p>
    <w:p w14:paraId="6B5A75EC" w14:textId="77777777" w:rsidR="00E2734E" w:rsidRPr="00104E94" w:rsidRDefault="00E2734E" w:rsidP="00E2734E">
      <w:pPr>
        <w:jc w:val="both"/>
        <w:rPr>
          <w:rFonts w:ascii="Times New Roman" w:hAnsi="Times New Roman" w:cs="Times New Roman"/>
          <w:b/>
          <w:sz w:val="24"/>
          <w:szCs w:val="24"/>
        </w:rPr>
      </w:pPr>
      <w:r w:rsidRPr="00104E94">
        <w:rPr>
          <w:rFonts w:ascii="Times New Roman" w:hAnsi="Times New Roman" w:cs="Times New Roman"/>
          <w:b/>
          <w:sz w:val="24"/>
          <w:szCs w:val="24"/>
        </w:rPr>
        <w:t>UI Design of the User Stories:</w:t>
      </w:r>
    </w:p>
    <w:p w14:paraId="2815FF35" w14:textId="72D101D6" w:rsidR="00622804" w:rsidRPr="0065145A" w:rsidRDefault="00622804" w:rsidP="006E4641">
      <w:pPr>
        <w:ind w:left="284"/>
        <w:jc w:val="both"/>
        <w:rPr>
          <w:rFonts w:ascii="Times New Roman" w:hAnsi="Times New Roman" w:cs="Times New Roman"/>
          <w:sz w:val="24"/>
          <w:szCs w:val="24"/>
        </w:rPr>
      </w:pPr>
      <w:r w:rsidRPr="0065145A">
        <w:rPr>
          <w:rFonts w:ascii="Times New Roman" w:hAnsi="Times New Roman" w:cs="Times New Roman"/>
          <w:b/>
          <w:bCs/>
          <w:sz w:val="24"/>
          <w:szCs w:val="24"/>
        </w:rPr>
        <w:t xml:space="preserve">User Story 1: </w:t>
      </w:r>
      <w:r w:rsidRPr="00622804">
        <w:rPr>
          <w:rFonts w:ascii="Times New Roman" w:eastAsia="Times New Roman" w:hAnsi="Times New Roman" w:cs="Times New Roman"/>
          <w:b/>
          <w:bCs/>
          <w:color w:val="000000"/>
          <w:sz w:val="24"/>
          <w:szCs w:val="24"/>
        </w:rPr>
        <w:t xml:space="preserve">Worthiness score label </w:t>
      </w:r>
      <w:r w:rsidRPr="00622804">
        <w:rPr>
          <w:rFonts w:ascii="Times New Roman" w:hAnsi="Times New Roman" w:cs="Times New Roman"/>
          <w:b/>
          <w:bCs/>
          <w:sz w:val="24"/>
          <w:szCs w:val="24"/>
        </w:rPr>
        <w:t>creation</w:t>
      </w:r>
      <w:r w:rsidRPr="0065145A">
        <w:rPr>
          <w:rFonts w:ascii="Times New Roman" w:hAnsi="Times New Roman" w:cs="Times New Roman"/>
          <w:sz w:val="24"/>
          <w:szCs w:val="24"/>
        </w:rPr>
        <w:t xml:space="preserve"> </w:t>
      </w:r>
      <w:r w:rsidRPr="0065145A">
        <w:rPr>
          <w:rFonts w:ascii="Times New Roman" w:eastAsiaTheme="minorEastAsia" w:hAnsi="Times New Roman" w:cs="Times New Roman"/>
          <w:bCs/>
          <w:sz w:val="24"/>
          <w:szCs w:val="24"/>
        </w:rPr>
        <w:t xml:space="preserve">– </w:t>
      </w:r>
      <w:r w:rsidRPr="0065145A">
        <w:rPr>
          <w:rFonts w:ascii="Times New Roman" w:hAnsi="Times New Roman" w:cs="Times New Roman"/>
          <w:sz w:val="24"/>
          <w:szCs w:val="24"/>
        </w:rPr>
        <w:t>create a</w:t>
      </w:r>
      <w:r>
        <w:rPr>
          <w:rFonts w:ascii="Times New Roman" w:hAnsi="Times New Roman" w:cs="Times New Roman"/>
          <w:sz w:val="24"/>
          <w:szCs w:val="24"/>
        </w:rPr>
        <w:t xml:space="preserve"> color</w:t>
      </w:r>
      <w:r w:rsidR="0028784E">
        <w:rPr>
          <w:rFonts w:ascii="Times New Roman" w:hAnsi="Times New Roman" w:cs="Times New Roman"/>
          <w:sz w:val="24"/>
          <w:szCs w:val="24"/>
        </w:rPr>
        <w:t>ed label</w:t>
      </w:r>
      <w:r w:rsidR="00120DAE">
        <w:rPr>
          <w:rFonts w:ascii="Times New Roman" w:hAnsi="Times New Roman" w:cs="Times New Roman"/>
          <w:sz w:val="24"/>
          <w:szCs w:val="24"/>
        </w:rPr>
        <w:t xml:space="preserve"> </w:t>
      </w:r>
      <w:r w:rsidR="006874EC">
        <w:rPr>
          <w:rFonts w:ascii="Times New Roman" w:hAnsi="Times New Roman" w:cs="Times New Roman"/>
          <w:sz w:val="24"/>
          <w:szCs w:val="24"/>
        </w:rPr>
        <w:t xml:space="preserve">that will be placed on the card cover to indicate the </w:t>
      </w:r>
      <w:r w:rsidR="00730C7A" w:rsidRPr="0065145A">
        <w:rPr>
          <w:rFonts w:ascii="Times New Roman" w:eastAsia="Times New Roman" w:hAnsi="Times New Roman" w:cs="Times New Roman"/>
          <w:color w:val="000000"/>
          <w:sz w:val="24"/>
          <w:szCs w:val="24"/>
        </w:rPr>
        <w:t xml:space="preserve">worthiness </w:t>
      </w:r>
      <w:r w:rsidR="006874EC">
        <w:rPr>
          <w:rFonts w:ascii="Times New Roman" w:hAnsi="Times New Roman" w:cs="Times New Roman"/>
          <w:sz w:val="24"/>
          <w:szCs w:val="24"/>
        </w:rPr>
        <w:t>score</w:t>
      </w:r>
      <w:r w:rsidR="006E4641">
        <w:rPr>
          <w:rFonts w:ascii="Times New Roman" w:hAnsi="Times New Roman" w:cs="Times New Roman"/>
          <w:sz w:val="24"/>
          <w:szCs w:val="24"/>
        </w:rPr>
        <w:t xml:space="preserve"> using a </w:t>
      </w:r>
      <w:r w:rsidR="0028784E" w:rsidRPr="0065145A">
        <w:rPr>
          <w:rFonts w:ascii="Times New Roman" w:hAnsi="Times New Roman" w:cs="Times New Roman"/>
          <w:sz w:val="24"/>
          <w:szCs w:val="24"/>
        </w:rPr>
        <w:t>color-coded indicator of its importance (red for high, orange for moderate, and green for low).</w:t>
      </w:r>
    </w:p>
    <w:p w14:paraId="2CDFB037" w14:textId="7A75D74B" w:rsidR="00B10927" w:rsidRDefault="00E2734E" w:rsidP="00B10927">
      <w:pPr>
        <w:ind w:left="284"/>
        <w:jc w:val="both"/>
        <w:rPr>
          <w:rFonts w:ascii="Times New Roman" w:hAnsi="Times New Roman" w:cs="Times New Roman"/>
          <w:sz w:val="24"/>
          <w:szCs w:val="24"/>
        </w:rPr>
      </w:pPr>
      <w:r w:rsidRPr="009F1A87">
        <w:rPr>
          <w:rFonts w:ascii="Times New Roman" w:hAnsi="Times New Roman" w:cs="Times New Roman"/>
          <w:b/>
          <w:bCs/>
          <w:sz w:val="24"/>
          <w:szCs w:val="24"/>
        </w:rPr>
        <w:t xml:space="preserve">User Story 2: </w:t>
      </w:r>
      <w:r w:rsidR="00B10927" w:rsidRPr="009F1A87">
        <w:rPr>
          <w:rFonts w:ascii="Times New Roman" w:eastAsia="Times New Roman" w:hAnsi="Times New Roman" w:cs="Times New Roman"/>
          <w:b/>
          <w:bCs/>
          <w:color w:val="000000"/>
          <w:sz w:val="24"/>
          <w:szCs w:val="24"/>
        </w:rPr>
        <w:t xml:space="preserve">No Estimate label </w:t>
      </w:r>
      <w:r w:rsidR="00B10927" w:rsidRPr="009F1A87">
        <w:rPr>
          <w:rFonts w:ascii="Times New Roman" w:hAnsi="Times New Roman" w:cs="Times New Roman"/>
          <w:b/>
          <w:bCs/>
          <w:sz w:val="24"/>
          <w:szCs w:val="24"/>
        </w:rPr>
        <w:t>creation</w:t>
      </w:r>
      <w:r w:rsidR="00B10927" w:rsidRPr="009F1A87">
        <w:rPr>
          <w:rFonts w:ascii="Times New Roman" w:hAnsi="Times New Roman" w:cs="Times New Roman"/>
          <w:sz w:val="24"/>
          <w:szCs w:val="24"/>
        </w:rPr>
        <w:t xml:space="preserve"> </w:t>
      </w:r>
      <w:r w:rsidR="00B10927" w:rsidRPr="009F1A87">
        <w:rPr>
          <w:rFonts w:ascii="Times New Roman" w:eastAsiaTheme="minorEastAsia" w:hAnsi="Times New Roman" w:cs="Times New Roman"/>
          <w:bCs/>
          <w:sz w:val="24"/>
          <w:szCs w:val="24"/>
        </w:rPr>
        <w:t xml:space="preserve">– </w:t>
      </w:r>
      <w:r w:rsidR="00B10927" w:rsidRPr="009F1A87">
        <w:rPr>
          <w:rFonts w:ascii="Times New Roman" w:hAnsi="Times New Roman" w:cs="Times New Roman"/>
          <w:sz w:val="24"/>
          <w:szCs w:val="24"/>
        </w:rPr>
        <w:t xml:space="preserve">create a label </w:t>
      </w:r>
      <w:r w:rsidR="006E4641">
        <w:rPr>
          <w:rFonts w:ascii="Times New Roman" w:hAnsi="Times New Roman" w:cs="Times New Roman"/>
          <w:sz w:val="24"/>
          <w:szCs w:val="24"/>
        </w:rPr>
        <w:t xml:space="preserve">with the text </w:t>
      </w:r>
      <w:r w:rsidR="00B10927" w:rsidRPr="009F1A87">
        <w:rPr>
          <w:rFonts w:ascii="Times New Roman" w:hAnsi="Times New Roman" w:cs="Times New Roman"/>
          <w:sz w:val="24"/>
          <w:szCs w:val="24"/>
        </w:rPr>
        <w:t>“</w:t>
      </w:r>
      <w:r w:rsidR="00B10927" w:rsidRPr="009F1A87">
        <w:rPr>
          <w:rFonts w:ascii="Times New Roman" w:eastAsia="Times New Roman" w:hAnsi="Times New Roman" w:cs="Times New Roman"/>
          <w:color w:val="000000"/>
          <w:sz w:val="24"/>
          <w:szCs w:val="24"/>
        </w:rPr>
        <w:t>No Estimate”</w:t>
      </w:r>
      <w:r w:rsidR="001E56B6" w:rsidRPr="001E56B6">
        <w:rPr>
          <w:rFonts w:ascii="Times New Roman" w:hAnsi="Times New Roman" w:cs="Times New Roman"/>
          <w:sz w:val="24"/>
          <w:szCs w:val="24"/>
        </w:rPr>
        <w:t xml:space="preserve"> </w:t>
      </w:r>
      <w:r w:rsidR="00050BAF">
        <w:rPr>
          <w:rFonts w:ascii="Times New Roman" w:hAnsi="Times New Roman" w:cs="Times New Roman"/>
          <w:sz w:val="24"/>
          <w:szCs w:val="24"/>
        </w:rPr>
        <w:t>that will be placed on the card cover</w:t>
      </w:r>
      <w:r w:rsidR="00C61BC1" w:rsidRPr="009F1A87">
        <w:rPr>
          <w:rFonts w:ascii="Times New Roman" w:eastAsia="Times New Roman" w:hAnsi="Times New Roman" w:cs="Times New Roman"/>
          <w:color w:val="000000"/>
          <w:sz w:val="24"/>
          <w:szCs w:val="24"/>
        </w:rPr>
        <w:t xml:space="preserve"> </w:t>
      </w:r>
      <w:r w:rsidR="009F1A87" w:rsidRPr="009F1A87">
        <w:rPr>
          <w:rFonts w:ascii="Times New Roman" w:eastAsia="Times New Roman" w:hAnsi="Times New Roman" w:cs="Times New Roman"/>
          <w:color w:val="000000"/>
          <w:sz w:val="24"/>
          <w:szCs w:val="24"/>
        </w:rPr>
        <w:t>to present that the user stories that have not been estimated</w:t>
      </w:r>
      <w:r w:rsidR="009F1A87">
        <w:rPr>
          <w:rFonts w:ascii="Times New Roman" w:eastAsia="Times New Roman" w:hAnsi="Times New Roman" w:cs="Times New Roman"/>
          <w:color w:val="000000"/>
          <w:sz w:val="24"/>
          <w:szCs w:val="24"/>
        </w:rPr>
        <w:t>.</w:t>
      </w:r>
    </w:p>
    <w:p w14:paraId="751F2354" w14:textId="17713223" w:rsidR="001E56B6" w:rsidRDefault="00E2734E" w:rsidP="001E56B6">
      <w:pPr>
        <w:ind w:left="284"/>
        <w:jc w:val="both"/>
        <w:rPr>
          <w:rFonts w:ascii="Times New Roman" w:hAnsi="Times New Roman" w:cs="Times New Roman"/>
          <w:sz w:val="24"/>
          <w:szCs w:val="24"/>
        </w:rPr>
      </w:pPr>
      <w:r w:rsidRPr="001E56B6">
        <w:rPr>
          <w:rFonts w:ascii="Times New Roman" w:hAnsi="Times New Roman" w:cs="Times New Roman"/>
          <w:b/>
          <w:bCs/>
          <w:sz w:val="24"/>
          <w:szCs w:val="24"/>
        </w:rPr>
        <w:t xml:space="preserve">User Story 3: </w:t>
      </w:r>
      <w:r w:rsidR="009F1A87" w:rsidRPr="001E56B6">
        <w:rPr>
          <w:rFonts w:ascii="Times New Roman" w:hAnsi="Times New Roman" w:cs="Times New Roman"/>
          <w:b/>
          <w:bCs/>
          <w:sz w:val="24"/>
          <w:szCs w:val="24"/>
        </w:rPr>
        <w:t xml:space="preserve"> Quantity label creation </w:t>
      </w:r>
      <w:r w:rsidR="009F1A87" w:rsidRPr="001E56B6">
        <w:rPr>
          <w:rFonts w:ascii="Times New Roman" w:eastAsiaTheme="minorEastAsia" w:hAnsi="Times New Roman" w:cs="Times New Roman"/>
          <w:bCs/>
          <w:sz w:val="24"/>
          <w:szCs w:val="24"/>
        </w:rPr>
        <w:t xml:space="preserve">– </w:t>
      </w:r>
      <w:r w:rsidR="009F1A87" w:rsidRPr="001E56B6">
        <w:rPr>
          <w:rFonts w:ascii="Times New Roman" w:hAnsi="Times New Roman" w:cs="Times New Roman"/>
          <w:sz w:val="24"/>
          <w:szCs w:val="24"/>
        </w:rPr>
        <w:t>create a label</w:t>
      </w:r>
      <w:r w:rsidR="00120DAE" w:rsidRPr="001E56B6">
        <w:rPr>
          <w:rFonts w:ascii="Times New Roman" w:hAnsi="Times New Roman" w:cs="Times New Roman"/>
          <w:sz w:val="24"/>
          <w:szCs w:val="24"/>
        </w:rPr>
        <w:t xml:space="preserve"> </w:t>
      </w:r>
      <w:r w:rsidR="00050BAF">
        <w:rPr>
          <w:rFonts w:ascii="Times New Roman" w:hAnsi="Times New Roman" w:cs="Times New Roman"/>
          <w:sz w:val="24"/>
          <w:szCs w:val="24"/>
        </w:rPr>
        <w:t xml:space="preserve">that will be placed on the card cover </w:t>
      </w:r>
      <w:r w:rsidR="001E56B6" w:rsidRPr="001E56B6">
        <w:rPr>
          <w:rFonts w:ascii="Times New Roman" w:hAnsi="Times New Roman" w:cs="Times New Roman"/>
          <w:sz w:val="24"/>
          <w:szCs w:val="24"/>
        </w:rPr>
        <w:t xml:space="preserve">to present the </w:t>
      </w:r>
      <w:r w:rsidR="001E56B6" w:rsidRPr="001E56B6">
        <w:rPr>
          <w:rFonts w:ascii="Times New Roman" w:eastAsia="Times New Roman" w:hAnsi="Times New Roman" w:cs="Times New Roman"/>
          <w:color w:val="000000"/>
          <w:sz w:val="24"/>
          <w:szCs w:val="24"/>
        </w:rPr>
        <w:t>quantity of UX methods</w:t>
      </w:r>
      <w:r w:rsidR="006C3B5D">
        <w:rPr>
          <w:rFonts w:ascii="Times New Roman" w:eastAsia="Times New Roman" w:hAnsi="Times New Roman" w:cs="Times New Roman"/>
          <w:color w:val="000000"/>
          <w:sz w:val="24"/>
          <w:szCs w:val="24"/>
        </w:rPr>
        <w:t xml:space="preserve"> that have </w:t>
      </w:r>
      <w:r w:rsidR="006C3B5D" w:rsidRPr="001E56B6">
        <w:rPr>
          <w:rFonts w:ascii="Times New Roman" w:eastAsia="Times New Roman" w:hAnsi="Times New Roman" w:cs="Times New Roman"/>
          <w:color w:val="000000"/>
          <w:sz w:val="24"/>
          <w:szCs w:val="24"/>
        </w:rPr>
        <w:t xml:space="preserve">completed and </w:t>
      </w:r>
      <w:r w:rsidR="006C3B5D">
        <w:rPr>
          <w:rFonts w:ascii="Times New Roman" w:eastAsia="Times New Roman" w:hAnsi="Times New Roman" w:cs="Times New Roman"/>
          <w:color w:val="000000"/>
          <w:sz w:val="24"/>
          <w:szCs w:val="24"/>
        </w:rPr>
        <w:t xml:space="preserve">are </w:t>
      </w:r>
      <w:r w:rsidR="006C3B5D" w:rsidRPr="001E56B6">
        <w:rPr>
          <w:rFonts w:ascii="Times New Roman" w:eastAsia="Times New Roman" w:hAnsi="Times New Roman" w:cs="Times New Roman"/>
          <w:color w:val="000000"/>
          <w:sz w:val="24"/>
          <w:szCs w:val="24"/>
        </w:rPr>
        <w:t>pending</w:t>
      </w:r>
      <w:r w:rsidR="001E56B6" w:rsidRPr="001E56B6">
        <w:rPr>
          <w:rFonts w:ascii="Times New Roman" w:eastAsia="Times New Roman" w:hAnsi="Times New Roman" w:cs="Times New Roman"/>
          <w:color w:val="000000"/>
          <w:sz w:val="24"/>
          <w:szCs w:val="24"/>
        </w:rPr>
        <w:t>.</w:t>
      </w:r>
    </w:p>
    <w:p w14:paraId="22E16491" w14:textId="2C5F0F46" w:rsidR="00E2734E" w:rsidRPr="008C531C" w:rsidRDefault="00E2734E" w:rsidP="00E2734E">
      <w:pPr>
        <w:jc w:val="both"/>
        <w:rPr>
          <w:rFonts w:ascii="Times New Roman" w:hAnsi="Times New Roman" w:cs="Times New Roman"/>
          <w:b/>
          <w:sz w:val="24"/>
          <w:szCs w:val="24"/>
        </w:rPr>
      </w:pPr>
      <w:r w:rsidRPr="008C531C">
        <w:rPr>
          <w:rFonts w:ascii="Times New Roman" w:hAnsi="Times New Roman" w:cs="Times New Roman"/>
          <w:b/>
          <w:sz w:val="24"/>
          <w:szCs w:val="24"/>
        </w:rPr>
        <w:t>Development of the User Stories:</w:t>
      </w:r>
    </w:p>
    <w:p w14:paraId="1BD8BFFA" w14:textId="6D0420F7" w:rsidR="007E162F" w:rsidRPr="0065145A" w:rsidRDefault="00E2734E" w:rsidP="007E162F">
      <w:pPr>
        <w:ind w:left="284"/>
        <w:jc w:val="both"/>
        <w:rPr>
          <w:rFonts w:ascii="Times New Roman" w:hAnsi="Times New Roman" w:cs="Times New Roman"/>
          <w:sz w:val="24"/>
          <w:szCs w:val="24"/>
        </w:rPr>
      </w:pPr>
      <w:r w:rsidRPr="008C531C">
        <w:rPr>
          <w:rFonts w:ascii="Times New Roman" w:hAnsi="Times New Roman" w:cs="Times New Roman"/>
          <w:b/>
          <w:bCs/>
          <w:sz w:val="24"/>
          <w:szCs w:val="24"/>
        </w:rPr>
        <w:t xml:space="preserve">User Story 1: </w:t>
      </w:r>
      <w:r w:rsidR="00CE5471" w:rsidRPr="008C531C">
        <w:rPr>
          <w:rFonts w:ascii="Times New Roman" w:hAnsi="Times New Roman" w:cs="Times New Roman"/>
          <w:b/>
          <w:bCs/>
          <w:sz w:val="24"/>
          <w:szCs w:val="24"/>
        </w:rPr>
        <w:t>Card-badge</w:t>
      </w:r>
      <w:r w:rsidR="00FA20AC" w:rsidRPr="008C531C">
        <w:rPr>
          <w:rFonts w:ascii="Times New Roman" w:hAnsi="Times New Roman" w:cs="Times New Roman"/>
          <w:b/>
          <w:bCs/>
          <w:sz w:val="24"/>
          <w:szCs w:val="24"/>
        </w:rPr>
        <w:t xml:space="preserve">s component </w:t>
      </w:r>
      <w:r w:rsidR="00FA20AC" w:rsidRPr="00730C7A">
        <w:rPr>
          <w:rFonts w:ascii="Times New Roman" w:hAnsi="Times New Roman" w:cs="Times New Roman"/>
          <w:b/>
          <w:bCs/>
          <w:sz w:val="24"/>
          <w:szCs w:val="24"/>
        </w:rPr>
        <w:t>creation</w:t>
      </w:r>
      <w:r w:rsidR="00730C7A" w:rsidRPr="00730C7A">
        <w:rPr>
          <w:rFonts w:ascii="Times New Roman" w:hAnsi="Times New Roman" w:cs="Times New Roman"/>
          <w:b/>
          <w:bCs/>
          <w:sz w:val="24"/>
          <w:szCs w:val="24"/>
        </w:rPr>
        <w:t xml:space="preserve"> (</w:t>
      </w:r>
      <w:r w:rsidR="00730C7A" w:rsidRPr="00730C7A">
        <w:rPr>
          <w:rFonts w:ascii="Times New Roman" w:eastAsia="Times New Roman" w:hAnsi="Times New Roman" w:cs="Times New Roman"/>
          <w:b/>
          <w:bCs/>
          <w:color w:val="000000"/>
          <w:sz w:val="24"/>
          <w:szCs w:val="24"/>
        </w:rPr>
        <w:t xml:space="preserve">worthiness </w:t>
      </w:r>
      <w:r w:rsidR="00730C7A" w:rsidRPr="00730C7A">
        <w:rPr>
          <w:rFonts w:ascii="Times New Roman" w:hAnsi="Times New Roman" w:cs="Times New Roman"/>
          <w:b/>
          <w:bCs/>
          <w:sz w:val="24"/>
          <w:szCs w:val="24"/>
        </w:rPr>
        <w:t>score)</w:t>
      </w:r>
      <w:r w:rsidR="00730C7A">
        <w:rPr>
          <w:rFonts w:ascii="Times New Roman" w:hAnsi="Times New Roman" w:cs="Times New Roman"/>
          <w:sz w:val="24"/>
          <w:szCs w:val="24"/>
        </w:rPr>
        <w:t xml:space="preserve"> </w:t>
      </w:r>
      <w:r w:rsidR="00FA20AC" w:rsidRPr="008C531C">
        <w:rPr>
          <w:rFonts w:ascii="Times New Roman" w:eastAsiaTheme="minorEastAsia" w:hAnsi="Times New Roman" w:cs="Times New Roman"/>
          <w:bCs/>
          <w:sz w:val="24"/>
          <w:szCs w:val="24"/>
        </w:rPr>
        <w:t>–</w:t>
      </w:r>
      <w:r w:rsidR="00FA20AC" w:rsidRPr="008C531C">
        <w:rPr>
          <w:rFonts w:ascii="Times New Roman" w:hAnsi="Times New Roman" w:cs="Times New Roman"/>
          <w:sz w:val="24"/>
          <w:szCs w:val="24"/>
        </w:rPr>
        <w:t xml:space="preserve"> Create a Card-badge</w:t>
      </w:r>
      <w:r w:rsidR="007E162F" w:rsidRPr="008C531C">
        <w:rPr>
          <w:rFonts w:ascii="Times New Roman" w:hAnsi="Times New Roman" w:cs="Times New Roman"/>
          <w:sz w:val="24"/>
          <w:szCs w:val="24"/>
        </w:rPr>
        <w:t>s</w:t>
      </w:r>
      <w:r w:rsidR="00FA20AC" w:rsidRPr="008C531C">
        <w:rPr>
          <w:rFonts w:ascii="Times New Roman" w:hAnsi="Times New Roman" w:cs="Times New Roman"/>
          <w:sz w:val="24"/>
          <w:szCs w:val="24"/>
        </w:rPr>
        <w:t xml:space="preserve"> component </w:t>
      </w:r>
      <w:r w:rsidR="007E162F" w:rsidRPr="008C531C">
        <w:rPr>
          <w:rFonts w:ascii="Times New Roman" w:hAnsi="Times New Roman" w:cs="Times New Roman"/>
          <w:sz w:val="24"/>
          <w:szCs w:val="24"/>
        </w:rPr>
        <w:t xml:space="preserve">that presents the </w:t>
      </w:r>
      <w:r w:rsidR="00730C7A" w:rsidRPr="0065145A">
        <w:rPr>
          <w:rFonts w:ascii="Times New Roman" w:eastAsia="Times New Roman" w:hAnsi="Times New Roman" w:cs="Times New Roman"/>
          <w:color w:val="000000"/>
          <w:sz w:val="24"/>
          <w:szCs w:val="24"/>
        </w:rPr>
        <w:t xml:space="preserve">worthiness </w:t>
      </w:r>
      <w:r w:rsidR="007E162F" w:rsidRPr="008C531C">
        <w:rPr>
          <w:rFonts w:ascii="Times New Roman" w:hAnsi="Times New Roman" w:cs="Times New Roman"/>
          <w:sz w:val="24"/>
          <w:szCs w:val="24"/>
        </w:rPr>
        <w:t xml:space="preserve">score and the background color of the badge </w:t>
      </w:r>
      <w:r w:rsidR="008C531C" w:rsidRPr="008C531C">
        <w:rPr>
          <w:rFonts w:ascii="Times New Roman" w:hAnsi="Times New Roman" w:cs="Times New Roman"/>
          <w:sz w:val="24"/>
          <w:szCs w:val="24"/>
        </w:rPr>
        <w:t>is dependent on</w:t>
      </w:r>
      <w:r w:rsidR="007E162F" w:rsidRPr="008C531C">
        <w:rPr>
          <w:rFonts w:ascii="Times New Roman" w:hAnsi="Times New Roman" w:cs="Times New Roman"/>
          <w:sz w:val="24"/>
          <w:szCs w:val="24"/>
        </w:rPr>
        <w:t xml:space="preserve"> color-coded indicator of its importance (red for high, orange for moderate, and green for low).</w:t>
      </w:r>
    </w:p>
    <w:p w14:paraId="7C549A10" w14:textId="0E5A7EA2" w:rsidR="00E2734E" w:rsidRPr="00BC7F0A" w:rsidRDefault="00E2734E" w:rsidP="00BC7F0A">
      <w:pPr>
        <w:ind w:left="284"/>
        <w:jc w:val="both"/>
        <w:rPr>
          <w:rFonts w:ascii="Times New Roman" w:hAnsi="Times New Roman" w:cs="Times New Roman"/>
          <w:sz w:val="24"/>
          <w:szCs w:val="24"/>
        </w:rPr>
      </w:pPr>
      <w:r w:rsidRPr="00730C7A">
        <w:rPr>
          <w:rFonts w:ascii="Times New Roman" w:hAnsi="Times New Roman" w:cs="Times New Roman"/>
          <w:b/>
          <w:bCs/>
          <w:sz w:val="24"/>
          <w:szCs w:val="24"/>
        </w:rPr>
        <w:lastRenderedPageBreak/>
        <w:t xml:space="preserve">User Story 2: </w:t>
      </w:r>
      <w:r w:rsidR="00AF0188">
        <w:rPr>
          <w:rFonts w:ascii="Times New Roman" w:hAnsi="Times New Roman" w:cs="Times New Roman"/>
          <w:b/>
          <w:bCs/>
          <w:sz w:val="24"/>
          <w:szCs w:val="24"/>
        </w:rPr>
        <w:t xml:space="preserve">Handle </w:t>
      </w:r>
      <w:r w:rsidR="00AF0188" w:rsidRPr="00730C7A">
        <w:rPr>
          <w:rFonts w:ascii="Times New Roman" w:eastAsia="Times New Roman" w:hAnsi="Times New Roman" w:cs="Times New Roman"/>
          <w:b/>
          <w:bCs/>
          <w:color w:val="000000"/>
          <w:sz w:val="24"/>
          <w:szCs w:val="24"/>
        </w:rPr>
        <w:t>No Estimate</w:t>
      </w:r>
      <w:r w:rsidR="00106747">
        <w:rPr>
          <w:rFonts w:ascii="Times New Roman" w:eastAsia="Times New Roman" w:hAnsi="Times New Roman" w:cs="Times New Roman"/>
          <w:b/>
          <w:bCs/>
          <w:color w:val="000000"/>
          <w:sz w:val="24"/>
          <w:szCs w:val="24"/>
        </w:rPr>
        <w:t xml:space="preserve"> case</w:t>
      </w:r>
      <w:r w:rsidR="00730C7A">
        <w:rPr>
          <w:rFonts w:ascii="Times New Roman" w:hAnsi="Times New Roman" w:cs="Times New Roman"/>
          <w:sz w:val="24"/>
          <w:szCs w:val="24"/>
        </w:rPr>
        <w:t xml:space="preserve"> </w:t>
      </w:r>
      <w:r w:rsidR="00730C7A" w:rsidRPr="008C531C">
        <w:rPr>
          <w:rFonts w:ascii="Times New Roman" w:eastAsiaTheme="minorEastAsia" w:hAnsi="Times New Roman" w:cs="Times New Roman"/>
          <w:bCs/>
          <w:sz w:val="24"/>
          <w:szCs w:val="24"/>
        </w:rPr>
        <w:t>–</w:t>
      </w:r>
      <w:r w:rsidR="00730C7A" w:rsidRPr="008C531C">
        <w:rPr>
          <w:rFonts w:ascii="Times New Roman" w:hAnsi="Times New Roman" w:cs="Times New Roman"/>
          <w:sz w:val="24"/>
          <w:szCs w:val="24"/>
        </w:rPr>
        <w:t xml:space="preserve"> </w:t>
      </w:r>
      <w:r w:rsidR="00106747">
        <w:rPr>
          <w:rFonts w:ascii="Times New Roman" w:hAnsi="Times New Roman" w:cs="Times New Roman"/>
          <w:sz w:val="24"/>
          <w:szCs w:val="24"/>
        </w:rPr>
        <w:t xml:space="preserve">After creating the </w:t>
      </w:r>
      <w:r w:rsidR="00106747" w:rsidRPr="00106747">
        <w:rPr>
          <w:rFonts w:ascii="Times New Roman" w:hAnsi="Times New Roman" w:cs="Times New Roman"/>
          <w:sz w:val="24"/>
          <w:szCs w:val="24"/>
        </w:rPr>
        <w:t>Card-badges component</w:t>
      </w:r>
      <w:r w:rsidR="003B6A95">
        <w:rPr>
          <w:rFonts w:ascii="Times New Roman" w:hAnsi="Times New Roman" w:cs="Times New Roman"/>
          <w:sz w:val="24"/>
          <w:szCs w:val="24"/>
        </w:rPr>
        <w:t xml:space="preserve"> that represent</w:t>
      </w:r>
      <w:r w:rsidR="00570197">
        <w:rPr>
          <w:rFonts w:ascii="Times New Roman" w:hAnsi="Times New Roman" w:cs="Times New Roman"/>
          <w:sz w:val="24"/>
          <w:szCs w:val="24"/>
        </w:rPr>
        <w:t>s</w:t>
      </w:r>
      <w:r w:rsidR="003B6A95">
        <w:rPr>
          <w:rFonts w:ascii="Times New Roman" w:hAnsi="Times New Roman" w:cs="Times New Roman"/>
          <w:sz w:val="24"/>
          <w:szCs w:val="24"/>
        </w:rPr>
        <w:t xml:space="preserve"> user story </w:t>
      </w:r>
      <w:proofErr w:type="gramStart"/>
      <w:r w:rsidR="003B6A95">
        <w:rPr>
          <w:rFonts w:ascii="Times New Roman" w:hAnsi="Times New Roman" w:cs="Times New Roman"/>
          <w:sz w:val="24"/>
          <w:szCs w:val="24"/>
        </w:rPr>
        <w:t xml:space="preserve">1, </w:t>
      </w:r>
      <w:r w:rsidR="00730C7A" w:rsidRPr="008C531C">
        <w:rPr>
          <w:rFonts w:ascii="Times New Roman" w:hAnsi="Times New Roman" w:cs="Times New Roman"/>
          <w:sz w:val="24"/>
          <w:szCs w:val="24"/>
        </w:rPr>
        <w:t xml:space="preserve"> </w:t>
      </w:r>
      <w:r w:rsidR="00C3534E">
        <w:rPr>
          <w:rFonts w:ascii="Times New Roman" w:hAnsi="Times New Roman" w:cs="Times New Roman"/>
          <w:sz w:val="24"/>
          <w:szCs w:val="24"/>
        </w:rPr>
        <w:t>we</w:t>
      </w:r>
      <w:proofErr w:type="gramEnd"/>
      <w:r w:rsidR="00C3534E">
        <w:rPr>
          <w:rFonts w:ascii="Times New Roman" w:hAnsi="Times New Roman" w:cs="Times New Roman"/>
          <w:sz w:val="24"/>
          <w:szCs w:val="24"/>
        </w:rPr>
        <w:t xml:space="preserve"> will add a case that handles the </w:t>
      </w:r>
      <w:r w:rsidR="00C3534E" w:rsidRPr="009F1A87">
        <w:rPr>
          <w:rFonts w:ascii="Times New Roman" w:eastAsia="Times New Roman" w:hAnsi="Times New Roman" w:cs="Times New Roman"/>
          <w:color w:val="000000"/>
          <w:sz w:val="24"/>
          <w:szCs w:val="24"/>
        </w:rPr>
        <w:t>user stories that have not been estimated</w:t>
      </w:r>
      <w:r w:rsidR="00C3534E">
        <w:rPr>
          <w:rFonts w:ascii="Times New Roman" w:hAnsi="Times New Roman" w:cs="Times New Roman"/>
          <w:sz w:val="24"/>
          <w:szCs w:val="24"/>
        </w:rPr>
        <w:t xml:space="preserve">, by displaying </w:t>
      </w:r>
      <w:r w:rsidR="00570197">
        <w:rPr>
          <w:rFonts w:ascii="Times New Roman" w:hAnsi="Times New Roman" w:cs="Times New Roman"/>
          <w:sz w:val="24"/>
          <w:szCs w:val="24"/>
        </w:rPr>
        <w:t xml:space="preserve">the </w:t>
      </w:r>
      <w:r w:rsidR="00C3534E" w:rsidRPr="00C3534E">
        <w:rPr>
          <w:rFonts w:ascii="Times New Roman" w:hAnsi="Times New Roman" w:cs="Times New Roman"/>
          <w:sz w:val="24"/>
          <w:szCs w:val="24"/>
        </w:rPr>
        <w:t>worthiness score</w:t>
      </w:r>
      <w:r w:rsidR="00C3534E">
        <w:rPr>
          <w:rFonts w:ascii="Times New Roman" w:hAnsi="Times New Roman" w:cs="Times New Roman"/>
          <w:sz w:val="24"/>
          <w:szCs w:val="24"/>
        </w:rPr>
        <w:t xml:space="preserve"> to “</w:t>
      </w:r>
      <w:r w:rsidR="00C3534E" w:rsidRPr="009F1A87">
        <w:rPr>
          <w:rFonts w:ascii="Times New Roman" w:eastAsia="Times New Roman" w:hAnsi="Times New Roman" w:cs="Times New Roman"/>
          <w:color w:val="000000"/>
          <w:sz w:val="24"/>
          <w:szCs w:val="24"/>
        </w:rPr>
        <w:t>No Estimate</w:t>
      </w:r>
      <w:r w:rsidR="00C3534E">
        <w:rPr>
          <w:rFonts w:ascii="Times New Roman" w:eastAsia="Times New Roman" w:hAnsi="Times New Roman" w:cs="Times New Roman"/>
          <w:color w:val="000000"/>
          <w:sz w:val="24"/>
          <w:szCs w:val="24"/>
        </w:rPr>
        <w:t>”.</w:t>
      </w:r>
    </w:p>
    <w:p w14:paraId="531B5F67" w14:textId="5DBC6DF7" w:rsidR="002B36F9" w:rsidRDefault="00E2734E" w:rsidP="00E2734E">
      <w:pPr>
        <w:ind w:left="284"/>
        <w:jc w:val="both"/>
        <w:rPr>
          <w:rFonts w:ascii="Times New Roman" w:hAnsi="Times New Roman" w:cs="Times New Roman"/>
          <w:sz w:val="24"/>
          <w:szCs w:val="24"/>
        </w:rPr>
      </w:pPr>
      <w:r w:rsidRPr="00D7244C">
        <w:rPr>
          <w:rFonts w:ascii="Times New Roman" w:hAnsi="Times New Roman" w:cs="Times New Roman"/>
          <w:b/>
          <w:bCs/>
          <w:sz w:val="24"/>
          <w:szCs w:val="24"/>
        </w:rPr>
        <w:t xml:space="preserve">User Story 3: </w:t>
      </w:r>
      <w:r w:rsidR="002B36F9" w:rsidRPr="00D7244C">
        <w:rPr>
          <w:rFonts w:ascii="Times New Roman" w:hAnsi="Times New Roman" w:cs="Times New Roman"/>
          <w:b/>
          <w:bCs/>
          <w:sz w:val="24"/>
          <w:szCs w:val="24"/>
        </w:rPr>
        <w:t>Card</w:t>
      </w:r>
      <w:r w:rsidR="002B36F9" w:rsidRPr="008C531C">
        <w:rPr>
          <w:rFonts w:ascii="Times New Roman" w:hAnsi="Times New Roman" w:cs="Times New Roman"/>
          <w:b/>
          <w:bCs/>
          <w:sz w:val="24"/>
          <w:szCs w:val="24"/>
        </w:rPr>
        <w:t xml:space="preserve">-badges component </w:t>
      </w:r>
      <w:r w:rsidR="002B36F9" w:rsidRPr="00730C7A">
        <w:rPr>
          <w:rFonts w:ascii="Times New Roman" w:hAnsi="Times New Roman" w:cs="Times New Roman"/>
          <w:b/>
          <w:bCs/>
          <w:sz w:val="24"/>
          <w:szCs w:val="24"/>
        </w:rPr>
        <w:t>creation (</w:t>
      </w:r>
      <w:r w:rsidR="002B36F9">
        <w:rPr>
          <w:rFonts w:ascii="Times New Roman" w:hAnsi="Times New Roman" w:cs="Times New Roman"/>
          <w:b/>
          <w:bCs/>
          <w:sz w:val="24"/>
          <w:szCs w:val="24"/>
        </w:rPr>
        <w:t>Q</w:t>
      </w:r>
      <w:r w:rsidR="002B36F9" w:rsidRPr="001E56B6">
        <w:rPr>
          <w:rFonts w:ascii="Times New Roman" w:hAnsi="Times New Roman" w:cs="Times New Roman"/>
          <w:b/>
          <w:bCs/>
          <w:sz w:val="24"/>
          <w:szCs w:val="24"/>
        </w:rPr>
        <w:t>uantity</w:t>
      </w:r>
      <w:r w:rsidR="002B36F9">
        <w:rPr>
          <w:rFonts w:ascii="Times New Roman" w:hAnsi="Times New Roman" w:cs="Times New Roman"/>
          <w:b/>
          <w:bCs/>
          <w:sz w:val="24"/>
          <w:szCs w:val="24"/>
        </w:rPr>
        <w:t xml:space="preserve"> of </w:t>
      </w:r>
      <w:r w:rsidR="002B36F9">
        <w:rPr>
          <w:rFonts w:ascii="Times New Roman" w:eastAsia="Times New Roman" w:hAnsi="Times New Roman" w:cs="Times New Roman"/>
          <w:b/>
          <w:bCs/>
          <w:color w:val="000000"/>
          <w:sz w:val="24"/>
          <w:szCs w:val="24"/>
        </w:rPr>
        <w:t>UX method</w:t>
      </w:r>
      <w:r w:rsidR="002B36F9" w:rsidRPr="00730C7A">
        <w:rPr>
          <w:rFonts w:ascii="Times New Roman" w:hAnsi="Times New Roman" w:cs="Times New Roman"/>
          <w:b/>
          <w:bCs/>
          <w:sz w:val="24"/>
          <w:szCs w:val="24"/>
        </w:rPr>
        <w:t>)</w:t>
      </w:r>
      <w:r w:rsidR="002B36F9">
        <w:rPr>
          <w:rFonts w:ascii="Times New Roman" w:hAnsi="Times New Roman" w:cs="Times New Roman"/>
          <w:sz w:val="24"/>
          <w:szCs w:val="24"/>
        </w:rPr>
        <w:t xml:space="preserve"> </w:t>
      </w:r>
      <w:r w:rsidR="002B36F9" w:rsidRPr="008C531C">
        <w:rPr>
          <w:rFonts w:ascii="Times New Roman" w:eastAsiaTheme="minorEastAsia" w:hAnsi="Times New Roman" w:cs="Times New Roman"/>
          <w:bCs/>
          <w:sz w:val="24"/>
          <w:szCs w:val="24"/>
        </w:rPr>
        <w:t>–</w:t>
      </w:r>
      <w:r w:rsidR="002B36F9" w:rsidRPr="008C531C">
        <w:rPr>
          <w:rFonts w:ascii="Times New Roman" w:hAnsi="Times New Roman" w:cs="Times New Roman"/>
          <w:sz w:val="24"/>
          <w:szCs w:val="24"/>
        </w:rPr>
        <w:t xml:space="preserve"> Create a Card-badges component that presents the</w:t>
      </w:r>
      <w:r w:rsidR="002B36F9">
        <w:rPr>
          <w:rFonts w:ascii="Times New Roman" w:hAnsi="Times New Roman" w:cs="Times New Roman"/>
          <w:sz w:val="24"/>
          <w:szCs w:val="24"/>
        </w:rPr>
        <w:t xml:space="preserve"> number </w:t>
      </w:r>
      <w:r w:rsidR="002B36F9" w:rsidRPr="0065145A">
        <w:rPr>
          <w:rFonts w:ascii="Times New Roman" w:eastAsia="Times New Roman" w:hAnsi="Times New Roman" w:cs="Times New Roman"/>
          <w:color w:val="000000"/>
          <w:sz w:val="24"/>
          <w:szCs w:val="24"/>
        </w:rPr>
        <w:t>of completed and pending UX methods</w:t>
      </w:r>
      <w:r w:rsidR="002B36F9">
        <w:rPr>
          <w:rFonts w:ascii="Times New Roman" w:eastAsia="Times New Roman" w:hAnsi="Times New Roman" w:cs="Times New Roman"/>
          <w:color w:val="000000"/>
          <w:sz w:val="24"/>
          <w:szCs w:val="24"/>
        </w:rPr>
        <w:t xml:space="preserve"> for each </w:t>
      </w:r>
      <w:r w:rsidR="00D7244C">
        <w:rPr>
          <w:rFonts w:ascii="Times New Roman" w:eastAsia="Times New Roman" w:hAnsi="Times New Roman" w:cs="Times New Roman"/>
          <w:color w:val="000000"/>
          <w:sz w:val="24"/>
          <w:szCs w:val="24"/>
        </w:rPr>
        <w:t>user story.</w:t>
      </w:r>
    </w:p>
    <w:p w14:paraId="3494AFDB" w14:textId="55D9AFE5" w:rsidR="00E2734E" w:rsidRPr="0065145A" w:rsidRDefault="00E2734E" w:rsidP="00E2734E">
      <w:pPr>
        <w:jc w:val="both"/>
        <w:rPr>
          <w:rFonts w:ascii="Times New Roman" w:hAnsi="Times New Roman" w:cs="Times New Roman"/>
          <w:b/>
          <w:sz w:val="24"/>
          <w:szCs w:val="24"/>
        </w:rPr>
      </w:pPr>
      <w:r w:rsidRPr="0065145A">
        <w:rPr>
          <w:rFonts w:ascii="Times New Roman" w:hAnsi="Times New Roman" w:cs="Times New Roman"/>
          <w:b/>
          <w:sz w:val="24"/>
          <w:szCs w:val="24"/>
        </w:rPr>
        <w:t>Test of the User Stories:</w:t>
      </w:r>
    </w:p>
    <w:p w14:paraId="145213B5" w14:textId="77777777" w:rsidR="00CE6385" w:rsidRPr="0065145A" w:rsidRDefault="00CE6385" w:rsidP="00CE6385">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rPr>
        <w:t xml:space="preserve">User Story 1: </w:t>
      </w:r>
    </w:p>
    <w:p w14:paraId="2BCAB403" w14:textId="370D9470" w:rsidR="00CE6385" w:rsidRPr="0065145A" w:rsidRDefault="00CE6385"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w:t>
      </w:r>
      <w:r w:rsidR="00161874" w:rsidRPr="0065145A">
        <w:rPr>
          <w:rFonts w:ascii="Times New Roman" w:hAnsi="Times New Roman" w:cs="Times New Roman"/>
          <w:sz w:val="24"/>
          <w:szCs w:val="24"/>
        </w:rPr>
        <w:t>Verify that the worthiness score of each user story is displayed in the board.</w:t>
      </w:r>
    </w:p>
    <w:p w14:paraId="331F23BD" w14:textId="2D0CC02F" w:rsidR="00E9223F" w:rsidRPr="0065145A" w:rsidRDefault="00CE6385"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2: Verify that </w:t>
      </w:r>
      <w:r w:rsidR="00E9223F" w:rsidRPr="0065145A">
        <w:rPr>
          <w:rFonts w:ascii="Times New Roman" w:hAnsi="Times New Roman" w:cs="Times New Roman"/>
          <w:sz w:val="24"/>
          <w:szCs w:val="24"/>
        </w:rPr>
        <w:t>the worthiness score is calculated accurately for each user story.</w:t>
      </w:r>
    </w:p>
    <w:p w14:paraId="4383F5EC" w14:textId="1531D0AC" w:rsidR="00CE6385" w:rsidRPr="0065145A" w:rsidRDefault="00CE6385" w:rsidP="00CE6385">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rPr>
        <w:t xml:space="preserve">User Story 2: </w:t>
      </w:r>
    </w:p>
    <w:p w14:paraId="387E423D" w14:textId="7261C457" w:rsidR="00CE6385" w:rsidRPr="0065145A" w:rsidRDefault="00CE6385"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w:t>
      </w:r>
      <w:r w:rsidR="007E4DCE" w:rsidRPr="0065145A">
        <w:rPr>
          <w:rFonts w:ascii="Times New Roman" w:hAnsi="Times New Roman" w:cs="Times New Roman"/>
          <w:sz w:val="24"/>
          <w:szCs w:val="24"/>
        </w:rPr>
        <w:t>Verify that the "No, Estimate" text is displayed for user stories that have not been estimated.</w:t>
      </w:r>
    </w:p>
    <w:p w14:paraId="1736A560" w14:textId="55430913" w:rsidR="0012761C" w:rsidRPr="0065145A" w:rsidRDefault="00CE6385"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2: </w:t>
      </w:r>
      <w:r w:rsidR="00BC4B69" w:rsidRPr="0065145A">
        <w:rPr>
          <w:rFonts w:ascii="Times New Roman" w:hAnsi="Times New Roman" w:cs="Times New Roman"/>
          <w:sz w:val="24"/>
          <w:szCs w:val="24"/>
        </w:rPr>
        <w:t>Verify that the text is displayed in a prominent location for easy visibility.</w:t>
      </w:r>
    </w:p>
    <w:p w14:paraId="3B7498A1" w14:textId="77777777" w:rsidR="00CE6385" w:rsidRPr="0065145A" w:rsidRDefault="00CE6385" w:rsidP="00CE6385">
      <w:pPr>
        <w:pStyle w:val="ListParagraph"/>
        <w:ind w:left="284"/>
        <w:contextualSpacing w:val="0"/>
        <w:jc w:val="both"/>
        <w:rPr>
          <w:rFonts w:ascii="Times New Roman" w:eastAsiaTheme="minorEastAsia" w:hAnsi="Times New Roman" w:cs="Times New Roman"/>
          <w:b/>
          <w:bCs/>
          <w:sz w:val="24"/>
          <w:szCs w:val="24"/>
        </w:rPr>
      </w:pPr>
      <w:r w:rsidRPr="0065145A">
        <w:rPr>
          <w:rFonts w:ascii="Times New Roman" w:hAnsi="Times New Roman" w:cs="Times New Roman"/>
          <w:b/>
          <w:bCs/>
          <w:sz w:val="24"/>
          <w:szCs w:val="24"/>
        </w:rPr>
        <w:t>User Story 3</w:t>
      </w:r>
      <w:r w:rsidRPr="0065145A">
        <w:rPr>
          <w:rFonts w:ascii="Times New Roman" w:eastAsiaTheme="minorEastAsia" w:hAnsi="Times New Roman" w:cs="Times New Roman"/>
          <w:b/>
          <w:bCs/>
          <w:sz w:val="24"/>
          <w:szCs w:val="24"/>
        </w:rPr>
        <w:t>:</w:t>
      </w:r>
    </w:p>
    <w:p w14:paraId="7F52EB0D" w14:textId="0D87ACF8" w:rsidR="001A3FA5" w:rsidRPr="0065145A" w:rsidRDefault="00CE6385"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w:t>
      </w:r>
      <w:r w:rsidR="00117488" w:rsidRPr="0065145A">
        <w:rPr>
          <w:rFonts w:ascii="Times New Roman" w:hAnsi="Times New Roman" w:cs="Times New Roman"/>
          <w:sz w:val="24"/>
          <w:szCs w:val="24"/>
        </w:rPr>
        <w:t>Verify that the quantity of completed and pending UX methods is displayed for all user stories in the board.</w:t>
      </w:r>
    </w:p>
    <w:p w14:paraId="3821710D" w14:textId="77777777" w:rsidR="000E0410" w:rsidRPr="0065145A" w:rsidRDefault="00CE6385"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2: </w:t>
      </w:r>
      <w:r w:rsidR="00BB0D01" w:rsidRPr="0065145A">
        <w:rPr>
          <w:rFonts w:ascii="Times New Roman" w:hAnsi="Times New Roman" w:cs="Times New Roman"/>
          <w:sz w:val="24"/>
          <w:szCs w:val="24"/>
        </w:rPr>
        <w:t>Verify that the quantity of completed and pending UX methods is calculated accurately for each user story.</w:t>
      </w:r>
    </w:p>
    <w:p w14:paraId="2E8D4BEF" w14:textId="5EBAF71B" w:rsidR="000E0410" w:rsidRPr="0065145A" w:rsidRDefault="000E0410" w:rsidP="000E0410">
      <w:pPr>
        <w:rPr>
          <w:rFonts w:ascii="Times New Roman" w:hAnsi="Times New Roman" w:cs="Times New Roman"/>
          <w:b/>
          <w:sz w:val="28"/>
          <w:szCs w:val="28"/>
        </w:rPr>
      </w:pPr>
      <w:r w:rsidRPr="0065145A">
        <w:rPr>
          <w:rFonts w:ascii="Times New Roman" w:hAnsi="Times New Roman" w:cs="Times New Roman"/>
          <w:b/>
          <w:sz w:val="28"/>
          <w:szCs w:val="28"/>
        </w:rPr>
        <w:t>Sprint 5:</w:t>
      </w:r>
    </w:p>
    <w:p w14:paraId="7DA6D4AE" w14:textId="27AAF164" w:rsidR="000E0410" w:rsidRPr="0065145A" w:rsidRDefault="00997B02" w:rsidP="0062389D">
      <w:pPr>
        <w:jc w:val="both"/>
        <w:rPr>
          <w:rFonts w:ascii="Times New Roman" w:hAnsi="Times New Roman" w:cs="Times New Roman"/>
          <w:b/>
          <w:sz w:val="28"/>
          <w:szCs w:val="28"/>
        </w:rPr>
      </w:pPr>
      <w:r w:rsidRPr="0065145A">
        <w:rPr>
          <w:rFonts w:ascii="Times New Roman" w:eastAsiaTheme="minorEastAsia" w:hAnsi="Times New Roman" w:cs="Times New Roman"/>
          <w:bCs/>
          <w:sz w:val="24"/>
          <w:szCs w:val="24"/>
        </w:rPr>
        <w:t xml:space="preserve">The Fifth and last iteration of the power-up development focuses on </w:t>
      </w:r>
      <w:r w:rsidR="0062389D" w:rsidRPr="0065145A">
        <w:rPr>
          <w:rFonts w:ascii="Times New Roman" w:eastAsiaTheme="minorEastAsia" w:hAnsi="Times New Roman" w:cs="Times New Roman"/>
          <w:bCs/>
          <w:sz w:val="24"/>
          <w:szCs w:val="24"/>
        </w:rPr>
        <w:t>providing</w:t>
      </w:r>
      <w:r w:rsidR="00352A3B" w:rsidRPr="0065145A">
        <w:rPr>
          <w:rFonts w:ascii="Times New Roman" w:eastAsiaTheme="minorEastAsia" w:hAnsi="Times New Roman" w:cs="Times New Roman"/>
          <w:bCs/>
          <w:sz w:val="24"/>
          <w:szCs w:val="24"/>
        </w:rPr>
        <w:t xml:space="preserve"> functionality for automatically moving completed user stories to a "Done list" and allowing users to select the "Done list" from their existing lists on the board. The goal is to provide visibility into the completion status of user stories and make the process more efficient. </w:t>
      </w:r>
    </w:p>
    <w:p w14:paraId="043A14A5" w14:textId="77777777" w:rsidR="000E0410" w:rsidRPr="0065145A" w:rsidRDefault="000E0410" w:rsidP="000E0410">
      <w:pPr>
        <w:rPr>
          <w:rFonts w:ascii="Times New Roman" w:hAnsi="Times New Roman" w:cs="Times New Roman"/>
          <w:b/>
          <w:sz w:val="24"/>
          <w:szCs w:val="24"/>
        </w:rPr>
      </w:pPr>
      <w:r w:rsidRPr="0065145A">
        <w:rPr>
          <w:rFonts w:ascii="Times New Roman" w:hAnsi="Times New Roman" w:cs="Times New Roman"/>
          <w:b/>
          <w:sz w:val="24"/>
          <w:szCs w:val="24"/>
        </w:rPr>
        <w:t>Sprint Backlog:</w:t>
      </w:r>
    </w:p>
    <w:p w14:paraId="4336B41D" w14:textId="0DF605BA" w:rsidR="000E0410" w:rsidRPr="0065145A" w:rsidRDefault="000E0410" w:rsidP="000E0410">
      <w:pPr>
        <w:ind w:left="360"/>
        <w:jc w:val="both"/>
        <w:rPr>
          <w:rFonts w:ascii="Times New Roman" w:eastAsia="Times New Roman" w:hAnsi="Times New Roman" w:cs="Times New Roman"/>
          <w:color w:val="000000"/>
          <w:sz w:val="24"/>
          <w:szCs w:val="24"/>
        </w:rPr>
      </w:pPr>
      <w:r w:rsidRPr="0065145A">
        <w:rPr>
          <w:rFonts w:ascii="Times New Roman" w:hAnsi="Times New Roman" w:cs="Times New Roman"/>
          <w:b/>
          <w:bCs/>
          <w:sz w:val="24"/>
          <w:szCs w:val="24"/>
        </w:rPr>
        <w:t>User Story 1:</w:t>
      </w:r>
      <w:r w:rsidRPr="0065145A">
        <w:rPr>
          <w:rFonts w:ascii="Times New Roman" w:hAnsi="Times New Roman" w:cs="Times New Roman"/>
          <w:sz w:val="24"/>
          <w:szCs w:val="24"/>
        </w:rPr>
        <w:t xml:space="preserve"> </w:t>
      </w:r>
      <w:r w:rsidR="001B1D1C" w:rsidRPr="0065145A">
        <w:rPr>
          <w:rFonts w:ascii="Times New Roman" w:eastAsia="Times New Roman" w:hAnsi="Times New Roman" w:cs="Times New Roman"/>
          <w:color w:val="000000"/>
          <w:sz w:val="24"/>
          <w:szCs w:val="24"/>
        </w:rPr>
        <w:t>As a user, I want to select the “Done list” from my existing lists on the board, so that I can automatically move the completed user story there.</w:t>
      </w:r>
    </w:p>
    <w:p w14:paraId="1F475F63" w14:textId="3E76BDAD" w:rsidR="001B1D1C" w:rsidRPr="0065145A" w:rsidRDefault="000E0410" w:rsidP="001B1D1C">
      <w:pPr>
        <w:ind w:left="357"/>
        <w:jc w:val="both"/>
        <w:rPr>
          <w:rFonts w:ascii="Times New Roman" w:eastAsia="Times New Roman" w:hAnsi="Times New Roman" w:cs="Times New Roman"/>
          <w:color w:val="000000"/>
          <w:sz w:val="24"/>
          <w:szCs w:val="24"/>
        </w:rPr>
      </w:pPr>
      <w:r w:rsidRPr="0065145A">
        <w:rPr>
          <w:rFonts w:ascii="Times New Roman" w:hAnsi="Times New Roman" w:cs="Times New Roman"/>
          <w:b/>
          <w:bCs/>
          <w:sz w:val="24"/>
          <w:szCs w:val="24"/>
        </w:rPr>
        <w:lastRenderedPageBreak/>
        <w:t xml:space="preserve">User Story 2: </w:t>
      </w:r>
      <w:r w:rsidR="001B1D1C" w:rsidRPr="0065145A">
        <w:rPr>
          <w:rFonts w:ascii="Times New Roman" w:eastAsia="Times New Roman" w:hAnsi="Times New Roman" w:cs="Times New Roman"/>
          <w:color w:val="000000"/>
          <w:sz w:val="24"/>
          <w:szCs w:val="24"/>
        </w:rPr>
        <w:t>As a user, I want the user story to be moved to the “Done list” automatically after all required UX methods are completed, so that I can know that this user story is completed.</w:t>
      </w:r>
    </w:p>
    <w:p w14:paraId="16C691FE" w14:textId="77777777" w:rsidR="000E0410" w:rsidRPr="00CB38AA" w:rsidRDefault="000E0410" w:rsidP="000E0410">
      <w:pPr>
        <w:jc w:val="both"/>
        <w:rPr>
          <w:rFonts w:ascii="Times New Roman" w:hAnsi="Times New Roman" w:cs="Times New Roman"/>
          <w:b/>
          <w:sz w:val="24"/>
          <w:szCs w:val="24"/>
        </w:rPr>
      </w:pPr>
      <w:r w:rsidRPr="00CB38AA">
        <w:rPr>
          <w:rFonts w:ascii="Times New Roman" w:hAnsi="Times New Roman" w:cs="Times New Roman"/>
          <w:b/>
          <w:sz w:val="24"/>
          <w:szCs w:val="24"/>
        </w:rPr>
        <w:t>UI Design of the User Stories:</w:t>
      </w:r>
    </w:p>
    <w:p w14:paraId="5ADB7D56" w14:textId="77777777" w:rsidR="000E0410" w:rsidRPr="00395AAB" w:rsidRDefault="000E0410" w:rsidP="000E0410">
      <w:pPr>
        <w:ind w:left="284"/>
        <w:jc w:val="both"/>
        <w:rPr>
          <w:rFonts w:ascii="Times New Roman" w:hAnsi="Times New Roman" w:cs="Times New Roman"/>
          <w:sz w:val="24"/>
          <w:szCs w:val="24"/>
          <w:highlight w:val="yellow"/>
        </w:rPr>
      </w:pPr>
      <w:r w:rsidRPr="00395AAB">
        <w:rPr>
          <w:rFonts w:ascii="Times New Roman" w:hAnsi="Times New Roman" w:cs="Times New Roman"/>
          <w:b/>
          <w:bCs/>
          <w:sz w:val="24"/>
          <w:szCs w:val="24"/>
          <w:highlight w:val="yellow"/>
        </w:rPr>
        <w:t xml:space="preserve">User Story 1: </w:t>
      </w:r>
      <w:r w:rsidRPr="00395AAB">
        <w:rPr>
          <w:rFonts w:ascii="Times New Roman" w:eastAsiaTheme="minorEastAsia" w:hAnsi="Times New Roman" w:cs="Times New Roman"/>
          <w:bCs/>
          <w:sz w:val="24"/>
          <w:szCs w:val="24"/>
          <w:highlight w:val="yellow"/>
        </w:rPr>
        <w:t>………………………………………………………………………………… …………………………………………………………………………………</w:t>
      </w:r>
    </w:p>
    <w:p w14:paraId="316431B2" w14:textId="77777777" w:rsidR="000E0410" w:rsidRPr="00395AAB" w:rsidRDefault="000E0410" w:rsidP="000E0410">
      <w:pPr>
        <w:ind w:left="284"/>
        <w:jc w:val="both"/>
        <w:rPr>
          <w:rFonts w:ascii="Times New Roman" w:eastAsiaTheme="minorEastAsia" w:hAnsi="Times New Roman" w:cs="Times New Roman"/>
          <w:bCs/>
          <w:sz w:val="24"/>
          <w:szCs w:val="24"/>
          <w:highlight w:val="yellow"/>
        </w:rPr>
      </w:pPr>
      <w:r w:rsidRPr="00395AAB">
        <w:rPr>
          <w:rFonts w:ascii="Times New Roman" w:hAnsi="Times New Roman" w:cs="Times New Roman"/>
          <w:b/>
          <w:bCs/>
          <w:sz w:val="24"/>
          <w:szCs w:val="24"/>
          <w:highlight w:val="yellow"/>
        </w:rPr>
        <w:t xml:space="preserve">User Story 2: </w:t>
      </w:r>
      <w:r w:rsidRPr="00395AAB">
        <w:rPr>
          <w:rFonts w:ascii="Times New Roman" w:eastAsiaTheme="minorEastAsia" w:hAnsi="Times New Roman" w:cs="Times New Roman"/>
          <w:bCs/>
          <w:sz w:val="24"/>
          <w:szCs w:val="24"/>
          <w:highlight w:val="yellow"/>
        </w:rPr>
        <w:t>………………………………………………………………………………… ………………………………………………………………………………………………</w:t>
      </w:r>
    </w:p>
    <w:p w14:paraId="24E1116B" w14:textId="77777777" w:rsidR="000E0410" w:rsidRPr="00CB38AA" w:rsidRDefault="000E0410" w:rsidP="000E0410">
      <w:pPr>
        <w:jc w:val="both"/>
        <w:rPr>
          <w:rFonts w:ascii="Times New Roman" w:hAnsi="Times New Roman" w:cs="Times New Roman"/>
          <w:b/>
          <w:sz w:val="24"/>
          <w:szCs w:val="24"/>
        </w:rPr>
      </w:pPr>
      <w:r w:rsidRPr="00CB38AA">
        <w:rPr>
          <w:rFonts w:ascii="Times New Roman" w:hAnsi="Times New Roman" w:cs="Times New Roman"/>
          <w:b/>
          <w:sz w:val="24"/>
          <w:szCs w:val="24"/>
        </w:rPr>
        <w:t>Development of the User Stories:</w:t>
      </w:r>
    </w:p>
    <w:p w14:paraId="6BB18D22" w14:textId="26999F61" w:rsidR="004E5D9C" w:rsidRDefault="000E0410" w:rsidP="00CB38AA">
      <w:pPr>
        <w:ind w:left="284"/>
        <w:jc w:val="both"/>
        <w:rPr>
          <w:rFonts w:ascii="Times New Roman" w:hAnsi="Times New Roman" w:cs="Times New Roman"/>
          <w:b/>
          <w:bCs/>
          <w:sz w:val="24"/>
          <w:szCs w:val="24"/>
        </w:rPr>
      </w:pPr>
      <w:r w:rsidRPr="004E5D9C">
        <w:rPr>
          <w:rFonts w:ascii="Times New Roman" w:hAnsi="Times New Roman" w:cs="Times New Roman"/>
          <w:b/>
          <w:bCs/>
          <w:sz w:val="24"/>
          <w:szCs w:val="24"/>
        </w:rPr>
        <w:t xml:space="preserve">User Story 1: </w:t>
      </w:r>
      <w:r w:rsidR="004E5D9C" w:rsidRPr="004E5D9C">
        <w:rPr>
          <w:rFonts w:ascii="Times New Roman" w:hAnsi="Times New Roman" w:cs="Times New Roman"/>
          <w:b/>
          <w:bCs/>
          <w:sz w:val="24"/>
          <w:szCs w:val="24"/>
        </w:rPr>
        <w:t>Custom Select Box creation</w:t>
      </w:r>
      <w:r w:rsidR="004E5D9C" w:rsidRPr="00730C7A">
        <w:rPr>
          <w:rFonts w:ascii="Times New Roman" w:hAnsi="Times New Roman" w:cs="Times New Roman"/>
          <w:b/>
          <w:bCs/>
          <w:sz w:val="24"/>
          <w:szCs w:val="24"/>
        </w:rPr>
        <w:t xml:space="preserve"> </w:t>
      </w:r>
      <w:r w:rsidR="004E5D9C" w:rsidRPr="008C531C">
        <w:rPr>
          <w:rFonts w:ascii="Times New Roman" w:eastAsiaTheme="minorEastAsia" w:hAnsi="Times New Roman" w:cs="Times New Roman"/>
          <w:bCs/>
          <w:sz w:val="24"/>
          <w:szCs w:val="24"/>
        </w:rPr>
        <w:t>–</w:t>
      </w:r>
      <w:r w:rsidR="004E5D9C" w:rsidRPr="008C531C">
        <w:rPr>
          <w:rFonts w:ascii="Times New Roman" w:hAnsi="Times New Roman" w:cs="Times New Roman"/>
          <w:sz w:val="24"/>
          <w:szCs w:val="24"/>
        </w:rPr>
        <w:t xml:space="preserve"> </w:t>
      </w:r>
      <w:r w:rsidR="00363724">
        <w:rPr>
          <w:rFonts w:ascii="Times New Roman" w:hAnsi="Times New Roman" w:cs="Times New Roman"/>
          <w:sz w:val="24"/>
          <w:szCs w:val="24"/>
        </w:rPr>
        <w:t>c</w:t>
      </w:r>
      <w:r w:rsidR="004E5D9C" w:rsidRPr="008C531C">
        <w:rPr>
          <w:rFonts w:ascii="Times New Roman" w:hAnsi="Times New Roman" w:cs="Times New Roman"/>
          <w:sz w:val="24"/>
          <w:szCs w:val="24"/>
        </w:rPr>
        <w:t>reate a</w:t>
      </w:r>
      <w:r w:rsidR="004E5D9C" w:rsidRPr="004E5D9C">
        <w:t xml:space="preserve"> </w:t>
      </w:r>
      <w:r w:rsidR="004E5D9C">
        <w:rPr>
          <w:rFonts w:ascii="Times New Roman" w:hAnsi="Times New Roman" w:cs="Times New Roman"/>
          <w:sz w:val="24"/>
          <w:szCs w:val="24"/>
        </w:rPr>
        <w:t>c</w:t>
      </w:r>
      <w:r w:rsidR="004E5D9C" w:rsidRPr="004E5D9C">
        <w:rPr>
          <w:rFonts w:ascii="Times New Roman" w:hAnsi="Times New Roman" w:cs="Times New Roman"/>
          <w:sz w:val="24"/>
          <w:szCs w:val="24"/>
        </w:rPr>
        <w:t xml:space="preserve">ustom </w:t>
      </w:r>
      <w:r w:rsidR="004E5D9C">
        <w:rPr>
          <w:rFonts w:ascii="Times New Roman" w:hAnsi="Times New Roman" w:cs="Times New Roman"/>
          <w:sz w:val="24"/>
          <w:szCs w:val="24"/>
        </w:rPr>
        <w:t>s</w:t>
      </w:r>
      <w:r w:rsidR="004E5D9C" w:rsidRPr="004E5D9C">
        <w:rPr>
          <w:rFonts w:ascii="Times New Roman" w:hAnsi="Times New Roman" w:cs="Times New Roman"/>
          <w:sz w:val="24"/>
          <w:szCs w:val="24"/>
        </w:rPr>
        <w:t xml:space="preserve">elect </w:t>
      </w:r>
      <w:r w:rsidR="004E5D9C">
        <w:rPr>
          <w:rFonts w:ascii="Times New Roman" w:hAnsi="Times New Roman" w:cs="Times New Roman"/>
          <w:sz w:val="24"/>
          <w:szCs w:val="24"/>
        </w:rPr>
        <w:t>b</w:t>
      </w:r>
      <w:r w:rsidR="004E5D9C" w:rsidRPr="004E5D9C">
        <w:rPr>
          <w:rFonts w:ascii="Times New Roman" w:hAnsi="Times New Roman" w:cs="Times New Roman"/>
          <w:sz w:val="24"/>
          <w:szCs w:val="24"/>
        </w:rPr>
        <w:t>ox</w:t>
      </w:r>
      <w:r w:rsidR="004E5D9C">
        <w:rPr>
          <w:rFonts w:ascii="Times New Roman" w:hAnsi="Times New Roman" w:cs="Times New Roman"/>
          <w:sz w:val="24"/>
          <w:szCs w:val="24"/>
        </w:rPr>
        <w:t xml:space="preserve"> to display </w:t>
      </w:r>
      <w:r w:rsidR="004E5D9C" w:rsidRPr="0065145A">
        <w:rPr>
          <w:rFonts w:ascii="Times New Roman" w:eastAsia="Times New Roman" w:hAnsi="Times New Roman" w:cs="Times New Roman"/>
          <w:color w:val="000000"/>
          <w:sz w:val="24"/>
          <w:szCs w:val="24"/>
        </w:rPr>
        <w:t xml:space="preserve">existing lists </w:t>
      </w:r>
      <w:r w:rsidR="00484BF7">
        <w:rPr>
          <w:rFonts w:ascii="Times New Roman" w:eastAsia="Times New Roman" w:hAnsi="Times New Roman" w:cs="Times New Roman"/>
          <w:color w:val="000000"/>
          <w:sz w:val="24"/>
          <w:szCs w:val="24"/>
        </w:rPr>
        <w:t>of</w:t>
      </w:r>
      <w:r w:rsidR="004E5D9C" w:rsidRPr="0065145A">
        <w:rPr>
          <w:rFonts w:ascii="Times New Roman" w:eastAsia="Times New Roman" w:hAnsi="Times New Roman" w:cs="Times New Roman"/>
          <w:color w:val="000000"/>
          <w:sz w:val="24"/>
          <w:szCs w:val="24"/>
        </w:rPr>
        <w:t xml:space="preserve"> the </w:t>
      </w:r>
      <w:r w:rsidR="004E5D9C">
        <w:rPr>
          <w:rFonts w:ascii="Times New Roman" w:eastAsia="Times New Roman" w:hAnsi="Times New Roman" w:cs="Times New Roman"/>
          <w:color w:val="000000"/>
          <w:sz w:val="24"/>
          <w:szCs w:val="24"/>
        </w:rPr>
        <w:t xml:space="preserve">selected </w:t>
      </w:r>
      <w:r w:rsidR="004E5D9C" w:rsidRPr="0065145A">
        <w:rPr>
          <w:rFonts w:ascii="Times New Roman" w:eastAsia="Times New Roman" w:hAnsi="Times New Roman" w:cs="Times New Roman"/>
          <w:color w:val="000000"/>
          <w:sz w:val="24"/>
          <w:szCs w:val="24"/>
        </w:rPr>
        <w:t>board</w:t>
      </w:r>
      <w:r w:rsidR="00484BF7">
        <w:rPr>
          <w:rFonts w:ascii="Times New Roman" w:eastAsia="Times New Roman" w:hAnsi="Times New Roman" w:cs="Times New Roman"/>
          <w:color w:val="000000"/>
          <w:sz w:val="24"/>
          <w:szCs w:val="24"/>
        </w:rPr>
        <w:t xml:space="preserve">. Once the list is selected, </w:t>
      </w:r>
      <w:r w:rsidR="00BB0527">
        <w:rPr>
          <w:rFonts w:ascii="Times New Roman" w:eastAsia="Times New Roman" w:hAnsi="Times New Roman" w:cs="Times New Roman"/>
          <w:color w:val="000000"/>
          <w:sz w:val="24"/>
          <w:szCs w:val="24"/>
        </w:rPr>
        <w:t>it will be the assigned “</w:t>
      </w:r>
      <w:r w:rsidR="00BB0527" w:rsidRPr="0065145A">
        <w:rPr>
          <w:rFonts w:ascii="Times New Roman" w:eastAsia="Times New Roman" w:hAnsi="Times New Roman" w:cs="Times New Roman"/>
          <w:color w:val="000000"/>
          <w:sz w:val="24"/>
          <w:szCs w:val="24"/>
        </w:rPr>
        <w:t>Done list</w:t>
      </w:r>
      <w:r w:rsidR="00BB0527">
        <w:rPr>
          <w:rFonts w:ascii="Times New Roman" w:eastAsia="Times New Roman" w:hAnsi="Times New Roman" w:cs="Times New Roman"/>
          <w:color w:val="000000"/>
          <w:sz w:val="24"/>
          <w:szCs w:val="24"/>
        </w:rPr>
        <w:t>”</w:t>
      </w:r>
      <w:r w:rsidR="00CB38AA">
        <w:rPr>
          <w:rFonts w:ascii="Times New Roman" w:eastAsia="Times New Roman" w:hAnsi="Times New Roman" w:cs="Times New Roman"/>
          <w:color w:val="000000"/>
          <w:sz w:val="24"/>
          <w:szCs w:val="24"/>
        </w:rPr>
        <w:t>.</w:t>
      </w:r>
    </w:p>
    <w:p w14:paraId="0E508F23" w14:textId="6F5249C1" w:rsidR="00CB38AA" w:rsidRPr="00386B01" w:rsidRDefault="000E0410" w:rsidP="00386B01">
      <w:pPr>
        <w:ind w:left="284"/>
        <w:jc w:val="both"/>
        <w:rPr>
          <w:rFonts w:ascii="Times New Roman" w:eastAsiaTheme="minorEastAsia" w:hAnsi="Times New Roman" w:cs="Times New Roman"/>
          <w:bCs/>
          <w:sz w:val="24"/>
          <w:szCs w:val="24"/>
        </w:rPr>
      </w:pPr>
      <w:r w:rsidRPr="00CB38AA">
        <w:rPr>
          <w:rFonts w:ascii="Times New Roman" w:hAnsi="Times New Roman" w:cs="Times New Roman"/>
          <w:b/>
          <w:bCs/>
          <w:sz w:val="24"/>
          <w:szCs w:val="24"/>
        </w:rPr>
        <w:t xml:space="preserve">User Story 2: </w:t>
      </w:r>
      <w:r w:rsidR="00363724">
        <w:rPr>
          <w:rFonts w:ascii="Times New Roman" w:hAnsi="Times New Roman" w:cs="Times New Roman"/>
          <w:b/>
          <w:bCs/>
          <w:sz w:val="24"/>
          <w:szCs w:val="24"/>
        </w:rPr>
        <w:t>Auto</w:t>
      </w:r>
      <w:r w:rsidR="00386B01">
        <w:rPr>
          <w:rFonts w:ascii="Times New Roman" w:hAnsi="Times New Roman" w:cs="Times New Roman"/>
          <w:b/>
          <w:bCs/>
          <w:sz w:val="24"/>
          <w:szCs w:val="24"/>
        </w:rPr>
        <w:t xml:space="preserve"> move card</w:t>
      </w:r>
      <w:r w:rsidR="00363724" w:rsidRPr="004E5D9C">
        <w:rPr>
          <w:rFonts w:ascii="Times New Roman" w:hAnsi="Times New Roman" w:cs="Times New Roman"/>
          <w:b/>
          <w:bCs/>
          <w:sz w:val="24"/>
          <w:szCs w:val="24"/>
        </w:rPr>
        <w:t xml:space="preserve"> creation</w:t>
      </w:r>
      <w:r w:rsidR="00363724" w:rsidRPr="00730C7A">
        <w:rPr>
          <w:rFonts w:ascii="Times New Roman" w:hAnsi="Times New Roman" w:cs="Times New Roman"/>
          <w:b/>
          <w:bCs/>
          <w:sz w:val="24"/>
          <w:szCs w:val="24"/>
        </w:rPr>
        <w:t xml:space="preserve"> </w:t>
      </w:r>
      <w:r w:rsidR="00363724" w:rsidRPr="008C531C">
        <w:rPr>
          <w:rFonts w:ascii="Times New Roman" w:eastAsiaTheme="minorEastAsia" w:hAnsi="Times New Roman" w:cs="Times New Roman"/>
          <w:bCs/>
          <w:sz w:val="24"/>
          <w:szCs w:val="24"/>
        </w:rPr>
        <w:t>–</w:t>
      </w:r>
      <w:r w:rsidR="00363724" w:rsidRPr="008C531C">
        <w:rPr>
          <w:rFonts w:ascii="Times New Roman" w:hAnsi="Times New Roman" w:cs="Times New Roman"/>
          <w:sz w:val="24"/>
          <w:szCs w:val="24"/>
        </w:rPr>
        <w:t xml:space="preserve"> </w:t>
      </w:r>
      <w:r w:rsidR="00363724">
        <w:rPr>
          <w:rFonts w:ascii="Times New Roman" w:hAnsi="Times New Roman" w:cs="Times New Roman"/>
          <w:sz w:val="24"/>
          <w:szCs w:val="24"/>
        </w:rPr>
        <w:t>c</w:t>
      </w:r>
      <w:r w:rsidR="00363724" w:rsidRPr="008C531C">
        <w:rPr>
          <w:rFonts w:ascii="Times New Roman" w:hAnsi="Times New Roman" w:cs="Times New Roman"/>
          <w:sz w:val="24"/>
          <w:szCs w:val="24"/>
        </w:rPr>
        <w:t xml:space="preserve">reate </w:t>
      </w:r>
      <w:r w:rsidR="00386B01">
        <w:rPr>
          <w:rFonts w:ascii="Times New Roman" w:hAnsi="Times New Roman" w:cs="Times New Roman"/>
          <w:sz w:val="24"/>
          <w:szCs w:val="24"/>
        </w:rPr>
        <w:t xml:space="preserve">a trigger event </w:t>
      </w:r>
      <w:r w:rsidR="00CB38AA">
        <w:rPr>
          <w:rFonts w:ascii="Times New Roman" w:eastAsia="Times New Roman" w:hAnsi="Times New Roman" w:cs="Times New Roman"/>
          <w:color w:val="000000"/>
          <w:sz w:val="24"/>
          <w:szCs w:val="24"/>
        </w:rPr>
        <w:t xml:space="preserve">that when the user completes all the required UX methods of a </w:t>
      </w:r>
      <w:r w:rsidR="00FB34AB">
        <w:rPr>
          <w:rFonts w:ascii="Times New Roman" w:eastAsia="Times New Roman" w:hAnsi="Times New Roman" w:cs="Times New Roman"/>
          <w:color w:val="000000"/>
          <w:sz w:val="24"/>
          <w:szCs w:val="24"/>
        </w:rPr>
        <w:t>particular</w:t>
      </w:r>
      <w:r w:rsidR="00CB38AA">
        <w:rPr>
          <w:rFonts w:ascii="Times New Roman" w:eastAsia="Times New Roman" w:hAnsi="Times New Roman" w:cs="Times New Roman"/>
          <w:color w:val="000000"/>
          <w:sz w:val="24"/>
          <w:szCs w:val="24"/>
        </w:rPr>
        <w:t xml:space="preserve"> user story, the </w:t>
      </w:r>
      <w:r w:rsidR="00386B01">
        <w:rPr>
          <w:rFonts w:ascii="Times New Roman" w:eastAsia="Times New Roman" w:hAnsi="Times New Roman" w:cs="Times New Roman"/>
          <w:color w:val="000000"/>
          <w:sz w:val="24"/>
          <w:szCs w:val="24"/>
        </w:rPr>
        <w:t>card</w:t>
      </w:r>
      <w:r w:rsidR="007B2F04">
        <w:rPr>
          <w:rFonts w:ascii="Times New Roman" w:eastAsia="Times New Roman" w:hAnsi="Times New Roman" w:cs="Times New Roman"/>
          <w:color w:val="000000"/>
          <w:sz w:val="24"/>
          <w:szCs w:val="24"/>
        </w:rPr>
        <w:t xml:space="preserve"> associated with the user story</w:t>
      </w:r>
      <w:r w:rsidR="00386B01">
        <w:rPr>
          <w:rFonts w:ascii="Times New Roman" w:eastAsia="Times New Roman" w:hAnsi="Times New Roman" w:cs="Times New Roman"/>
          <w:color w:val="000000"/>
          <w:sz w:val="24"/>
          <w:szCs w:val="24"/>
        </w:rPr>
        <w:t xml:space="preserve"> </w:t>
      </w:r>
      <w:r w:rsidR="00CB38AA">
        <w:rPr>
          <w:rFonts w:ascii="Times New Roman" w:eastAsia="Times New Roman" w:hAnsi="Times New Roman" w:cs="Times New Roman"/>
          <w:color w:val="000000"/>
          <w:sz w:val="24"/>
          <w:szCs w:val="24"/>
        </w:rPr>
        <w:t xml:space="preserve">will be moved to the </w:t>
      </w:r>
      <w:r w:rsidR="007B2F04">
        <w:rPr>
          <w:rFonts w:ascii="Times New Roman" w:eastAsia="Times New Roman" w:hAnsi="Times New Roman" w:cs="Times New Roman"/>
          <w:color w:val="000000"/>
          <w:sz w:val="24"/>
          <w:szCs w:val="24"/>
        </w:rPr>
        <w:t>“D</w:t>
      </w:r>
      <w:r w:rsidR="00CB38AA">
        <w:rPr>
          <w:rFonts w:ascii="Times New Roman" w:eastAsia="Times New Roman" w:hAnsi="Times New Roman" w:cs="Times New Roman"/>
          <w:color w:val="000000"/>
          <w:sz w:val="24"/>
          <w:szCs w:val="24"/>
        </w:rPr>
        <w:t>one list</w:t>
      </w:r>
      <w:r w:rsidR="007B2F04">
        <w:rPr>
          <w:rFonts w:ascii="Times New Roman" w:eastAsia="Times New Roman" w:hAnsi="Times New Roman" w:cs="Times New Roman"/>
          <w:color w:val="000000"/>
          <w:sz w:val="24"/>
          <w:szCs w:val="24"/>
        </w:rPr>
        <w:t>”</w:t>
      </w:r>
      <w:r w:rsidR="00CB38AA">
        <w:rPr>
          <w:rFonts w:ascii="Times New Roman" w:eastAsia="Times New Roman" w:hAnsi="Times New Roman" w:cs="Times New Roman"/>
          <w:color w:val="000000"/>
          <w:sz w:val="24"/>
          <w:szCs w:val="24"/>
        </w:rPr>
        <w:t>.</w:t>
      </w:r>
    </w:p>
    <w:p w14:paraId="4F1C5E0A" w14:textId="77777777" w:rsidR="00CB38AA" w:rsidRPr="0065145A" w:rsidRDefault="00CB38AA" w:rsidP="000E0410">
      <w:pPr>
        <w:ind w:left="284"/>
        <w:jc w:val="both"/>
        <w:rPr>
          <w:rFonts w:ascii="Times New Roman" w:hAnsi="Times New Roman" w:cs="Times New Roman"/>
          <w:sz w:val="24"/>
          <w:szCs w:val="24"/>
        </w:rPr>
      </w:pPr>
    </w:p>
    <w:p w14:paraId="6805283C" w14:textId="77777777" w:rsidR="000E0410" w:rsidRPr="0065145A" w:rsidRDefault="000E0410" w:rsidP="000E0410">
      <w:pPr>
        <w:jc w:val="both"/>
        <w:rPr>
          <w:rFonts w:ascii="Times New Roman" w:hAnsi="Times New Roman" w:cs="Times New Roman"/>
          <w:b/>
          <w:sz w:val="24"/>
          <w:szCs w:val="24"/>
        </w:rPr>
      </w:pPr>
      <w:r w:rsidRPr="0065145A">
        <w:rPr>
          <w:rFonts w:ascii="Times New Roman" w:hAnsi="Times New Roman" w:cs="Times New Roman"/>
          <w:b/>
          <w:sz w:val="24"/>
          <w:szCs w:val="24"/>
        </w:rPr>
        <w:t>Test of the User Stories:</w:t>
      </w:r>
    </w:p>
    <w:p w14:paraId="28E57B36" w14:textId="77777777" w:rsidR="000E0410" w:rsidRPr="0065145A" w:rsidRDefault="000E0410" w:rsidP="000E0410">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rPr>
        <w:t xml:space="preserve">User Story 1: </w:t>
      </w:r>
    </w:p>
    <w:p w14:paraId="56EE03C0" w14:textId="77777777" w:rsidR="0018586B" w:rsidRPr="0065145A" w:rsidRDefault="000E0410"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w:t>
      </w:r>
      <w:r w:rsidR="003452E7" w:rsidRPr="0065145A">
        <w:rPr>
          <w:rFonts w:ascii="Times New Roman" w:hAnsi="Times New Roman" w:cs="Times New Roman"/>
          <w:sz w:val="24"/>
          <w:szCs w:val="24"/>
        </w:rPr>
        <w:t xml:space="preserve">Verify that the user </w:t>
      </w:r>
      <w:proofErr w:type="gramStart"/>
      <w:r w:rsidR="003452E7" w:rsidRPr="0065145A">
        <w:rPr>
          <w:rFonts w:ascii="Times New Roman" w:hAnsi="Times New Roman" w:cs="Times New Roman"/>
          <w:sz w:val="24"/>
          <w:szCs w:val="24"/>
        </w:rPr>
        <w:t>is able to</w:t>
      </w:r>
      <w:proofErr w:type="gramEnd"/>
      <w:r w:rsidR="003452E7" w:rsidRPr="0065145A">
        <w:rPr>
          <w:rFonts w:ascii="Times New Roman" w:hAnsi="Times New Roman" w:cs="Times New Roman"/>
          <w:sz w:val="24"/>
          <w:szCs w:val="24"/>
        </w:rPr>
        <w:t xml:space="preserve"> view all existing lists on the board.</w:t>
      </w:r>
    </w:p>
    <w:p w14:paraId="0FA1000E" w14:textId="3C84BDC5" w:rsidR="00F533E0" w:rsidRPr="0065145A" w:rsidRDefault="000E0410"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2: </w:t>
      </w:r>
      <w:r w:rsidR="0018586B" w:rsidRPr="0065145A">
        <w:rPr>
          <w:rFonts w:ascii="Times New Roman" w:hAnsi="Times New Roman" w:cs="Times New Roman"/>
          <w:sz w:val="24"/>
          <w:szCs w:val="24"/>
        </w:rPr>
        <w:t>Verify that the user can select the "Done list" from the existing lists.</w:t>
      </w:r>
    </w:p>
    <w:p w14:paraId="4A876D83" w14:textId="34D297B3" w:rsidR="00F533E0" w:rsidRPr="0065145A" w:rsidRDefault="00F533E0"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3: Verify that once the "Done list" is selected, the user </w:t>
      </w:r>
      <w:proofErr w:type="gramStart"/>
      <w:r w:rsidRPr="0065145A">
        <w:rPr>
          <w:rFonts w:ascii="Times New Roman" w:hAnsi="Times New Roman" w:cs="Times New Roman"/>
          <w:sz w:val="24"/>
          <w:szCs w:val="24"/>
        </w:rPr>
        <w:t>is able to</w:t>
      </w:r>
      <w:proofErr w:type="gramEnd"/>
      <w:r w:rsidRPr="0065145A">
        <w:rPr>
          <w:rFonts w:ascii="Times New Roman" w:hAnsi="Times New Roman" w:cs="Times New Roman"/>
          <w:sz w:val="24"/>
          <w:szCs w:val="24"/>
        </w:rPr>
        <w:t xml:space="preserve"> move completed user stories there</w:t>
      </w:r>
      <w:r w:rsidR="005F5F10" w:rsidRPr="0065145A">
        <w:rPr>
          <w:rFonts w:ascii="Times New Roman" w:hAnsi="Times New Roman" w:cs="Times New Roman"/>
          <w:sz w:val="24"/>
          <w:szCs w:val="24"/>
        </w:rPr>
        <w:t>.</w:t>
      </w:r>
    </w:p>
    <w:p w14:paraId="0A6BBC68" w14:textId="6623F929" w:rsidR="000E0410" w:rsidRPr="0065145A" w:rsidRDefault="000E0410" w:rsidP="006C3EB9">
      <w:pPr>
        <w:pStyle w:val="ListParagraph"/>
        <w:numPr>
          <w:ilvl w:val="0"/>
          <w:numId w:val="15"/>
        </w:numPr>
        <w:ind w:left="284" w:hanging="357"/>
        <w:contextualSpacing w:val="0"/>
        <w:jc w:val="both"/>
        <w:rPr>
          <w:rFonts w:ascii="Times New Roman" w:hAnsi="Times New Roman" w:cs="Times New Roman"/>
          <w:b/>
          <w:bCs/>
          <w:sz w:val="24"/>
          <w:szCs w:val="24"/>
        </w:rPr>
      </w:pPr>
      <w:r w:rsidRPr="0065145A">
        <w:rPr>
          <w:rFonts w:ascii="Times New Roman" w:hAnsi="Times New Roman" w:cs="Times New Roman"/>
          <w:b/>
          <w:bCs/>
          <w:sz w:val="24"/>
          <w:szCs w:val="24"/>
        </w:rPr>
        <w:t xml:space="preserve">User Story 2: </w:t>
      </w:r>
    </w:p>
    <w:p w14:paraId="62278F90" w14:textId="30C1FE4A" w:rsidR="000E0410" w:rsidRPr="0065145A" w:rsidRDefault="000E0410"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w:t>
      </w:r>
      <w:r w:rsidR="005F5F10" w:rsidRPr="0065145A">
        <w:rPr>
          <w:rFonts w:ascii="Times New Roman" w:hAnsi="Times New Roman" w:cs="Times New Roman"/>
          <w:sz w:val="24"/>
          <w:szCs w:val="24"/>
        </w:rPr>
        <w:t>Verify that user story is marked as complete after all required UX methods are completed.</w:t>
      </w:r>
    </w:p>
    <w:p w14:paraId="71BB2603" w14:textId="33AE3A1A" w:rsidR="008B1EB3" w:rsidRPr="0065145A" w:rsidRDefault="000E0410"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2: </w:t>
      </w:r>
      <w:r w:rsidR="008B1EB3" w:rsidRPr="0065145A">
        <w:rPr>
          <w:rFonts w:ascii="Times New Roman" w:hAnsi="Times New Roman" w:cs="Times New Roman"/>
          <w:sz w:val="24"/>
          <w:szCs w:val="24"/>
        </w:rPr>
        <w:t>Verify that the user story is automatically moved to the "Done list" once it is marked as complete.</w:t>
      </w:r>
    </w:p>
    <w:p w14:paraId="3CADFF7D" w14:textId="7F233B10" w:rsidR="00983BEC" w:rsidRPr="0065145A" w:rsidRDefault="000E0410"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w:t>
      </w:r>
      <w:r w:rsidR="006C3EB9" w:rsidRPr="0065145A">
        <w:rPr>
          <w:rFonts w:ascii="Times New Roman" w:hAnsi="Times New Roman" w:cs="Times New Roman"/>
          <w:sz w:val="24"/>
          <w:szCs w:val="24"/>
        </w:rPr>
        <w:t>3</w:t>
      </w:r>
      <w:r w:rsidRPr="0065145A">
        <w:rPr>
          <w:rFonts w:ascii="Times New Roman" w:hAnsi="Times New Roman" w:cs="Times New Roman"/>
          <w:sz w:val="24"/>
          <w:szCs w:val="24"/>
        </w:rPr>
        <w:t xml:space="preserve">: </w:t>
      </w:r>
      <w:r w:rsidR="006C3EB9" w:rsidRPr="0065145A">
        <w:rPr>
          <w:rFonts w:ascii="Times New Roman" w:hAnsi="Times New Roman" w:cs="Times New Roman"/>
          <w:sz w:val="24"/>
          <w:szCs w:val="24"/>
        </w:rPr>
        <w:t>Verify that the user story is not moved to the "Done list" until all required UX methods are completed.</w:t>
      </w:r>
      <w:r w:rsidR="007C2C3C" w:rsidRPr="0065145A">
        <w:rPr>
          <w:rFonts w:ascii="Times New Roman" w:hAnsi="Times New Roman" w:cs="Times New Roman"/>
        </w:rPr>
        <w:br w:type="page"/>
      </w:r>
    </w:p>
    <w:p w14:paraId="4A248A7E" w14:textId="77777777" w:rsidR="00983BEC" w:rsidRPr="0065145A" w:rsidRDefault="00983BEC" w:rsidP="00983BEC">
      <w:pPr>
        <w:pStyle w:val="Heading1"/>
        <w:spacing w:line="480" w:lineRule="auto"/>
        <w:rPr>
          <w:rFonts w:ascii="Times New Roman" w:eastAsiaTheme="majorEastAsia" w:hAnsi="Times New Roman" w:cs="Times New Roman"/>
          <w:sz w:val="32"/>
          <w:szCs w:val="32"/>
        </w:rPr>
      </w:pPr>
      <w:bookmarkStart w:id="667" w:name="_Toc126833895"/>
      <w:bookmarkEnd w:id="667"/>
    </w:p>
    <w:p w14:paraId="76E1E627" w14:textId="49A71F41" w:rsidR="00983BEC" w:rsidRDefault="00983BEC" w:rsidP="00983BEC">
      <w:pPr>
        <w:pStyle w:val="Heading1"/>
        <w:numPr>
          <w:ilvl w:val="0"/>
          <w:numId w:val="0"/>
        </w:numPr>
        <w:spacing w:line="480" w:lineRule="auto"/>
        <w:rPr>
          <w:rFonts w:ascii="Times New Roman" w:eastAsiaTheme="majorEastAsia" w:hAnsi="Times New Roman" w:cs="Times New Roman"/>
          <w:b/>
          <w:sz w:val="32"/>
          <w:szCs w:val="32"/>
        </w:rPr>
      </w:pPr>
      <w:bookmarkStart w:id="668" w:name="_Toc126833896"/>
      <w:r w:rsidRPr="0065145A">
        <w:rPr>
          <w:rFonts w:ascii="Times New Roman" w:eastAsiaTheme="majorEastAsia" w:hAnsi="Times New Roman" w:cs="Times New Roman"/>
          <w:b/>
          <w:sz w:val="32"/>
          <w:szCs w:val="32"/>
        </w:rPr>
        <w:t>Treatment Validation</w:t>
      </w:r>
      <w:bookmarkEnd w:id="668"/>
    </w:p>
    <w:p w14:paraId="6BB4577B" w14:textId="157D63E9" w:rsidR="00E558B1" w:rsidRPr="00603A19" w:rsidRDefault="00E558B1" w:rsidP="00390FFA">
      <w:pPr>
        <w:ind w:firstLine="284"/>
        <w:jc w:val="both"/>
        <w:rPr>
          <w:rFonts w:ascii="Times New Roman" w:hAnsi="Times New Roman" w:cs="Times New Roman"/>
          <w:sz w:val="24"/>
          <w:szCs w:val="24"/>
        </w:rPr>
      </w:pPr>
      <w:r w:rsidRPr="002C7119">
        <w:rPr>
          <w:rFonts w:ascii="Times New Roman" w:hAnsi="Times New Roman" w:cs="Times New Roman"/>
          <w:sz w:val="24"/>
          <w:szCs w:val="24"/>
        </w:rPr>
        <w:t xml:space="preserve">This chapter presents </w:t>
      </w:r>
      <w:r w:rsidR="0083369F">
        <w:rPr>
          <w:rFonts w:ascii="Times New Roman" w:hAnsi="Times New Roman" w:cs="Times New Roman"/>
          <w:sz w:val="24"/>
          <w:szCs w:val="24"/>
        </w:rPr>
        <w:t xml:space="preserve">a validation study </w:t>
      </w:r>
      <w:r w:rsidR="000D304B">
        <w:rPr>
          <w:rFonts w:ascii="Times New Roman" w:hAnsi="Times New Roman" w:cs="Times New Roman"/>
          <w:sz w:val="24"/>
          <w:szCs w:val="24"/>
        </w:rPr>
        <w:t xml:space="preserve">that was conducted with </w:t>
      </w:r>
      <w:r w:rsidR="00C53CA5">
        <w:rPr>
          <w:rFonts w:ascii="Times New Roman" w:hAnsi="Times New Roman" w:cs="Times New Roman"/>
          <w:sz w:val="24"/>
          <w:szCs w:val="24"/>
        </w:rPr>
        <w:t xml:space="preserve">expert UX practitioners and </w:t>
      </w:r>
      <w:r w:rsidR="000D304B">
        <w:rPr>
          <w:rFonts w:ascii="Times New Roman" w:hAnsi="Times New Roman" w:cs="Times New Roman"/>
          <w:sz w:val="24"/>
          <w:szCs w:val="24"/>
        </w:rPr>
        <w:t>an agile</w:t>
      </w:r>
      <w:r w:rsidR="00C53CA5">
        <w:rPr>
          <w:rFonts w:ascii="Times New Roman" w:hAnsi="Times New Roman" w:cs="Times New Roman"/>
          <w:sz w:val="24"/>
          <w:szCs w:val="24"/>
        </w:rPr>
        <w:t xml:space="preserve"> </w:t>
      </w:r>
      <w:r w:rsidR="00C53CA5" w:rsidRPr="00881B30">
        <w:rPr>
          <w:rFonts w:ascii="Times New Roman" w:hAnsi="Times New Roman" w:cs="Times New Roman"/>
          <w:sz w:val="24"/>
          <w:szCs w:val="24"/>
        </w:rPr>
        <w:t xml:space="preserve">team </w:t>
      </w:r>
      <w:r w:rsidR="00881B30" w:rsidRPr="00881B30">
        <w:rPr>
          <w:rFonts w:ascii="Times New Roman" w:hAnsi="Times New Roman" w:cs="Times New Roman"/>
          <w:sz w:val="24"/>
          <w:szCs w:val="24"/>
        </w:rPr>
        <w:t xml:space="preserve">to </w:t>
      </w:r>
      <w:r w:rsidR="00881B30">
        <w:rPr>
          <w:rFonts w:ascii="Times New Roman" w:hAnsi="Times New Roman" w:cs="Times New Roman"/>
          <w:sz w:val="24"/>
          <w:szCs w:val="24"/>
        </w:rPr>
        <w:t xml:space="preserve">validate </w:t>
      </w:r>
      <w:r w:rsidR="00881B30" w:rsidRPr="00881B30">
        <w:rPr>
          <w:rFonts w:ascii="Times New Roman" w:eastAsia="Times New Roman" w:hAnsi="Times New Roman" w:cs="Times New Roman"/>
          <w:color w:val="000000"/>
          <w:sz w:val="24"/>
          <w:szCs w:val="24"/>
        </w:rPr>
        <w:t>UX-Estimator power-up</w:t>
      </w:r>
      <w:r w:rsidR="0044741A">
        <w:rPr>
          <w:rFonts w:ascii="Times New Roman" w:eastAsia="Times New Roman" w:hAnsi="Times New Roman" w:cs="Times New Roman"/>
          <w:color w:val="000000"/>
          <w:sz w:val="24"/>
          <w:szCs w:val="24"/>
        </w:rPr>
        <w:t xml:space="preserve">. This </w:t>
      </w:r>
      <w:r w:rsidR="00873C57">
        <w:rPr>
          <w:rFonts w:ascii="Times New Roman" w:eastAsia="Times New Roman" w:hAnsi="Times New Roman" w:cs="Times New Roman"/>
          <w:color w:val="000000"/>
          <w:sz w:val="24"/>
          <w:szCs w:val="24"/>
        </w:rPr>
        <w:t xml:space="preserve">validation aims to </w:t>
      </w:r>
      <w:r w:rsidR="00382BA5">
        <w:rPr>
          <w:rFonts w:ascii="Times New Roman" w:eastAsia="Times New Roman" w:hAnsi="Times New Roman" w:cs="Times New Roman"/>
          <w:color w:val="000000"/>
          <w:sz w:val="24"/>
          <w:szCs w:val="24"/>
        </w:rPr>
        <w:t xml:space="preserve">answer </w:t>
      </w:r>
      <w:r w:rsidR="000E1C37">
        <w:rPr>
          <w:rFonts w:ascii="Times New Roman" w:eastAsia="Times New Roman" w:hAnsi="Times New Roman" w:cs="Times New Roman"/>
          <w:color w:val="000000"/>
          <w:sz w:val="24"/>
          <w:szCs w:val="24"/>
        </w:rPr>
        <w:t>these two questions</w:t>
      </w:r>
      <w:r w:rsidR="00390FFA">
        <w:rPr>
          <w:rFonts w:ascii="Times New Roman" w:eastAsia="Times New Roman" w:hAnsi="Times New Roman" w:cs="Times New Roman"/>
          <w:color w:val="000000"/>
          <w:sz w:val="24"/>
          <w:szCs w:val="24"/>
        </w:rPr>
        <w:t>:</w:t>
      </w:r>
      <w:r w:rsidR="007866F8">
        <w:rPr>
          <w:rFonts w:ascii="Times New Roman" w:eastAsia="Times New Roman" w:hAnsi="Times New Roman" w:cs="Times New Roman"/>
          <w:color w:val="000000"/>
          <w:sz w:val="24"/>
          <w:szCs w:val="24"/>
        </w:rPr>
        <w:t xml:space="preserve"> </w:t>
      </w:r>
      <w:r w:rsidR="00390FFA">
        <w:rPr>
          <w:rFonts w:ascii="Times New Roman" w:eastAsia="Times New Roman" w:hAnsi="Times New Roman" w:cs="Times New Roman"/>
          <w:color w:val="000000"/>
          <w:sz w:val="24"/>
          <w:szCs w:val="24"/>
        </w:rPr>
        <w:t>1</w:t>
      </w:r>
      <w:r w:rsidR="00675502" w:rsidRPr="006E3214">
        <w:rPr>
          <w:rFonts w:ascii="Times New Roman" w:hAnsi="Times New Roman" w:cs="Times New Roman"/>
          <w:sz w:val="24"/>
          <w:szCs w:val="24"/>
        </w:rPr>
        <w:t xml:space="preserve">) Did the tool help </w:t>
      </w:r>
      <w:r w:rsidR="00675502" w:rsidRPr="001D2E61">
        <w:rPr>
          <w:rFonts w:ascii="Times New Roman" w:hAnsi="Times New Roman" w:cs="Times New Roman"/>
          <w:sz w:val="24"/>
          <w:szCs w:val="24"/>
        </w:rPr>
        <w:t xml:space="preserve">novice practitioners or agile teams to better estimate the effort associated with UX activities or not? 2) Did the tool guide them in deciding which UX </w:t>
      </w:r>
      <w:r w:rsidR="00CC78B8">
        <w:rPr>
          <w:rFonts w:ascii="Times New Roman" w:hAnsi="Times New Roman" w:cs="Times New Roman"/>
          <w:sz w:val="24"/>
          <w:szCs w:val="24"/>
        </w:rPr>
        <w:t xml:space="preserve">method </w:t>
      </w:r>
      <w:r w:rsidR="00675502" w:rsidRPr="001D2E61">
        <w:rPr>
          <w:rFonts w:ascii="Times New Roman" w:hAnsi="Times New Roman" w:cs="Times New Roman"/>
          <w:sz w:val="24"/>
          <w:szCs w:val="24"/>
        </w:rPr>
        <w:t xml:space="preserve">to </w:t>
      </w:r>
      <w:r w:rsidR="00E54150" w:rsidRPr="001D2E61">
        <w:rPr>
          <w:rFonts w:ascii="Times New Roman" w:hAnsi="Times New Roman" w:cs="Times New Roman"/>
          <w:sz w:val="24"/>
          <w:szCs w:val="24"/>
        </w:rPr>
        <w:t>use?</w:t>
      </w:r>
      <w:r w:rsidR="00D33A2D" w:rsidRPr="001D2E61">
        <w:rPr>
          <w:rFonts w:ascii="Times New Roman" w:hAnsi="Times New Roman" w:cs="Times New Roman"/>
          <w:sz w:val="24"/>
          <w:szCs w:val="24"/>
        </w:rPr>
        <w:t xml:space="preserve"> </w:t>
      </w:r>
      <w:r w:rsidR="00D33A2D" w:rsidRPr="00D33A2D">
        <w:rPr>
          <w:rFonts w:ascii="Times New Roman" w:hAnsi="Times New Roman" w:cs="Times New Roman"/>
          <w:sz w:val="24"/>
          <w:szCs w:val="24"/>
        </w:rPr>
        <w:t xml:space="preserve"> </w:t>
      </w:r>
      <w:r w:rsidR="00D33A2D" w:rsidRPr="00D11444">
        <w:rPr>
          <w:rFonts w:ascii="Times New Roman" w:hAnsi="Times New Roman" w:cs="Times New Roman"/>
          <w:sz w:val="24"/>
          <w:szCs w:val="24"/>
        </w:rPr>
        <w:t>In addition,</w:t>
      </w:r>
      <w:r w:rsidR="00D33A2D" w:rsidRPr="001D2E61">
        <w:rPr>
          <w:rFonts w:ascii="Times New Roman" w:hAnsi="Times New Roman" w:cs="Times New Roman"/>
          <w:sz w:val="24"/>
          <w:szCs w:val="24"/>
        </w:rPr>
        <w:t xml:space="preserve"> it</w:t>
      </w:r>
      <w:r w:rsidR="00D33A2D" w:rsidRPr="002C7119">
        <w:rPr>
          <w:rFonts w:ascii="Times New Roman" w:hAnsi="Times New Roman" w:cs="Times New Roman"/>
          <w:sz w:val="24"/>
          <w:szCs w:val="24"/>
        </w:rPr>
        <w:t xml:space="preserve"> </w:t>
      </w:r>
      <w:r w:rsidR="001D2E61" w:rsidRPr="001D2E61">
        <w:rPr>
          <w:rFonts w:ascii="Times New Roman" w:hAnsi="Times New Roman" w:cs="Times New Roman"/>
          <w:sz w:val="24"/>
          <w:szCs w:val="24"/>
        </w:rPr>
        <w:t>discusse</w:t>
      </w:r>
      <w:r w:rsidR="005820FE">
        <w:rPr>
          <w:rFonts w:ascii="Times New Roman" w:hAnsi="Times New Roman" w:cs="Times New Roman"/>
          <w:sz w:val="24"/>
          <w:szCs w:val="24"/>
        </w:rPr>
        <w:t>s</w:t>
      </w:r>
      <w:r w:rsidR="00F86410" w:rsidRPr="001D2E61">
        <w:rPr>
          <w:rFonts w:ascii="Times New Roman" w:hAnsi="Times New Roman" w:cs="Times New Roman"/>
          <w:sz w:val="24"/>
          <w:szCs w:val="24"/>
        </w:rPr>
        <w:t xml:space="preserve"> </w:t>
      </w:r>
      <w:r w:rsidR="001D2E61" w:rsidRPr="001D2E61">
        <w:rPr>
          <w:rFonts w:ascii="Times New Roman" w:hAnsi="Times New Roman" w:cs="Times New Roman"/>
          <w:sz w:val="24"/>
          <w:szCs w:val="24"/>
        </w:rPr>
        <w:t xml:space="preserve">the </w:t>
      </w:r>
      <w:r w:rsidR="00F86410" w:rsidRPr="00F86410">
        <w:rPr>
          <w:rFonts w:ascii="Times New Roman" w:hAnsi="Times New Roman" w:cs="Times New Roman"/>
          <w:sz w:val="24"/>
          <w:szCs w:val="24"/>
        </w:rPr>
        <w:t xml:space="preserve">threats to the validity of </w:t>
      </w:r>
      <w:r w:rsidR="001D2E61">
        <w:rPr>
          <w:rFonts w:ascii="Times New Roman" w:hAnsi="Times New Roman" w:cs="Times New Roman"/>
          <w:sz w:val="24"/>
          <w:szCs w:val="24"/>
        </w:rPr>
        <w:t>the validation</w:t>
      </w:r>
      <w:r w:rsidR="00F86410" w:rsidRPr="00F86410">
        <w:rPr>
          <w:rFonts w:ascii="Times New Roman" w:hAnsi="Times New Roman" w:cs="Times New Roman"/>
          <w:sz w:val="24"/>
          <w:szCs w:val="24"/>
        </w:rPr>
        <w:t xml:space="preserve"> study</w:t>
      </w:r>
      <w:r w:rsidR="005820FE">
        <w:rPr>
          <w:rFonts w:ascii="Times New Roman" w:hAnsi="Times New Roman" w:cs="Times New Roman"/>
          <w:sz w:val="24"/>
          <w:szCs w:val="24"/>
        </w:rPr>
        <w:t>.</w:t>
      </w:r>
    </w:p>
    <w:p w14:paraId="0E51033C" w14:textId="77777777" w:rsidR="004A74A2" w:rsidRPr="004A74A2" w:rsidRDefault="004A74A2" w:rsidP="004A74A2"/>
    <w:p w14:paraId="534752F7" w14:textId="032E4551" w:rsidR="00983BEC" w:rsidRPr="0065145A" w:rsidRDefault="00983BEC" w:rsidP="005B15B4">
      <w:pPr>
        <w:pStyle w:val="Heading2"/>
        <w:numPr>
          <w:ilvl w:val="0"/>
          <w:numId w:val="2"/>
        </w:numPr>
        <w:spacing w:line="480" w:lineRule="auto"/>
        <w:rPr>
          <w:rFonts w:ascii="Times New Roman" w:hAnsi="Times New Roman" w:cs="Times New Roman"/>
          <w:b/>
          <w:bCs/>
          <w:color w:val="auto"/>
          <w:sz w:val="28"/>
          <w:szCs w:val="28"/>
        </w:rPr>
      </w:pPr>
      <w:bookmarkStart w:id="669" w:name="_Toc126833897"/>
      <w:del w:id="670" w:author="رزان الدوسري ID 443203966" w:date="2023-02-09T11:28:00Z">
        <w:r w:rsidRPr="0065145A" w:rsidDel="00537A08">
          <w:rPr>
            <w:rFonts w:ascii="Times New Roman" w:hAnsi="Times New Roman" w:cs="Times New Roman"/>
            <w:b/>
            <w:bCs/>
            <w:color w:val="auto"/>
            <w:sz w:val="28"/>
            <w:szCs w:val="28"/>
          </w:rPr>
          <w:delText>……………</w:delText>
        </w:r>
      </w:del>
      <w:bookmarkEnd w:id="669"/>
      <w:ins w:id="671" w:author="رزان الدوسري ID 443203966" w:date="2023-02-09T11:28:00Z">
        <w:r w:rsidR="0065551B">
          <w:rPr>
            <w:rFonts w:ascii="Times New Roman" w:hAnsi="Times New Roman" w:cs="Times New Roman"/>
            <w:b/>
            <w:bCs/>
            <w:color w:val="auto"/>
            <w:sz w:val="28"/>
            <w:szCs w:val="28"/>
          </w:rPr>
          <w:t>Planning</w:t>
        </w:r>
        <w:r w:rsidR="00537A08">
          <w:rPr>
            <w:rFonts w:ascii="Times New Roman" w:hAnsi="Times New Roman" w:cs="Times New Roman"/>
            <w:b/>
            <w:bCs/>
            <w:color w:val="auto"/>
            <w:sz w:val="28"/>
            <w:szCs w:val="28"/>
          </w:rPr>
          <w:t xml:space="preserve"> </w:t>
        </w:r>
      </w:ins>
    </w:p>
    <w:p w14:paraId="72469DAD" w14:textId="71147750" w:rsidR="00983BEC" w:rsidRPr="0065145A" w:rsidRDefault="00983BEC" w:rsidP="005B15B4">
      <w:pPr>
        <w:pStyle w:val="Heading2"/>
        <w:numPr>
          <w:ilvl w:val="2"/>
          <w:numId w:val="2"/>
        </w:numPr>
        <w:spacing w:line="480" w:lineRule="auto"/>
        <w:rPr>
          <w:rFonts w:ascii="Times New Roman" w:hAnsi="Times New Roman" w:cs="Times New Roman"/>
          <w:b/>
          <w:bCs/>
          <w:color w:val="auto"/>
          <w:sz w:val="28"/>
          <w:szCs w:val="28"/>
        </w:rPr>
      </w:pPr>
      <w:bookmarkStart w:id="672" w:name="_Toc126833898"/>
      <w:r w:rsidRPr="0065145A">
        <w:rPr>
          <w:rFonts w:ascii="Times New Roman" w:hAnsi="Times New Roman" w:cs="Times New Roman"/>
          <w:b/>
          <w:bCs/>
          <w:color w:val="auto"/>
          <w:sz w:val="28"/>
          <w:szCs w:val="28"/>
        </w:rPr>
        <w:t>……………</w:t>
      </w:r>
      <w:bookmarkEnd w:id="672"/>
    </w:p>
    <w:p w14:paraId="79CB4A11" w14:textId="33611B41" w:rsidR="00FB0168" w:rsidRPr="0065145A" w:rsidRDefault="00983BEC" w:rsidP="005B15B4">
      <w:pPr>
        <w:pStyle w:val="Heading2"/>
        <w:numPr>
          <w:ilvl w:val="1"/>
          <w:numId w:val="2"/>
        </w:numPr>
        <w:spacing w:line="480" w:lineRule="auto"/>
        <w:rPr>
          <w:rFonts w:ascii="Times New Roman" w:hAnsi="Times New Roman" w:cs="Times New Roman"/>
          <w:b/>
          <w:bCs/>
          <w:color w:val="auto"/>
          <w:sz w:val="28"/>
          <w:szCs w:val="28"/>
        </w:rPr>
      </w:pPr>
      <w:bookmarkStart w:id="673" w:name="_Toc126833899"/>
      <w:r w:rsidRPr="0065145A">
        <w:rPr>
          <w:rFonts w:ascii="Times New Roman" w:hAnsi="Times New Roman" w:cs="Times New Roman"/>
          <w:b/>
          <w:bCs/>
          <w:color w:val="auto"/>
          <w:sz w:val="28"/>
          <w:szCs w:val="28"/>
        </w:rPr>
        <w:t>……………</w:t>
      </w:r>
      <w:bookmarkEnd w:id="673"/>
      <w:r w:rsidRPr="0065145A">
        <w:rPr>
          <w:rFonts w:ascii="Times New Roman" w:hAnsi="Times New Roman" w:cs="Times New Roman"/>
          <w:b/>
          <w:bCs/>
          <w:sz w:val="32"/>
          <w:szCs w:val="32"/>
          <w:highlight w:val="lightGray"/>
        </w:rPr>
        <w:br w:type="page"/>
      </w:r>
    </w:p>
    <w:p w14:paraId="06E55DAC" w14:textId="77777777" w:rsidR="00FB0168" w:rsidRPr="00B85759" w:rsidRDefault="00FB0168" w:rsidP="00FB0168">
      <w:pPr>
        <w:pStyle w:val="Heading1"/>
        <w:spacing w:line="480" w:lineRule="auto"/>
        <w:rPr>
          <w:rFonts w:ascii="Times New Roman" w:eastAsiaTheme="majorEastAsia" w:hAnsi="Times New Roman" w:cs="Times New Roman"/>
          <w:sz w:val="32"/>
          <w:szCs w:val="32"/>
        </w:rPr>
      </w:pPr>
      <w:bookmarkStart w:id="674" w:name="_Toc126833900"/>
      <w:bookmarkEnd w:id="674"/>
    </w:p>
    <w:p w14:paraId="3FE25A3E" w14:textId="1FCA9883" w:rsidR="00983BEC" w:rsidRDefault="00983BEC" w:rsidP="00983BEC">
      <w:pPr>
        <w:pStyle w:val="Heading1"/>
        <w:numPr>
          <w:ilvl w:val="0"/>
          <w:numId w:val="0"/>
        </w:numPr>
        <w:spacing w:line="480" w:lineRule="auto"/>
        <w:rPr>
          <w:rFonts w:ascii="Times New Roman" w:eastAsiaTheme="majorEastAsia" w:hAnsi="Times New Roman" w:cs="Times New Roman"/>
          <w:b/>
          <w:sz w:val="32"/>
          <w:szCs w:val="32"/>
        </w:rPr>
      </w:pPr>
      <w:bookmarkStart w:id="675" w:name="_Toc126833901"/>
      <w:r w:rsidRPr="00983BEC">
        <w:rPr>
          <w:rFonts w:ascii="Times New Roman" w:eastAsiaTheme="majorEastAsia" w:hAnsi="Times New Roman" w:cs="Times New Roman"/>
          <w:b/>
          <w:sz w:val="32"/>
          <w:szCs w:val="32"/>
        </w:rPr>
        <w:t>Conclusions and Future Work</w:t>
      </w:r>
      <w:bookmarkEnd w:id="675"/>
    </w:p>
    <w:p w14:paraId="69ACC20E" w14:textId="2E92BEF3" w:rsidR="00983BEC" w:rsidRDefault="000715EC" w:rsidP="002977CD">
      <w:pPr>
        <w:pStyle w:val="Heading2"/>
        <w:numPr>
          <w:ilvl w:val="0"/>
          <w:numId w:val="2"/>
        </w:numPr>
        <w:spacing w:line="480" w:lineRule="auto"/>
        <w:ind w:left="567" w:hanging="567"/>
        <w:rPr>
          <w:rFonts w:ascii="Times New Roman" w:hAnsi="Times New Roman" w:cs="Times New Roman"/>
          <w:b/>
          <w:bCs/>
          <w:color w:val="auto"/>
          <w:sz w:val="28"/>
          <w:szCs w:val="28"/>
        </w:rPr>
      </w:pPr>
      <w:bookmarkStart w:id="676" w:name="_Toc126833902"/>
      <w:r w:rsidRPr="000715EC">
        <w:rPr>
          <w:rFonts w:ascii="Times New Roman" w:hAnsi="Times New Roman" w:cs="Times New Roman"/>
          <w:b/>
          <w:bCs/>
          <w:color w:val="auto"/>
          <w:sz w:val="28"/>
          <w:szCs w:val="28"/>
        </w:rPr>
        <w:t>Conclusions</w:t>
      </w:r>
      <w:bookmarkEnd w:id="676"/>
    </w:p>
    <w:p w14:paraId="239D8282" w14:textId="6C9144A0" w:rsidR="00983BEC" w:rsidRPr="00B85759" w:rsidRDefault="00983BEC" w:rsidP="005B15B4">
      <w:pPr>
        <w:pStyle w:val="Heading2"/>
        <w:numPr>
          <w:ilvl w:val="2"/>
          <w:numId w:val="2"/>
        </w:numPr>
        <w:spacing w:line="480" w:lineRule="auto"/>
        <w:rPr>
          <w:rFonts w:ascii="Times New Roman" w:hAnsi="Times New Roman" w:cs="Times New Roman"/>
          <w:b/>
          <w:bCs/>
          <w:color w:val="auto"/>
          <w:sz w:val="28"/>
          <w:szCs w:val="28"/>
        </w:rPr>
      </w:pPr>
      <w:bookmarkStart w:id="677" w:name="_Toc126833903"/>
      <w:r>
        <w:rPr>
          <w:rFonts w:ascii="Times New Roman" w:hAnsi="Times New Roman" w:cs="Times New Roman"/>
          <w:b/>
          <w:bCs/>
          <w:color w:val="auto"/>
          <w:sz w:val="28"/>
          <w:szCs w:val="28"/>
        </w:rPr>
        <w:t>………………..</w:t>
      </w:r>
      <w:bookmarkEnd w:id="677"/>
    </w:p>
    <w:p w14:paraId="5B118228" w14:textId="77777777" w:rsidR="000715EC" w:rsidRDefault="000715EC" w:rsidP="000715EC">
      <w:pPr>
        <w:pStyle w:val="Heading2"/>
        <w:numPr>
          <w:ilvl w:val="1"/>
          <w:numId w:val="2"/>
        </w:numPr>
        <w:spacing w:line="480" w:lineRule="auto"/>
        <w:rPr>
          <w:rFonts w:ascii="Times New Roman" w:hAnsi="Times New Roman" w:cs="Times New Roman"/>
          <w:b/>
          <w:bCs/>
          <w:color w:val="auto"/>
          <w:sz w:val="28"/>
          <w:szCs w:val="28"/>
        </w:rPr>
      </w:pPr>
      <w:bookmarkStart w:id="678" w:name="_Toc126833904"/>
      <w:r w:rsidRPr="000715EC">
        <w:rPr>
          <w:rFonts w:ascii="Times New Roman" w:hAnsi="Times New Roman" w:cs="Times New Roman"/>
          <w:b/>
          <w:bCs/>
          <w:color w:val="auto"/>
          <w:sz w:val="28"/>
          <w:szCs w:val="28"/>
        </w:rPr>
        <w:t>Future Work</w:t>
      </w:r>
      <w:bookmarkEnd w:id="678"/>
    </w:p>
    <w:p w14:paraId="693CC2FE" w14:textId="77777777" w:rsidR="000715EC" w:rsidRPr="000715EC" w:rsidRDefault="000715EC" w:rsidP="000715EC"/>
    <w:p w14:paraId="44663565" w14:textId="12303D43" w:rsidR="00AB31CC" w:rsidRDefault="00AB31CC">
      <w:pPr>
        <w:spacing w:after="0" w:line="240" w:lineRule="auto"/>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75A46583" w14:textId="00C2F7F5" w:rsidR="0ABC43A6" w:rsidRDefault="0ABC43A6" w:rsidP="0ABC43A6">
      <w:pPr>
        <w:rPr>
          <w:ins w:id="679" w:author="Guest User" w:date="2023-02-09T07:32:00Z"/>
          <w:rFonts w:ascii="Times New Roman" w:eastAsia="Times New Roman" w:hAnsi="Times New Roman" w:cs="Times New Roman"/>
          <w:lang w:val="en-GB"/>
        </w:rPr>
      </w:pPr>
      <w:ins w:id="680" w:author="Guest User" w:date="2023-02-09T07:32:00Z">
        <w:r w:rsidRPr="0ABC43A6">
          <w:rPr>
            <w:rFonts w:ascii="Times New Roman" w:eastAsia="Times New Roman" w:hAnsi="Times New Roman" w:cs="Times New Roman"/>
            <w:lang w:val="en-GB"/>
          </w:rPr>
          <w:lastRenderedPageBreak/>
          <w:t>Checklist:</w:t>
        </w:r>
      </w:ins>
    </w:p>
    <w:p w14:paraId="47D80D7B" w14:textId="1F6FCB71" w:rsidR="0ABC43A6" w:rsidRDefault="0ABC43A6">
      <w:pPr>
        <w:pStyle w:val="ListParagraph"/>
        <w:numPr>
          <w:ilvl w:val="0"/>
          <w:numId w:val="28"/>
        </w:numPr>
        <w:rPr>
          <w:ins w:id="681" w:author="Guest User" w:date="2023-02-09T07:32:00Z"/>
          <w:rFonts w:ascii="Times New Roman" w:eastAsia="Times New Roman" w:hAnsi="Times New Roman" w:cs="Times New Roman"/>
          <w:lang w:val="en-GB"/>
        </w:rPr>
        <w:pPrChange w:id="682" w:author="Guest User" w:date="2023-02-09T07:32:00Z">
          <w:pPr/>
        </w:pPrChange>
      </w:pPr>
      <w:ins w:id="683" w:author="Guest User" w:date="2023-02-09T07:32:00Z">
        <w:r w:rsidRPr="0ABC43A6">
          <w:rPr>
            <w:rFonts w:ascii="Times New Roman" w:eastAsia="Times New Roman" w:hAnsi="Times New Roman" w:cs="Times New Roman"/>
            <w:lang w:val="en-GB"/>
          </w:rPr>
          <w:t>Product Backlog (name and description of user stories, prioritized, and hypotheses)</w:t>
        </w:r>
      </w:ins>
    </w:p>
    <w:p w14:paraId="18EAD6D6" w14:textId="3EEA236F" w:rsidR="0ABC43A6" w:rsidRDefault="0ABC43A6">
      <w:pPr>
        <w:pStyle w:val="ListParagraph"/>
        <w:numPr>
          <w:ilvl w:val="0"/>
          <w:numId w:val="28"/>
        </w:numPr>
        <w:rPr>
          <w:ins w:id="684" w:author="Guest User" w:date="2023-02-09T07:32:00Z"/>
          <w:rFonts w:ascii="Times New Roman" w:eastAsia="Times New Roman" w:hAnsi="Times New Roman" w:cs="Times New Roman"/>
          <w:lang w:val="en-GB"/>
        </w:rPr>
        <w:pPrChange w:id="685" w:author="Guest User" w:date="2023-02-09T07:32:00Z">
          <w:pPr/>
        </w:pPrChange>
      </w:pPr>
      <w:ins w:id="686" w:author="Guest User" w:date="2023-02-09T07:32:00Z">
        <w:r w:rsidRPr="0ABC43A6">
          <w:rPr>
            <w:rFonts w:ascii="Times New Roman" w:eastAsia="Times New Roman" w:hAnsi="Times New Roman" w:cs="Times New Roman"/>
            <w:lang w:val="en-GB"/>
          </w:rPr>
          <w:t>Iterations</w:t>
        </w:r>
      </w:ins>
    </w:p>
    <w:p w14:paraId="49F65EB4" w14:textId="01BA8CF7" w:rsidR="0ABC43A6" w:rsidRDefault="0ABC43A6">
      <w:pPr>
        <w:spacing w:line="257" w:lineRule="auto"/>
        <w:rPr>
          <w:ins w:id="687" w:author="Guest User" w:date="2023-02-09T07:32:00Z"/>
          <w:rFonts w:ascii="Times New Roman" w:eastAsia="Times New Roman" w:hAnsi="Times New Roman" w:cs="Times New Roman"/>
          <w:lang w:val="en-GB"/>
        </w:rPr>
        <w:pPrChange w:id="688" w:author="Guest User" w:date="2023-02-09T07:32:00Z">
          <w:pPr>
            <w:numPr>
              <w:numId w:val="10"/>
            </w:numPr>
            <w:ind w:left="1146" w:hanging="360"/>
          </w:pPr>
        </w:pPrChange>
      </w:pPr>
      <w:ins w:id="689" w:author="Guest User" w:date="2023-02-09T07:32:00Z">
        <w:r w:rsidRPr="0ABC43A6">
          <w:rPr>
            <w:rFonts w:ascii="Times New Roman" w:eastAsia="Times New Roman" w:hAnsi="Times New Roman" w:cs="Times New Roman"/>
            <w:lang w:val="en-GB"/>
          </w:rPr>
          <w:t>Per each iteration:</w:t>
        </w:r>
      </w:ins>
    </w:p>
    <w:p w14:paraId="229DAA24" w14:textId="3773B666" w:rsidR="0ABC43A6" w:rsidRDefault="0ABC43A6">
      <w:pPr>
        <w:pStyle w:val="ListParagraph"/>
        <w:numPr>
          <w:ilvl w:val="1"/>
          <w:numId w:val="26"/>
        </w:numPr>
        <w:rPr>
          <w:ins w:id="690" w:author="Guest User" w:date="2023-02-09T07:32:00Z"/>
          <w:rFonts w:ascii="Times New Roman" w:eastAsia="Times New Roman" w:hAnsi="Times New Roman" w:cs="Times New Roman"/>
          <w:lang w:val="en-GB"/>
        </w:rPr>
        <w:pPrChange w:id="691" w:author="Guest User" w:date="2023-02-09T07:32:00Z">
          <w:pPr/>
        </w:pPrChange>
      </w:pPr>
      <w:ins w:id="692" w:author="Guest User" w:date="2023-02-09T07:32:00Z">
        <w:r w:rsidRPr="0ABC43A6">
          <w:rPr>
            <w:rFonts w:ascii="Times New Roman" w:eastAsia="Times New Roman" w:hAnsi="Times New Roman" w:cs="Times New Roman"/>
            <w:lang w:val="en-GB"/>
          </w:rPr>
          <w:t>Sprint Backlog (estimation, task, acceptance criteria for the different user stories)</w:t>
        </w:r>
      </w:ins>
    </w:p>
    <w:p w14:paraId="56A953CC" w14:textId="0BDCA20D" w:rsidR="0ABC43A6" w:rsidRDefault="0ABC43A6">
      <w:pPr>
        <w:pStyle w:val="ListParagraph"/>
        <w:numPr>
          <w:ilvl w:val="1"/>
          <w:numId w:val="26"/>
        </w:numPr>
        <w:rPr>
          <w:ins w:id="693" w:author="Guest User" w:date="2023-02-09T07:32:00Z"/>
          <w:rFonts w:ascii="Times New Roman" w:eastAsia="Times New Roman" w:hAnsi="Times New Roman" w:cs="Times New Roman"/>
          <w:lang w:val="en-GB"/>
        </w:rPr>
        <w:pPrChange w:id="694" w:author="Guest User" w:date="2023-02-09T07:32:00Z">
          <w:pPr/>
        </w:pPrChange>
      </w:pPr>
      <w:ins w:id="695" w:author="Guest User" w:date="2023-02-09T07:32:00Z">
        <w:r w:rsidRPr="0ABC43A6">
          <w:rPr>
            <w:rFonts w:ascii="Times New Roman" w:eastAsia="Times New Roman" w:hAnsi="Times New Roman" w:cs="Times New Roman"/>
            <w:lang w:val="en-GB"/>
          </w:rPr>
          <w:t>Design Models or any other intermediate results</w:t>
        </w:r>
      </w:ins>
    </w:p>
    <w:p w14:paraId="0B27760A" w14:textId="53A50721" w:rsidR="0ABC43A6" w:rsidRDefault="0ABC43A6">
      <w:pPr>
        <w:pStyle w:val="ListParagraph"/>
        <w:numPr>
          <w:ilvl w:val="1"/>
          <w:numId w:val="26"/>
        </w:numPr>
        <w:rPr>
          <w:ins w:id="696" w:author="Guest User" w:date="2023-02-09T07:32:00Z"/>
          <w:rFonts w:ascii="Times New Roman" w:eastAsia="Times New Roman" w:hAnsi="Times New Roman" w:cs="Times New Roman"/>
          <w:lang w:val="en-GB"/>
        </w:rPr>
        <w:pPrChange w:id="697" w:author="Guest User" w:date="2023-02-09T07:32:00Z">
          <w:pPr/>
        </w:pPrChange>
      </w:pPr>
      <w:ins w:id="698" w:author="Guest User" w:date="2023-02-09T07:32:00Z">
        <w:r w:rsidRPr="0ABC43A6">
          <w:rPr>
            <w:rFonts w:ascii="Times New Roman" w:eastAsia="Times New Roman" w:hAnsi="Times New Roman" w:cs="Times New Roman"/>
            <w:lang w:val="en-GB"/>
          </w:rPr>
          <w:t>Screenshots of the main features</w:t>
        </w:r>
      </w:ins>
    </w:p>
    <w:p w14:paraId="6F5566AE" w14:textId="054FC892" w:rsidR="0ABC43A6" w:rsidRDefault="0ABC43A6">
      <w:pPr>
        <w:pStyle w:val="ListParagraph"/>
        <w:numPr>
          <w:ilvl w:val="1"/>
          <w:numId w:val="26"/>
        </w:numPr>
        <w:rPr>
          <w:ins w:id="699" w:author="Guest User" w:date="2023-02-09T07:32:00Z"/>
          <w:rFonts w:ascii="Times New Roman" w:eastAsia="Times New Roman" w:hAnsi="Times New Roman" w:cs="Times New Roman"/>
          <w:lang w:val="en-GB"/>
        </w:rPr>
        <w:pPrChange w:id="700" w:author="Guest User" w:date="2023-02-09T07:32:00Z">
          <w:pPr/>
        </w:pPrChange>
      </w:pPr>
      <w:ins w:id="701" w:author="Guest User" w:date="2023-02-09T07:32:00Z">
        <w:r w:rsidRPr="0ABC43A6">
          <w:rPr>
            <w:rFonts w:ascii="Times New Roman" w:eastAsia="Times New Roman" w:hAnsi="Times New Roman" w:cs="Times New Roman"/>
            <w:lang w:val="en-GB"/>
          </w:rPr>
          <w:t>Results of the Demo (stories approved, changes, …)</w:t>
        </w:r>
      </w:ins>
    </w:p>
    <w:p w14:paraId="0E0E80A3" w14:textId="630E15D0" w:rsidR="0ABC43A6" w:rsidRDefault="0ABC43A6">
      <w:pPr>
        <w:pStyle w:val="ListParagraph"/>
        <w:numPr>
          <w:ilvl w:val="1"/>
          <w:numId w:val="26"/>
        </w:numPr>
        <w:rPr>
          <w:ins w:id="702" w:author="Guest User" w:date="2023-02-09T07:32:00Z"/>
          <w:rFonts w:ascii="Times New Roman" w:eastAsia="Times New Roman" w:hAnsi="Times New Roman" w:cs="Times New Roman"/>
          <w:lang w:val="en-GB"/>
        </w:rPr>
        <w:pPrChange w:id="703" w:author="Guest User" w:date="2023-02-09T07:32:00Z">
          <w:pPr/>
        </w:pPrChange>
      </w:pPr>
      <w:ins w:id="704" w:author="Guest User" w:date="2023-02-09T07:32:00Z">
        <w:r w:rsidRPr="0ABC43A6">
          <w:rPr>
            <w:rFonts w:ascii="Times New Roman" w:eastAsia="Times New Roman" w:hAnsi="Times New Roman" w:cs="Times New Roman"/>
            <w:lang w:val="en-GB"/>
          </w:rPr>
          <w:t>Results of the Retrospective (Table with four columns: things that went well, things that went bad, things to improve, and action item to improve the process in the next sprint)</w:t>
        </w:r>
      </w:ins>
    </w:p>
    <w:p w14:paraId="0DC8F72B" w14:textId="595EC6AC" w:rsidR="0ABC43A6" w:rsidRDefault="0ABC43A6">
      <w:pPr>
        <w:pStyle w:val="ListParagraph"/>
        <w:numPr>
          <w:ilvl w:val="1"/>
          <w:numId w:val="26"/>
        </w:numPr>
        <w:rPr>
          <w:ins w:id="705" w:author="Guest User" w:date="2023-02-09T07:32:00Z"/>
          <w:rFonts w:ascii="Times New Roman" w:eastAsia="Times New Roman" w:hAnsi="Times New Roman" w:cs="Times New Roman"/>
          <w:lang w:val="en-GB"/>
        </w:rPr>
        <w:pPrChange w:id="706" w:author="Guest User" w:date="2023-02-09T07:32:00Z">
          <w:pPr/>
        </w:pPrChange>
      </w:pPr>
      <w:ins w:id="707" w:author="Guest User" w:date="2023-02-09T07:32:00Z">
        <w:r w:rsidRPr="0ABC43A6">
          <w:rPr>
            <w:rFonts w:ascii="Times New Roman" w:eastAsia="Times New Roman" w:hAnsi="Times New Roman" w:cs="Times New Roman"/>
            <w:lang w:val="en-GB"/>
          </w:rPr>
          <w:t>Team velocity</w:t>
        </w:r>
      </w:ins>
    </w:p>
    <w:p w14:paraId="340F6947" w14:textId="3C13FB6E" w:rsidR="0ABC43A6" w:rsidRDefault="0ABC43A6">
      <w:pPr>
        <w:pStyle w:val="ListParagraph"/>
        <w:numPr>
          <w:ilvl w:val="1"/>
          <w:numId w:val="26"/>
        </w:numPr>
        <w:rPr>
          <w:ins w:id="708" w:author="Guest User" w:date="2023-02-09T07:32:00Z"/>
          <w:rFonts w:ascii="Times New Roman" w:eastAsia="Times New Roman" w:hAnsi="Times New Roman" w:cs="Times New Roman"/>
          <w:lang w:val="en-GB"/>
        </w:rPr>
        <w:pPrChange w:id="709" w:author="Guest User" w:date="2023-02-09T07:32:00Z">
          <w:pPr/>
        </w:pPrChange>
      </w:pPr>
      <w:ins w:id="710" w:author="Guest User" w:date="2023-02-09T07:32:00Z">
        <w:r w:rsidRPr="0ABC43A6">
          <w:rPr>
            <w:rFonts w:ascii="Times New Roman" w:eastAsia="Times New Roman" w:hAnsi="Times New Roman" w:cs="Times New Roman"/>
            <w:lang w:val="en-GB"/>
          </w:rPr>
          <w:t xml:space="preserve">Sprint burndown chart </w:t>
        </w:r>
      </w:ins>
    </w:p>
    <w:p w14:paraId="6C8E6496" w14:textId="624430C6" w:rsidR="0ABC43A6" w:rsidRDefault="0ABC43A6">
      <w:pPr>
        <w:pStyle w:val="ListParagraph"/>
        <w:numPr>
          <w:ilvl w:val="0"/>
          <w:numId w:val="28"/>
        </w:numPr>
        <w:rPr>
          <w:ins w:id="711" w:author="Guest User" w:date="2023-02-09T07:32:00Z"/>
          <w:rFonts w:ascii="Times New Roman" w:eastAsia="Times New Roman" w:hAnsi="Times New Roman" w:cs="Times New Roman"/>
          <w:lang w:val="en-GB"/>
        </w:rPr>
        <w:pPrChange w:id="712" w:author="Guest User" w:date="2023-02-09T07:32:00Z">
          <w:pPr/>
        </w:pPrChange>
      </w:pPr>
      <w:ins w:id="713" w:author="Guest User" w:date="2023-02-09T07:32:00Z">
        <w:r w:rsidRPr="0ABC43A6">
          <w:rPr>
            <w:rFonts w:ascii="Times New Roman" w:eastAsia="Times New Roman" w:hAnsi="Times New Roman" w:cs="Times New Roman"/>
            <w:lang w:val="en-GB"/>
          </w:rPr>
          <w:t>Final Project Burndown</w:t>
        </w:r>
      </w:ins>
    </w:p>
    <w:p w14:paraId="48588130" w14:textId="7C6241E3" w:rsidR="0ABC43A6" w:rsidRDefault="0ABC43A6">
      <w:pPr>
        <w:keepNext/>
        <w:keepLines/>
        <w:rPr>
          <w:ins w:id="714" w:author="Guest User" w:date="2023-02-09T07:32:00Z"/>
          <w:rPrChange w:id="715" w:author="Guest User" w:date="2023-02-09T07:32:00Z">
            <w:rPr>
              <w:ins w:id="716" w:author="Guest User" w:date="2023-02-09T07:32:00Z"/>
              <w:rFonts w:ascii="Times New Roman" w:eastAsiaTheme="majorEastAsia" w:hAnsi="Times New Roman" w:cs="Times New Roman"/>
              <w:b/>
              <w:bCs/>
              <w:sz w:val="36"/>
              <w:szCs w:val="36"/>
            </w:rPr>
          </w:rPrChange>
        </w:rPr>
        <w:pPrChange w:id="717" w:author="Guest User" w:date="2023-02-09T07:32:00Z">
          <w:pPr>
            <w:pStyle w:val="Heading1"/>
            <w:keepNext/>
            <w:keepLines/>
            <w:widowControl/>
            <w:spacing w:before="360" w:after="240"/>
          </w:pPr>
        </w:pPrChange>
      </w:pPr>
    </w:p>
    <w:p w14:paraId="201B3AC3" w14:textId="178EEEBA" w:rsidR="00AB31CC" w:rsidRPr="004B2F77" w:rsidRDefault="00AB31CC" w:rsidP="00AB31CC">
      <w:pPr>
        <w:pStyle w:val="Heading1"/>
        <w:keepNext/>
        <w:keepLines/>
        <w:widowControl/>
        <w:numPr>
          <w:ilvl w:val="0"/>
          <w:numId w:val="0"/>
        </w:numPr>
        <w:autoSpaceDE/>
        <w:autoSpaceDN/>
        <w:adjustRightInd/>
        <w:spacing w:before="360" w:after="240"/>
        <w:rPr>
          <w:rFonts w:ascii="Times New Roman" w:eastAsiaTheme="majorEastAsia" w:hAnsi="Times New Roman" w:cs="Times New Roman"/>
          <w:b/>
          <w:bCs/>
          <w:sz w:val="36"/>
        </w:rPr>
      </w:pPr>
      <w:bookmarkStart w:id="718" w:name="_Toc122976862"/>
      <w:bookmarkStart w:id="719" w:name="_Toc126833905"/>
      <w:r w:rsidRPr="004B2F77">
        <w:rPr>
          <w:rFonts w:ascii="Times New Roman" w:eastAsiaTheme="majorEastAsia" w:hAnsi="Times New Roman" w:cs="Times New Roman"/>
          <w:b/>
          <w:bCs/>
          <w:sz w:val="36"/>
        </w:rPr>
        <w:t>References</w:t>
      </w:r>
      <w:bookmarkEnd w:id="718"/>
      <w:bookmarkEnd w:id="719"/>
    </w:p>
    <w:sdt>
      <w:sdtPr>
        <w:rPr>
          <w:rFonts w:ascii="Times New Roman" w:hAnsi="Times New Roman" w:cs="Times New Roman"/>
          <w:b/>
          <w:sz w:val="28"/>
          <w:szCs w:val="28"/>
        </w:rPr>
        <w:tag w:val="MENDELEY_BIBLIOGRAPHY"/>
        <w:id w:val="1020120574"/>
        <w:placeholder>
          <w:docPart w:val="27FFEEA5772B9C4A9A7BECF034A01DB1"/>
        </w:placeholder>
      </w:sdtPr>
      <w:sdtContent>
        <w:p w14:paraId="51C28016" w14:textId="77777777" w:rsidR="006A0F88" w:rsidRPr="00AA69E2" w:rsidRDefault="006A0F88">
          <w:pPr>
            <w:autoSpaceDE w:val="0"/>
            <w:autoSpaceDN w:val="0"/>
            <w:ind w:hanging="640"/>
            <w:divId w:val="741374499"/>
            <w:rPr>
              <w:rFonts w:ascii="Times New Roman" w:eastAsia="Times New Roman" w:hAnsi="Times New Roman" w:cs="Times New Roman"/>
              <w:sz w:val="24"/>
              <w:szCs w:val="24"/>
            </w:rPr>
          </w:pPr>
          <w:r w:rsidRPr="00AA69E2">
            <w:rPr>
              <w:rFonts w:ascii="Times New Roman" w:eastAsia="Times New Roman" w:hAnsi="Times New Roman" w:cs="Times New Roman"/>
            </w:rPr>
            <w:t>[1]</w:t>
          </w:r>
          <w:r w:rsidRPr="00AA69E2">
            <w:rPr>
              <w:rFonts w:ascii="Times New Roman" w:eastAsia="Times New Roman" w:hAnsi="Times New Roman" w:cs="Times New Roman"/>
            </w:rPr>
            <w:tab/>
            <w:t xml:space="preserve">T. S. da Silva, M. S. Silveira, F. Maurer, and F. F. Silveira, “The evolution of agile UXD,” </w:t>
          </w:r>
          <w:r w:rsidRPr="00AA69E2">
            <w:rPr>
              <w:rFonts w:ascii="Times New Roman" w:eastAsia="Times New Roman" w:hAnsi="Times New Roman" w:cs="Times New Roman"/>
              <w:i/>
              <w:iCs/>
            </w:rPr>
            <w:t xml:space="preserve">Inf </w:t>
          </w:r>
          <w:proofErr w:type="spellStart"/>
          <w:r w:rsidRPr="00AA69E2">
            <w:rPr>
              <w:rFonts w:ascii="Times New Roman" w:eastAsia="Times New Roman" w:hAnsi="Times New Roman" w:cs="Times New Roman"/>
              <w:i/>
              <w:iCs/>
            </w:rPr>
            <w:t>Softw</w:t>
          </w:r>
          <w:proofErr w:type="spellEnd"/>
          <w:r w:rsidRPr="00AA69E2">
            <w:rPr>
              <w:rFonts w:ascii="Times New Roman" w:eastAsia="Times New Roman" w:hAnsi="Times New Roman" w:cs="Times New Roman"/>
              <w:i/>
              <w:iCs/>
            </w:rPr>
            <w:t xml:space="preserve"> Technol</w:t>
          </w:r>
          <w:r w:rsidRPr="00AA69E2">
            <w:rPr>
              <w:rFonts w:ascii="Times New Roman" w:eastAsia="Times New Roman" w:hAnsi="Times New Roman" w:cs="Times New Roman"/>
            </w:rPr>
            <w:t xml:space="preserve">, vol. 102, pp. 1–5, 2018,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10.1016/j.infsof.2018.04.008.</w:t>
          </w:r>
        </w:p>
        <w:p w14:paraId="2DB8A622" w14:textId="77777777" w:rsidR="006A0F88" w:rsidRPr="00AA69E2" w:rsidRDefault="006A0F88">
          <w:pPr>
            <w:autoSpaceDE w:val="0"/>
            <w:autoSpaceDN w:val="0"/>
            <w:ind w:hanging="640"/>
            <w:divId w:val="708840819"/>
            <w:rPr>
              <w:rFonts w:ascii="Times New Roman" w:eastAsia="Times New Roman" w:hAnsi="Times New Roman" w:cs="Times New Roman"/>
            </w:rPr>
          </w:pPr>
          <w:r w:rsidRPr="00AA69E2">
            <w:rPr>
              <w:rFonts w:ascii="Times New Roman" w:eastAsia="Times New Roman" w:hAnsi="Times New Roman" w:cs="Times New Roman"/>
            </w:rPr>
            <w:t>[2]</w:t>
          </w:r>
          <w:r w:rsidRPr="00AA69E2">
            <w:rPr>
              <w:rFonts w:ascii="Times New Roman" w:eastAsia="Times New Roman" w:hAnsi="Times New Roman" w:cs="Times New Roman"/>
            </w:rPr>
            <w:tab/>
            <w:t xml:space="preserve">T. S. da Silva, F. F. Silveira, M. S. Silveira, T. Hellmann, and F. Maurer, “A systematic mapping on agile UCD across the major agile and HCI conferences,” </w:t>
          </w:r>
          <w:r w:rsidRPr="00AA69E2">
            <w:rPr>
              <w:rFonts w:ascii="Times New Roman" w:eastAsia="Times New Roman" w:hAnsi="Times New Roman" w:cs="Times New Roman"/>
              <w:i/>
              <w:iCs/>
            </w:rPr>
            <w:t>Lecture Notes in Computer Science (including subseries Lecture Notes in Artificial Intelligence and Lecture Notes in Bioinformatics)</w:t>
          </w:r>
          <w:r w:rsidRPr="00AA69E2">
            <w:rPr>
              <w:rFonts w:ascii="Times New Roman" w:eastAsia="Times New Roman" w:hAnsi="Times New Roman" w:cs="Times New Roman"/>
            </w:rPr>
            <w:t xml:space="preserve">, vol. 9159, pp. 86–100, 2015,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10.1007/978-3-319-21413-9_7/COVER.</w:t>
          </w:r>
        </w:p>
        <w:p w14:paraId="1FCA2D89" w14:textId="77777777" w:rsidR="006A0F88" w:rsidRPr="00AA69E2" w:rsidRDefault="006A0F88">
          <w:pPr>
            <w:autoSpaceDE w:val="0"/>
            <w:autoSpaceDN w:val="0"/>
            <w:ind w:hanging="640"/>
            <w:divId w:val="51850536"/>
            <w:rPr>
              <w:rFonts w:ascii="Times New Roman" w:eastAsia="Times New Roman" w:hAnsi="Times New Roman" w:cs="Times New Roman"/>
            </w:rPr>
          </w:pPr>
          <w:r w:rsidRPr="00AA69E2">
            <w:rPr>
              <w:rFonts w:ascii="Times New Roman" w:eastAsia="Times New Roman" w:hAnsi="Times New Roman" w:cs="Times New Roman"/>
            </w:rPr>
            <w:t>[3]</w:t>
          </w:r>
          <w:r w:rsidRPr="00AA69E2">
            <w:rPr>
              <w:rFonts w:ascii="Times New Roman" w:eastAsia="Times New Roman" w:hAnsi="Times New Roman" w:cs="Times New Roman"/>
            </w:rPr>
            <w:tab/>
            <w:t xml:space="preserve">J. </w:t>
          </w:r>
          <w:proofErr w:type="spellStart"/>
          <w:r w:rsidRPr="00AA69E2">
            <w:rPr>
              <w:rFonts w:ascii="Times New Roman" w:eastAsia="Times New Roman" w:hAnsi="Times New Roman" w:cs="Times New Roman"/>
            </w:rPr>
            <w:t>Choma</w:t>
          </w:r>
          <w:proofErr w:type="spellEnd"/>
          <w:r w:rsidRPr="00AA69E2">
            <w:rPr>
              <w:rFonts w:ascii="Times New Roman" w:eastAsia="Times New Roman" w:hAnsi="Times New Roman" w:cs="Times New Roman"/>
            </w:rPr>
            <w:t xml:space="preserve">, E. M. Guerra, A. Alvaro, R. Pereira, and L. </w:t>
          </w:r>
          <w:proofErr w:type="spellStart"/>
          <w:r w:rsidRPr="00AA69E2">
            <w:rPr>
              <w:rFonts w:ascii="Times New Roman" w:eastAsia="Times New Roman" w:hAnsi="Times New Roman" w:cs="Times New Roman"/>
            </w:rPr>
            <w:t>Zaina</w:t>
          </w:r>
          <w:proofErr w:type="spellEnd"/>
          <w:r w:rsidRPr="00AA69E2">
            <w:rPr>
              <w:rFonts w:ascii="Times New Roman" w:eastAsia="Times New Roman" w:hAnsi="Times New Roman" w:cs="Times New Roman"/>
            </w:rPr>
            <w:t xml:space="preserve">, “Influences of UX factors in the Agile UX context of software startups,” </w:t>
          </w:r>
          <w:r w:rsidRPr="00AA69E2">
            <w:rPr>
              <w:rFonts w:ascii="Times New Roman" w:eastAsia="Times New Roman" w:hAnsi="Times New Roman" w:cs="Times New Roman"/>
              <w:i/>
              <w:iCs/>
            </w:rPr>
            <w:t xml:space="preserve">Inf </w:t>
          </w:r>
          <w:proofErr w:type="spellStart"/>
          <w:r w:rsidRPr="00AA69E2">
            <w:rPr>
              <w:rFonts w:ascii="Times New Roman" w:eastAsia="Times New Roman" w:hAnsi="Times New Roman" w:cs="Times New Roman"/>
              <w:i/>
              <w:iCs/>
            </w:rPr>
            <w:t>Softw</w:t>
          </w:r>
          <w:proofErr w:type="spellEnd"/>
          <w:r w:rsidRPr="00AA69E2">
            <w:rPr>
              <w:rFonts w:ascii="Times New Roman" w:eastAsia="Times New Roman" w:hAnsi="Times New Roman" w:cs="Times New Roman"/>
              <w:i/>
              <w:iCs/>
            </w:rPr>
            <w:t xml:space="preserve"> Technol</w:t>
          </w:r>
          <w:r w:rsidRPr="00AA69E2">
            <w:rPr>
              <w:rFonts w:ascii="Times New Roman" w:eastAsia="Times New Roman" w:hAnsi="Times New Roman" w:cs="Times New Roman"/>
            </w:rPr>
            <w:t xml:space="preserve">, vol. 152, p. 107041, Dec. 2022,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10.1016/J.INFSOF.2022.107041.</w:t>
          </w:r>
        </w:p>
        <w:p w14:paraId="2A41A9AD" w14:textId="77777777" w:rsidR="006A0F88" w:rsidRPr="00AA69E2" w:rsidRDefault="006A0F88">
          <w:pPr>
            <w:autoSpaceDE w:val="0"/>
            <w:autoSpaceDN w:val="0"/>
            <w:ind w:hanging="640"/>
            <w:divId w:val="2124958483"/>
            <w:rPr>
              <w:rFonts w:ascii="Times New Roman" w:eastAsia="Times New Roman" w:hAnsi="Times New Roman" w:cs="Times New Roman"/>
            </w:rPr>
          </w:pPr>
          <w:r w:rsidRPr="00AA69E2">
            <w:rPr>
              <w:rFonts w:ascii="Times New Roman" w:eastAsia="Times New Roman" w:hAnsi="Times New Roman" w:cs="Times New Roman"/>
            </w:rPr>
            <w:t>[4]</w:t>
          </w:r>
          <w:r w:rsidRPr="00AA69E2">
            <w:rPr>
              <w:rFonts w:ascii="Times New Roman" w:eastAsia="Times New Roman" w:hAnsi="Times New Roman" w:cs="Times New Roman"/>
            </w:rPr>
            <w:tab/>
            <w:t xml:space="preserve">M. M. </w:t>
          </w:r>
          <w:proofErr w:type="spellStart"/>
          <w:r w:rsidRPr="00AA69E2">
            <w:rPr>
              <w:rFonts w:ascii="Times New Roman" w:eastAsia="Times New Roman" w:hAnsi="Times New Roman" w:cs="Times New Roman"/>
            </w:rPr>
            <w:t>Alhammad</w:t>
          </w:r>
          <w:proofErr w:type="spellEnd"/>
          <w:r w:rsidRPr="00AA69E2">
            <w:rPr>
              <w:rFonts w:ascii="Times New Roman" w:eastAsia="Times New Roman" w:hAnsi="Times New Roman" w:cs="Times New Roman"/>
            </w:rPr>
            <w:t>, “A Gamified Framework to Integrate User Experience into Agile Software Development Process,” 2020. [Online]. Available: https://oa.upm.es/66064/</w:t>
          </w:r>
        </w:p>
        <w:p w14:paraId="34172193" w14:textId="77777777" w:rsidR="006A0F88" w:rsidRPr="00AA69E2" w:rsidRDefault="006A0F88">
          <w:pPr>
            <w:autoSpaceDE w:val="0"/>
            <w:autoSpaceDN w:val="0"/>
            <w:ind w:hanging="640"/>
            <w:divId w:val="1036387710"/>
            <w:rPr>
              <w:rFonts w:ascii="Times New Roman" w:eastAsia="Times New Roman" w:hAnsi="Times New Roman" w:cs="Times New Roman"/>
            </w:rPr>
          </w:pPr>
          <w:r w:rsidRPr="00AA69E2">
            <w:rPr>
              <w:rFonts w:ascii="Times New Roman" w:eastAsia="Times New Roman" w:hAnsi="Times New Roman" w:cs="Times New Roman"/>
            </w:rPr>
            <w:t>[5]</w:t>
          </w:r>
          <w:r w:rsidRPr="00AA69E2">
            <w:rPr>
              <w:rFonts w:ascii="Times New Roman" w:eastAsia="Times New Roman" w:hAnsi="Times New Roman" w:cs="Times New Roman"/>
            </w:rPr>
            <w:tab/>
            <w:t xml:space="preserve">A. </w:t>
          </w:r>
          <w:proofErr w:type="spellStart"/>
          <w:r w:rsidRPr="00AA69E2">
            <w:rPr>
              <w:rFonts w:ascii="Times New Roman" w:eastAsia="Times New Roman" w:hAnsi="Times New Roman" w:cs="Times New Roman"/>
            </w:rPr>
            <w:t>Ananjeva</w:t>
          </w:r>
          <w:proofErr w:type="spellEnd"/>
          <w:r w:rsidRPr="00AA69E2">
            <w:rPr>
              <w:rFonts w:ascii="Times New Roman" w:eastAsia="Times New Roman" w:hAnsi="Times New Roman" w:cs="Times New Roman"/>
            </w:rPr>
            <w:t xml:space="preserve">, J. S. Persson, and A. </w:t>
          </w:r>
          <w:proofErr w:type="spellStart"/>
          <w:r w:rsidRPr="00AA69E2">
            <w:rPr>
              <w:rFonts w:ascii="Times New Roman" w:eastAsia="Times New Roman" w:hAnsi="Times New Roman" w:cs="Times New Roman"/>
            </w:rPr>
            <w:t>Bruun</w:t>
          </w:r>
          <w:proofErr w:type="spellEnd"/>
          <w:r w:rsidRPr="00AA69E2">
            <w:rPr>
              <w:rFonts w:ascii="Times New Roman" w:eastAsia="Times New Roman" w:hAnsi="Times New Roman" w:cs="Times New Roman"/>
            </w:rPr>
            <w:t xml:space="preserve">, “Integrating UX work with agile development through user stories: An action research study in a small software company,” </w:t>
          </w:r>
          <w:r w:rsidRPr="00AA69E2">
            <w:rPr>
              <w:rFonts w:ascii="Times New Roman" w:eastAsia="Times New Roman" w:hAnsi="Times New Roman" w:cs="Times New Roman"/>
              <w:i/>
              <w:iCs/>
            </w:rPr>
            <w:t>Journal of Systems and Software</w:t>
          </w:r>
          <w:r w:rsidRPr="00AA69E2">
            <w:rPr>
              <w:rFonts w:ascii="Times New Roman" w:eastAsia="Times New Roman" w:hAnsi="Times New Roman" w:cs="Times New Roman"/>
            </w:rPr>
            <w:t xml:space="preserve">, vol. 170, 2020,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10.1016/j.jss.2020.110785.</w:t>
          </w:r>
        </w:p>
        <w:p w14:paraId="766FC211" w14:textId="77777777" w:rsidR="006A0F88" w:rsidRPr="00AA69E2" w:rsidRDefault="006A0F88">
          <w:pPr>
            <w:autoSpaceDE w:val="0"/>
            <w:autoSpaceDN w:val="0"/>
            <w:ind w:hanging="640"/>
            <w:divId w:val="1072698412"/>
            <w:rPr>
              <w:rFonts w:ascii="Times New Roman" w:eastAsia="Times New Roman" w:hAnsi="Times New Roman" w:cs="Times New Roman"/>
            </w:rPr>
          </w:pPr>
          <w:r w:rsidRPr="00AA69E2">
            <w:rPr>
              <w:rFonts w:ascii="Times New Roman" w:eastAsia="Times New Roman" w:hAnsi="Times New Roman" w:cs="Times New Roman"/>
            </w:rPr>
            <w:t>[6]</w:t>
          </w:r>
          <w:r w:rsidRPr="00AA69E2">
            <w:rPr>
              <w:rFonts w:ascii="Times New Roman" w:eastAsia="Times New Roman" w:hAnsi="Times New Roman" w:cs="Times New Roman"/>
            </w:rPr>
            <w:tab/>
            <w:t xml:space="preserve">K. Curcio, R. Santana, S. </w:t>
          </w:r>
          <w:proofErr w:type="spellStart"/>
          <w:r w:rsidRPr="00AA69E2">
            <w:rPr>
              <w:rFonts w:ascii="Times New Roman" w:eastAsia="Times New Roman" w:hAnsi="Times New Roman" w:cs="Times New Roman"/>
            </w:rPr>
            <w:t>Reinehr</w:t>
          </w:r>
          <w:proofErr w:type="spellEnd"/>
          <w:r w:rsidRPr="00AA69E2">
            <w:rPr>
              <w:rFonts w:ascii="Times New Roman" w:eastAsia="Times New Roman" w:hAnsi="Times New Roman" w:cs="Times New Roman"/>
            </w:rPr>
            <w:t xml:space="preserve">, and A. </w:t>
          </w:r>
          <w:proofErr w:type="spellStart"/>
          <w:r w:rsidRPr="00AA69E2">
            <w:rPr>
              <w:rFonts w:ascii="Times New Roman" w:eastAsia="Times New Roman" w:hAnsi="Times New Roman" w:cs="Times New Roman"/>
            </w:rPr>
            <w:t>Malucelli</w:t>
          </w:r>
          <w:proofErr w:type="spellEnd"/>
          <w:r w:rsidRPr="00AA69E2">
            <w:rPr>
              <w:rFonts w:ascii="Times New Roman" w:eastAsia="Times New Roman" w:hAnsi="Times New Roman" w:cs="Times New Roman"/>
            </w:rPr>
            <w:t xml:space="preserve">, “Usability in agile software development: A tertiary study,” </w:t>
          </w:r>
          <w:proofErr w:type="spellStart"/>
          <w:r w:rsidRPr="00AA69E2">
            <w:rPr>
              <w:rFonts w:ascii="Times New Roman" w:eastAsia="Times New Roman" w:hAnsi="Times New Roman" w:cs="Times New Roman"/>
              <w:i/>
              <w:iCs/>
            </w:rPr>
            <w:t>Comput</w:t>
          </w:r>
          <w:proofErr w:type="spellEnd"/>
          <w:r w:rsidRPr="00AA69E2">
            <w:rPr>
              <w:rFonts w:ascii="Times New Roman" w:eastAsia="Times New Roman" w:hAnsi="Times New Roman" w:cs="Times New Roman"/>
              <w:i/>
              <w:iCs/>
            </w:rPr>
            <w:t xml:space="preserve"> Stand Interfaces</w:t>
          </w:r>
          <w:r w:rsidRPr="00AA69E2">
            <w:rPr>
              <w:rFonts w:ascii="Times New Roman" w:eastAsia="Times New Roman" w:hAnsi="Times New Roman" w:cs="Times New Roman"/>
            </w:rPr>
            <w:t xml:space="preserve">, vol. 64, pp. 61–77, 2019,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10.1016/j.csi.2018.12.003.</w:t>
          </w:r>
        </w:p>
        <w:p w14:paraId="3874F2D3" w14:textId="77777777" w:rsidR="006A0F88" w:rsidRPr="00AA69E2" w:rsidRDefault="006A0F88">
          <w:pPr>
            <w:autoSpaceDE w:val="0"/>
            <w:autoSpaceDN w:val="0"/>
            <w:ind w:hanging="640"/>
            <w:divId w:val="1922711685"/>
            <w:rPr>
              <w:rFonts w:ascii="Times New Roman" w:eastAsia="Times New Roman" w:hAnsi="Times New Roman" w:cs="Times New Roman"/>
            </w:rPr>
          </w:pPr>
          <w:r w:rsidRPr="00AA69E2">
            <w:rPr>
              <w:rFonts w:ascii="Times New Roman" w:eastAsia="Times New Roman" w:hAnsi="Times New Roman" w:cs="Times New Roman"/>
            </w:rPr>
            <w:lastRenderedPageBreak/>
            <w:t>[7]</w:t>
          </w:r>
          <w:r w:rsidRPr="00AA69E2">
            <w:rPr>
              <w:rFonts w:ascii="Times New Roman" w:eastAsia="Times New Roman" w:hAnsi="Times New Roman" w:cs="Times New Roman"/>
            </w:rPr>
            <w:tab/>
            <w:t xml:space="preserve">L. Caballero, A. M. Moreno, and A. </w:t>
          </w:r>
          <w:proofErr w:type="spellStart"/>
          <w:r w:rsidRPr="00AA69E2">
            <w:rPr>
              <w:rFonts w:ascii="Times New Roman" w:eastAsia="Times New Roman" w:hAnsi="Times New Roman" w:cs="Times New Roman"/>
            </w:rPr>
            <w:t>Seffah</w:t>
          </w:r>
          <w:proofErr w:type="spellEnd"/>
          <w:r w:rsidRPr="00AA69E2">
            <w:rPr>
              <w:rFonts w:ascii="Times New Roman" w:eastAsia="Times New Roman" w:hAnsi="Times New Roman" w:cs="Times New Roman"/>
            </w:rPr>
            <w:t xml:space="preserve">, “How Agile Developers Integrate User-Centered Design into Their Processes: A Literature Review,” </w:t>
          </w:r>
          <w:r w:rsidRPr="00AA69E2">
            <w:rPr>
              <w:rFonts w:ascii="Times New Roman" w:eastAsia="Times New Roman" w:hAnsi="Times New Roman" w:cs="Times New Roman"/>
              <w:i/>
              <w:iCs/>
            </w:rPr>
            <w:t>International Journal of Software Engineering and Knowledge Engineering</w:t>
          </w:r>
          <w:r w:rsidRPr="00AA69E2">
            <w:rPr>
              <w:rFonts w:ascii="Times New Roman" w:eastAsia="Times New Roman" w:hAnsi="Times New Roman" w:cs="Times New Roman"/>
            </w:rPr>
            <w:t xml:space="preserve">, vol. 26, no. 8, pp. 1175–1201, 2016,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10.1142/S0218194016500418.</w:t>
          </w:r>
        </w:p>
        <w:p w14:paraId="79944AD0" w14:textId="77777777" w:rsidR="006A0F88" w:rsidRPr="00AA69E2" w:rsidRDefault="006A0F88">
          <w:pPr>
            <w:autoSpaceDE w:val="0"/>
            <w:autoSpaceDN w:val="0"/>
            <w:ind w:hanging="640"/>
            <w:divId w:val="1449205010"/>
            <w:rPr>
              <w:rFonts w:ascii="Times New Roman" w:eastAsia="Times New Roman" w:hAnsi="Times New Roman" w:cs="Times New Roman"/>
            </w:rPr>
          </w:pPr>
          <w:r w:rsidRPr="00AA69E2">
            <w:rPr>
              <w:rFonts w:ascii="Times New Roman" w:eastAsia="Times New Roman" w:hAnsi="Times New Roman" w:cs="Times New Roman"/>
            </w:rPr>
            <w:t>[8]</w:t>
          </w:r>
          <w:r w:rsidRPr="00AA69E2">
            <w:rPr>
              <w:rFonts w:ascii="Times New Roman" w:eastAsia="Times New Roman" w:hAnsi="Times New Roman" w:cs="Times New Roman"/>
            </w:rPr>
            <w:tab/>
            <w:t xml:space="preserve">Å. </w:t>
          </w:r>
          <w:proofErr w:type="spellStart"/>
          <w:r w:rsidRPr="00AA69E2">
            <w:rPr>
              <w:rFonts w:ascii="Times New Roman" w:eastAsia="Times New Roman" w:hAnsi="Times New Roman" w:cs="Times New Roman"/>
            </w:rPr>
            <w:t>Cajander</w:t>
          </w:r>
          <w:proofErr w:type="spellEnd"/>
          <w:r w:rsidRPr="00AA69E2">
            <w:rPr>
              <w:rFonts w:ascii="Times New Roman" w:eastAsia="Times New Roman" w:hAnsi="Times New Roman" w:cs="Times New Roman"/>
            </w:rPr>
            <w:t xml:space="preserve">, M. </w:t>
          </w:r>
          <w:proofErr w:type="spellStart"/>
          <w:r w:rsidRPr="00AA69E2">
            <w:rPr>
              <w:rFonts w:ascii="Times New Roman" w:eastAsia="Times New Roman" w:hAnsi="Times New Roman" w:cs="Times New Roman"/>
            </w:rPr>
            <w:t>Larusdottir</w:t>
          </w:r>
          <w:proofErr w:type="spellEnd"/>
          <w:r w:rsidRPr="00AA69E2">
            <w:rPr>
              <w:rFonts w:ascii="Times New Roman" w:eastAsia="Times New Roman" w:hAnsi="Times New Roman" w:cs="Times New Roman"/>
            </w:rPr>
            <w:t xml:space="preserve">, and J. L. Geiser, “UX professionals’ learning and usage of UX methods in agile,” </w:t>
          </w:r>
          <w:r w:rsidRPr="00AA69E2">
            <w:rPr>
              <w:rFonts w:ascii="Times New Roman" w:eastAsia="Times New Roman" w:hAnsi="Times New Roman" w:cs="Times New Roman"/>
              <w:i/>
              <w:iCs/>
            </w:rPr>
            <w:t xml:space="preserve">Inf </w:t>
          </w:r>
          <w:proofErr w:type="spellStart"/>
          <w:r w:rsidRPr="00AA69E2">
            <w:rPr>
              <w:rFonts w:ascii="Times New Roman" w:eastAsia="Times New Roman" w:hAnsi="Times New Roman" w:cs="Times New Roman"/>
              <w:i/>
              <w:iCs/>
            </w:rPr>
            <w:t>Softw</w:t>
          </w:r>
          <w:proofErr w:type="spellEnd"/>
          <w:r w:rsidRPr="00AA69E2">
            <w:rPr>
              <w:rFonts w:ascii="Times New Roman" w:eastAsia="Times New Roman" w:hAnsi="Times New Roman" w:cs="Times New Roman"/>
              <w:i/>
              <w:iCs/>
            </w:rPr>
            <w:t xml:space="preserve"> Technol</w:t>
          </w:r>
          <w:r w:rsidRPr="00AA69E2">
            <w:rPr>
              <w:rFonts w:ascii="Times New Roman" w:eastAsia="Times New Roman" w:hAnsi="Times New Roman" w:cs="Times New Roman"/>
            </w:rPr>
            <w:t>, vol. 151, p. 107005, 2022.</w:t>
          </w:r>
        </w:p>
        <w:p w14:paraId="4906F650" w14:textId="77777777" w:rsidR="006A0F88" w:rsidRPr="00AA69E2" w:rsidRDefault="006A0F88">
          <w:pPr>
            <w:autoSpaceDE w:val="0"/>
            <w:autoSpaceDN w:val="0"/>
            <w:ind w:hanging="640"/>
            <w:divId w:val="1245412216"/>
            <w:rPr>
              <w:rFonts w:ascii="Times New Roman" w:eastAsia="Times New Roman" w:hAnsi="Times New Roman" w:cs="Times New Roman"/>
            </w:rPr>
          </w:pPr>
          <w:r w:rsidRPr="00AA69E2">
            <w:rPr>
              <w:rFonts w:ascii="Times New Roman" w:eastAsia="Times New Roman" w:hAnsi="Times New Roman" w:cs="Times New Roman"/>
            </w:rPr>
            <w:t>[9]</w:t>
          </w:r>
          <w:r w:rsidRPr="00AA69E2">
            <w:rPr>
              <w:rFonts w:ascii="Times New Roman" w:eastAsia="Times New Roman" w:hAnsi="Times New Roman" w:cs="Times New Roman"/>
            </w:rPr>
            <w:tab/>
            <w:t xml:space="preserve">N. Pillay and J. Wing, “Agile UX: Integrating good UX development practices in Agile,” in </w:t>
          </w:r>
          <w:r w:rsidRPr="00AA69E2">
            <w:rPr>
              <w:rFonts w:ascii="Times New Roman" w:eastAsia="Times New Roman" w:hAnsi="Times New Roman" w:cs="Times New Roman"/>
              <w:i/>
              <w:iCs/>
            </w:rPr>
            <w:t>2019 Conference on Information Communications Technology and Society (ICTAS)</w:t>
          </w:r>
          <w:r w:rsidRPr="00AA69E2">
            <w:rPr>
              <w:rFonts w:ascii="Times New Roman" w:eastAsia="Times New Roman" w:hAnsi="Times New Roman" w:cs="Times New Roman"/>
            </w:rPr>
            <w:t xml:space="preserve">, 2019, pp. 1–6.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10.1109/ICTAS.2019.8703607.</w:t>
          </w:r>
        </w:p>
        <w:p w14:paraId="2B243281" w14:textId="77777777" w:rsidR="006A0F88" w:rsidRPr="00AA69E2" w:rsidRDefault="006A0F88">
          <w:pPr>
            <w:autoSpaceDE w:val="0"/>
            <w:autoSpaceDN w:val="0"/>
            <w:ind w:hanging="640"/>
            <w:divId w:val="1591891350"/>
            <w:rPr>
              <w:rFonts w:ascii="Times New Roman" w:eastAsia="Times New Roman" w:hAnsi="Times New Roman" w:cs="Times New Roman"/>
            </w:rPr>
          </w:pPr>
          <w:r w:rsidRPr="00AA69E2">
            <w:rPr>
              <w:rFonts w:ascii="Times New Roman" w:eastAsia="Times New Roman" w:hAnsi="Times New Roman" w:cs="Times New Roman"/>
            </w:rPr>
            <w:t>[10]</w:t>
          </w:r>
          <w:r w:rsidRPr="00AA69E2">
            <w:rPr>
              <w:rFonts w:ascii="Times New Roman" w:eastAsia="Times New Roman" w:hAnsi="Times New Roman" w:cs="Times New Roman"/>
            </w:rPr>
            <w:tab/>
            <w:t xml:space="preserve">A. P. O. </w:t>
          </w:r>
          <w:proofErr w:type="spellStart"/>
          <w:r w:rsidRPr="00AA69E2">
            <w:rPr>
              <w:rFonts w:ascii="Times New Roman" w:eastAsia="Times New Roman" w:hAnsi="Times New Roman" w:cs="Times New Roman"/>
            </w:rPr>
            <w:t>Bertholdo</w:t>
          </w:r>
          <w:proofErr w:type="spellEnd"/>
          <w:r w:rsidRPr="00AA69E2">
            <w:rPr>
              <w:rFonts w:ascii="Times New Roman" w:eastAsia="Times New Roman" w:hAnsi="Times New Roman" w:cs="Times New Roman"/>
            </w:rPr>
            <w:t xml:space="preserve">, F. Kon, and M. A. </w:t>
          </w:r>
          <w:proofErr w:type="spellStart"/>
          <w:r w:rsidRPr="00AA69E2">
            <w:rPr>
              <w:rFonts w:ascii="Times New Roman" w:eastAsia="Times New Roman" w:hAnsi="Times New Roman" w:cs="Times New Roman"/>
            </w:rPr>
            <w:t>Gerosa</w:t>
          </w:r>
          <w:proofErr w:type="spellEnd"/>
          <w:r w:rsidRPr="00AA69E2">
            <w:rPr>
              <w:rFonts w:ascii="Times New Roman" w:eastAsia="Times New Roman" w:hAnsi="Times New Roman" w:cs="Times New Roman"/>
            </w:rPr>
            <w:t xml:space="preserve">, “Agile usability patterns for user-centered design final stages,” </w:t>
          </w:r>
          <w:r w:rsidRPr="00AA69E2">
            <w:rPr>
              <w:rFonts w:ascii="Times New Roman" w:eastAsia="Times New Roman" w:hAnsi="Times New Roman" w:cs="Times New Roman"/>
              <w:i/>
              <w:iCs/>
            </w:rPr>
            <w:t>18th International Conference on Human-Computer Interaction, HCI International 2016</w:t>
          </w:r>
          <w:r w:rsidRPr="00AA69E2">
            <w:rPr>
              <w:rFonts w:ascii="Times New Roman" w:eastAsia="Times New Roman" w:hAnsi="Times New Roman" w:cs="Times New Roman"/>
            </w:rPr>
            <w:t xml:space="preserve">, vol. 9731. Springer Verlag, Department of Computer Science, University of São Paulo, São Paulo, Brazil, pp. 433–444, 2016.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10.1007/978-3-319-39510-4_40.</w:t>
          </w:r>
        </w:p>
        <w:p w14:paraId="26B257BB" w14:textId="77777777" w:rsidR="006A0F88" w:rsidRPr="00AA69E2" w:rsidRDefault="006A0F88">
          <w:pPr>
            <w:autoSpaceDE w:val="0"/>
            <w:autoSpaceDN w:val="0"/>
            <w:ind w:hanging="640"/>
            <w:divId w:val="1994143765"/>
            <w:rPr>
              <w:rFonts w:ascii="Times New Roman" w:eastAsia="Times New Roman" w:hAnsi="Times New Roman" w:cs="Times New Roman"/>
            </w:rPr>
          </w:pPr>
          <w:r w:rsidRPr="00AA69E2">
            <w:rPr>
              <w:rFonts w:ascii="Times New Roman" w:eastAsia="Times New Roman" w:hAnsi="Times New Roman" w:cs="Times New Roman"/>
            </w:rPr>
            <w:t>[11]</w:t>
          </w:r>
          <w:r w:rsidRPr="00AA69E2">
            <w:rPr>
              <w:rFonts w:ascii="Times New Roman" w:eastAsia="Times New Roman" w:hAnsi="Times New Roman" w:cs="Times New Roman"/>
            </w:rPr>
            <w:tab/>
            <w:t xml:space="preserve">D. Lang, S. Spies, S. </w:t>
          </w:r>
          <w:proofErr w:type="spellStart"/>
          <w:r w:rsidRPr="00AA69E2">
            <w:rPr>
              <w:rFonts w:ascii="Times New Roman" w:eastAsia="Times New Roman" w:hAnsi="Times New Roman" w:cs="Times New Roman"/>
            </w:rPr>
            <w:t>Trieflinger</w:t>
          </w:r>
          <w:proofErr w:type="spellEnd"/>
          <w:r w:rsidRPr="00AA69E2">
            <w:rPr>
              <w:rFonts w:ascii="Times New Roman" w:eastAsia="Times New Roman" w:hAnsi="Times New Roman" w:cs="Times New Roman"/>
            </w:rPr>
            <w:t xml:space="preserve">, and J. </w:t>
          </w:r>
          <w:proofErr w:type="spellStart"/>
          <w:r w:rsidRPr="00AA69E2">
            <w:rPr>
              <w:rFonts w:ascii="Times New Roman" w:eastAsia="Times New Roman" w:hAnsi="Times New Roman" w:cs="Times New Roman"/>
            </w:rPr>
            <w:t>Münch</w:t>
          </w:r>
          <w:proofErr w:type="spellEnd"/>
          <w:r w:rsidRPr="00AA69E2">
            <w:rPr>
              <w:rFonts w:ascii="Times New Roman" w:eastAsia="Times New Roman" w:hAnsi="Times New Roman" w:cs="Times New Roman"/>
            </w:rPr>
            <w:t xml:space="preserve">, “Tailored design thinking approach-a shortcut for agile teams,” in </w:t>
          </w:r>
          <w:r w:rsidRPr="00AA69E2">
            <w:rPr>
              <w:rFonts w:ascii="Times New Roman" w:eastAsia="Times New Roman" w:hAnsi="Times New Roman" w:cs="Times New Roman"/>
              <w:i/>
              <w:iCs/>
            </w:rPr>
            <w:t>International Conference on Software Business</w:t>
          </w:r>
          <w:r w:rsidRPr="00AA69E2">
            <w:rPr>
              <w:rFonts w:ascii="Times New Roman" w:eastAsia="Times New Roman" w:hAnsi="Times New Roman" w:cs="Times New Roman"/>
            </w:rPr>
            <w:t>, 2021, pp. 37–49.</w:t>
          </w:r>
        </w:p>
        <w:p w14:paraId="22DC64BF" w14:textId="77777777" w:rsidR="006A0F88" w:rsidRPr="00AA69E2" w:rsidRDefault="006A0F88">
          <w:pPr>
            <w:autoSpaceDE w:val="0"/>
            <w:autoSpaceDN w:val="0"/>
            <w:ind w:hanging="640"/>
            <w:divId w:val="563954493"/>
            <w:rPr>
              <w:rFonts w:ascii="Times New Roman" w:eastAsia="Times New Roman" w:hAnsi="Times New Roman" w:cs="Times New Roman"/>
            </w:rPr>
          </w:pPr>
          <w:r w:rsidRPr="00AA69E2">
            <w:rPr>
              <w:rFonts w:ascii="Times New Roman" w:eastAsia="Times New Roman" w:hAnsi="Times New Roman" w:cs="Times New Roman"/>
            </w:rPr>
            <w:t>[12]</w:t>
          </w:r>
          <w:r w:rsidRPr="00AA69E2">
            <w:rPr>
              <w:rFonts w:ascii="Times New Roman" w:eastAsia="Times New Roman" w:hAnsi="Times New Roman" w:cs="Times New Roman"/>
            </w:rPr>
            <w:tab/>
            <w:t xml:space="preserve">Å. </w:t>
          </w:r>
          <w:proofErr w:type="spellStart"/>
          <w:r w:rsidRPr="00AA69E2">
            <w:rPr>
              <w:rFonts w:ascii="Times New Roman" w:eastAsia="Times New Roman" w:hAnsi="Times New Roman" w:cs="Times New Roman"/>
            </w:rPr>
            <w:t>Cajander</w:t>
          </w:r>
          <w:proofErr w:type="spellEnd"/>
          <w:r w:rsidRPr="00AA69E2">
            <w:rPr>
              <w:rFonts w:ascii="Times New Roman" w:eastAsia="Times New Roman" w:hAnsi="Times New Roman" w:cs="Times New Roman"/>
            </w:rPr>
            <w:t xml:space="preserve">, M. </w:t>
          </w:r>
          <w:proofErr w:type="spellStart"/>
          <w:r w:rsidRPr="00AA69E2">
            <w:rPr>
              <w:rFonts w:ascii="Times New Roman" w:eastAsia="Times New Roman" w:hAnsi="Times New Roman" w:cs="Times New Roman"/>
            </w:rPr>
            <w:t>Larusdottir</w:t>
          </w:r>
          <w:proofErr w:type="spellEnd"/>
          <w:r w:rsidRPr="00AA69E2">
            <w:rPr>
              <w:rFonts w:ascii="Times New Roman" w:eastAsia="Times New Roman" w:hAnsi="Times New Roman" w:cs="Times New Roman"/>
            </w:rPr>
            <w:t xml:space="preserve">, and J. L. Geiser, “UX professionals’ learning and usage of UX methods in agile,” </w:t>
          </w:r>
          <w:r w:rsidRPr="00AA69E2">
            <w:rPr>
              <w:rFonts w:ascii="Times New Roman" w:eastAsia="Times New Roman" w:hAnsi="Times New Roman" w:cs="Times New Roman"/>
              <w:i/>
              <w:iCs/>
            </w:rPr>
            <w:t xml:space="preserve">Inf </w:t>
          </w:r>
          <w:proofErr w:type="spellStart"/>
          <w:r w:rsidRPr="00AA69E2">
            <w:rPr>
              <w:rFonts w:ascii="Times New Roman" w:eastAsia="Times New Roman" w:hAnsi="Times New Roman" w:cs="Times New Roman"/>
              <w:i/>
              <w:iCs/>
            </w:rPr>
            <w:t>Softw</w:t>
          </w:r>
          <w:proofErr w:type="spellEnd"/>
          <w:r w:rsidRPr="00AA69E2">
            <w:rPr>
              <w:rFonts w:ascii="Times New Roman" w:eastAsia="Times New Roman" w:hAnsi="Times New Roman" w:cs="Times New Roman"/>
              <w:i/>
              <w:iCs/>
            </w:rPr>
            <w:t xml:space="preserve"> Technol</w:t>
          </w:r>
          <w:r w:rsidRPr="00AA69E2">
            <w:rPr>
              <w:rFonts w:ascii="Times New Roman" w:eastAsia="Times New Roman" w:hAnsi="Times New Roman" w:cs="Times New Roman"/>
            </w:rPr>
            <w:t>, vol. 151, p. 107005, 2022.</w:t>
          </w:r>
        </w:p>
        <w:p w14:paraId="7C11B59F" w14:textId="77777777" w:rsidR="006A0F88" w:rsidRPr="00AA69E2" w:rsidRDefault="006A0F88">
          <w:pPr>
            <w:autoSpaceDE w:val="0"/>
            <w:autoSpaceDN w:val="0"/>
            <w:ind w:hanging="640"/>
            <w:divId w:val="298653575"/>
            <w:rPr>
              <w:rFonts w:ascii="Times New Roman" w:eastAsia="Times New Roman" w:hAnsi="Times New Roman" w:cs="Times New Roman"/>
            </w:rPr>
          </w:pPr>
          <w:r w:rsidRPr="00AA69E2">
            <w:rPr>
              <w:rFonts w:ascii="Times New Roman" w:eastAsia="Times New Roman" w:hAnsi="Times New Roman" w:cs="Times New Roman"/>
            </w:rPr>
            <w:t>[13]</w:t>
          </w:r>
          <w:r w:rsidRPr="00AA69E2">
            <w:rPr>
              <w:rFonts w:ascii="Times New Roman" w:eastAsia="Times New Roman" w:hAnsi="Times New Roman" w:cs="Times New Roman"/>
            </w:rPr>
            <w:tab/>
            <w:t xml:space="preserve">K. Curcio, R. Santana, S. </w:t>
          </w:r>
          <w:proofErr w:type="spellStart"/>
          <w:r w:rsidRPr="00AA69E2">
            <w:rPr>
              <w:rFonts w:ascii="Times New Roman" w:eastAsia="Times New Roman" w:hAnsi="Times New Roman" w:cs="Times New Roman"/>
            </w:rPr>
            <w:t>Reinehr</w:t>
          </w:r>
          <w:proofErr w:type="spellEnd"/>
          <w:r w:rsidRPr="00AA69E2">
            <w:rPr>
              <w:rFonts w:ascii="Times New Roman" w:eastAsia="Times New Roman" w:hAnsi="Times New Roman" w:cs="Times New Roman"/>
            </w:rPr>
            <w:t xml:space="preserve">, and A. </w:t>
          </w:r>
          <w:proofErr w:type="spellStart"/>
          <w:r w:rsidRPr="00AA69E2">
            <w:rPr>
              <w:rFonts w:ascii="Times New Roman" w:eastAsia="Times New Roman" w:hAnsi="Times New Roman" w:cs="Times New Roman"/>
            </w:rPr>
            <w:t>Malucelli</w:t>
          </w:r>
          <w:proofErr w:type="spellEnd"/>
          <w:r w:rsidRPr="00AA69E2">
            <w:rPr>
              <w:rFonts w:ascii="Times New Roman" w:eastAsia="Times New Roman" w:hAnsi="Times New Roman" w:cs="Times New Roman"/>
            </w:rPr>
            <w:t xml:space="preserve">, “Usability in agile software development: A tertiary study,” </w:t>
          </w:r>
          <w:proofErr w:type="spellStart"/>
          <w:r w:rsidRPr="00AA69E2">
            <w:rPr>
              <w:rFonts w:ascii="Times New Roman" w:eastAsia="Times New Roman" w:hAnsi="Times New Roman" w:cs="Times New Roman"/>
              <w:i/>
              <w:iCs/>
            </w:rPr>
            <w:t>Comput</w:t>
          </w:r>
          <w:proofErr w:type="spellEnd"/>
          <w:r w:rsidRPr="00AA69E2">
            <w:rPr>
              <w:rFonts w:ascii="Times New Roman" w:eastAsia="Times New Roman" w:hAnsi="Times New Roman" w:cs="Times New Roman"/>
              <w:i/>
              <w:iCs/>
            </w:rPr>
            <w:t xml:space="preserve"> Stand Interfaces</w:t>
          </w:r>
          <w:r w:rsidRPr="00AA69E2">
            <w:rPr>
              <w:rFonts w:ascii="Times New Roman" w:eastAsia="Times New Roman" w:hAnsi="Times New Roman" w:cs="Times New Roman"/>
            </w:rPr>
            <w:t xml:space="preserve">, vol. 64, pp. 61–77, 2019,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10.1016/j.csi.2018.12.003.</w:t>
          </w:r>
        </w:p>
        <w:p w14:paraId="4E71847B" w14:textId="77777777" w:rsidR="006A0F88" w:rsidRPr="00AA69E2" w:rsidRDefault="006A0F88">
          <w:pPr>
            <w:autoSpaceDE w:val="0"/>
            <w:autoSpaceDN w:val="0"/>
            <w:ind w:hanging="640"/>
            <w:divId w:val="325977383"/>
            <w:rPr>
              <w:rFonts w:ascii="Times New Roman" w:eastAsia="Times New Roman" w:hAnsi="Times New Roman" w:cs="Times New Roman"/>
            </w:rPr>
          </w:pPr>
          <w:r w:rsidRPr="00AA69E2">
            <w:rPr>
              <w:rFonts w:ascii="Times New Roman" w:eastAsia="Times New Roman" w:hAnsi="Times New Roman" w:cs="Times New Roman"/>
            </w:rPr>
            <w:t>[14]</w:t>
          </w:r>
          <w:r w:rsidRPr="00AA69E2">
            <w:rPr>
              <w:rFonts w:ascii="Times New Roman" w:eastAsia="Times New Roman" w:hAnsi="Times New Roman" w:cs="Times New Roman"/>
            </w:rPr>
            <w:tab/>
            <w:t xml:space="preserve">G. </w:t>
          </w:r>
          <w:proofErr w:type="spellStart"/>
          <w:r w:rsidRPr="00AA69E2">
            <w:rPr>
              <w:rFonts w:ascii="Times New Roman" w:eastAsia="Times New Roman" w:hAnsi="Times New Roman" w:cs="Times New Roman"/>
            </w:rPr>
            <w:t>Jurca</w:t>
          </w:r>
          <w:proofErr w:type="spellEnd"/>
          <w:r w:rsidRPr="00AA69E2">
            <w:rPr>
              <w:rFonts w:ascii="Times New Roman" w:eastAsia="Times New Roman" w:hAnsi="Times New Roman" w:cs="Times New Roman"/>
            </w:rPr>
            <w:t xml:space="preserve">, T. D. Hellmann, and F. Maurer, “Integrating Agile and User-Centered Design: A Systematic Mapping and Review of Evaluation and Validation Studies of Agile-UX,” in </w:t>
          </w:r>
          <w:r w:rsidRPr="00AA69E2">
            <w:rPr>
              <w:rFonts w:ascii="Times New Roman" w:eastAsia="Times New Roman" w:hAnsi="Times New Roman" w:cs="Times New Roman"/>
              <w:i/>
              <w:iCs/>
            </w:rPr>
            <w:t>2014 Agile Conference</w:t>
          </w:r>
          <w:r w:rsidRPr="00AA69E2">
            <w:rPr>
              <w:rFonts w:ascii="Times New Roman" w:eastAsia="Times New Roman" w:hAnsi="Times New Roman" w:cs="Times New Roman"/>
            </w:rPr>
            <w:t xml:space="preserve">, 2014, pp. 24–32.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10.1109/AGILE.2014.17.</w:t>
          </w:r>
        </w:p>
        <w:p w14:paraId="73F435ED" w14:textId="77777777" w:rsidR="006A0F88" w:rsidRPr="00AA69E2" w:rsidRDefault="006A0F88">
          <w:pPr>
            <w:autoSpaceDE w:val="0"/>
            <w:autoSpaceDN w:val="0"/>
            <w:ind w:hanging="640"/>
            <w:divId w:val="661859950"/>
            <w:rPr>
              <w:rFonts w:ascii="Times New Roman" w:eastAsia="Times New Roman" w:hAnsi="Times New Roman" w:cs="Times New Roman"/>
            </w:rPr>
          </w:pPr>
          <w:r w:rsidRPr="00AA69E2">
            <w:rPr>
              <w:rFonts w:ascii="Times New Roman" w:eastAsia="Times New Roman" w:hAnsi="Times New Roman" w:cs="Times New Roman"/>
            </w:rPr>
            <w:t>[15]</w:t>
          </w:r>
          <w:r w:rsidRPr="00AA69E2">
            <w:rPr>
              <w:rFonts w:ascii="Times New Roman" w:eastAsia="Times New Roman" w:hAnsi="Times New Roman" w:cs="Times New Roman"/>
            </w:rPr>
            <w:tab/>
            <w:t xml:space="preserve">A. </w:t>
          </w:r>
          <w:proofErr w:type="spellStart"/>
          <w:r w:rsidRPr="00AA69E2">
            <w:rPr>
              <w:rFonts w:ascii="Times New Roman" w:eastAsia="Times New Roman" w:hAnsi="Times New Roman" w:cs="Times New Roman"/>
            </w:rPr>
            <w:t>Bruun</w:t>
          </w:r>
          <w:proofErr w:type="spellEnd"/>
          <w:r w:rsidRPr="00AA69E2">
            <w:rPr>
              <w:rFonts w:ascii="Times New Roman" w:eastAsia="Times New Roman" w:hAnsi="Times New Roman" w:cs="Times New Roman"/>
            </w:rPr>
            <w:t xml:space="preserve">, M. K. </w:t>
          </w:r>
          <w:proofErr w:type="spellStart"/>
          <w:r w:rsidRPr="00AA69E2">
            <w:rPr>
              <w:rFonts w:ascii="Times New Roman" w:eastAsia="Times New Roman" w:hAnsi="Times New Roman" w:cs="Times New Roman"/>
            </w:rPr>
            <w:t>Larusdottir</w:t>
          </w:r>
          <w:proofErr w:type="spellEnd"/>
          <w:r w:rsidRPr="00AA69E2">
            <w:rPr>
              <w:rFonts w:ascii="Times New Roman" w:eastAsia="Times New Roman" w:hAnsi="Times New Roman" w:cs="Times New Roman"/>
            </w:rPr>
            <w:t xml:space="preserve">, L. Nielsen, P. A. Nielsen, and J. S. Persson, “The role of UX professionals in agile development: A case study from industry,” in </w:t>
          </w:r>
          <w:r w:rsidRPr="00AA69E2">
            <w:rPr>
              <w:rFonts w:ascii="Times New Roman" w:eastAsia="Times New Roman" w:hAnsi="Times New Roman" w:cs="Times New Roman"/>
              <w:i/>
              <w:iCs/>
            </w:rPr>
            <w:t xml:space="preserve">10th Nordic Conference on Human-Computer Interaction, </w:t>
          </w:r>
          <w:proofErr w:type="spellStart"/>
          <w:r w:rsidRPr="00AA69E2">
            <w:rPr>
              <w:rFonts w:ascii="Times New Roman" w:eastAsia="Times New Roman" w:hAnsi="Times New Roman" w:cs="Times New Roman"/>
              <w:i/>
              <w:iCs/>
            </w:rPr>
            <w:t>NordiCHI</w:t>
          </w:r>
          <w:proofErr w:type="spellEnd"/>
          <w:r w:rsidRPr="00AA69E2">
            <w:rPr>
              <w:rFonts w:ascii="Times New Roman" w:eastAsia="Times New Roman" w:hAnsi="Times New Roman" w:cs="Times New Roman"/>
              <w:i/>
              <w:iCs/>
            </w:rPr>
            <w:t xml:space="preserve"> 2018</w:t>
          </w:r>
          <w:r w:rsidRPr="00AA69E2">
            <w:rPr>
              <w:rFonts w:ascii="Times New Roman" w:eastAsia="Times New Roman" w:hAnsi="Times New Roman" w:cs="Times New Roman"/>
            </w:rPr>
            <w:t xml:space="preserve">, 2018, pp. 352–363.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10.1145/3240167.3240213.</w:t>
          </w:r>
        </w:p>
        <w:p w14:paraId="7AC5BDBB" w14:textId="77777777" w:rsidR="006A0F88" w:rsidRPr="00AA69E2" w:rsidRDefault="006A0F88">
          <w:pPr>
            <w:autoSpaceDE w:val="0"/>
            <w:autoSpaceDN w:val="0"/>
            <w:ind w:hanging="640"/>
            <w:divId w:val="1331715995"/>
            <w:rPr>
              <w:rFonts w:ascii="Times New Roman" w:eastAsia="Times New Roman" w:hAnsi="Times New Roman" w:cs="Times New Roman"/>
            </w:rPr>
          </w:pPr>
          <w:r w:rsidRPr="00AA69E2">
            <w:rPr>
              <w:rFonts w:ascii="Times New Roman" w:eastAsia="Times New Roman" w:hAnsi="Times New Roman" w:cs="Times New Roman"/>
            </w:rPr>
            <w:t>[16]</w:t>
          </w:r>
          <w:r w:rsidRPr="00AA69E2">
            <w:rPr>
              <w:rFonts w:ascii="Times New Roman" w:eastAsia="Times New Roman" w:hAnsi="Times New Roman" w:cs="Times New Roman"/>
            </w:rPr>
            <w:tab/>
            <w:t xml:space="preserve">R. </w:t>
          </w:r>
          <w:proofErr w:type="spellStart"/>
          <w:r w:rsidRPr="00AA69E2">
            <w:rPr>
              <w:rFonts w:ascii="Times New Roman" w:eastAsia="Times New Roman" w:hAnsi="Times New Roman" w:cs="Times New Roman"/>
            </w:rPr>
            <w:t>Hartson</w:t>
          </w:r>
          <w:proofErr w:type="spellEnd"/>
          <w:r w:rsidRPr="00AA69E2">
            <w:rPr>
              <w:rFonts w:ascii="Times New Roman" w:eastAsia="Times New Roman" w:hAnsi="Times New Roman" w:cs="Times New Roman"/>
            </w:rPr>
            <w:t xml:space="preserve"> and P. </w:t>
          </w:r>
          <w:proofErr w:type="spellStart"/>
          <w:r w:rsidRPr="00AA69E2">
            <w:rPr>
              <w:rFonts w:ascii="Times New Roman" w:eastAsia="Times New Roman" w:hAnsi="Times New Roman" w:cs="Times New Roman"/>
            </w:rPr>
            <w:t>Pyla</w:t>
          </w:r>
          <w:proofErr w:type="spellEnd"/>
          <w:r w:rsidRPr="00AA69E2">
            <w:rPr>
              <w:rFonts w:ascii="Times New Roman" w:eastAsia="Times New Roman" w:hAnsi="Times New Roman" w:cs="Times New Roman"/>
            </w:rPr>
            <w:t xml:space="preserve">, “The UX book: Agile UX design for a quality user experience,” </w:t>
          </w:r>
          <w:r w:rsidRPr="00AA69E2">
            <w:rPr>
              <w:rFonts w:ascii="Times New Roman" w:eastAsia="Times New Roman" w:hAnsi="Times New Roman" w:cs="Times New Roman"/>
              <w:i/>
              <w:iCs/>
            </w:rPr>
            <w:t>The UX Book: Agile UX Design for a Quality User Experience</w:t>
          </w:r>
          <w:r w:rsidRPr="00AA69E2">
            <w:rPr>
              <w:rFonts w:ascii="Times New Roman" w:eastAsia="Times New Roman" w:hAnsi="Times New Roman" w:cs="Times New Roman"/>
            </w:rPr>
            <w:t xml:space="preserve">, pp. 1–888, Jan. 2018,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10.1016/C2013-0-19285-9.</w:t>
          </w:r>
        </w:p>
        <w:p w14:paraId="0F0C99DC" w14:textId="77777777" w:rsidR="006A0F88" w:rsidRPr="00AA69E2" w:rsidRDefault="006A0F88">
          <w:pPr>
            <w:autoSpaceDE w:val="0"/>
            <w:autoSpaceDN w:val="0"/>
            <w:ind w:hanging="640"/>
            <w:divId w:val="1827041762"/>
            <w:rPr>
              <w:rFonts w:ascii="Times New Roman" w:eastAsia="Times New Roman" w:hAnsi="Times New Roman" w:cs="Times New Roman"/>
            </w:rPr>
          </w:pPr>
          <w:r w:rsidRPr="00AA69E2">
            <w:rPr>
              <w:rFonts w:ascii="Times New Roman" w:eastAsia="Times New Roman" w:hAnsi="Times New Roman" w:cs="Times New Roman"/>
            </w:rPr>
            <w:t>[17]</w:t>
          </w:r>
          <w:r w:rsidRPr="00AA69E2">
            <w:rPr>
              <w:rFonts w:ascii="Times New Roman" w:eastAsia="Times New Roman" w:hAnsi="Times New Roman" w:cs="Times New Roman"/>
            </w:rPr>
            <w:tab/>
            <w:t xml:space="preserve">A. Gordillo, E. Barra, S. Aguirre, and J. Quemada, “The usefulness of usability and user experience evaluation methods on an e-Learning platform development from a developer’s perspective: A case study,” in </w:t>
          </w:r>
          <w:r w:rsidRPr="00AA69E2">
            <w:rPr>
              <w:rFonts w:ascii="Times New Roman" w:eastAsia="Times New Roman" w:hAnsi="Times New Roman" w:cs="Times New Roman"/>
              <w:i/>
              <w:iCs/>
            </w:rPr>
            <w:t>44th Annual Frontiers in Education Conference, FIE 2014</w:t>
          </w:r>
          <w:r w:rsidRPr="00AA69E2">
            <w:rPr>
              <w:rFonts w:ascii="Times New Roman" w:eastAsia="Times New Roman" w:hAnsi="Times New Roman" w:cs="Times New Roman"/>
            </w:rPr>
            <w:t xml:space="preserve">, 2014, vol. 2015-Febru, no. February, pp. 1–8.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10.1109/FIE.2014.7044340.</w:t>
          </w:r>
        </w:p>
        <w:p w14:paraId="71774830" w14:textId="77777777" w:rsidR="006A0F88" w:rsidRPr="00AA69E2" w:rsidRDefault="006A0F88">
          <w:pPr>
            <w:autoSpaceDE w:val="0"/>
            <w:autoSpaceDN w:val="0"/>
            <w:ind w:hanging="640"/>
            <w:divId w:val="580911646"/>
            <w:rPr>
              <w:rFonts w:ascii="Times New Roman" w:eastAsia="Times New Roman" w:hAnsi="Times New Roman" w:cs="Times New Roman"/>
            </w:rPr>
          </w:pPr>
          <w:r w:rsidRPr="00AA69E2">
            <w:rPr>
              <w:rFonts w:ascii="Times New Roman" w:eastAsia="Times New Roman" w:hAnsi="Times New Roman" w:cs="Times New Roman"/>
            </w:rPr>
            <w:t>[18]</w:t>
          </w:r>
          <w:r w:rsidRPr="00AA69E2">
            <w:rPr>
              <w:rFonts w:ascii="Times New Roman" w:eastAsia="Times New Roman" w:hAnsi="Times New Roman" w:cs="Times New Roman"/>
            </w:rPr>
            <w:tab/>
            <w:t xml:space="preserve">A. P. O. </w:t>
          </w:r>
          <w:proofErr w:type="spellStart"/>
          <w:r w:rsidRPr="00AA69E2">
            <w:rPr>
              <w:rFonts w:ascii="Times New Roman" w:eastAsia="Times New Roman" w:hAnsi="Times New Roman" w:cs="Times New Roman"/>
            </w:rPr>
            <w:t>Bertholdo</w:t>
          </w:r>
          <w:proofErr w:type="spellEnd"/>
          <w:r w:rsidRPr="00AA69E2">
            <w:rPr>
              <w:rFonts w:ascii="Times New Roman" w:eastAsia="Times New Roman" w:hAnsi="Times New Roman" w:cs="Times New Roman"/>
            </w:rPr>
            <w:t xml:space="preserve">, T. S. Da Silva, C. De O. Melo, F. Kon, and M. S. Silveira, “Agile usability patterns for UCD early stages,” </w:t>
          </w:r>
          <w:r w:rsidRPr="00AA69E2">
            <w:rPr>
              <w:rFonts w:ascii="Times New Roman" w:eastAsia="Times New Roman" w:hAnsi="Times New Roman" w:cs="Times New Roman"/>
              <w:i/>
              <w:iCs/>
            </w:rPr>
            <w:t xml:space="preserve">3rd International Conference on Design, User Experience, and Usability: Theories, Methods, and Tools for Designing the User Experience, DUXU 2014, Held </w:t>
          </w:r>
          <w:r w:rsidRPr="00AA69E2">
            <w:rPr>
              <w:rFonts w:ascii="Times New Roman" w:eastAsia="Times New Roman" w:hAnsi="Times New Roman" w:cs="Times New Roman"/>
              <w:i/>
              <w:iCs/>
            </w:rPr>
            <w:lastRenderedPageBreak/>
            <w:t>as Part of 16th International Conference on Human-Computer Interaction, HCI International 2014</w:t>
          </w:r>
          <w:r w:rsidRPr="00AA69E2">
            <w:rPr>
              <w:rFonts w:ascii="Times New Roman" w:eastAsia="Times New Roman" w:hAnsi="Times New Roman" w:cs="Times New Roman"/>
            </w:rPr>
            <w:t xml:space="preserve">, vol. 8517 LNCS, no. PART 1. Springer Verlag, IME/USP - </w:t>
          </w:r>
          <w:proofErr w:type="spellStart"/>
          <w:r w:rsidRPr="00AA69E2">
            <w:rPr>
              <w:rFonts w:ascii="Times New Roman" w:eastAsia="Times New Roman" w:hAnsi="Times New Roman" w:cs="Times New Roman"/>
            </w:rPr>
            <w:t>Universidade</w:t>
          </w:r>
          <w:proofErr w:type="spellEnd"/>
          <w:r w:rsidRPr="00AA69E2">
            <w:rPr>
              <w:rFonts w:ascii="Times New Roman" w:eastAsia="Times New Roman" w:hAnsi="Times New Roman" w:cs="Times New Roman"/>
            </w:rPr>
            <w:t xml:space="preserve"> de São Paulo, Brazil, pp. 33–44, 2014.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10.1007/978-3-319-07668-3_4.</w:t>
          </w:r>
        </w:p>
        <w:p w14:paraId="08194D48" w14:textId="77777777" w:rsidR="006A0F88" w:rsidRPr="00AA69E2" w:rsidRDefault="006A0F88">
          <w:pPr>
            <w:autoSpaceDE w:val="0"/>
            <w:autoSpaceDN w:val="0"/>
            <w:ind w:hanging="640"/>
            <w:divId w:val="1074474351"/>
            <w:rPr>
              <w:rFonts w:ascii="Times New Roman" w:eastAsia="Times New Roman" w:hAnsi="Times New Roman" w:cs="Times New Roman"/>
            </w:rPr>
          </w:pPr>
          <w:r w:rsidRPr="00AA69E2">
            <w:rPr>
              <w:rFonts w:ascii="Times New Roman" w:eastAsia="Times New Roman" w:hAnsi="Times New Roman" w:cs="Times New Roman"/>
            </w:rPr>
            <w:t>[19]</w:t>
          </w:r>
          <w:r w:rsidRPr="00AA69E2">
            <w:rPr>
              <w:rFonts w:ascii="Times New Roman" w:eastAsia="Times New Roman" w:hAnsi="Times New Roman" w:cs="Times New Roman"/>
            </w:rPr>
            <w:tab/>
            <w:t xml:space="preserve">D. Lang, S. Spies, S. </w:t>
          </w:r>
          <w:proofErr w:type="spellStart"/>
          <w:r w:rsidRPr="00AA69E2">
            <w:rPr>
              <w:rFonts w:ascii="Times New Roman" w:eastAsia="Times New Roman" w:hAnsi="Times New Roman" w:cs="Times New Roman"/>
            </w:rPr>
            <w:t>Trieflinger</w:t>
          </w:r>
          <w:proofErr w:type="spellEnd"/>
          <w:r w:rsidRPr="00AA69E2">
            <w:rPr>
              <w:rFonts w:ascii="Times New Roman" w:eastAsia="Times New Roman" w:hAnsi="Times New Roman" w:cs="Times New Roman"/>
            </w:rPr>
            <w:t xml:space="preserve">, and J. </w:t>
          </w:r>
          <w:proofErr w:type="spellStart"/>
          <w:r w:rsidRPr="00AA69E2">
            <w:rPr>
              <w:rFonts w:ascii="Times New Roman" w:eastAsia="Times New Roman" w:hAnsi="Times New Roman" w:cs="Times New Roman"/>
            </w:rPr>
            <w:t>Münch</w:t>
          </w:r>
          <w:proofErr w:type="spellEnd"/>
          <w:r w:rsidRPr="00AA69E2">
            <w:rPr>
              <w:rFonts w:ascii="Times New Roman" w:eastAsia="Times New Roman" w:hAnsi="Times New Roman" w:cs="Times New Roman"/>
            </w:rPr>
            <w:t xml:space="preserve">, “Tailored design thinking approach-a shortcut for agile teams,” in </w:t>
          </w:r>
          <w:r w:rsidRPr="00AA69E2">
            <w:rPr>
              <w:rFonts w:ascii="Times New Roman" w:eastAsia="Times New Roman" w:hAnsi="Times New Roman" w:cs="Times New Roman"/>
              <w:i/>
              <w:iCs/>
            </w:rPr>
            <w:t>International Conference on Software Business</w:t>
          </w:r>
          <w:r w:rsidRPr="00AA69E2">
            <w:rPr>
              <w:rFonts w:ascii="Times New Roman" w:eastAsia="Times New Roman" w:hAnsi="Times New Roman" w:cs="Times New Roman"/>
            </w:rPr>
            <w:t>, 2021, pp. 37–49.</w:t>
          </w:r>
        </w:p>
        <w:p w14:paraId="4DB66FBD" w14:textId="77777777" w:rsidR="006A0F88" w:rsidRPr="00AA69E2" w:rsidRDefault="006A0F88">
          <w:pPr>
            <w:autoSpaceDE w:val="0"/>
            <w:autoSpaceDN w:val="0"/>
            <w:ind w:hanging="640"/>
            <w:divId w:val="319358519"/>
            <w:rPr>
              <w:rFonts w:ascii="Times New Roman" w:eastAsia="Times New Roman" w:hAnsi="Times New Roman" w:cs="Times New Roman"/>
            </w:rPr>
          </w:pPr>
          <w:r w:rsidRPr="00AA69E2">
            <w:rPr>
              <w:rFonts w:ascii="Times New Roman" w:eastAsia="Times New Roman" w:hAnsi="Times New Roman" w:cs="Times New Roman"/>
            </w:rPr>
            <w:t>[20]</w:t>
          </w:r>
          <w:r w:rsidRPr="00AA69E2">
            <w:rPr>
              <w:rFonts w:ascii="Times New Roman" w:eastAsia="Times New Roman" w:hAnsi="Times New Roman" w:cs="Times New Roman"/>
            </w:rPr>
            <w:tab/>
            <w:t xml:space="preserve">M. </w:t>
          </w:r>
          <w:proofErr w:type="spellStart"/>
          <w:r w:rsidRPr="00AA69E2">
            <w:rPr>
              <w:rFonts w:ascii="Times New Roman" w:eastAsia="Times New Roman" w:hAnsi="Times New Roman" w:cs="Times New Roman"/>
            </w:rPr>
            <w:t>Alhammad</w:t>
          </w:r>
          <w:proofErr w:type="spellEnd"/>
          <w:r w:rsidRPr="00AA69E2">
            <w:rPr>
              <w:rFonts w:ascii="Times New Roman" w:eastAsia="Times New Roman" w:hAnsi="Times New Roman" w:cs="Times New Roman"/>
            </w:rPr>
            <w:t xml:space="preserve"> and A. Moreno, “Integrating User Experience into Agile -- An Experience Report on Lean UX and Scrum,” Apr. 2022,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10.1145/3510456.3514156.</w:t>
          </w:r>
        </w:p>
        <w:p w14:paraId="6AE9826B" w14:textId="77777777" w:rsidR="006A0F88" w:rsidRPr="00AA69E2" w:rsidRDefault="006A0F88">
          <w:pPr>
            <w:autoSpaceDE w:val="0"/>
            <w:autoSpaceDN w:val="0"/>
            <w:ind w:hanging="640"/>
            <w:divId w:val="1885093579"/>
            <w:rPr>
              <w:rFonts w:ascii="Times New Roman" w:eastAsia="Times New Roman" w:hAnsi="Times New Roman" w:cs="Times New Roman"/>
            </w:rPr>
          </w:pPr>
          <w:r w:rsidRPr="00AA69E2">
            <w:rPr>
              <w:rFonts w:ascii="Times New Roman" w:eastAsia="Times New Roman" w:hAnsi="Times New Roman" w:cs="Times New Roman"/>
            </w:rPr>
            <w:t>[21]</w:t>
          </w:r>
          <w:r w:rsidRPr="00AA69E2">
            <w:rPr>
              <w:rFonts w:ascii="Times New Roman" w:eastAsia="Times New Roman" w:hAnsi="Times New Roman" w:cs="Times New Roman"/>
            </w:rPr>
            <w:tab/>
            <w:t xml:space="preserve">K. Beck </w:t>
          </w:r>
          <w:r w:rsidRPr="00AA69E2">
            <w:rPr>
              <w:rFonts w:ascii="Times New Roman" w:eastAsia="Times New Roman" w:hAnsi="Times New Roman" w:cs="Times New Roman"/>
              <w:i/>
              <w:iCs/>
            </w:rPr>
            <w:t>et al.</w:t>
          </w:r>
          <w:r w:rsidRPr="00AA69E2">
            <w:rPr>
              <w:rFonts w:ascii="Times New Roman" w:eastAsia="Times New Roman" w:hAnsi="Times New Roman" w:cs="Times New Roman"/>
            </w:rPr>
            <w:t>, “Manifesto for agile software development,” 2001.</w:t>
          </w:r>
        </w:p>
        <w:p w14:paraId="1B3D3E21" w14:textId="77777777" w:rsidR="006A0F88" w:rsidRPr="00AA69E2" w:rsidRDefault="006A0F88">
          <w:pPr>
            <w:autoSpaceDE w:val="0"/>
            <w:autoSpaceDN w:val="0"/>
            <w:ind w:hanging="640"/>
            <w:divId w:val="302002521"/>
            <w:rPr>
              <w:rFonts w:ascii="Times New Roman" w:eastAsia="Times New Roman" w:hAnsi="Times New Roman" w:cs="Times New Roman"/>
            </w:rPr>
          </w:pPr>
          <w:r w:rsidRPr="00AA69E2">
            <w:rPr>
              <w:rFonts w:ascii="Times New Roman" w:eastAsia="Times New Roman" w:hAnsi="Times New Roman" w:cs="Times New Roman"/>
            </w:rPr>
            <w:t>[22]</w:t>
          </w:r>
          <w:r w:rsidRPr="00AA69E2">
            <w:rPr>
              <w:rFonts w:ascii="Times New Roman" w:eastAsia="Times New Roman" w:hAnsi="Times New Roman" w:cs="Times New Roman"/>
            </w:rPr>
            <w:tab/>
            <w:t xml:space="preserve">H. K. Flora and S. v </w:t>
          </w:r>
          <w:proofErr w:type="spellStart"/>
          <w:r w:rsidRPr="00AA69E2">
            <w:rPr>
              <w:rFonts w:ascii="Times New Roman" w:eastAsia="Times New Roman" w:hAnsi="Times New Roman" w:cs="Times New Roman"/>
            </w:rPr>
            <w:t>Chande</w:t>
          </w:r>
          <w:proofErr w:type="spellEnd"/>
          <w:r w:rsidRPr="00AA69E2">
            <w:rPr>
              <w:rFonts w:ascii="Times New Roman" w:eastAsia="Times New Roman" w:hAnsi="Times New Roman" w:cs="Times New Roman"/>
            </w:rPr>
            <w:t xml:space="preserve">, “A systematic study on agile software development methodologies and practices,” </w:t>
          </w:r>
          <w:r w:rsidRPr="00AA69E2">
            <w:rPr>
              <w:rFonts w:ascii="Times New Roman" w:eastAsia="Times New Roman" w:hAnsi="Times New Roman" w:cs="Times New Roman"/>
              <w:i/>
              <w:iCs/>
            </w:rPr>
            <w:t>International Journal of Computer Science and Information Technologies</w:t>
          </w:r>
          <w:r w:rsidRPr="00AA69E2">
            <w:rPr>
              <w:rFonts w:ascii="Times New Roman" w:eastAsia="Times New Roman" w:hAnsi="Times New Roman" w:cs="Times New Roman"/>
            </w:rPr>
            <w:t>, vol. 5, no. 3, pp. 3626–3637, 2014.</w:t>
          </w:r>
        </w:p>
        <w:p w14:paraId="17854A30" w14:textId="77777777" w:rsidR="006A0F88" w:rsidRPr="00AA69E2" w:rsidRDefault="006A0F88">
          <w:pPr>
            <w:autoSpaceDE w:val="0"/>
            <w:autoSpaceDN w:val="0"/>
            <w:ind w:hanging="640"/>
            <w:divId w:val="746614808"/>
            <w:rPr>
              <w:rFonts w:ascii="Times New Roman" w:eastAsia="Times New Roman" w:hAnsi="Times New Roman" w:cs="Times New Roman"/>
            </w:rPr>
          </w:pPr>
          <w:r w:rsidRPr="00AA69E2">
            <w:rPr>
              <w:rFonts w:ascii="Times New Roman" w:eastAsia="Times New Roman" w:hAnsi="Times New Roman" w:cs="Times New Roman"/>
            </w:rPr>
            <w:t>[23]</w:t>
          </w:r>
          <w:r w:rsidRPr="00AA69E2">
            <w:rPr>
              <w:rFonts w:ascii="Times New Roman" w:eastAsia="Times New Roman" w:hAnsi="Times New Roman" w:cs="Times New Roman"/>
            </w:rPr>
            <w:tab/>
            <w:t xml:space="preserve">B. Boehm and R. Turner, “Management challenges to implementing agile processes in traditional development organizations,” </w:t>
          </w:r>
          <w:r w:rsidRPr="00AA69E2">
            <w:rPr>
              <w:rFonts w:ascii="Times New Roman" w:eastAsia="Times New Roman" w:hAnsi="Times New Roman" w:cs="Times New Roman"/>
              <w:i/>
              <w:iCs/>
            </w:rPr>
            <w:t xml:space="preserve">IEEE </w:t>
          </w:r>
          <w:proofErr w:type="spellStart"/>
          <w:r w:rsidRPr="00AA69E2">
            <w:rPr>
              <w:rFonts w:ascii="Times New Roman" w:eastAsia="Times New Roman" w:hAnsi="Times New Roman" w:cs="Times New Roman"/>
              <w:i/>
              <w:iCs/>
            </w:rPr>
            <w:t>Softw</w:t>
          </w:r>
          <w:proofErr w:type="spellEnd"/>
          <w:r w:rsidRPr="00AA69E2">
            <w:rPr>
              <w:rFonts w:ascii="Times New Roman" w:eastAsia="Times New Roman" w:hAnsi="Times New Roman" w:cs="Times New Roman"/>
            </w:rPr>
            <w:t>, vol. 22, no. 5, pp. 30–39, 2005.</w:t>
          </w:r>
        </w:p>
        <w:p w14:paraId="6F7BD0E0" w14:textId="77777777" w:rsidR="006A0F88" w:rsidRPr="00AA69E2" w:rsidRDefault="006A0F88">
          <w:pPr>
            <w:autoSpaceDE w:val="0"/>
            <w:autoSpaceDN w:val="0"/>
            <w:ind w:hanging="640"/>
            <w:divId w:val="2031181311"/>
            <w:rPr>
              <w:rFonts w:ascii="Times New Roman" w:eastAsia="Times New Roman" w:hAnsi="Times New Roman" w:cs="Times New Roman"/>
            </w:rPr>
          </w:pPr>
          <w:r w:rsidRPr="00AA69E2">
            <w:rPr>
              <w:rFonts w:ascii="Times New Roman" w:eastAsia="Times New Roman" w:hAnsi="Times New Roman" w:cs="Times New Roman"/>
            </w:rPr>
            <w:t>[24]</w:t>
          </w:r>
          <w:r w:rsidRPr="00AA69E2">
            <w:rPr>
              <w:rFonts w:ascii="Times New Roman" w:eastAsia="Times New Roman" w:hAnsi="Times New Roman" w:cs="Times New Roman"/>
            </w:rPr>
            <w:tab/>
            <w:t xml:space="preserve">H. </w:t>
          </w:r>
          <w:proofErr w:type="spellStart"/>
          <w:r w:rsidRPr="00AA69E2">
            <w:rPr>
              <w:rFonts w:ascii="Times New Roman" w:eastAsia="Times New Roman" w:hAnsi="Times New Roman" w:cs="Times New Roman"/>
            </w:rPr>
            <w:t>Hajjdiab</w:t>
          </w:r>
          <w:proofErr w:type="spellEnd"/>
          <w:r w:rsidRPr="00AA69E2">
            <w:rPr>
              <w:rFonts w:ascii="Times New Roman" w:eastAsia="Times New Roman" w:hAnsi="Times New Roman" w:cs="Times New Roman"/>
            </w:rPr>
            <w:t xml:space="preserve"> and A. S. </w:t>
          </w:r>
          <w:proofErr w:type="spellStart"/>
          <w:r w:rsidRPr="00AA69E2">
            <w:rPr>
              <w:rFonts w:ascii="Times New Roman" w:eastAsia="Times New Roman" w:hAnsi="Times New Roman" w:cs="Times New Roman"/>
            </w:rPr>
            <w:t>Taleb</w:t>
          </w:r>
          <w:proofErr w:type="spellEnd"/>
          <w:r w:rsidRPr="00AA69E2">
            <w:rPr>
              <w:rFonts w:ascii="Times New Roman" w:eastAsia="Times New Roman" w:hAnsi="Times New Roman" w:cs="Times New Roman"/>
            </w:rPr>
            <w:t>, “Adopting agile software development: issues and challenges”.</w:t>
          </w:r>
        </w:p>
        <w:p w14:paraId="7C091F7A" w14:textId="77777777" w:rsidR="006A0F88" w:rsidRPr="00AA69E2" w:rsidRDefault="006A0F88">
          <w:pPr>
            <w:autoSpaceDE w:val="0"/>
            <w:autoSpaceDN w:val="0"/>
            <w:ind w:hanging="640"/>
            <w:divId w:val="787311849"/>
            <w:rPr>
              <w:rFonts w:ascii="Times New Roman" w:eastAsia="Times New Roman" w:hAnsi="Times New Roman" w:cs="Times New Roman"/>
            </w:rPr>
          </w:pPr>
          <w:r w:rsidRPr="00AA69E2">
            <w:rPr>
              <w:rFonts w:ascii="Times New Roman" w:eastAsia="Times New Roman" w:hAnsi="Times New Roman" w:cs="Times New Roman"/>
            </w:rPr>
            <w:t>[25]</w:t>
          </w:r>
          <w:r w:rsidRPr="00AA69E2">
            <w:rPr>
              <w:rFonts w:ascii="Times New Roman" w:eastAsia="Times New Roman" w:hAnsi="Times New Roman" w:cs="Times New Roman"/>
            </w:rPr>
            <w:tab/>
            <w:t xml:space="preserve">D. Norman, J. Miller, and A. Henderson, “What you see, some of what’s in the future, and how we go about doing it: HI at Apple Computer,” in </w:t>
          </w:r>
          <w:r w:rsidRPr="00AA69E2">
            <w:rPr>
              <w:rFonts w:ascii="Times New Roman" w:eastAsia="Times New Roman" w:hAnsi="Times New Roman" w:cs="Times New Roman"/>
              <w:i/>
              <w:iCs/>
            </w:rPr>
            <w:t>Conference companion on Human factors in computing systems</w:t>
          </w:r>
          <w:r w:rsidRPr="00AA69E2">
            <w:rPr>
              <w:rFonts w:ascii="Times New Roman" w:eastAsia="Times New Roman" w:hAnsi="Times New Roman" w:cs="Times New Roman"/>
            </w:rPr>
            <w:t>, 1995, p. 155.</w:t>
          </w:r>
        </w:p>
        <w:p w14:paraId="05098023" w14:textId="77777777" w:rsidR="006A0F88" w:rsidRPr="00AA69E2" w:rsidRDefault="006A0F88">
          <w:pPr>
            <w:autoSpaceDE w:val="0"/>
            <w:autoSpaceDN w:val="0"/>
            <w:ind w:hanging="640"/>
            <w:divId w:val="1206480038"/>
            <w:rPr>
              <w:rFonts w:ascii="Times New Roman" w:eastAsia="Times New Roman" w:hAnsi="Times New Roman" w:cs="Times New Roman"/>
            </w:rPr>
          </w:pPr>
          <w:r w:rsidRPr="00AA69E2">
            <w:rPr>
              <w:rFonts w:ascii="Times New Roman" w:eastAsia="Times New Roman" w:hAnsi="Times New Roman" w:cs="Times New Roman"/>
            </w:rPr>
            <w:t>[26]</w:t>
          </w:r>
          <w:r w:rsidRPr="00AA69E2">
            <w:rPr>
              <w:rFonts w:ascii="Times New Roman" w:eastAsia="Times New Roman" w:hAnsi="Times New Roman" w:cs="Times New Roman"/>
            </w:rPr>
            <w:tab/>
            <w:t xml:space="preserve">J. J. Garrett, </w:t>
          </w:r>
          <w:r w:rsidRPr="00AA69E2">
            <w:rPr>
              <w:rFonts w:ascii="Times New Roman" w:eastAsia="Times New Roman" w:hAnsi="Times New Roman" w:cs="Times New Roman"/>
              <w:i/>
              <w:iCs/>
            </w:rPr>
            <w:t>The Elements of User Experience: User-Centered Design for the Web and Beyond</w:t>
          </w:r>
          <w:r w:rsidRPr="00AA69E2">
            <w:rPr>
              <w:rFonts w:ascii="Times New Roman" w:eastAsia="Times New Roman" w:hAnsi="Times New Roman" w:cs="Times New Roman"/>
            </w:rPr>
            <w:t>, 2nd ed. USA: New Riders Publishing, 2010.</w:t>
          </w:r>
        </w:p>
        <w:p w14:paraId="58857915" w14:textId="77777777" w:rsidR="006A0F88" w:rsidRPr="00AA69E2" w:rsidRDefault="006A0F88">
          <w:pPr>
            <w:autoSpaceDE w:val="0"/>
            <w:autoSpaceDN w:val="0"/>
            <w:ind w:hanging="640"/>
            <w:divId w:val="958948362"/>
            <w:rPr>
              <w:rFonts w:ascii="Times New Roman" w:eastAsia="Times New Roman" w:hAnsi="Times New Roman" w:cs="Times New Roman"/>
            </w:rPr>
          </w:pPr>
          <w:r w:rsidRPr="00AA69E2">
            <w:rPr>
              <w:rFonts w:ascii="Times New Roman" w:eastAsia="Times New Roman" w:hAnsi="Times New Roman" w:cs="Times New Roman"/>
            </w:rPr>
            <w:t>[27]</w:t>
          </w:r>
          <w:r w:rsidRPr="00AA69E2">
            <w:rPr>
              <w:rFonts w:ascii="Times New Roman" w:eastAsia="Times New Roman" w:hAnsi="Times New Roman" w:cs="Times New Roman"/>
            </w:rPr>
            <w:tab/>
            <w:t xml:space="preserve">A. G. </w:t>
          </w:r>
          <w:proofErr w:type="spellStart"/>
          <w:r w:rsidRPr="00AA69E2">
            <w:rPr>
              <w:rFonts w:ascii="Times New Roman" w:eastAsia="Times New Roman" w:hAnsi="Times New Roman" w:cs="Times New Roman"/>
            </w:rPr>
            <w:t>Mirnig</w:t>
          </w:r>
          <w:proofErr w:type="spellEnd"/>
          <w:r w:rsidRPr="00AA69E2">
            <w:rPr>
              <w:rFonts w:ascii="Times New Roman" w:eastAsia="Times New Roman" w:hAnsi="Times New Roman" w:cs="Times New Roman"/>
            </w:rPr>
            <w:t xml:space="preserve">, A. </w:t>
          </w:r>
          <w:proofErr w:type="spellStart"/>
          <w:r w:rsidRPr="00AA69E2">
            <w:rPr>
              <w:rFonts w:ascii="Times New Roman" w:eastAsia="Times New Roman" w:hAnsi="Times New Roman" w:cs="Times New Roman"/>
            </w:rPr>
            <w:t>Meschtscherjakov</w:t>
          </w:r>
          <w:proofErr w:type="spellEnd"/>
          <w:r w:rsidRPr="00AA69E2">
            <w:rPr>
              <w:rFonts w:ascii="Times New Roman" w:eastAsia="Times New Roman" w:hAnsi="Times New Roman" w:cs="Times New Roman"/>
            </w:rPr>
            <w:t xml:space="preserve">, D. </w:t>
          </w:r>
          <w:proofErr w:type="spellStart"/>
          <w:r w:rsidRPr="00AA69E2">
            <w:rPr>
              <w:rFonts w:ascii="Times New Roman" w:eastAsia="Times New Roman" w:hAnsi="Times New Roman" w:cs="Times New Roman"/>
            </w:rPr>
            <w:t>Wurhofer</w:t>
          </w:r>
          <w:proofErr w:type="spellEnd"/>
          <w:r w:rsidRPr="00AA69E2">
            <w:rPr>
              <w:rFonts w:ascii="Times New Roman" w:eastAsia="Times New Roman" w:hAnsi="Times New Roman" w:cs="Times New Roman"/>
            </w:rPr>
            <w:t xml:space="preserve">, T. </w:t>
          </w:r>
          <w:proofErr w:type="spellStart"/>
          <w:r w:rsidRPr="00AA69E2">
            <w:rPr>
              <w:rFonts w:ascii="Times New Roman" w:eastAsia="Times New Roman" w:hAnsi="Times New Roman" w:cs="Times New Roman"/>
            </w:rPr>
            <w:t>Meneweger</w:t>
          </w:r>
          <w:proofErr w:type="spellEnd"/>
          <w:r w:rsidRPr="00AA69E2">
            <w:rPr>
              <w:rFonts w:ascii="Times New Roman" w:eastAsia="Times New Roman" w:hAnsi="Times New Roman" w:cs="Times New Roman"/>
            </w:rPr>
            <w:t xml:space="preserve">, and M. </w:t>
          </w:r>
          <w:proofErr w:type="spellStart"/>
          <w:r w:rsidRPr="00AA69E2">
            <w:rPr>
              <w:rFonts w:ascii="Times New Roman" w:eastAsia="Times New Roman" w:hAnsi="Times New Roman" w:cs="Times New Roman"/>
            </w:rPr>
            <w:t>Tscheligi</w:t>
          </w:r>
          <w:proofErr w:type="spellEnd"/>
          <w:r w:rsidRPr="00AA69E2">
            <w:rPr>
              <w:rFonts w:ascii="Times New Roman" w:eastAsia="Times New Roman" w:hAnsi="Times New Roman" w:cs="Times New Roman"/>
            </w:rPr>
            <w:t xml:space="preserve">, “A formal analysis of the ISO 9241-210 definition of user experience,” </w:t>
          </w:r>
          <w:r w:rsidRPr="00AA69E2">
            <w:rPr>
              <w:rFonts w:ascii="Times New Roman" w:eastAsia="Times New Roman" w:hAnsi="Times New Roman" w:cs="Times New Roman"/>
              <w:i/>
              <w:iCs/>
            </w:rPr>
            <w:t>Conference on Human Factors in Computing Systems - Proceedings</w:t>
          </w:r>
          <w:r w:rsidRPr="00AA69E2">
            <w:rPr>
              <w:rFonts w:ascii="Times New Roman" w:eastAsia="Times New Roman" w:hAnsi="Times New Roman" w:cs="Times New Roman"/>
            </w:rPr>
            <w:t xml:space="preserve">, vol. 18, pp. 437–446, Apr. 2015,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10.1145/2702613.2732511.</w:t>
          </w:r>
        </w:p>
        <w:p w14:paraId="13830794" w14:textId="77777777" w:rsidR="006A0F88" w:rsidRPr="00AA69E2" w:rsidRDefault="006A0F88">
          <w:pPr>
            <w:autoSpaceDE w:val="0"/>
            <w:autoSpaceDN w:val="0"/>
            <w:ind w:hanging="640"/>
            <w:divId w:val="1753115430"/>
            <w:rPr>
              <w:rFonts w:ascii="Times New Roman" w:eastAsia="Times New Roman" w:hAnsi="Times New Roman" w:cs="Times New Roman"/>
            </w:rPr>
          </w:pPr>
          <w:r w:rsidRPr="00AA69E2">
            <w:rPr>
              <w:rFonts w:ascii="Times New Roman" w:eastAsia="Times New Roman" w:hAnsi="Times New Roman" w:cs="Times New Roman"/>
            </w:rPr>
            <w:t>[28]</w:t>
          </w:r>
          <w:r w:rsidRPr="00AA69E2">
            <w:rPr>
              <w:rFonts w:ascii="Times New Roman" w:eastAsia="Times New Roman" w:hAnsi="Times New Roman" w:cs="Times New Roman"/>
            </w:rPr>
            <w:tab/>
            <w:t xml:space="preserve">S. </w:t>
          </w:r>
          <w:proofErr w:type="spellStart"/>
          <w:r w:rsidRPr="00AA69E2">
            <w:rPr>
              <w:rFonts w:ascii="Times New Roman" w:eastAsia="Times New Roman" w:hAnsi="Times New Roman" w:cs="Times New Roman"/>
            </w:rPr>
            <w:t>Kujala</w:t>
          </w:r>
          <w:proofErr w:type="spellEnd"/>
          <w:r w:rsidRPr="00AA69E2">
            <w:rPr>
              <w:rFonts w:ascii="Times New Roman" w:eastAsia="Times New Roman" w:hAnsi="Times New Roman" w:cs="Times New Roman"/>
            </w:rPr>
            <w:t xml:space="preserve">, V. Roto, K. </w:t>
          </w:r>
          <w:proofErr w:type="spellStart"/>
          <w:r w:rsidRPr="00AA69E2">
            <w:rPr>
              <w:rFonts w:ascii="Times New Roman" w:eastAsia="Times New Roman" w:hAnsi="Times New Roman" w:cs="Times New Roman"/>
            </w:rPr>
            <w:t>Väänänen</w:t>
          </w:r>
          <w:proofErr w:type="spellEnd"/>
          <w:r w:rsidRPr="00AA69E2">
            <w:rPr>
              <w:rFonts w:ascii="Times New Roman" w:eastAsia="Times New Roman" w:hAnsi="Times New Roman" w:cs="Times New Roman"/>
            </w:rPr>
            <w:t>-</w:t>
          </w:r>
          <w:proofErr w:type="spellStart"/>
          <w:r w:rsidRPr="00AA69E2">
            <w:rPr>
              <w:rFonts w:ascii="Times New Roman" w:eastAsia="Times New Roman" w:hAnsi="Times New Roman" w:cs="Times New Roman"/>
            </w:rPr>
            <w:t>Vainio</w:t>
          </w:r>
          <w:proofErr w:type="spellEnd"/>
          <w:r w:rsidRPr="00AA69E2">
            <w:rPr>
              <w:rFonts w:ascii="Times New Roman" w:eastAsia="Times New Roman" w:hAnsi="Times New Roman" w:cs="Times New Roman"/>
            </w:rPr>
            <w:t xml:space="preserve">-Mattila, E. </w:t>
          </w:r>
          <w:proofErr w:type="spellStart"/>
          <w:r w:rsidRPr="00AA69E2">
            <w:rPr>
              <w:rFonts w:ascii="Times New Roman" w:eastAsia="Times New Roman" w:hAnsi="Times New Roman" w:cs="Times New Roman"/>
            </w:rPr>
            <w:t>Karapanos</w:t>
          </w:r>
          <w:proofErr w:type="spellEnd"/>
          <w:r w:rsidRPr="00AA69E2">
            <w:rPr>
              <w:rFonts w:ascii="Times New Roman" w:eastAsia="Times New Roman" w:hAnsi="Times New Roman" w:cs="Times New Roman"/>
            </w:rPr>
            <w:t xml:space="preserve">, and A. </w:t>
          </w:r>
          <w:proofErr w:type="spellStart"/>
          <w:r w:rsidRPr="00AA69E2">
            <w:rPr>
              <w:rFonts w:ascii="Times New Roman" w:eastAsia="Times New Roman" w:hAnsi="Times New Roman" w:cs="Times New Roman"/>
            </w:rPr>
            <w:t>Sinnelä</w:t>
          </w:r>
          <w:proofErr w:type="spellEnd"/>
          <w:r w:rsidRPr="00AA69E2">
            <w:rPr>
              <w:rFonts w:ascii="Times New Roman" w:eastAsia="Times New Roman" w:hAnsi="Times New Roman" w:cs="Times New Roman"/>
            </w:rPr>
            <w:t xml:space="preserve">, “UX Curve: A method for evaluating long-term user experience,” </w:t>
          </w:r>
          <w:r w:rsidRPr="00AA69E2">
            <w:rPr>
              <w:rFonts w:ascii="Times New Roman" w:eastAsia="Times New Roman" w:hAnsi="Times New Roman" w:cs="Times New Roman"/>
              <w:i/>
              <w:iCs/>
            </w:rPr>
            <w:t>academic.oup.com</w:t>
          </w:r>
          <w:r w:rsidRPr="00AA69E2">
            <w:rPr>
              <w:rFonts w:ascii="Times New Roman" w:eastAsia="Times New Roman" w:hAnsi="Times New Roman" w:cs="Times New Roman"/>
            </w:rPr>
            <w:t xml:space="preserve">, 2011,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10.1016/j.intcom.2011.06.005.</w:t>
          </w:r>
        </w:p>
        <w:p w14:paraId="24C6704A" w14:textId="77777777" w:rsidR="006A0F88" w:rsidRPr="00AA69E2" w:rsidRDefault="006A0F88">
          <w:pPr>
            <w:autoSpaceDE w:val="0"/>
            <w:autoSpaceDN w:val="0"/>
            <w:ind w:hanging="640"/>
            <w:divId w:val="874855023"/>
            <w:rPr>
              <w:rFonts w:ascii="Times New Roman" w:eastAsia="Times New Roman" w:hAnsi="Times New Roman" w:cs="Times New Roman"/>
            </w:rPr>
          </w:pPr>
          <w:r w:rsidRPr="00AA69E2">
            <w:rPr>
              <w:rFonts w:ascii="Times New Roman" w:eastAsia="Times New Roman" w:hAnsi="Times New Roman" w:cs="Times New Roman"/>
            </w:rPr>
            <w:t>[29]</w:t>
          </w:r>
          <w:r w:rsidRPr="00AA69E2">
            <w:rPr>
              <w:rFonts w:ascii="Times New Roman" w:eastAsia="Times New Roman" w:hAnsi="Times New Roman" w:cs="Times New Roman"/>
            </w:rPr>
            <w:tab/>
            <w:t xml:space="preserve">H. B. Santoso and M. </w:t>
          </w:r>
          <w:proofErr w:type="spellStart"/>
          <w:r w:rsidRPr="00AA69E2">
            <w:rPr>
              <w:rFonts w:ascii="Times New Roman" w:eastAsia="Times New Roman" w:hAnsi="Times New Roman" w:cs="Times New Roman"/>
            </w:rPr>
            <w:t>Schrepp</w:t>
          </w:r>
          <w:proofErr w:type="spellEnd"/>
          <w:r w:rsidRPr="00AA69E2">
            <w:rPr>
              <w:rFonts w:ascii="Times New Roman" w:eastAsia="Times New Roman" w:hAnsi="Times New Roman" w:cs="Times New Roman"/>
            </w:rPr>
            <w:t xml:space="preserve">, “Importance of user experience aspects for different software product categories,” in </w:t>
          </w:r>
          <w:r w:rsidRPr="00AA69E2">
            <w:rPr>
              <w:rFonts w:ascii="Times New Roman" w:eastAsia="Times New Roman" w:hAnsi="Times New Roman" w:cs="Times New Roman"/>
              <w:i/>
              <w:iCs/>
            </w:rPr>
            <w:t>International Conference on User Science and Engineering</w:t>
          </w:r>
          <w:r w:rsidRPr="00AA69E2">
            <w:rPr>
              <w:rFonts w:ascii="Times New Roman" w:eastAsia="Times New Roman" w:hAnsi="Times New Roman" w:cs="Times New Roman"/>
            </w:rPr>
            <w:t>, 2018, pp. 231–241.</w:t>
          </w:r>
        </w:p>
        <w:p w14:paraId="6BCE9136" w14:textId="77777777" w:rsidR="006A0F88" w:rsidRPr="00AA69E2" w:rsidRDefault="006A0F88">
          <w:pPr>
            <w:autoSpaceDE w:val="0"/>
            <w:autoSpaceDN w:val="0"/>
            <w:ind w:hanging="640"/>
            <w:divId w:val="1504666493"/>
            <w:rPr>
              <w:rFonts w:ascii="Times New Roman" w:eastAsia="Times New Roman" w:hAnsi="Times New Roman" w:cs="Times New Roman"/>
            </w:rPr>
          </w:pPr>
          <w:r w:rsidRPr="00AA69E2">
            <w:rPr>
              <w:rFonts w:ascii="Times New Roman" w:eastAsia="Times New Roman" w:hAnsi="Times New Roman" w:cs="Times New Roman"/>
            </w:rPr>
            <w:t>[30]</w:t>
          </w:r>
          <w:r w:rsidRPr="00AA69E2">
            <w:rPr>
              <w:rFonts w:ascii="Times New Roman" w:eastAsia="Times New Roman" w:hAnsi="Times New Roman" w:cs="Times New Roman"/>
            </w:rPr>
            <w:tab/>
            <w:t xml:space="preserve">C. Salvador, A. Nakasone, and J. A. Pow-Sang, “A Systematic Review of Usability Techniques in Agile Methodologies,” in </w:t>
          </w:r>
          <w:r w:rsidRPr="00AA69E2">
            <w:rPr>
              <w:rFonts w:ascii="Times New Roman" w:eastAsia="Times New Roman" w:hAnsi="Times New Roman" w:cs="Times New Roman"/>
              <w:i/>
              <w:iCs/>
            </w:rPr>
            <w:t>Proceedings of the 7th Euro American Conference on Telematics and Information Systems</w:t>
          </w:r>
          <w:r w:rsidRPr="00AA69E2">
            <w:rPr>
              <w:rFonts w:ascii="Times New Roman" w:eastAsia="Times New Roman" w:hAnsi="Times New Roman" w:cs="Times New Roman"/>
            </w:rPr>
            <w:t xml:space="preserve">, 2014.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10.1145/2590651.2590668.</w:t>
          </w:r>
        </w:p>
        <w:p w14:paraId="6EA5A5A6" w14:textId="77777777" w:rsidR="006A0F88" w:rsidRPr="00AA69E2" w:rsidRDefault="006A0F88">
          <w:pPr>
            <w:autoSpaceDE w:val="0"/>
            <w:autoSpaceDN w:val="0"/>
            <w:ind w:hanging="640"/>
            <w:divId w:val="1449395957"/>
            <w:rPr>
              <w:rFonts w:ascii="Times New Roman" w:eastAsia="Times New Roman" w:hAnsi="Times New Roman" w:cs="Times New Roman"/>
            </w:rPr>
          </w:pPr>
          <w:r w:rsidRPr="00AA69E2">
            <w:rPr>
              <w:rFonts w:ascii="Times New Roman" w:eastAsia="Times New Roman" w:hAnsi="Times New Roman" w:cs="Times New Roman"/>
            </w:rPr>
            <w:t>[31]</w:t>
          </w:r>
          <w:r w:rsidRPr="00AA69E2">
            <w:rPr>
              <w:rFonts w:ascii="Times New Roman" w:eastAsia="Times New Roman" w:hAnsi="Times New Roman" w:cs="Times New Roman"/>
            </w:rPr>
            <w:tab/>
            <w:t xml:space="preserve">I. O. for Standardization, </w:t>
          </w:r>
          <w:r w:rsidRPr="00AA69E2">
            <w:rPr>
              <w:rFonts w:ascii="Times New Roman" w:eastAsia="Times New Roman" w:hAnsi="Times New Roman" w:cs="Times New Roman"/>
              <w:i/>
              <w:iCs/>
            </w:rPr>
            <w:t>Human-</w:t>
          </w:r>
          <w:proofErr w:type="spellStart"/>
          <w:r w:rsidRPr="00AA69E2">
            <w:rPr>
              <w:rFonts w:ascii="Times New Roman" w:eastAsia="Times New Roman" w:hAnsi="Times New Roman" w:cs="Times New Roman"/>
              <w:i/>
              <w:iCs/>
            </w:rPr>
            <w:t>centred</w:t>
          </w:r>
          <w:proofErr w:type="spellEnd"/>
          <w:r w:rsidRPr="00AA69E2">
            <w:rPr>
              <w:rFonts w:ascii="Times New Roman" w:eastAsia="Times New Roman" w:hAnsi="Times New Roman" w:cs="Times New Roman"/>
              <w:i/>
              <w:iCs/>
            </w:rPr>
            <w:t xml:space="preserve"> design processes for interactive systems</w:t>
          </w:r>
          <w:r w:rsidRPr="00AA69E2">
            <w:rPr>
              <w:rFonts w:ascii="Times New Roman" w:eastAsia="Times New Roman" w:hAnsi="Times New Roman" w:cs="Times New Roman"/>
            </w:rPr>
            <w:t>. International Organization for Standardization, 1999.</w:t>
          </w:r>
        </w:p>
        <w:p w14:paraId="63D0B3D5" w14:textId="77777777" w:rsidR="006A0F88" w:rsidRPr="00AA69E2" w:rsidRDefault="006A0F88">
          <w:pPr>
            <w:autoSpaceDE w:val="0"/>
            <w:autoSpaceDN w:val="0"/>
            <w:ind w:hanging="640"/>
            <w:divId w:val="1911571034"/>
            <w:rPr>
              <w:rFonts w:ascii="Times New Roman" w:eastAsia="Times New Roman" w:hAnsi="Times New Roman" w:cs="Times New Roman"/>
            </w:rPr>
          </w:pPr>
          <w:r w:rsidRPr="00AA69E2">
            <w:rPr>
              <w:rFonts w:ascii="Times New Roman" w:eastAsia="Times New Roman" w:hAnsi="Times New Roman" w:cs="Times New Roman"/>
            </w:rPr>
            <w:lastRenderedPageBreak/>
            <w:t>[32]</w:t>
          </w:r>
          <w:r w:rsidRPr="00AA69E2">
            <w:rPr>
              <w:rFonts w:ascii="Times New Roman" w:eastAsia="Times New Roman" w:hAnsi="Times New Roman" w:cs="Times New Roman"/>
            </w:rPr>
            <w:tab/>
            <w:t xml:space="preserve">I. 159/SC 4 E. of Human-System Interaction (Subcommittee), </w:t>
          </w:r>
          <w:r w:rsidRPr="00AA69E2">
            <w:rPr>
              <w:rFonts w:ascii="Times New Roman" w:eastAsia="Times New Roman" w:hAnsi="Times New Roman" w:cs="Times New Roman"/>
              <w:i/>
              <w:iCs/>
            </w:rPr>
            <w:t>Ergonomic Requirements for Office Work with Visual Display Terminals (VDTs).: Guidance on Usability</w:t>
          </w:r>
          <w:r w:rsidRPr="00AA69E2">
            <w:rPr>
              <w:rFonts w:ascii="Times New Roman" w:eastAsia="Times New Roman" w:hAnsi="Times New Roman" w:cs="Times New Roman"/>
            </w:rPr>
            <w:t>. International Organization for Standardization, 1998.</w:t>
          </w:r>
        </w:p>
        <w:p w14:paraId="588FED2F" w14:textId="77777777" w:rsidR="006A0F88" w:rsidRPr="00AA69E2" w:rsidRDefault="006A0F88">
          <w:pPr>
            <w:autoSpaceDE w:val="0"/>
            <w:autoSpaceDN w:val="0"/>
            <w:ind w:hanging="640"/>
            <w:divId w:val="558441247"/>
            <w:rPr>
              <w:rFonts w:ascii="Times New Roman" w:eastAsia="Times New Roman" w:hAnsi="Times New Roman" w:cs="Times New Roman"/>
            </w:rPr>
          </w:pPr>
          <w:r w:rsidRPr="00AA69E2">
            <w:rPr>
              <w:rFonts w:ascii="Times New Roman" w:eastAsia="Times New Roman" w:hAnsi="Times New Roman" w:cs="Times New Roman"/>
            </w:rPr>
            <w:t>[33]</w:t>
          </w:r>
          <w:r w:rsidRPr="00AA69E2">
            <w:rPr>
              <w:rFonts w:ascii="Times New Roman" w:eastAsia="Times New Roman" w:hAnsi="Times New Roman" w:cs="Times New Roman"/>
            </w:rPr>
            <w:tab/>
            <w:t xml:space="preserve">J. Nielsen, </w:t>
          </w:r>
          <w:r w:rsidRPr="00AA69E2">
            <w:rPr>
              <w:rFonts w:ascii="Times New Roman" w:eastAsia="Times New Roman" w:hAnsi="Times New Roman" w:cs="Times New Roman"/>
              <w:i/>
              <w:iCs/>
            </w:rPr>
            <w:t>Usability engineering</w:t>
          </w:r>
          <w:r w:rsidRPr="00AA69E2">
            <w:rPr>
              <w:rFonts w:ascii="Times New Roman" w:eastAsia="Times New Roman" w:hAnsi="Times New Roman" w:cs="Times New Roman"/>
            </w:rPr>
            <w:t>. Morgan Kaufmann, 1994.</w:t>
          </w:r>
        </w:p>
        <w:p w14:paraId="248B191D" w14:textId="77777777" w:rsidR="006A0F88" w:rsidRPr="00AA69E2" w:rsidRDefault="006A0F88">
          <w:pPr>
            <w:autoSpaceDE w:val="0"/>
            <w:autoSpaceDN w:val="0"/>
            <w:ind w:hanging="640"/>
            <w:divId w:val="1782187812"/>
            <w:rPr>
              <w:rFonts w:ascii="Times New Roman" w:eastAsia="Times New Roman" w:hAnsi="Times New Roman" w:cs="Times New Roman"/>
            </w:rPr>
          </w:pPr>
          <w:r w:rsidRPr="00AA69E2">
            <w:rPr>
              <w:rFonts w:ascii="Times New Roman" w:eastAsia="Times New Roman" w:hAnsi="Times New Roman" w:cs="Times New Roman"/>
            </w:rPr>
            <w:t>[34]</w:t>
          </w:r>
          <w:r w:rsidRPr="00AA69E2">
            <w:rPr>
              <w:rFonts w:ascii="Times New Roman" w:eastAsia="Times New Roman" w:hAnsi="Times New Roman" w:cs="Times New Roman"/>
            </w:rPr>
            <w:tab/>
            <w:t xml:space="preserve">“IEEE Standard for a Software Quality Metrics Methodology,” </w:t>
          </w:r>
          <w:r w:rsidRPr="00AA69E2">
            <w:rPr>
              <w:rFonts w:ascii="Times New Roman" w:eastAsia="Times New Roman" w:hAnsi="Times New Roman" w:cs="Times New Roman"/>
              <w:i/>
              <w:iCs/>
            </w:rPr>
            <w:t>IEEE Std 1061-1992</w:t>
          </w:r>
          <w:r w:rsidRPr="00AA69E2">
            <w:rPr>
              <w:rFonts w:ascii="Times New Roman" w:eastAsia="Times New Roman" w:hAnsi="Times New Roman" w:cs="Times New Roman"/>
            </w:rPr>
            <w:t xml:space="preserve">, pp. 1–96, 1993,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10.1109/IEEESTD.1993.115124.</w:t>
          </w:r>
        </w:p>
        <w:p w14:paraId="074F3CBD" w14:textId="77777777" w:rsidR="006A0F88" w:rsidRPr="00AA69E2" w:rsidRDefault="006A0F88">
          <w:pPr>
            <w:autoSpaceDE w:val="0"/>
            <w:autoSpaceDN w:val="0"/>
            <w:ind w:hanging="640"/>
            <w:divId w:val="1775440829"/>
            <w:rPr>
              <w:rFonts w:ascii="Times New Roman" w:eastAsia="Times New Roman" w:hAnsi="Times New Roman" w:cs="Times New Roman"/>
            </w:rPr>
          </w:pPr>
          <w:r w:rsidRPr="00AA69E2">
            <w:rPr>
              <w:rFonts w:ascii="Times New Roman" w:eastAsia="Times New Roman" w:hAnsi="Times New Roman" w:cs="Times New Roman"/>
            </w:rPr>
            <w:t>[35]</w:t>
          </w:r>
          <w:r w:rsidRPr="00AA69E2">
            <w:rPr>
              <w:rFonts w:ascii="Times New Roman" w:eastAsia="Times New Roman" w:hAnsi="Times New Roman" w:cs="Times New Roman"/>
            </w:rPr>
            <w:tab/>
            <w:t xml:space="preserve">T. S. da Silva, A. Martin, F. Maurer, and M. Silveira, “User-centered design and agile methods: A systematic review,” in </w:t>
          </w:r>
          <w:r w:rsidRPr="00AA69E2">
            <w:rPr>
              <w:rFonts w:ascii="Times New Roman" w:eastAsia="Times New Roman" w:hAnsi="Times New Roman" w:cs="Times New Roman"/>
              <w:i/>
              <w:iCs/>
            </w:rPr>
            <w:t>2011 Agile Conference, Agile 2011</w:t>
          </w:r>
          <w:r w:rsidRPr="00AA69E2">
            <w:rPr>
              <w:rFonts w:ascii="Times New Roman" w:eastAsia="Times New Roman" w:hAnsi="Times New Roman" w:cs="Times New Roman"/>
            </w:rPr>
            <w:t xml:space="preserve">, 2011, pp. 77–86.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10.1109/AGILE.2011.24.</w:t>
          </w:r>
        </w:p>
        <w:p w14:paraId="05D9D1EA" w14:textId="77777777" w:rsidR="006A0F88" w:rsidRPr="00AA69E2" w:rsidRDefault="006A0F88">
          <w:pPr>
            <w:autoSpaceDE w:val="0"/>
            <w:autoSpaceDN w:val="0"/>
            <w:ind w:hanging="640"/>
            <w:divId w:val="1300694933"/>
            <w:rPr>
              <w:rFonts w:ascii="Times New Roman" w:eastAsia="Times New Roman" w:hAnsi="Times New Roman" w:cs="Times New Roman"/>
            </w:rPr>
          </w:pPr>
          <w:r w:rsidRPr="00AA69E2">
            <w:rPr>
              <w:rFonts w:ascii="Times New Roman" w:eastAsia="Times New Roman" w:hAnsi="Times New Roman" w:cs="Times New Roman"/>
            </w:rPr>
            <w:t>[36]</w:t>
          </w:r>
          <w:r w:rsidRPr="00AA69E2">
            <w:rPr>
              <w:rFonts w:ascii="Times New Roman" w:eastAsia="Times New Roman" w:hAnsi="Times New Roman" w:cs="Times New Roman"/>
            </w:rPr>
            <w:tab/>
            <w:t xml:space="preserve">O. </w:t>
          </w:r>
          <w:proofErr w:type="spellStart"/>
          <w:r w:rsidRPr="00AA69E2">
            <w:rPr>
              <w:rFonts w:ascii="Times New Roman" w:eastAsia="Times New Roman" w:hAnsi="Times New Roman" w:cs="Times New Roman"/>
            </w:rPr>
            <w:t>Sohaib</w:t>
          </w:r>
          <w:proofErr w:type="spellEnd"/>
          <w:r w:rsidRPr="00AA69E2">
            <w:rPr>
              <w:rFonts w:ascii="Times New Roman" w:eastAsia="Times New Roman" w:hAnsi="Times New Roman" w:cs="Times New Roman"/>
            </w:rPr>
            <w:t xml:space="preserve"> and K. Khan, “Integrating usability engineering and agile software development: A literature review,” in </w:t>
          </w:r>
          <w:r w:rsidRPr="00AA69E2">
            <w:rPr>
              <w:rFonts w:ascii="Times New Roman" w:eastAsia="Times New Roman" w:hAnsi="Times New Roman" w:cs="Times New Roman"/>
              <w:i/>
              <w:iCs/>
            </w:rPr>
            <w:t xml:space="preserve">2010 International Conference </w:t>
          </w:r>
          <w:proofErr w:type="gramStart"/>
          <w:r w:rsidRPr="00AA69E2">
            <w:rPr>
              <w:rFonts w:ascii="Times New Roman" w:eastAsia="Times New Roman" w:hAnsi="Times New Roman" w:cs="Times New Roman"/>
              <w:i/>
              <w:iCs/>
            </w:rPr>
            <w:t>On</w:t>
          </w:r>
          <w:proofErr w:type="gramEnd"/>
          <w:r w:rsidRPr="00AA69E2">
            <w:rPr>
              <w:rFonts w:ascii="Times New Roman" w:eastAsia="Times New Roman" w:hAnsi="Times New Roman" w:cs="Times New Roman"/>
              <w:i/>
              <w:iCs/>
            </w:rPr>
            <w:t xml:space="preserve"> Computer Design and Applications</w:t>
          </w:r>
          <w:r w:rsidRPr="00AA69E2">
            <w:rPr>
              <w:rFonts w:ascii="Times New Roman" w:eastAsia="Times New Roman" w:hAnsi="Times New Roman" w:cs="Times New Roman"/>
            </w:rPr>
            <w:t xml:space="preserve">, 2010, vol. 2, pp. V2-32-V2-38.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10.1109/ICCDA.2010.5540916.</w:t>
          </w:r>
        </w:p>
        <w:p w14:paraId="1056BAC7" w14:textId="77777777" w:rsidR="006A0F88" w:rsidRPr="00AA69E2" w:rsidRDefault="006A0F88">
          <w:pPr>
            <w:autoSpaceDE w:val="0"/>
            <w:autoSpaceDN w:val="0"/>
            <w:ind w:hanging="640"/>
            <w:divId w:val="1841776305"/>
            <w:rPr>
              <w:rFonts w:ascii="Times New Roman" w:eastAsia="Times New Roman" w:hAnsi="Times New Roman" w:cs="Times New Roman"/>
            </w:rPr>
          </w:pPr>
          <w:r w:rsidRPr="00AA69E2">
            <w:rPr>
              <w:rFonts w:ascii="Times New Roman" w:eastAsia="Times New Roman" w:hAnsi="Times New Roman" w:cs="Times New Roman"/>
            </w:rPr>
            <w:t>[37]</w:t>
          </w:r>
          <w:r w:rsidRPr="00AA69E2">
            <w:rPr>
              <w:rFonts w:ascii="Times New Roman" w:eastAsia="Times New Roman" w:hAnsi="Times New Roman" w:cs="Times New Roman"/>
            </w:rPr>
            <w:tab/>
            <w:t xml:space="preserve">D. Salah, R. F. Paige, and P. Cairns, “A systematic literature review for Agile development processes and user </w:t>
          </w:r>
          <w:proofErr w:type="spellStart"/>
          <w:r w:rsidRPr="00AA69E2">
            <w:rPr>
              <w:rFonts w:ascii="Times New Roman" w:eastAsia="Times New Roman" w:hAnsi="Times New Roman" w:cs="Times New Roman"/>
            </w:rPr>
            <w:t>centred</w:t>
          </w:r>
          <w:proofErr w:type="spellEnd"/>
          <w:r w:rsidRPr="00AA69E2">
            <w:rPr>
              <w:rFonts w:ascii="Times New Roman" w:eastAsia="Times New Roman" w:hAnsi="Times New Roman" w:cs="Times New Roman"/>
            </w:rPr>
            <w:t xml:space="preserve"> design integration,” in </w:t>
          </w:r>
          <w:r w:rsidRPr="00AA69E2">
            <w:rPr>
              <w:rFonts w:ascii="Times New Roman" w:eastAsia="Times New Roman" w:hAnsi="Times New Roman" w:cs="Times New Roman"/>
              <w:i/>
              <w:iCs/>
            </w:rPr>
            <w:t>18th International Conference on Evaluation and Assessment in Software Engineering, EASE 2014</w:t>
          </w:r>
          <w:r w:rsidRPr="00AA69E2">
            <w:rPr>
              <w:rFonts w:ascii="Times New Roman" w:eastAsia="Times New Roman" w:hAnsi="Times New Roman" w:cs="Times New Roman"/>
            </w:rPr>
            <w:t xml:space="preserve">, 2014.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10.1145/2601248.2601276.</w:t>
          </w:r>
        </w:p>
        <w:p w14:paraId="6A4823AE" w14:textId="77777777" w:rsidR="006A0F88" w:rsidRPr="00AA69E2" w:rsidRDefault="006A0F88">
          <w:pPr>
            <w:autoSpaceDE w:val="0"/>
            <w:autoSpaceDN w:val="0"/>
            <w:ind w:hanging="640"/>
            <w:divId w:val="259484030"/>
            <w:rPr>
              <w:rFonts w:ascii="Times New Roman" w:eastAsia="Times New Roman" w:hAnsi="Times New Roman" w:cs="Times New Roman"/>
            </w:rPr>
          </w:pPr>
          <w:r w:rsidRPr="00AA69E2">
            <w:rPr>
              <w:rFonts w:ascii="Times New Roman" w:eastAsia="Times New Roman" w:hAnsi="Times New Roman" w:cs="Times New Roman"/>
            </w:rPr>
            <w:t>[38]</w:t>
          </w:r>
          <w:r w:rsidRPr="00AA69E2">
            <w:rPr>
              <w:rFonts w:ascii="Times New Roman" w:eastAsia="Times New Roman" w:hAnsi="Times New Roman" w:cs="Times New Roman"/>
            </w:rPr>
            <w:tab/>
            <w:t xml:space="preserve">D. </w:t>
          </w:r>
          <w:proofErr w:type="spellStart"/>
          <w:r w:rsidRPr="00AA69E2">
            <w:rPr>
              <w:rFonts w:ascii="Times New Roman" w:eastAsia="Times New Roman" w:hAnsi="Times New Roman" w:cs="Times New Roman"/>
            </w:rPr>
            <w:t>Argumanis</w:t>
          </w:r>
          <w:proofErr w:type="spellEnd"/>
          <w:r w:rsidRPr="00AA69E2">
            <w:rPr>
              <w:rFonts w:ascii="Times New Roman" w:eastAsia="Times New Roman" w:hAnsi="Times New Roman" w:cs="Times New Roman"/>
            </w:rPr>
            <w:t xml:space="preserve">, A. </w:t>
          </w:r>
          <w:proofErr w:type="spellStart"/>
          <w:r w:rsidRPr="00AA69E2">
            <w:rPr>
              <w:rFonts w:ascii="Times New Roman" w:eastAsia="Times New Roman" w:hAnsi="Times New Roman" w:cs="Times New Roman"/>
            </w:rPr>
            <w:t>Moquillaza</w:t>
          </w:r>
          <w:proofErr w:type="spellEnd"/>
          <w:r w:rsidRPr="00AA69E2">
            <w:rPr>
              <w:rFonts w:ascii="Times New Roman" w:eastAsia="Times New Roman" w:hAnsi="Times New Roman" w:cs="Times New Roman"/>
            </w:rPr>
            <w:t xml:space="preserve">, and F. Paz, “Challenges in Integrating SCRUM and the User-Centered Design Framework: A Systematic Review,” </w:t>
          </w:r>
          <w:r w:rsidRPr="00AA69E2">
            <w:rPr>
              <w:rFonts w:ascii="Times New Roman" w:eastAsia="Times New Roman" w:hAnsi="Times New Roman" w:cs="Times New Roman"/>
              <w:i/>
              <w:iCs/>
            </w:rPr>
            <w:t>Communications in Computer and Information Science</w:t>
          </w:r>
          <w:r w:rsidRPr="00AA69E2">
            <w:rPr>
              <w:rFonts w:ascii="Times New Roman" w:eastAsia="Times New Roman" w:hAnsi="Times New Roman" w:cs="Times New Roman"/>
            </w:rPr>
            <w:t xml:space="preserve">, vol. 1334, pp. 52–62, 2020,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10.1007/978-3-030-66919-5_6/COVER.</w:t>
          </w:r>
        </w:p>
        <w:p w14:paraId="6C8DBDAC" w14:textId="77777777" w:rsidR="006A0F88" w:rsidRPr="00AA69E2" w:rsidRDefault="006A0F88">
          <w:pPr>
            <w:autoSpaceDE w:val="0"/>
            <w:autoSpaceDN w:val="0"/>
            <w:ind w:hanging="640"/>
            <w:divId w:val="747381282"/>
            <w:rPr>
              <w:rFonts w:ascii="Times New Roman" w:eastAsia="Times New Roman" w:hAnsi="Times New Roman" w:cs="Times New Roman"/>
            </w:rPr>
          </w:pPr>
          <w:r w:rsidRPr="00AA69E2">
            <w:rPr>
              <w:rFonts w:ascii="Times New Roman" w:eastAsia="Times New Roman" w:hAnsi="Times New Roman" w:cs="Times New Roman"/>
            </w:rPr>
            <w:t>[39]</w:t>
          </w:r>
          <w:r w:rsidRPr="00AA69E2">
            <w:rPr>
              <w:rFonts w:ascii="Times New Roman" w:eastAsia="Times New Roman" w:hAnsi="Times New Roman" w:cs="Times New Roman"/>
            </w:rPr>
            <w:tab/>
            <w:t xml:space="preserve">K. Kuusinen, “Task allocation between </w:t>
          </w:r>
          <w:proofErr w:type="spellStart"/>
          <w:r w:rsidRPr="00AA69E2">
            <w:rPr>
              <w:rFonts w:ascii="Times New Roman" w:eastAsia="Times New Roman" w:hAnsi="Times New Roman" w:cs="Times New Roman"/>
            </w:rPr>
            <w:t>ux</w:t>
          </w:r>
          <w:proofErr w:type="spellEnd"/>
          <w:r w:rsidRPr="00AA69E2">
            <w:rPr>
              <w:rFonts w:ascii="Times New Roman" w:eastAsia="Times New Roman" w:hAnsi="Times New Roman" w:cs="Times New Roman"/>
            </w:rPr>
            <w:t xml:space="preserve"> specialists and developers in agile software development projects,” </w:t>
          </w:r>
          <w:r w:rsidRPr="00AA69E2">
            <w:rPr>
              <w:rFonts w:ascii="Times New Roman" w:eastAsia="Times New Roman" w:hAnsi="Times New Roman" w:cs="Times New Roman"/>
              <w:i/>
              <w:iCs/>
            </w:rPr>
            <w:t>15th IFIP TC 13 International Conference on Human–Computer Interaction, INTERACT 2015</w:t>
          </w:r>
          <w:r w:rsidRPr="00AA69E2">
            <w:rPr>
              <w:rFonts w:ascii="Times New Roman" w:eastAsia="Times New Roman" w:hAnsi="Times New Roman" w:cs="Times New Roman"/>
            </w:rPr>
            <w:t xml:space="preserve">, vol. 9298. Springer Verlag, Tampere University of Technology, Tampere, Finland, pp. 27–44, 2015.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10.1007/978-3-319-22698-9_3.</w:t>
          </w:r>
        </w:p>
        <w:p w14:paraId="14B26C2B" w14:textId="77777777" w:rsidR="006A0F88" w:rsidRPr="00AA69E2" w:rsidRDefault="006A0F88">
          <w:pPr>
            <w:autoSpaceDE w:val="0"/>
            <w:autoSpaceDN w:val="0"/>
            <w:ind w:hanging="640"/>
            <w:divId w:val="80640515"/>
            <w:rPr>
              <w:rFonts w:ascii="Times New Roman" w:eastAsia="Times New Roman" w:hAnsi="Times New Roman" w:cs="Times New Roman"/>
            </w:rPr>
          </w:pPr>
          <w:r w:rsidRPr="00AA69E2">
            <w:rPr>
              <w:rFonts w:ascii="Times New Roman" w:eastAsia="Times New Roman" w:hAnsi="Times New Roman" w:cs="Times New Roman"/>
            </w:rPr>
            <w:t>[40]</w:t>
          </w:r>
          <w:r w:rsidRPr="00AA69E2">
            <w:rPr>
              <w:rFonts w:ascii="Times New Roman" w:eastAsia="Times New Roman" w:hAnsi="Times New Roman" w:cs="Times New Roman"/>
            </w:rPr>
            <w:tab/>
            <w:t xml:space="preserve">J. S. Persson, A. </w:t>
          </w:r>
          <w:proofErr w:type="spellStart"/>
          <w:r w:rsidRPr="00AA69E2">
            <w:rPr>
              <w:rFonts w:ascii="Times New Roman" w:eastAsia="Times New Roman" w:hAnsi="Times New Roman" w:cs="Times New Roman"/>
            </w:rPr>
            <w:t>Bruun</w:t>
          </w:r>
          <w:proofErr w:type="spellEnd"/>
          <w:r w:rsidRPr="00AA69E2">
            <w:rPr>
              <w:rFonts w:ascii="Times New Roman" w:eastAsia="Times New Roman" w:hAnsi="Times New Roman" w:cs="Times New Roman"/>
            </w:rPr>
            <w:t xml:space="preserve">, M. K. </w:t>
          </w:r>
          <w:proofErr w:type="spellStart"/>
          <w:r w:rsidRPr="00AA69E2">
            <w:rPr>
              <w:rFonts w:ascii="Times New Roman" w:eastAsia="Times New Roman" w:hAnsi="Times New Roman" w:cs="Times New Roman"/>
            </w:rPr>
            <w:t>Lárusdóttir</w:t>
          </w:r>
          <w:proofErr w:type="spellEnd"/>
          <w:r w:rsidRPr="00AA69E2">
            <w:rPr>
              <w:rFonts w:ascii="Times New Roman" w:eastAsia="Times New Roman" w:hAnsi="Times New Roman" w:cs="Times New Roman"/>
            </w:rPr>
            <w:t xml:space="preserve">, and P. A. Nielsen, “Agile software development and UX design: A case study of integration by mutual adjustment,” </w:t>
          </w:r>
          <w:r w:rsidRPr="00AA69E2">
            <w:rPr>
              <w:rFonts w:ascii="Times New Roman" w:eastAsia="Times New Roman" w:hAnsi="Times New Roman" w:cs="Times New Roman"/>
              <w:i/>
              <w:iCs/>
            </w:rPr>
            <w:t xml:space="preserve">Inf </w:t>
          </w:r>
          <w:proofErr w:type="spellStart"/>
          <w:r w:rsidRPr="00AA69E2">
            <w:rPr>
              <w:rFonts w:ascii="Times New Roman" w:eastAsia="Times New Roman" w:hAnsi="Times New Roman" w:cs="Times New Roman"/>
              <w:i/>
              <w:iCs/>
            </w:rPr>
            <w:t>Softw</w:t>
          </w:r>
          <w:proofErr w:type="spellEnd"/>
          <w:r w:rsidRPr="00AA69E2">
            <w:rPr>
              <w:rFonts w:ascii="Times New Roman" w:eastAsia="Times New Roman" w:hAnsi="Times New Roman" w:cs="Times New Roman"/>
              <w:i/>
              <w:iCs/>
            </w:rPr>
            <w:t xml:space="preserve"> Technol</w:t>
          </w:r>
          <w:r w:rsidRPr="00AA69E2">
            <w:rPr>
              <w:rFonts w:ascii="Times New Roman" w:eastAsia="Times New Roman" w:hAnsi="Times New Roman" w:cs="Times New Roman"/>
            </w:rPr>
            <w:t xml:space="preserve">, vol. 152, p. 107059, Dec. 2022,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10.1016/J.INFSOF.2022.107059.</w:t>
          </w:r>
        </w:p>
        <w:p w14:paraId="1BEC6AB1" w14:textId="77777777" w:rsidR="006A0F88" w:rsidRPr="00AA69E2" w:rsidRDefault="006A0F88">
          <w:pPr>
            <w:autoSpaceDE w:val="0"/>
            <w:autoSpaceDN w:val="0"/>
            <w:ind w:hanging="640"/>
            <w:divId w:val="1923757334"/>
            <w:rPr>
              <w:rFonts w:ascii="Times New Roman" w:eastAsia="Times New Roman" w:hAnsi="Times New Roman" w:cs="Times New Roman"/>
            </w:rPr>
          </w:pPr>
          <w:r w:rsidRPr="00AA69E2">
            <w:rPr>
              <w:rFonts w:ascii="Times New Roman" w:eastAsia="Times New Roman" w:hAnsi="Times New Roman" w:cs="Times New Roman"/>
            </w:rPr>
            <w:t>[41]</w:t>
          </w:r>
          <w:r w:rsidRPr="00AA69E2">
            <w:rPr>
              <w:rFonts w:ascii="Times New Roman" w:eastAsia="Times New Roman" w:hAnsi="Times New Roman" w:cs="Times New Roman"/>
            </w:rPr>
            <w:tab/>
            <w:t xml:space="preserve">K. Conboy, “Agility from First Principles: Reconstructing the Concept of Agility in Information Systems Development,” </w:t>
          </w:r>
          <w:r w:rsidRPr="00AA69E2">
            <w:rPr>
              <w:rFonts w:ascii="Times New Roman" w:eastAsia="Times New Roman" w:hAnsi="Times New Roman" w:cs="Times New Roman"/>
              <w:i/>
              <w:iCs/>
            </w:rPr>
            <w:t>Info. Sys. Research</w:t>
          </w:r>
          <w:r w:rsidRPr="00AA69E2">
            <w:rPr>
              <w:rFonts w:ascii="Times New Roman" w:eastAsia="Times New Roman" w:hAnsi="Times New Roman" w:cs="Times New Roman"/>
            </w:rPr>
            <w:t xml:space="preserve">, vol. 20, no. 3, pp. 329–354, Sep. 2009,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10.1287/isre.1090.0236.</w:t>
          </w:r>
        </w:p>
        <w:p w14:paraId="57C5BD33" w14:textId="77777777" w:rsidR="006A0F88" w:rsidRPr="00AA69E2" w:rsidRDefault="006A0F88">
          <w:pPr>
            <w:autoSpaceDE w:val="0"/>
            <w:autoSpaceDN w:val="0"/>
            <w:ind w:hanging="640"/>
            <w:divId w:val="511803295"/>
            <w:rPr>
              <w:rFonts w:ascii="Times New Roman" w:eastAsia="Times New Roman" w:hAnsi="Times New Roman" w:cs="Times New Roman"/>
            </w:rPr>
          </w:pPr>
          <w:r w:rsidRPr="00AA69E2">
            <w:rPr>
              <w:rFonts w:ascii="Times New Roman" w:eastAsia="Times New Roman" w:hAnsi="Times New Roman" w:cs="Times New Roman"/>
            </w:rPr>
            <w:t>[42]</w:t>
          </w:r>
          <w:r w:rsidRPr="00AA69E2">
            <w:rPr>
              <w:rFonts w:ascii="Times New Roman" w:eastAsia="Times New Roman" w:hAnsi="Times New Roman" w:cs="Times New Roman"/>
            </w:rPr>
            <w:tab/>
            <w:t xml:space="preserve">A. </w:t>
          </w:r>
          <w:proofErr w:type="spellStart"/>
          <w:r w:rsidRPr="00AA69E2">
            <w:rPr>
              <w:rFonts w:ascii="Times New Roman" w:eastAsia="Times New Roman" w:hAnsi="Times New Roman" w:cs="Times New Roman"/>
            </w:rPr>
            <w:t>Bruun</w:t>
          </w:r>
          <w:proofErr w:type="spellEnd"/>
          <w:r w:rsidRPr="00AA69E2">
            <w:rPr>
              <w:rFonts w:ascii="Times New Roman" w:eastAsia="Times New Roman" w:hAnsi="Times New Roman" w:cs="Times New Roman"/>
            </w:rPr>
            <w:t xml:space="preserve">, M. </w:t>
          </w:r>
          <w:proofErr w:type="spellStart"/>
          <w:r w:rsidRPr="00AA69E2">
            <w:rPr>
              <w:rFonts w:ascii="Times New Roman" w:eastAsia="Times New Roman" w:hAnsi="Times New Roman" w:cs="Times New Roman"/>
            </w:rPr>
            <w:t>Larusdottir</w:t>
          </w:r>
          <w:proofErr w:type="spellEnd"/>
          <w:r w:rsidRPr="00AA69E2">
            <w:rPr>
              <w:rFonts w:ascii="Times New Roman" w:eastAsia="Times New Roman" w:hAnsi="Times New Roman" w:cs="Times New Roman"/>
            </w:rPr>
            <w:t xml:space="preserve">, L. Nielsen, … P. N.-P. of the 10th, and undefined 2018, “The role of UX professionals in agile development: a case study from industry,” </w:t>
          </w:r>
          <w:r w:rsidRPr="00AA69E2">
            <w:rPr>
              <w:rFonts w:ascii="Times New Roman" w:eastAsia="Times New Roman" w:hAnsi="Times New Roman" w:cs="Times New Roman"/>
              <w:i/>
              <w:iCs/>
            </w:rPr>
            <w:t>dl.acm.org</w:t>
          </w:r>
          <w:r w:rsidRPr="00AA69E2">
            <w:rPr>
              <w:rFonts w:ascii="Times New Roman" w:eastAsia="Times New Roman" w:hAnsi="Times New Roman" w:cs="Times New Roman"/>
            </w:rPr>
            <w:t xml:space="preserve">, pp. 352–363, Sep. 2018,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10.1145/3240167.3240213.</w:t>
          </w:r>
        </w:p>
        <w:p w14:paraId="57F83082" w14:textId="77777777" w:rsidR="006A0F88" w:rsidRPr="00AA69E2" w:rsidRDefault="006A0F88">
          <w:pPr>
            <w:autoSpaceDE w:val="0"/>
            <w:autoSpaceDN w:val="0"/>
            <w:ind w:hanging="640"/>
            <w:divId w:val="856769262"/>
            <w:rPr>
              <w:rFonts w:ascii="Times New Roman" w:eastAsia="Times New Roman" w:hAnsi="Times New Roman" w:cs="Times New Roman"/>
            </w:rPr>
          </w:pPr>
          <w:r w:rsidRPr="00AA69E2">
            <w:rPr>
              <w:rFonts w:ascii="Times New Roman" w:eastAsia="Times New Roman" w:hAnsi="Times New Roman" w:cs="Times New Roman"/>
            </w:rPr>
            <w:t>[43]</w:t>
          </w:r>
          <w:r w:rsidRPr="00AA69E2">
            <w:rPr>
              <w:rFonts w:ascii="Times New Roman" w:eastAsia="Times New Roman" w:hAnsi="Times New Roman" w:cs="Times New Roman"/>
            </w:rPr>
            <w:tab/>
            <w:t xml:space="preserve">A. </w:t>
          </w:r>
          <w:proofErr w:type="spellStart"/>
          <w:r w:rsidRPr="00AA69E2">
            <w:rPr>
              <w:rFonts w:ascii="Times New Roman" w:eastAsia="Times New Roman" w:hAnsi="Times New Roman" w:cs="Times New Roman"/>
            </w:rPr>
            <w:t>Abulfaraj</w:t>
          </w:r>
          <w:proofErr w:type="spellEnd"/>
          <w:r w:rsidRPr="00AA69E2">
            <w:rPr>
              <w:rFonts w:ascii="Times New Roman" w:eastAsia="Times New Roman" w:hAnsi="Times New Roman" w:cs="Times New Roman"/>
            </w:rPr>
            <w:t xml:space="preserve"> and A. Steele, “Coherent Heuristic Evaluation (</w:t>
          </w:r>
          <w:proofErr w:type="spellStart"/>
          <w:r w:rsidRPr="00AA69E2">
            <w:rPr>
              <w:rFonts w:ascii="Times New Roman" w:eastAsia="Times New Roman" w:hAnsi="Times New Roman" w:cs="Times New Roman"/>
            </w:rPr>
            <w:t>CoHE</w:t>
          </w:r>
          <w:proofErr w:type="spellEnd"/>
          <w:r w:rsidRPr="00AA69E2">
            <w:rPr>
              <w:rFonts w:ascii="Times New Roman" w:eastAsia="Times New Roman" w:hAnsi="Times New Roman" w:cs="Times New Roman"/>
            </w:rPr>
            <w:t xml:space="preserve">): Toward Increasing the Effectiveness of Heuristic Evaluation for Novice Evaluators,” in </w:t>
          </w:r>
          <w:r w:rsidRPr="00AA69E2">
            <w:rPr>
              <w:rFonts w:ascii="Times New Roman" w:eastAsia="Times New Roman" w:hAnsi="Times New Roman" w:cs="Times New Roman"/>
              <w:i/>
              <w:iCs/>
            </w:rPr>
            <w:t>Design, User Experience, and Usability. Interaction Design</w:t>
          </w:r>
          <w:r w:rsidRPr="00AA69E2">
            <w:rPr>
              <w:rFonts w:ascii="Times New Roman" w:eastAsia="Times New Roman" w:hAnsi="Times New Roman" w:cs="Times New Roman"/>
            </w:rPr>
            <w:t>, 2020, pp. 3–20.</w:t>
          </w:r>
        </w:p>
        <w:p w14:paraId="6769C30A" w14:textId="77777777" w:rsidR="006A0F88" w:rsidRPr="00AA69E2" w:rsidRDefault="006A0F88">
          <w:pPr>
            <w:autoSpaceDE w:val="0"/>
            <w:autoSpaceDN w:val="0"/>
            <w:ind w:hanging="640"/>
            <w:divId w:val="1248031631"/>
            <w:rPr>
              <w:rFonts w:ascii="Times New Roman" w:eastAsia="Times New Roman" w:hAnsi="Times New Roman" w:cs="Times New Roman"/>
            </w:rPr>
          </w:pPr>
          <w:r w:rsidRPr="00AA69E2">
            <w:rPr>
              <w:rFonts w:ascii="Times New Roman" w:eastAsia="Times New Roman" w:hAnsi="Times New Roman" w:cs="Times New Roman"/>
            </w:rPr>
            <w:t>[44]</w:t>
          </w:r>
          <w:r w:rsidRPr="00AA69E2">
            <w:rPr>
              <w:rFonts w:ascii="Times New Roman" w:eastAsia="Times New Roman" w:hAnsi="Times New Roman" w:cs="Times New Roman"/>
            </w:rPr>
            <w:tab/>
            <w:t xml:space="preserve">J. Gothelf and J. </w:t>
          </w:r>
          <w:proofErr w:type="spellStart"/>
          <w:r w:rsidRPr="00AA69E2">
            <w:rPr>
              <w:rFonts w:ascii="Times New Roman" w:eastAsia="Times New Roman" w:hAnsi="Times New Roman" w:cs="Times New Roman"/>
            </w:rPr>
            <w:t>Seiden</w:t>
          </w:r>
          <w:proofErr w:type="spellEnd"/>
          <w:r w:rsidRPr="00AA69E2">
            <w:rPr>
              <w:rFonts w:ascii="Times New Roman" w:eastAsia="Times New Roman" w:hAnsi="Times New Roman" w:cs="Times New Roman"/>
            </w:rPr>
            <w:t xml:space="preserve">, </w:t>
          </w:r>
          <w:r w:rsidRPr="00AA69E2">
            <w:rPr>
              <w:rFonts w:ascii="Times New Roman" w:eastAsia="Times New Roman" w:hAnsi="Times New Roman" w:cs="Times New Roman"/>
              <w:i/>
              <w:iCs/>
            </w:rPr>
            <w:t>Lean ux</w:t>
          </w:r>
          <w:r w:rsidRPr="00AA69E2">
            <w:rPr>
              <w:rFonts w:ascii="Times New Roman" w:eastAsia="Times New Roman" w:hAnsi="Times New Roman" w:cs="Times New Roman"/>
            </w:rPr>
            <w:t xml:space="preserve">. </w:t>
          </w:r>
          <w:proofErr w:type="gramStart"/>
          <w:r w:rsidRPr="00AA69E2">
            <w:rPr>
              <w:rFonts w:ascii="Times New Roman" w:eastAsia="Times New Roman" w:hAnsi="Times New Roman" w:cs="Times New Roman"/>
            </w:rPr>
            <w:t>“ O’Reilly</w:t>
          </w:r>
          <w:proofErr w:type="gramEnd"/>
          <w:r w:rsidRPr="00AA69E2">
            <w:rPr>
              <w:rFonts w:ascii="Times New Roman" w:eastAsia="Times New Roman" w:hAnsi="Times New Roman" w:cs="Times New Roman"/>
            </w:rPr>
            <w:t xml:space="preserve"> Media, Inc.,” 2021.</w:t>
          </w:r>
        </w:p>
        <w:p w14:paraId="5F6C5256" w14:textId="77777777" w:rsidR="006A0F88" w:rsidRPr="00AA69E2" w:rsidRDefault="006A0F88">
          <w:pPr>
            <w:autoSpaceDE w:val="0"/>
            <w:autoSpaceDN w:val="0"/>
            <w:ind w:hanging="640"/>
            <w:divId w:val="1408266152"/>
            <w:rPr>
              <w:rFonts w:ascii="Times New Roman" w:eastAsia="Times New Roman" w:hAnsi="Times New Roman" w:cs="Times New Roman"/>
            </w:rPr>
          </w:pPr>
          <w:r w:rsidRPr="00AA69E2">
            <w:rPr>
              <w:rFonts w:ascii="Times New Roman" w:eastAsia="Times New Roman" w:hAnsi="Times New Roman" w:cs="Times New Roman"/>
            </w:rPr>
            <w:lastRenderedPageBreak/>
            <w:t>[45]</w:t>
          </w:r>
          <w:r w:rsidRPr="00AA69E2">
            <w:rPr>
              <w:rFonts w:ascii="Times New Roman" w:eastAsia="Times New Roman" w:hAnsi="Times New Roman" w:cs="Times New Roman"/>
            </w:rPr>
            <w:tab/>
            <w:t xml:space="preserve">R. J. </w:t>
          </w:r>
          <w:proofErr w:type="spellStart"/>
          <w:r w:rsidRPr="00AA69E2">
            <w:rPr>
              <w:rFonts w:ascii="Times New Roman" w:eastAsia="Times New Roman" w:hAnsi="Times New Roman" w:cs="Times New Roman"/>
            </w:rPr>
            <w:t>Wieringa</w:t>
          </w:r>
          <w:proofErr w:type="spellEnd"/>
          <w:r w:rsidRPr="00AA69E2">
            <w:rPr>
              <w:rFonts w:ascii="Times New Roman" w:eastAsia="Times New Roman" w:hAnsi="Times New Roman" w:cs="Times New Roman"/>
            </w:rPr>
            <w:t xml:space="preserve">, “Design science methodology: For information systems and software engineering,” </w:t>
          </w:r>
          <w:r w:rsidRPr="00AA69E2">
            <w:rPr>
              <w:rFonts w:ascii="Times New Roman" w:eastAsia="Times New Roman" w:hAnsi="Times New Roman" w:cs="Times New Roman"/>
              <w:i/>
              <w:iCs/>
            </w:rPr>
            <w:t>Design Science Methodology: For Information Systems and Software Engineering</w:t>
          </w:r>
          <w:r w:rsidRPr="00AA69E2">
            <w:rPr>
              <w:rFonts w:ascii="Times New Roman" w:eastAsia="Times New Roman" w:hAnsi="Times New Roman" w:cs="Times New Roman"/>
            </w:rPr>
            <w:t xml:space="preserve">, pp. 1–332, Jan. 2014,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10.1007/978-3-662-43839-8/COVER.</w:t>
          </w:r>
        </w:p>
        <w:p w14:paraId="599FA92C" w14:textId="77777777" w:rsidR="006A0F88" w:rsidRPr="00AA69E2" w:rsidRDefault="006A0F88">
          <w:pPr>
            <w:autoSpaceDE w:val="0"/>
            <w:autoSpaceDN w:val="0"/>
            <w:ind w:hanging="640"/>
            <w:divId w:val="606423160"/>
            <w:rPr>
              <w:rFonts w:ascii="Times New Roman" w:eastAsia="Times New Roman" w:hAnsi="Times New Roman" w:cs="Times New Roman"/>
            </w:rPr>
          </w:pPr>
          <w:r w:rsidRPr="00AA69E2">
            <w:rPr>
              <w:rFonts w:ascii="Times New Roman" w:eastAsia="Times New Roman" w:hAnsi="Times New Roman" w:cs="Times New Roman"/>
            </w:rPr>
            <w:t>[46]</w:t>
          </w:r>
          <w:r w:rsidRPr="00AA69E2">
            <w:rPr>
              <w:rFonts w:ascii="Times New Roman" w:eastAsia="Times New Roman" w:hAnsi="Times New Roman" w:cs="Times New Roman"/>
            </w:rPr>
            <w:tab/>
            <w:t>“UX Research Cheat Sheet.” https://www.nngroup.com/articles/ux-research-cheat-sheet/ (accessed Oct. 15, 2022).</w:t>
          </w:r>
        </w:p>
        <w:p w14:paraId="5D29E775" w14:textId="77777777" w:rsidR="006A0F88" w:rsidRPr="00AA69E2" w:rsidRDefault="006A0F88">
          <w:pPr>
            <w:autoSpaceDE w:val="0"/>
            <w:autoSpaceDN w:val="0"/>
            <w:ind w:hanging="640"/>
            <w:divId w:val="1244337251"/>
            <w:rPr>
              <w:rFonts w:ascii="Times New Roman" w:eastAsia="Times New Roman" w:hAnsi="Times New Roman" w:cs="Times New Roman"/>
            </w:rPr>
          </w:pPr>
          <w:r w:rsidRPr="00AA69E2">
            <w:rPr>
              <w:rFonts w:ascii="Times New Roman" w:eastAsia="Times New Roman" w:hAnsi="Times New Roman" w:cs="Times New Roman"/>
            </w:rPr>
            <w:t>[47]</w:t>
          </w:r>
          <w:r w:rsidRPr="00AA69E2">
            <w:rPr>
              <w:rFonts w:ascii="Times New Roman" w:eastAsia="Times New Roman" w:hAnsi="Times New Roman" w:cs="Times New Roman"/>
            </w:rPr>
            <w:tab/>
            <w:t xml:space="preserve">G. Guest, A. Bunce, and L. Johnson, “How many interviews are enough? An experiment with data saturation and variability.,” </w:t>
          </w:r>
          <w:r w:rsidRPr="00AA69E2">
            <w:rPr>
              <w:rFonts w:ascii="Times New Roman" w:eastAsia="Times New Roman" w:hAnsi="Times New Roman" w:cs="Times New Roman"/>
              <w:i/>
              <w:iCs/>
            </w:rPr>
            <w:t>Field methods</w:t>
          </w:r>
          <w:r w:rsidRPr="00AA69E2">
            <w:rPr>
              <w:rFonts w:ascii="Times New Roman" w:eastAsia="Times New Roman" w:hAnsi="Times New Roman" w:cs="Times New Roman"/>
            </w:rPr>
            <w:t xml:space="preserve">, vol. 18, pp. 59–82, 2006,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10.1177/1525822X05279903.</w:t>
          </w:r>
        </w:p>
        <w:p w14:paraId="2BA1519E" w14:textId="77777777" w:rsidR="006A0F88" w:rsidRPr="00AA69E2" w:rsidRDefault="006A0F88">
          <w:pPr>
            <w:autoSpaceDE w:val="0"/>
            <w:autoSpaceDN w:val="0"/>
            <w:ind w:hanging="640"/>
            <w:divId w:val="474296568"/>
            <w:rPr>
              <w:rFonts w:ascii="Times New Roman" w:eastAsia="Times New Roman" w:hAnsi="Times New Roman" w:cs="Times New Roman"/>
            </w:rPr>
          </w:pPr>
          <w:r w:rsidRPr="00AA69E2">
            <w:rPr>
              <w:rFonts w:ascii="Times New Roman" w:eastAsia="Times New Roman" w:hAnsi="Times New Roman" w:cs="Times New Roman"/>
            </w:rPr>
            <w:t>[48]</w:t>
          </w:r>
          <w:r w:rsidRPr="00AA69E2">
            <w:rPr>
              <w:rFonts w:ascii="Times New Roman" w:eastAsia="Times New Roman" w:hAnsi="Times New Roman" w:cs="Times New Roman"/>
            </w:rPr>
            <w:tab/>
            <w:t xml:space="preserve">O. </w:t>
          </w:r>
          <w:proofErr w:type="spellStart"/>
          <w:r w:rsidRPr="00AA69E2">
            <w:rPr>
              <w:rFonts w:ascii="Times New Roman" w:eastAsia="Times New Roman" w:hAnsi="Times New Roman" w:cs="Times New Roman"/>
            </w:rPr>
            <w:t>Balci</w:t>
          </w:r>
          <w:proofErr w:type="spellEnd"/>
          <w:r w:rsidRPr="00AA69E2">
            <w:rPr>
              <w:rFonts w:ascii="Times New Roman" w:eastAsia="Times New Roman" w:hAnsi="Times New Roman" w:cs="Times New Roman"/>
            </w:rPr>
            <w:t xml:space="preserve">, “Quality assessment, verification, and validation of modeling and simulation applications,” in </w:t>
          </w:r>
          <w:r w:rsidRPr="00AA69E2">
            <w:rPr>
              <w:rFonts w:ascii="Times New Roman" w:eastAsia="Times New Roman" w:hAnsi="Times New Roman" w:cs="Times New Roman"/>
              <w:i/>
              <w:iCs/>
            </w:rPr>
            <w:t>Proceedings of the 2004 Winter Simulation Conference, 2004.</w:t>
          </w:r>
          <w:r w:rsidRPr="00AA69E2">
            <w:rPr>
              <w:rFonts w:ascii="Times New Roman" w:eastAsia="Times New Roman" w:hAnsi="Times New Roman" w:cs="Times New Roman"/>
            </w:rPr>
            <w:t xml:space="preserve">, 2004, vol. 1, p. 129.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10.1109/WSC.2004.1371309.</w:t>
          </w:r>
        </w:p>
        <w:p w14:paraId="66C4D344" w14:textId="77777777" w:rsidR="006A0F88" w:rsidRPr="00AA69E2" w:rsidRDefault="006A0F88">
          <w:pPr>
            <w:autoSpaceDE w:val="0"/>
            <w:autoSpaceDN w:val="0"/>
            <w:ind w:hanging="640"/>
            <w:divId w:val="775759343"/>
            <w:rPr>
              <w:rFonts w:ascii="Times New Roman" w:eastAsia="Times New Roman" w:hAnsi="Times New Roman" w:cs="Times New Roman"/>
            </w:rPr>
          </w:pPr>
          <w:r w:rsidRPr="00AA69E2">
            <w:rPr>
              <w:rFonts w:ascii="Times New Roman" w:eastAsia="Times New Roman" w:hAnsi="Times New Roman" w:cs="Times New Roman"/>
            </w:rPr>
            <w:t>[49]</w:t>
          </w:r>
          <w:r w:rsidRPr="00AA69E2">
            <w:rPr>
              <w:rFonts w:ascii="Times New Roman" w:eastAsia="Times New Roman" w:hAnsi="Times New Roman" w:cs="Times New Roman"/>
            </w:rPr>
            <w:tab/>
            <w:t>“Visual Studio Code - Code Editing. Redefined.” https://code.visualstudio.com/ (accessed Jan. 23, 2023).</w:t>
          </w:r>
        </w:p>
        <w:p w14:paraId="27E9D2BD" w14:textId="77777777" w:rsidR="006A0F88" w:rsidRPr="00AA69E2" w:rsidRDefault="006A0F88">
          <w:pPr>
            <w:autoSpaceDE w:val="0"/>
            <w:autoSpaceDN w:val="0"/>
            <w:ind w:hanging="640"/>
            <w:divId w:val="1304307733"/>
            <w:rPr>
              <w:rFonts w:ascii="Times New Roman" w:eastAsia="Times New Roman" w:hAnsi="Times New Roman" w:cs="Times New Roman"/>
            </w:rPr>
          </w:pPr>
          <w:r w:rsidRPr="00AA69E2">
            <w:rPr>
              <w:rFonts w:ascii="Times New Roman" w:eastAsia="Times New Roman" w:hAnsi="Times New Roman" w:cs="Times New Roman"/>
            </w:rPr>
            <w:t>[50]</w:t>
          </w:r>
          <w:r w:rsidRPr="00AA69E2">
            <w:rPr>
              <w:rFonts w:ascii="Times New Roman" w:eastAsia="Times New Roman" w:hAnsi="Times New Roman" w:cs="Times New Roman"/>
            </w:rPr>
            <w:tab/>
            <w:t xml:space="preserve">F. de A. </w:t>
          </w:r>
          <w:proofErr w:type="spellStart"/>
          <w:r w:rsidRPr="00AA69E2">
            <w:rPr>
              <w:rFonts w:ascii="Times New Roman" w:eastAsia="Times New Roman" w:hAnsi="Times New Roman" w:cs="Times New Roman"/>
            </w:rPr>
            <w:t>Farzat</w:t>
          </w:r>
          <w:proofErr w:type="spellEnd"/>
          <w:r w:rsidRPr="00AA69E2">
            <w:rPr>
              <w:rFonts w:ascii="Times New Roman" w:eastAsia="Times New Roman" w:hAnsi="Times New Roman" w:cs="Times New Roman"/>
            </w:rPr>
            <w:t xml:space="preserve">, M. de O. Barros, and G. H. </w:t>
          </w:r>
          <w:proofErr w:type="spellStart"/>
          <w:r w:rsidRPr="00AA69E2">
            <w:rPr>
              <w:rFonts w:ascii="Times New Roman" w:eastAsia="Times New Roman" w:hAnsi="Times New Roman" w:cs="Times New Roman"/>
            </w:rPr>
            <w:t>Travassos</w:t>
          </w:r>
          <w:proofErr w:type="spellEnd"/>
          <w:r w:rsidRPr="00AA69E2">
            <w:rPr>
              <w:rFonts w:ascii="Times New Roman" w:eastAsia="Times New Roman" w:hAnsi="Times New Roman" w:cs="Times New Roman"/>
            </w:rPr>
            <w:t xml:space="preserve">, “Evolving JavaScript Code to Reduce Load Time,” </w:t>
          </w:r>
          <w:r w:rsidRPr="00AA69E2">
            <w:rPr>
              <w:rFonts w:ascii="Times New Roman" w:eastAsia="Times New Roman" w:hAnsi="Times New Roman" w:cs="Times New Roman"/>
              <w:i/>
              <w:iCs/>
            </w:rPr>
            <w:t>IEEE Transactions on Software Engineering</w:t>
          </w:r>
          <w:r w:rsidRPr="00AA69E2">
            <w:rPr>
              <w:rFonts w:ascii="Times New Roman" w:eastAsia="Times New Roman" w:hAnsi="Times New Roman" w:cs="Times New Roman"/>
            </w:rPr>
            <w:t xml:space="preserve">, vol. 47, no. 8, pp. 1544–1558, 2021,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10.1109/TSE.2019.2928293.</w:t>
          </w:r>
        </w:p>
        <w:p w14:paraId="504659E0" w14:textId="77777777" w:rsidR="006A0F88" w:rsidRPr="00AA69E2" w:rsidRDefault="006A0F88">
          <w:pPr>
            <w:autoSpaceDE w:val="0"/>
            <w:autoSpaceDN w:val="0"/>
            <w:ind w:hanging="640"/>
            <w:divId w:val="1398627341"/>
            <w:rPr>
              <w:rFonts w:ascii="Times New Roman" w:eastAsia="Times New Roman" w:hAnsi="Times New Roman" w:cs="Times New Roman"/>
            </w:rPr>
          </w:pPr>
          <w:r w:rsidRPr="00AA69E2">
            <w:rPr>
              <w:rFonts w:ascii="Times New Roman" w:eastAsia="Times New Roman" w:hAnsi="Times New Roman" w:cs="Times New Roman"/>
            </w:rPr>
            <w:t>[51]</w:t>
          </w:r>
          <w:r w:rsidRPr="00AA69E2">
            <w:rPr>
              <w:rFonts w:ascii="Times New Roman" w:eastAsia="Times New Roman" w:hAnsi="Times New Roman" w:cs="Times New Roman"/>
            </w:rPr>
            <w:tab/>
            <w:t>“Trello | Atlassian.” https://www.atlassian.com/software/trello (accessed Jan. 23, 2023).</w:t>
          </w:r>
        </w:p>
        <w:p w14:paraId="35F2CF93" w14:textId="77777777" w:rsidR="006A0F88" w:rsidRPr="00AA69E2" w:rsidRDefault="006A0F88">
          <w:pPr>
            <w:autoSpaceDE w:val="0"/>
            <w:autoSpaceDN w:val="0"/>
            <w:ind w:hanging="640"/>
            <w:divId w:val="50887819"/>
            <w:rPr>
              <w:rFonts w:ascii="Times New Roman" w:eastAsia="Times New Roman" w:hAnsi="Times New Roman" w:cs="Times New Roman"/>
            </w:rPr>
          </w:pPr>
          <w:r w:rsidRPr="00AA69E2">
            <w:rPr>
              <w:rFonts w:ascii="Times New Roman" w:eastAsia="Times New Roman" w:hAnsi="Times New Roman" w:cs="Times New Roman"/>
            </w:rPr>
            <w:t>[52]</w:t>
          </w:r>
          <w:r w:rsidRPr="00AA69E2">
            <w:rPr>
              <w:rFonts w:ascii="Times New Roman" w:eastAsia="Times New Roman" w:hAnsi="Times New Roman" w:cs="Times New Roman"/>
            </w:rPr>
            <w:tab/>
            <w:t>“Get Started Building on Trello.” https://developer.atlassian.com/cloud/trello/ (accessed Jan. 23, 2023).</w:t>
          </w:r>
        </w:p>
        <w:p w14:paraId="3F121524" w14:textId="77777777" w:rsidR="006A0F88" w:rsidRPr="00AA69E2" w:rsidRDefault="006A0F88">
          <w:pPr>
            <w:autoSpaceDE w:val="0"/>
            <w:autoSpaceDN w:val="0"/>
            <w:ind w:hanging="640"/>
            <w:divId w:val="451557039"/>
            <w:rPr>
              <w:rFonts w:ascii="Times New Roman" w:eastAsia="Times New Roman" w:hAnsi="Times New Roman" w:cs="Times New Roman"/>
            </w:rPr>
          </w:pPr>
          <w:r w:rsidRPr="00AA69E2">
            <w:rPr>
              <w:rFonts w:ascii="Times New Roman" w:eastAsia="Times New Roman" w:hAnsi="Times New Roman" w:cs="Times New Roman"/>
            </w:rPr>
            <w:t>[53]</w:t>
          </w:r>
          <w:r w:rsidRPr="00AA69E2">
            <w:rPr>
              <w:rFonts w:ascii="Times New Roman" w:eastAsia="Times New Roman" w:hAnsi="Times New Roman" w:cs="Times New Roman"/>
            </w:rPr>
            <w:tab/>
            <w:t>“Develop and deploy websites and apps in record time | Netlify.” https://www.netlify.com/ (accessed Jan. 23, 2023).</w:t>
          </w:r>
        </w:p>
        <w:p w14:paraId="33C1DEA5" w14:textId="77777777" w:rsidR="006A0F88" w:rsidRPr="00AA69E2" w:rsidRDefault="006A0F88">
          <w:pPr>
            <w:autoSpaceDE w:val="0"/>
            <w:autoSpaceDN w:val="0"/>
            <w:ind w:hanging="640"/>
            <w:divId w:val="1586957238"/>
            <w:rPr>
              <w:rFonts w:ascii="Times New Roman" w:eastAsia="Times New Roman" w:hAnsi="Times New Roman" w:cs="Times New Roman"/>
            </w:rPr>
          </w:pPr>
          <w:r w:rsidRPr="00AA69E2">
            <w:rPr>
              <w:rFonts w:ascii="Times New Roman" w:eastAsia="Times New Roman" w:hAnsi="Times New Roman" w:cs="Times New Roman"/>
            </w:rPr>
            <w:t>[54]</w:t>
          </w:r>
          <w:r w:rsidRPr="00AA69E2">
            <w:rPr>
              <w:rFonts w:ascii="Times New Roman" w:eastAsia="Times New Roman" w:hAnsi="Times New Roman" w:cs="Times New Roman"/>
            </w:rPr>
            <w:tab/>
            <w:t>“GitHub: Let’s build from here · GitHub.” https://github.com/ (accessed Jan. 23, 2023).</w:t>
          </w:r>
        </w:p>
        <w:p w14:paraId="2F872E3E" w14:textId="77777777" w:rsidR="006A0F88" w:rsidRPr="00AA69E2" w:rsidRDefault="006A0F88">
          <w:pPr>
            <w:autoSpaceDE w:val="0"/>
            <w:autoSpaceDN w:val="0"/>
            <w:ind w:hanging="640"/>
            <w:divId w:val="1122385802"/>
            <w:rPr>
              <w:rFonts w:ascii="Times New Roman" w:eastAsia="Times New Roman" w:hAnsi="Times New Roman" w:cs="Times New Roman"/>
            </w:rPr>
          </w:pPr>
          <w:r w:rsidRPr="00AA69E2">
            <w:rPr>
              <w:rFonts w:ascii="Times New Roman" w:eastAsia="Times New Roman" w:hAnsi="Times New Roman" w:cs="Times New Roman"/>
            </w:rPr>
            <w:t>[55]</w:t>
          </w:r>
          <w:r w:rsidRPr="00AA69E2">
            <w:rPr>
              <w:rFonts w:ascii="Times New Roman" w:eastAsia="Times New Roman" w:hAnsi="Times New Roman" w:cs="Times New Roman"/>
            </w:rPr>
            <w:tab/>
            <w:t>“Get Started Building on Trello.” https://developer.atlassian.com/cloud/trello/ (accessed Jan. 20, 2023).</w:t>
          </w:r>
        </w:p>
        <w:p w14:paraId="4A58EF0B" w14:textId="7CAAF388" w:rsidR="00C41EBE" w:rsidRPr="00D87598" w:rsidRDefault="006A0F88" w:rsidP="00EC7493">
          <w:pPr>
            <w:autoSpaceDE w:val="0"/>
            <w:autoSpaceDN w:val="0"/>
            <w:rPr>
              <w:rFonts w:ascii="Times New Roman" w:eastAsia="Times New Roman" w:hAnsi="Times New Roman" w:cs="Times New Roman"/>
            </w:rPr>
          </w:pPr>
          <w:r w:rsidRPr="00AA69E2">
            <w:rPr>
              <w:rFonts w:ascii="Times New Roman" w:eastAsia="Times New Roman" w:hAnsi="Times New Roman" w:cs="Times New Roman"/>
            </w:rPr>
            <w:t> </w:t>
          </w:r>
        </w:p>
      </w:sdtContent>
    </w:sdt>
    <w:p w14:paraId="694B7E95" w14:textId="10440C79" w:rsidR="00AB31CC" w:rsidRDefault="00EC7493" w:rsidP="00EC7493">
      <w:pPr>
        <w:spacing w:after="0" w:line="240" w:lineRule="auto"/>
        <w:rPr>
          <w:rFonts w:asciiTheme="majorBidi" w:eastAsia="Times New Roman" w:hAnsiTheme="majorBidi" w:cstheme="majorBidi"/>
        </w:rPr>
      </w:pPr>
      <w:r>
        <w:rPr>
          <w:rFonts w:asciiTheme="majorBidi" w:eastAsia="Times New Roman" w:hAnsiTheme="majorBidi" w:cstheme="majorBidi"/>
        </w:rPr>
        <w:br w:type="page"/>
      </w:r>
    </w:p>
    <w:p w14:paraId="041CA108" w14:textId="77777777" w:rsidR="00AB31CC" w:rsidRDefault="00AB31CC" w:rsidP="00AB31CC">
      <w:pPr>
        <w:pStyle w:val="Heading1"/>
        <w:keepNext/>
        <w:keepLines/>
        <w:widowControl/>
        <w:numPr>
          <w:ilvl w:val="0"/>
          <w:numId w:val="0"/>
        </w:numPr>
        <w:autoSpaceDE/>
        <w:autoSpaceDN/>
        <w:adjustRightInd/>
        <w:spacing w:before="360" w:after="240"/>
        <w:rPr>
          <w:rFonts w:ascii="Times New Roman" w:eastAsiaTheme="majorEastAsia" w:hAnsi="Times New Roman" w:cs="Times New Roman"/>
          <w:b/>
          <w:bCs/>
          <w:sz w:val="36"/>
        </w:rPr>
      </w:pPr>
      <w:bookmarkStart w:id="720" w:name="_Toc122976863"/>
      <w:bookmarkStart w:id="721" w:name="_Toc126833906"/>
      <w:r w:rsidRPr="004B2F77">
        <w:rPr>
          <w:rFonts w:ascii="Times New Roman" w:eastAsiaTheme="majorEastAsia" w:hAnsi="Times New Roman" w:cs="Times New Roman"/>
          <w:b/>
          <w:bCs/>
          <w:sz w:val="36"/>
        </w:rPr>
        <w:lastRenderedPageBreak/>
        <w:t>Appendices</w:t>
      </w:r>
      <w:bookmarkEnd w:id="720"/>
      <w:bookmarkEnd w:id="721"/>
    </w:p>
    <w:p w14:paraId="595A5691" w14:textId="77777777" w:rsidR="00AB31CC" w:rsidRPr="001A0C43" w:rsidRDefault="00AB31CC" w:rsidP="00AB31CC">
      <w:pPr>
        <w:pStyle w:val="Default"/>
        <w:rPr>
          <w:rFonts w:eastAsiaTheme="majorEastAsia"/>
        </w:rPr>
      </w:pPr>
    </w:p>
    <w:p w14:paraId="79B7EE63" w14:textId="77777777" w:rsidR="00AB31CC" w:rsidRPr="001735F5" w:rsidRDefault="00AB31CC" w:rsidP="00AB31CC">
      <w:pPr>
        <w:pStyle w:val="Heading2"/>
        <w:spacing w:line="480" w:lineRule="auto"/>
        <w:rPr>
          <w:rFonts w:ascii="Times New Roman" w:hAnsi="Times New Roman" w:cs="Times New Roman"/>
          <w:b/>
          <w:bCs/>
          <w:color w:val="auto"/>
          <w:sz w:val="28"/>
          <w:szCs w:val="28"/>
        </w:rPr>
      </w:pPr>
      <w:bookmarkStart w:id="722" w:name="_Ref122051526"/>
      <w:bookmarkStart w:id="723" w:name="_Toc122976864"/>
      <w:bookmarkStart w:id="724" w:name="_Toc126833907"/>
      <w:r w:rsidRPr="001735F5">
        <w:rPr>
          <w:rFonts w:ascii="Times New Roman" w:hAnsi="Times New Roman" w:cs="Times New Roman"/>
          <w:b/>
          <w:bCs/>
          <w:color w:val="auto"/>
          <w:sz w:val="28"/>
          <w:szCs w:val="28"/>
        </w:rPr>
        <w:t>Appendix A - Interview Participants</w:t>
      </w:r>
      <w:bookmarkEnd w:id="722"/>
      <w:bookmarkEnd w:id="723"/>
      <w:bookmarkEnd w:id="724"/>
    </w:p>
    <w:tbl>
      <w:tblPr>
        <w:tblStyle w:val="TableGrid"/>
        <w:tblW w:w="8776"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280"/>
        <w:gridCol w:w="1130"/>
        <w:gridCol w:w="1418"/>
        <w:gridCol w:w="2409"/>
        <w:gridCol w:w="2539"/>
      </w:tblGrid>
      <w:tr w:rsidR="00AB31CC" w:rsidRPr="00486695" w14:paraId="61F6A680" w14:textId="77777777">
        <w:trPr>
          <w:trHeight w:val="604"/>
          <w:jc w:val="center"/>
        </w:trPr>
        <w:tc>
          <w:tcPr>
            <w:tcW w:w="1280" w:type="dxa"/>
            <w:tcBorders>
              <w:top w:val="double" w:sz="4" w:space="0" w:color="auto"/>
              <w:bottom w:val="double" w:sz="4" w:space="0" w:color="auto"/>
            </w:tcBorders>
            <w:vAlign w:val="center"/>
          </w:tcPr>
          <w:p w14:paraId="20413385" w14:textId="77777777" w:rsidR="00AB31CC" w:rsidRPr="00486695" w:rsidRDefault="00AB31CC">
            <w:pPr>
              <w:spacing w:before="240"/>
              <w:jc w:val="center"/>
              <w:rPr>
                <w:rFonts w:ascii="Times New Roman" w:hAnsi="Times New Roman" w:cs="Times New Roman"/>
                <w:color w:val="000000"/>
              </w:rPr>
            </w:pPr>
            <w:r w:rsidRPr="00486695">
              <w:rPr>
                <w:rFonts w:ascii="Times New Roman" w:eastAsiaTheme="minorEastAsia" w:hAnsi="Times New Roman" w:cs="Times New Roman"/>
                <w:b/>
              </w:rPr>
              <w:t>Participant</w:t>
            </w:r>
          </w:p>
        </w:tc>
        <w:tc>
          <w:tcPr>
            <w:tcW w:w="1130" w:type="dxa"/>
            <w:tcBorders>
              <w:top w:val="double" w:sz="4" w:space="0" w:color="auto"/>
              <w:bottom w:val="double" w:sz="4" w:space="0" w:color="auto"/>
            </w:tcBorders>
            <w:vAlign w:val="center"/>
          </w:tcPr>
          <w:p w14:paraId="006229FF" w14:textId="77777777" w:rsidR="00AB31CC" w:rsidRPr="00486695" w:rsidRDefault="00AB31CC">
            <w:pPr>
              <w:spacing w:before="240"/>
              <w:jc w:val="center"/>
              <w:rPr>
                <w:rFonts w:ascii="Times New Roman" w:eastAsiaTheme="minorEastAsia" w:hAnsi="Times New Roman" w:cs="Times New Roman"/>
                <w:b/>
              </w:rPr>
            </w:pPr>
            <w:r w:rsidRPr="00486695">
              <w:rPr>
                <w:rFonts w:ascii="Times New Roman" w:eastAsiaTheme="minorEastAsia" w:hAnsi="Times New Roman" w:cs="Times New Roman"/>
                <w:b/>
              </w:rPr>
              <w:t>Gender</w:t>
            </w:r>
          </w:p>
        </w:tc>
        <w:tc>
          <w:tcPr>
            <w:tcW w:w="1418" w:type="dxa"/>
            <w:tcBorders>
              <w:top w:val="double" w:sz="4" w:space="0" w:color="auto"/>
              <w:bottom w:val="double" w:sz="4" w:space="0" w:color="auto"/>
            </w:tcBorders>
            <w:vAlign w:val="center"/>
          </w:tcPr>
          <w:p w14:paraId="50F1C359"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b/>
              </w:rPr>
              <w:t>Years of Experience</w:t>
            </w:r>
          </w:p>
        </w:tc>
        <w:tc>
          <w:tcPr>
            <w:tcW w:w="2409" w:type="dxa"/>
            <w:tcBorders>
              <w:top w:val="double" w:sz="4" w:space="0" w:color="auto"/>
              <w:bottom w:val="double" w:sz="4" w:space="0" w:color="auto"/>
            </w:tcBorders>
            <w:vAlign w:val="center"/>
          </w:tcPr>
          <w:p w14:paraId="65E01183" w14:textId="77777777" w:rsidR="00AB31CC" w:rsidRPr="00486695" w:rsidRDefault="00AB31CC">
            <w:pPr>
              <w:spacing w:before="240"/>
              <w:jc w:val="center"/>
              <w:rPr>
                <w:rFonts w:ascii="Times New Roman" w:eastAsiaTheme="minorEastAsia" w:hAnsi="Times New Roman" w:cs="Times New Roman"/>
                <w:b/>
              </w:rPr>
            </w:pPr>
            <w:r w:rsidRPr="00486695">
              <w:rPr>
                <w:rFonts w:ascii="Times New Roman" w:eastAsiaTheme="minorEastAsia" w:hAnsi="Times New Roman" w:cs="Times New Roman"/>
                <w:b/>
              </w:rPr>
              <w:t>Current of Position</w:t>
            </w:r>
          </w:p>
        </w:tc>
        <w:tc>
          <w:tcPr>
            <w:tcW w:w="2539" w:type="dxa"/>
            <w:tcBorders>
              <w:top w:val="double" w:sz="4" w:space="0" w:color="auto"/>
              <w:bottom w:val="double" w:sz="4" w:space="0" w:color="auto"/>
            </w:tcBorders>
            <w:vAlign w:val="center"/>
          </w:tcPr>
          <w:p w14:paraId="600CB132" w14:textId="77777777" w:rsidR="00AB31CC" w:rsidRPr="00486695" w:rsidRDefault="00AB31CC">
            <w:pPr>
              <w:spacing w:before="240"/>
              <w:jc w:val="center"/>
              <w:rPr>
                <w:rFonts w:ascii="Times New Roman" w:eastAsiaTheme="minorEastAsia" w:hAnsi="Times New Roman" w:cs="Times New Roman"/>
                <w:b/>
              </w:rPr>
            </w:pPr>
            <w:r w:rsidRPr="00486695">
              <w:rPr>
                <w:rFonts w:ascii="Times New Roman" w:eastAsiaTheme="minorEastAsia" w:hAnsi="Times New Roman" w:cs="Times New Roman"/>
                <w:b/>
              </w:rPr>
              <w:t>Industry/field</w:t>
            </w:r>
          </w:p>
        </w:tc>
      </w:tr>
      <w:tr w:rsidR="00AB31CC" w:rsidRPr="00486695" w14:paraId="461DF86F" w14:textId="77777777">
        <w:trPr>
          <w:trHeight w:val="427"/>
          <w:jc w:val="center"/>
        </w:trPr>
        <w:tc>
          <w:tcPr>
            <w:tcW w:w="1280" w:type="dxa"/>
            <w:tcBorders>
              <w:top w:val="double" w:sz="4" w:space="0" w:color="auto"/>
              <w:bottom w:val="single" w:sz="4" w:space="0" w:color="000000"/>
            </w:tcBorders>
            <w:vAlign w:val="center"/>
          </w:tcPr>
          <w:p w14:paraId="4E5E6673" w14:textId="77777777" w:rsidR="00AB31CC" w:rsidRPr="00486695" w:rsidRDefault="00AB31CC">
            <w:pPr>
              <w:spacing w:before="240"/>
              <w:jc w:val="center"/>
              <w:rPr>
                <w:rFonts w:ascii="Times New Roman" w:hAnsi="Times New Roman" w:cs="Times New Roman"/>
                <w:color w:val="000000"/>
              </w:rPr>
            </w:pPr>
            <w:r w:rsidRPr="00486695">
              <w:rPr>
                <w:rFonts w:ascii="Times New Roman" w:hAnsi="Times New Roman" w:cs="Times New Roman"/>
                <w:color w:val="000000"/>
              </w:rPr>
              <w:t xml:space="preserve">P1 </w:t>
            </w:r>
            <w:proofErr w:type="spellStart"/>
            <w:r w:rsidRPr="00486695">
              <w:rPr>
                <w:rFonts w:ascii="Times New Roman" w:hAnsi="Times New Roman" w:cs="Times New Roman"/>
                <w:color w:val="000000"/>
              </w:rPr>
              <w:t>saif</w:t>
            </w:r>
            <w:proofErr w:type="spellEnd"/>
          </w:p>
        </w:tc>
        <w:tc>
          <w:tcPr>
            <w:tcW w:w="1130" w:type="dxa"/>
            <w:tcBorders>
              <w:top w:val="double" w:sz="4" w:space="0" w:color="auto"/>
              <w:bottom w:val="single" w:sz="4" w:space="0" w:color="000000"/>
            </w:tcBorders>
            <w:vAlign w:val="center"/>
          </w:tcPr>
          <w:p w14:paraId="168D1D7A"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Male</w:t>
            </w:r>
          </w:p>
        </w:tc>
        <w:tc>
          <w:tcPr>
            <w:tcW w:w="1418" w:type="dxa"/>
            <w:tcBorders>
              <w:top w:val="double" w:sz="4" w:space="0" w:color="auto"/>
              <w:bottom w:val="single" w:sz="4" w:space="0" w:color="000000"/>
            </w:tcBorders>
            <w:vAlign w:val="center"/>
          </w:tcPr>
          <w:p w14:paraId="3EB080AD" w14:textId="77777777" w:rsidR="00AB31CC" w:rsidRPr="00486695" w:rsidRDefault="00AB31CC">
            <w:pPr>
              <w:spacing w:before="240"/>
              <w:jc w:val="center"/>
              <w:rPr>
                <w:rFonts w:ascii="Times New Roman" w:eastAsiaTheme="minorEastAsia" w:hAnsi="Times New Roman" w:cs="Times New Roman"/>
              </w:rPr>
            </w:pPr>
            <w:r>
              <w:rPr>
                <w:rFonts w:ascii="Times New Roman" w:eastAsiaTheme="minorEastAsia" w:hAnsi="Times New Roman" w:cs="Times New Roman"/>
              </w:rPr>
              <w:t>6 Years</w:t>
            </w:r>
          </w:p>
        </w:tc>
        <w:tc>
          <w:tcPr>
            <w:tcW w:w="2409" w:type="dxa"/>
            <w:tcBorders>
              <w:top w:val="double" w:sz="4" w:space="0" w:color="auto"/>
              <w:bottom w:val="single" w:sz="4" w:space="0" w:color="000000"/>
            </w:tcBorders>
            <w:vAlign w:val="center"/>
          </w:tcPr>
          <w:p w14:paraId="14453EE6"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User Research Manager</w:t>
            </w:r>
          </w:p>
        </w:tc>
        <w:tc>
          <w:tcPr>
            <w:tcW w:w="2539" w:type="dxa"/>
            <w:tcBorders>
              <w:top w:val="double" w:sz="4" w:space="0" w:color="auto"/>
              <w:bottom w:val="single" w:sz="4" w:space="0" w:color="000000"/>
            </w:tcBorders>
            <w:vAlign w:val="center"/>
          </w:tcPr>
          <w:p w14:paraId="3F8AAD0F"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Financial Services</w:t>
            </w:r>
          </w:p>
        </w:tc>
      </w:tr>
      <w:tr w:rsidR="00AB31CC" w:rsidRPr="00486695" w14:paraId="1EB35E24" w14:textId="77777777">
        <w:trPr>
          <w:trHeight w:val="427"/>
          <w:jc w:val="center"/>
        </w:trPr>
        <w:tc>
          <w:tcPr>
            <w:tcW w:w="1280" w:type="dxa"/>
            <w:tcBorders>
              <w:top w:val="single" w:sz="4" w:space="0" w:color="000000"/>
              <w:bottom w:val="single" w:sz="4" w:space="0" w:color="000000"/>
            </w:tcBorders>
            <w:vAlign w:val="center"/>
          </w:tcPr>
          <w:p w14:paraId="06D087F4" w14:textId="77777777" w:rsidR="00AB31CC" w:rsidRPr="00486695" w:rsidRDefault="00AB31CC">
            <w:pPr>
              <w:spacing w:before="240"/>
              <w:jc w:val="center"/>
              <w:rPr>
                <w:rFonts w:ascii="Times New Roman" w:hAnsi="Times New Roman" w:cs="Times New Roman"/>
                <w:color w:val="000000"/>
              </w:rPr>
            </w:pPr>
            <w:r w:rsidRPr="00486695">
              <w:rPr>
                <w:rFonts w:ascii="Times New Roman" w:hAnsi="Times New Roman" w:cs="Times New Roman"/>
                <w:color w:val="000000"/>
              </w:rPr>
              <w:t xml:space="preserve">P2 </w:t>
            </w:r>
            <w:proofErr w:type="spellStart"/>
            <w:r w:rsidRPr="00486695">
              <w:rPr>
                <w:rFonts w:ascii="Times New Roman" w:hAnsi="Times New Roman" w:cs="Times New Roman"/>
                <w:color w:val="000000"/>
              </w:rPr>
              <w:t>saad</w:t>
            </w:r>
            <w:proofErr w:type="spellEnd"/>
          </w:p>
        </w:tc>
        <w:tc>
          <w:tcPr>
            <w:tcW w:w="1130" w:type="dxa"/>
            <w:tcBorders>
              <w:top w:val="single" w:sz="4" w:space="0" w:color="000000"/>
              <w:bottom w:val="single" w:sz="4" w:space="0" w:color="000000"/>
            </w:tcBorders>
            <w:vAlign w:val="center"/>
          </w:tcPr>
          <w:p w14:paraId="08FC5603"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Male</w:t>
            </w:r>
          </w:p>
        </w:tc>
        <w:tc>
          <w:tcPr>
            <w:tcW w:w="1418" w:type="dxa"/>
            <w:tcBorders>
              <w:top w:val="single" w:sz="4" w:space="0" w:color="000000"/>
              <w:bottom w:val="single" w:sz="4" w:space="0" w:color="000000"/>
            </w:tcBorders>
            <w:vAlign w:val="center"/>
          </w:tcPr>
          <w:p w14:paraId="537C77AC" w14:textId="77777777" w:rsidR="00AB31CC" w:rsidRPr="00486695" w:rsidRDefault="00AB31CC">
            <w:pPr>
              <w:spacing w:before="240"/>
              <w:jc w:val="center"/>
              <w:rPr>
                <w:rFonts w:ascii="Times New Roman" w:eastAsiaTheme="minorEastAsia" w:hAnsi="Times New Roman" w:cs="Times New Roman"/>
              </w:rPr>
            </w:pPr>
            <w:r>
              <w:rPr>
                <w:rFonts w:ascii="Times New Roman" w:eastAsiaTheme="minorEastAsia" w:hAnsi="Times New Roman" w:cs="Times New Roman"/>
              </w:rPr>
              <w:t>3+phd</w:t>
            </w:r>
          </w:p>
        </w:tc>
        <w:tc>
          <w:tcPr>
            <w:tcW w:w="2409" w:type="dxa"/>
            <w:tcBorders>
              <w:top w:val="single" w:sz="4" w:space="0" w:color="000000"/>
              <w:bottom w:val="single" w:sz="4" w:space="0" w:color="000000"/>
            </w:tcBorders>
            <w:vAlign w:val="center"/>
          </w:tcPr>
          <w:p w14:paraId="6907DF5E" w14:textId="77777777" w:rsidR="00AB31CC" w:rsidRPr="00486695" w:rsidRDefault="00AB31CC">
            <w:pPr>
              <w:spacing w:before="240"/>
              <w:jc w:val="center"/>
              <w:rPr>
                <w:rFonts w:ascii="Times New Roman" w:eastAsiaTheme="minorEastAsia" w:hAnsi="Times New Roman" w:cs="Times New Roman"/>
              </w:rPr>
            </w:pPr>
            <w:r w:rsidRPr="0006107F">
              <w:rPr>
                <w:rFonts w:ascii="Times New Roman" w:eastAsiaTheme="minorEastAsia" w:hAnsi="Times New Roman" w:cs="Times New Roman"/>
              </w:rPr>
              <w:t>Digital User Experience Design Manager</w:t>
            </w:r>
          </w:p>
        </w:tc>
        <w:tc>
          <w:tcPr>
            <w:tcW w:w="2539" w:type="dxa"/>
            <w:tcBorders>
              <w:top w:val="single" w:sz="4" w:space="0" w:color="000000"/>
              <w:bottom w:val="single" w:sz="4" w:space="0" w:color="000000"/>
            </w:tcBorders>
            <w:vAlign w:val="center"/>
          </w:tcPr>
          <w:p w14:paraId="6E1109D7"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Banking</w:t>
            </w:r>
          </w:p>
        </w:tc>
      </w:tr>
      <w:tr w:rsidR="00AB31CC" w:rsidRPr="00486695" w14:paraId="55E3779D" w14:textId="77777777">
        <w:trPr>
          <w:trHeight w:val="427"/>
          <w:jc w:val="center"/>
        </w:trPr>
        <w:tc>
          <w:tcPr>
            <w:tcW w:w="1280" w:type="dxa"/>
            <w:tcBorders>
              <w:top w:val="single" w:sz="4" w:space="0" w:color="000000"/>
              <w:bottom w:val="single" w:sz="4" w:space="0" w:color="000000"/>
            </w:tcBorders>
            <w:vAlign w:val="center"/>
          </w:tcPr>
          <w:p w14:paraId="622F473E" w14:textId="77777777" w:rsidR="00AB31CC" w:rsidRPr="00486695" w:rsidRDefault="00AB31CC">
            <w:pPr>
              <w:spacing w:before="240"/>
              <w:jc w:val="center"/>
              <w:rPr>
                <w:rFonts w:ascii="Times New Roman" w:hAnsi="Times New Roman" w:cs="Times New Roman"/>
                <w:color w:val="000000"/>
              </w:rPr>
            </w:pPr>
            <w:r w:rsidRPr="00486695">
              <w:rPr>
                <w:rFonts w:ascii="Times New Roman" w:hAnsi="Times New Roman" w:cs="Times New Roman"/>
                <w:color w:val="000000"/>
              </w:rPr>
              <w:t>P3 Bandar</w:t>
            </w:r>
          </w:p>
        </w:tc>
        <w:tc>
          <w:tcPr>
            <w:tcW w:w="1130" w:type="dxa"/>
            <w:tcBorders>
              <w:top w:val="single" w:sz="4" w:space="0" w:color="000000"/>
              <w:bottom w:val="single" w:sz="4" w:space="0" w:color="000000"/>
            </w:tcBorders>
            <w:vAlign w:val="center"/>
          </w:tcPr>
          <w:p w14:paraId="4ACD1041"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Male</w:t>
            </w:r>
          </w:p>
        </w:tc>
        <w:tc>
          <w:tcPr>
            <w:tcW w:w="1418" w:type="dxa"/>
            <w:tcBorders>
              <w:top w:val="single" w:sz="4" w:space="0" w:color="000000"/>
              <w:bottom w:val="single" w:sz="4" w:space="0" w:color="000000"/>
            </w:tcBorders>
            <w:vAlign w:val="center"/>
          </w:tcPr>
          <w:p w14:paraId="37F57BAF" w14:textId="77777777" w:rsidR="00AB31CC" w:rsidRPr="00486695" w:rsidRDefault="00AB31CC">
            <w:pPr>
              <w:spacing w:before="240"/>
              <w:jc w:val="center"/>
              <w:rPr>
                <w:rFonts w:ascii="Times New Roman" w:eastAsiaTheme="minorEastAsia" w:hAnsi="Times New Roman" w:cs="Times New Roman"/>
              </w:rPr>
            </w:pPr>
            <w:r>
              <w:rPr>
                <w:rFonts w:ascii="Times New Roman" w:eastAsiaTheme="minorEastAsia" w:hAnsi="Times New Roman" w:cs="Times New Roman"/>
              </w:rPr>
              <w:t>7 Years</w:t>
            </w:r>
          </w:p>
        </w:tc>
        <w:tc>
          <w:tcPr>
            <w:tcW w:w="2409" w:type="dxa"/>
            <w:tcBorders>
              <w:top w:val="single" w:sz="4" w:space="0" w:color="000000"/>
              <w:bottom w:val="single" w:sz="4" w:space="0" w:color="000000"/>
            </w:tcBorders>
            <w:vAlign w:val="center"/>
          </w:tcPr>
          <w:p w14:paraId="5F96BBE5" w14:textId="77777777" w:rsidR="00AB31CC" w:rsidRPr="00486695" w:rsidRDefault="00AB31CC">
            <w:pPr>
              <w:spacing w:before="240"/>
              <w:jc w:val="center"/>
              <w:rPr>
                <w:rFonts w:ascii="Times New Roman" w:eastAsiaTheme="minorEastAsia" w:hAnsi="Times New Roman" w:cs="Times New Roman"/>
              </w:rPr>
            </w:pPr>
            <w:r w:rsidRPr="00EC5A84">
              <w:rPr>
                <w:rFonts w:ascii="Times New Roman" w:eastAsiaTheme="minorEastAsia" w:hAnsi="Times New Roman" w:cs="Times New Roman"/>
              </w:rPr>
              <w:t>Customer Experience Director</w:t>
            </w:r>
          </w:p>
        </w:tc>
        <w:tc>
          <w:tcPr>
            <w:tcW w:w="2539" w:type="dxa"/>
            <w:tcBorders>
              <w:top w:val="single" w:sz="4" w:space="0" w:color="000000"/>
              <w:bottom w:val="single" w:sz="4" w:space="0" w:color="000000"/>
            </w:tcBorders>
            <w:vAlign w:val="center"/>
          </w:tcPr>
          <w:p w14:paraId="34B3196F" w14:textId="77777777" w:rsidR="00AB31CC" w:rsidRPr="00486695" w:rsidRDefault="00AB31CC">
            <w:pPr>
              <w:spacing w:before="240"/>
              <w:jc w:val="center"/>
              <w:rPr>
                <w:rFonts w:ascii="Times New Roman" w:eastAsiaTheme="minorEastAsia" w:hAnsi="Times New Roman" w:cs="Times New Roman"/>
              </w:rPr>
            </w:pPr>
            <w:r>
              <w:rPr>
                <w:rFonts w:ascii="Times New Roman" w:eastAsiaTheme="minorEastAsia" w:hAnsi="Times New Roman" w:cs="Times New Roman"/>
              </w:rPr>
              <w:t>Government Administration</w:t>
            </w:r>
          </w:p>
        </w:tc>
      </w:tr>
      <w:tr w:rsidR="00AB31CC" w:rsidRPr="00486695" w14:paraId="652C60AD" w14:textId="77777777">
        <w:trPr>
          <w:trHeight w:val="427"/>
          <w:jc w:val="center"/>
        </w:trPr>
        <w:tc>
          <w:tcPr>
            <w:tcW w:w="1280" w:type="dxa"/>
            <w:tcBorders>
              <w:top w:val="single" w:sz="4" w:space="0" w:color="000000"/>
              <w:bottom w:val="single" w:sz="4" w:space="0" w:color="000000"/>
            </w:tcBorders>
            <w:vAlign w:val="center"/>
          </w:tcPr>
          <w:p w14:paraId="12709608" w14:textId="77777777" w:rsidR="00AB31CC" w:rsidRPr="00486695" w:rsidRDefault="00AB31CC">
            <w:pPr>
              <w:spacing w:before="240"/>
              <w:jc w:val="center"/>
              <w:rPr>
                <w:rFonts w:ascii="Times New Roman" w:hAnsi="Times New Roman" w:cs="Times New Roman"/>
                <w:color w:val="000000"/>
              </w:rPr>
            </w:pPr>
            <w:r w:rsidRPr="00486695">
              <w:rPr>
                <w:rFonts w:ascii="Times New Roman" w:hAnsi="Times New Roman" w:cs="Times New Roman"/>
                <w:color w:val="000000"/>
              </w:rPr>
              <w:t>P4 LUJAIN</w:t>
            </w:r>
          </w:p>
        </w:tc>
        <w:tc>
          <w:tcPr>
            <w:tcW w:w="1130" w:type="dxa"/>
            <w:tcBorders>
              <w:top w:val="single" w:sz="4" w:space="0" w:color="000000"/>
              <w:bottom w:val="single" w:sz="4" w:space="0" w:color="000000"/>
            </w:tcBorders>
            <w:vAlign w:val="center"/>
          </w:tcPr>
          <w:p w14:paraId="04387C23"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Female</w:t>
            </w:r>
          </w:p>
        </w:tc>
        <w:tc>
          <w:tcPr>
            <w:tcW w:w="1418" w:type="dxa"/>
            <w:tcBorders>
              <w:top w:val="single" w:sz="4" w:space="0" w:color="000000"/>
              <w:bottom w:val="single" w:sz="4" w:space="0" w:color="000000"/>
            </w:tcBorders>
            <w:vAlign w:val="center"/>
          </w:tcPr>
          <w:p w14:paraId="05FF0C48" w14:textId="77777777" w:rsidR="00AB31CC" w:rsidRPr="00486695" w:rsidRDefault="00AB31CC">
            <w:pPr>
              <w:spacing w:before="240"/>
              <w:jc w:val="center"/>
              <w:rPr>
                <w:rFonts w:ascii="Times New Roman" w:eastAsiaTheme="minorEastAsia" w:hAnsi="Times New Roman" w:cs="Times New Roman"/>
              </w:rPr>
            </w:pPr>
            <w:r>
              <w:rPr>
                <w:rFonts w:ascii="Times New Roman" w:eastAsiaTheme="minorEastAsia" w:hAnsi="Times New Roman" w:cs="Times New Roman"/>
              </w:rPr>
              <w:t>7 Years</w:t>
            </w:r>
          </w:p>
        </w:tc>
        <w:tc>
          <w:tcPr>
            <w:tcW w:w="2409" w:type="dxa"/>
            <w:tcBorders>
              <w:top w:val="single" w:sz="4" w:space="0" w:color="000000"/>
              <w:bottom w:val="single" w:sz="4" w:space="0" w:color="000000"/>
            </w:tcBorders>
            <w:vAlign w:val="center"/>
          </w:tcPr>
          <w:p w14:paraId="2486D729"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 Loyalty Digital Experience Manager</w:t>
            </w:r>
          </w:p>
        </w:tc>
        <w:tc>
          <w:tcPr>
            <w:tcW w:w="2539" w:type="dxa"/>
            <w:tcBorders>
              <w:top w:val="single" w:sz="4" w:space="0" w:color="000000"/>
              <w:bottom w:val="single" w:sz="4" w:space="0" w:color="000000"/>
            </w:tcBorders>
            <w:vAlign w:val="center"/>
          </w:tcPr>
          <w:p w14:paraId="63F911CA"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Banking</w:t>
            </w:r>
          </w:p>
        </w:tc>
      </w:tr>
      <w:tr w:rsidR="00AB31CC" w:rsidRPr="00486695" w14:paraId="58711420" w14:textId="77777777">
        <w:trPr>
          <w:trHeight w:val="427"/>
          <w:jc w:val="center"/>
        </w:trPr>
        <w:tc>
          <w:tcPr>
            <w:tcW w:w="1280" w:type="dxa"/>
            <w:tcBorders>
              <w:top w:val="single" w:sz="4" w:space="0" w:color="000000"/>
              <w:bottom w:val="single" w:sz="4" w:space="0" w:color="000000"/>
            </w:tcBorders>
            <w:vAlign w:val="center"/>
          </w:tcPr>
          <w:p w14:paraId="7285B512" w14:textId="77777777" w:rsidR="00AB31CC" w:rsidRPr="00486695" w:rsidRDefault="00AB31CC">
            <w:pPr>
              <w:spacing w:before="240"/>
              <w:jc w:val="center"/>
              <w:rPr>
                <w:rFonts w:ascii="Times New Roman" w:hAnsi="Times New Roman" w:cs="Times New Roman"/>
                <w:color w:val="000000"/>
              </w:rPr>
            </w:pPr>
            <w:r w:rsidRPr="00486695">
              <w:rPr>
                <w:rFonts w:ascii="Times New Roman" w:hAnsi="Times New Roman" w:cs="Times New Roman"/>
                <w:color w:val="000000"/>
              </w:rPr>
              <w:t>P6 ANAS</w:t>
            </w:r>
          </w:p>
        </w:tc>
        <w:tc>
          <w:tcPr>
            <w:tcW w:w="1130" w:type="dxa"/>
            <w:tcBorders>
              <w:top w:val="single" w:sz="4" w:space="0" w:color="000000"/>
              <w:bottom w:val="single" w:sz="4" w:space="0" w:color="000000"/>
            </w:tcBorders>
            <w:vAlign w:val="center"/>
          </w:tcPr>
          <w:p w14:paraId="0E8066C8"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Male</w:t>
            </w:r>
          </w:p>
        </w:tc>
        <w:tc>
          <w:tcPr>
            <w:tcW w:w="1418" w:type="dxa"/>
            <w:tcBorders>
              <w:top w:val="single" w:sz="4" w:space="0" w:color="000000"/>
              <w:bottom w:val="single" w:sz="4" w:space="0" w:color="000000"/>
            </w:tcBorders>
            <w:vAlign w:val="center"/>
          </w:tcPr>
          <w:p w14:paraId="6EF3C837" w14:textId="77777777" w:rsidR="00AB31CC" w:rsidRPr="00486695" w:rsidRDefault="00AB31CC">
            <w:pPr>
              <w:spacing w:before="240"/>
              <w:jc w:val="center"/>
              <w:rPr>
                <w:rFonts w:ascii="Times New Roman" w:eastAsiaTheme="minorEastAsia" w:hAnsi="Times New Roman" w:cs="Times New Roman"/>
              </w:rPr>
            </w:pPr>
            <w:r>
              <w:rPr>
                <w:rFonts w:ascii="Times New Roman" w:eastAsiaTheme="minorEastAsia" w:hAnsi="Times New Roman" w:cs="Times New Roman"/>
              </w:rPr>
              <w:t>6 Years</w:t>
            </w:r>
          </w:p>
        </w:tc>
        <w:tc>
          <w:tcPr>
            <w:tcW w:w="2409" w:type="dxa"/>
            <w:tcBorders>
              <w:top w:val="single" w:sz="4" w:space="0" w:color="000000"/>
              <w:bottom w:val="single" w:sz="4" w:space="0" w:color="000000"/>
            </w:tcBorders>
            <w:vAlign w:val="center"/>
          </w:tcPr>
          <w:p w14:paraId="1954E3B6"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Head of Core products</w:t>
            </w:r>
          </w:p>
        </w:tc>
        <w:tc>
          <w:tcPr>
            <w:tcW w:w="2539" w:type="dxa"/>
            <w:tcBorders>
              <w:top w:val="single" w:sz="4" w:space="0" w:color="000000"/>
              <w:bottom w:val="single" w:sz="4" w:space="0" w:color="000000"/>
            </w:tcBorders>
            <w:vAlign w:val="center"/>
          </w:tcPr>
          <w:p w14:paraId="68B08F29"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 xml:space="preserve">Technology, </w:t>
            </w:r>
            <w:proofErr w:type="gramStart"/>
            <w:r w:rsidRPr="00486695">
              <w:rPr>
                <w:rFonts w:ascii="Times New Roman" w:eastAsiaTheme="minorEastAsia" w:hAnsi="Times New Roman" w:cs="Times New Roman"/>
              </w:rPr>
              <w:t>Information</w:t>
            </w:r>
            <w:proofErr w:type="gramEnd"/>
            <w:r w:rsidRPr="00486695">
              <w:rPr>
                <w:rFonts w:ascii="Times New Roman" w:eastAsiaTheme="minorEastAsia" w:hAnsi="Times New Roman" w:cs="Times New Roman"/>
              </w:rPr>
              <w:t xml:space="preserve"> and Internet</w:t>
            </w:r>
          </w:p>
        </w:tc>
      </w:tr>
      <w:tr w:rsidR="00AB31CC" w:rsidRPr="00486695" w14:paraId="2823EA81" w14:textId="77777777">
        <w:trPr>
          <w:trHeight w:val="427"/>
          <w:jc w:val="center"/>
        </w:trPr>
        <w:tc>
          <w:tcPr>
            <w:tcW w:w="1280" w:type="dxa"/>
            <w:tcBorders>
              <w:top w:val="single" w:sz="4" w:space="0" w:color="000000"/>
              <w:bottom w:val="single" w:sz="4" w:space="0" w:color="000000"/>
            </w:tcBorders>
            <w:vAlign w:val="center"/>
          </w:tcPr>
          <w:p w14:paraId="051DEF9D" w14:textId="77777777" w:rsidR="00AB31CC" w:rsidRPr="00486695" w:rsidRDefault="00AB31CC">
            <w:pPr>
              <w:spacing w:before="240"/>
              <w:jc w:val="center"/>
              <w:rPr>
                <w:rFonts w:ascii="Times New Roman" w:hAnsi="Times New Roman" w:cs="Times New Roman"/>
                <w:color w:val="000000"/>
              </w:rPr>
            </w:pPr>
            <w:r w:rsidRPr="00486695">
              <w:rPr>
                <w:rFonts w:ascii="Times New Roman" w:hAnsi="Times New Roman" w:cs="Times New Roman"/>
                <w:color w:val="000000"/>
              </w:rPr>
              <w:t>P5 HAMAD</w:t>
            </w:r>
          </w:p>
        </w:tc>
        <w:tc>
          <w:tcPr>
            <w:tcW w:w="1130" w:type="dxa"/>
            <w:tcBorders>
              <w:top w:val="single" w:sz="4" w:space="0" w:color="000000"/>
              <w:bottom w:val="single" w:sz="4" w:space="0" w:color="000000"/>
            </w:tcBorders>
            <w:vAlign w:val="center"/>
          </w:tcPr>
          <w:p w14:paraId="687E014C"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Male</w:t>
            </w:r>
          </w:p>
        </w:tc>
        <w:tc>
          <w:tcPr>
            <w:tcW w:w="1418" w:type="dxa"/>
            <w:tcBorders>
              <w:top w:val="single" w:sz="4" w:space="0" w:color="000000"/>
              <w:bottom w:val="single" w:sz="4" w:space="0" w:color="000000"/>
            </w:tcBorders>
            <w:vAlign w:val="center"/>
          </w:tcPr>
          <w:p w14:paraId="4504A158" w14:textId="77777777" w:rsidR="00AB31CC" w:rsidRPr="00486695" w:rsidRDefault="00AB31CC">
            <w:pPr>
              <w:spacing w:before="240"/>
              <w:jc w:val="center"/>
              <w:rPr>
                <w:rFonts w:ascii="Times New Roman" w:eastAsiaTheme="minorEastAsia" w:hAnsi="Times New Roman" w:cs="Times New Roman"/>
              </w:rPr>
            </w:pPr>
            <w:r>
              <w:rPr>
                <w:rFonts w:ascii="Times New Roman" w:eastAsiaTheme="minorEastAsia" w:hAnsi="Times New Roman" w:cs="Times New Roman"/>
              </w:rPr>
              <w:t>6 Years</w:t>
            </w:r>
          </w:p>
        </w:tc>
        <w:tc>
          <w:tcPr>
            <w:tcW w:w="2409" w:type="dxa"/>
            <w:tcBorders>
              <w:top w:val="single" w:sz="4" w:space="0" w:color="000000"/>
              <w:bottom w:val="single" w:sz="4" w:space="0" w:color="000000"/>
            </w:tcBorders>
            <w:vAlign w:val="center"/>
          </w:tcPr>
          <w:p w14:paraId="5DAE738D"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Senior UX/UI Designer</w:t>
            </w:r>
          </w:p>
        </w:tc>
        <w:tc>
          <w:tcPr>
            <w:tcW w:w="2539" w:type="dxa"/>
            <w:tcBorders>
              <w:top w:val="single" w:sz="4" w:space="0" w:color="000000"/>
              <w:bottom w:val="single" w:sz="4" w:space="0" w:color="000000"/>
            </w:tcBorders>
            <w:vAlign w:val="center"/>
          </w:tcPr>
          <w:p w14:paraId="0893C61D"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Banking</w:t>
            </w:r>
          </w:p>
        </w:tc>
      </w:tr>
      <w:tr w:rsidR="00AB31CC" w:rsidRPr="00486695" w14:paraId="14408292" w14:textId="77777777">
        <w:trPr>
          <w:trHeight w:val="427"/>
          <w:jc w:val="center"/>
        </w:trPr>
        <w:tc>
          <w:tcPr>
            <w:tcW w:w="1280" w:type="dxa"/>
            <w:tcBorders>
              <w:top w:val="single" w:sz="4" w:space="0" w:color="000000"/>
              <w:bottom w:val="single" w:sz="4" w:space="0" w:color="000000"/>
            </w:tcBorders>
            <w:vAlign w:val="center"/>
          </w:tcPr>
          <w:p w14:paraId="04E81189" w14:textId="77777777" w:rsidR="00AB31CC" w:rsidRPr="00486695" w:rsidRDefault="00AB31CC">
            <w:pPr>
              <w:spacing w:before="240"/>
              <w:jc w:val="center"/>
              <w:rPr>
                <w:rFonts w:ascii="Times New Roman" w:hAnsi="Times New Roman" w:cs="Times New Roman"/>
                <w:color w:val="000000"/>
              </w:rPr>
            </w:pPr>
            <w:r w:rsidRPr="00486695">
              <w:rPr>
                <w:rFonts w:ascii="Times New Roman" w:hAnsi="Times New Roman" w:cs="Times New Roman"/>
                <w:color w:val="000000"/>
              </w:rPr>
              <w:t>P6 Nasser</w:t>
            </w:r>
          </w:p>
        </w:tc>
        <w:tc>
          <w:tcPr>
            <w:tcW w:w="1130" w:type="dxa"/>
            <w:tcBorders>
              <w:top w:val="single" w:sz="4" w:space="0" w:color="000000"/>
              <w:bottom w:val="single" w:sz="4" w:space="0" w:color="000000"/>
            </w:tcBorders>
            <w:vAlign w:val="center"/>
          </w:tcPr>
          <w:p w14:paraId="55F570DC"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Male</w:t>
            </w:r>
          </w:p>
        </w:tc>
        <w:tc>
          <w:tcPr>
            <w:tcW w:w="1418" w:type="dxa"/>
            <w:tcBorders>
              <w:top w:val="single" w:sz="4" w:space="0" w:color="000000"/>
              <w:bottom w:val="single" w:sz="4" w:space="0" w:color="000000"/>
            </w:tcBorders>
            <w:vAlign w:val="center"/>
          </w:tcPr>
          <w:p w14:paraId="43F79BB0" w14:textId="77777777" w:rsidR="00AB31CC" w:rsidRPr="00486695" w:rsidRDefault="00AB31CC">
            <w:pPr>
              <w:spacing w:before="240"/>
              <w:jc w:val="center"/>
              <w:rPr>
                <w:rFonts w:ascii="Times New Roman" w:eastAsiaTheme="minorEastAsia" w:hAnsi="Times New Roman" w:cs="Times New Roman"/>
              </w:rPr>
            </w:pPr>
            <w:r>
              <w:rPr>
                <w:rFonts w:ascii="Times New Roman" w:eastAsiaTheme="minorEastAsia" w:hAnsi="Times New Roman" w:cs="Times New Roman"/>
              </w:rPr>
              <w:t>5 Years</w:t>
            </w:r>
          </w:p>
        </w:tc>
        <w:tc>
          <w:tcPr>
            <w:tcW w:w="2409" w:type="dxa"/>
            <w:tcBorders>
              <w:top w:val="single" w:sz="4" w:space="0" w:color="000000"/>
              <w:bottom w:val="single" w:sz="4" w:space="0" w:color="000000"/>
            </w:tcBorders>
            <w:vAlign w:val="center"/>
          </w:tcPr>
          <w:p w14:paraId="0D1C7AC5"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UI/UX Team lead</w:t>
            </w:r>
          </w:p>
        </w:tc>
        <w:tc>
          <w:tcPr>
            <w:tcW w:w="2539" w:type="dxa"/>
            <w:tcBorders>
              <w:top w:val="single" w:sz="4" w:space="0" w:color="000000"/>
              <w:bottom w:val="single" w:sz="4" w:space="0" w:color="000000"/>
            </w:tcBorders>
            <w:vAlign w:val="center"/>
          </w:tcPr>
          <w:p w14:paraId="189E8427"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Telecommunications</w:t>
            </w:r>
          </w:p>
        </w:tc>
      </w:tr>
      <w:tr w:rsidR="00AB31CC" w:rsidRPr="00486695" w14:paraId="1AB7D563" w14:textId="77777777">
        <w:trPr>
          <w:trHeight w:val="427"/>
          <w:jc w:val="center"/>
        </w:trPr>
        <w:tc>
          <w:tcPr>
            <w:tcW w:w="1280" w:type="dxa"/>
            <w:tcBorders>
              <w:top w:val="single" w:sz="4" w:space="0" w:color="000000"/>
              <w:bottom w:val="single" w:sz="4" w:space="0" w:color="000000"/>
            </w:tcBorders>
            <w:vAlign w:val="center"/>
          </w:tcPr>
          <w:p w14:paraId="09DDC993" w14:textId="77777777" w:rsidR="00AB31CC" w:rsidRPr="00486695" w:rsidRDefault="00AB31CC">
            <w:pPr>
              <w:spacing w:before="240"/>
              <w:jc w:val="center"/>
              <w:rPr>
                <w:rFonts w:ascii="Times New Roman" w:hAnsi="Times New Roman" w:cs="Times New Roman"/>
                <w:color w:val="000000"/>
              </w:rPr>
            </w:pPr>
            <w:r w:rsidRPr="00486695">
              <w:rPr>
                <w:rFonts w:ascii="Times New Roman" w:hAnsi="Times New Roman" w:cs="Times New Roman"/>
                <w:color w:val="000000"/>
              </w:rPr>
              <w:t xml:space="preserve">P7 </w:t>
            </w:r>
            <w:proofErr w:type="spellStart"/>
            <w:r w:rsidRPr="00486695">
              <w:rPr>
                <w:rFonts w:ascii="Times New Roman" w:hAnsi="Times New Roman" w:cs="Times New Roman"/>
                <w:color w:val="000000"/>
              </w:rPr>
              <w:t>Muath</w:t>
            </w:r>
            <w:proofErr w:type="spellEnd"/>
          </w:p>
        </w:tc>
        <w:tc>
          <w:tcPr>
            <w:tcW w:w="1130" w:type="dxa"/>
            <w:tcBorders>
              <w:top w:val="single" w:sz="4" w:space="0" w:color="000000"/>
              <w:bottom w:val="single" w:sz="4" w:space="0" w:color="000000"/>
            </w:tcBorders>
            <w:vAlign w:val="center"/>
          </w:tcPr>
          <w:p w14:paraId="1C8AB82A"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Male</w:t>
            </w:r>
          </w:p>
        </w:tc>
        <w:tc>
          <w:tcPr>
            <w:tcW w:w="1418" w:type="dxa"/>
            <w:tcBorders>
              <w:top w:val="single" w:sz="4" w:space="0" w:color="000000"/>
              <w:bottom w:val="single" w:sz="4" w:space="0" w:color="000000"/>
            </w:tcBorders>
            <w:vAlign w:val="center"/>
          </w:tcPr>
          <w:p w14:paraId="10C7D9BC" w14:textId="77777777" w:rsidR="00AB31CC" w:rsidRPr="00486695" w:rsidRDefault="00AB31CC">
            <w:pPr>
              <w:spacing w:before="240"/>
              <w:jc w:val="center"/>
              <w:rPr>
                <w:rFonts w:ascii="Times New Roman" w:eastAsiaTheme="minorEastAsia" w:hAnsi="Times New Roman" w:cs="Times New Roman"/>
              </w:rPr>
            </w:pPr>
          </w:p>
        </w:tc>
        <w:tc>
          <w:tcPr>
            <w:tcW w:w="2409" w:type="dxa"/>
            <w:tcBorders>
              <w:top w:val="single" w:sz="4" w:space="0" w:color="000000"/>
              <w:bottom w:val="single" w:sz="4" w:space="0" w:color="000000"/>
            </w:tcBorders>
            <w:vAlign w:val="center"/>
          </w:tcPr>
          <w:p w14:paraId="5DF8B6CB" w14:textId="77777777" w:rsidR="00AB31CC" w:rsidRPr="00486695" w:rsidRDefault="00AB31CC">
            <w:pPr>
              <w:spacing w:before="240"/>
              <w:jc w:val="center"/>
              <w:rPr>
                <w:rFonts w:ascii="Times New Roman" w:eastAsiaTheme="minorEastAsia" w:hAnsi="Times New Roman" w:cs="Times New Roman"/>
              </w:rPr>
            </w:pPr>
          </w:p>
        </w:tc>
        <w:tc>
          <w:tcPr>
            <w:tcW w:w="2539" w:type="dxa"/>
            <w:tcBorders>
              <w:top w:val="single" w:sz="4" w:space="0" w:color="000000"/>
              <w:bottom w:val="single" w:sz="4" w:space="0" w:color="000000"/>
            </w:tcBorders>
            <w:vAlign w:val="center"/>
          </w:tcPr>
          <w:p w14:paraId="29897E1D" w14:textId="77777777" w:rsidR="00AB31CC" w:rsidRPr="00486695" w:rsidRDefault="00AB31CC">
            <w:pPr>
              <w:spacing w:before="240"/>
              <w:jc w:val="center"/>
              <w:rPr>
                <w:rFonts w:ascii="Times New Roman" w:eastAsiaTheme="minorEastAsia" w:hAnsi="Times New Roman" w:cs="Times New Roman"/>
              </w:rPr>
            </w:pPr>
          </w:p>
        </w:tc>
      </w:tr>
      <w:tr w:rsidR="00AB31CC" w:rsidRPr="00486695" w14:paraId="449DC17D" w14:textId="77777777">
        <w:trPr>
          <w:trHeight w:val="427"/>
          <w:jc w:val="center"/>
        </w:trPr>
        <w:tc>
          <w:tcPr>
            <w:tcW w:w="1280" w:type="dxa"/>
            <w:tcBorders>
              <w:top w:val="single" w:sz="4" w:space="0" w:color="000000"/>
              <w:bottom w:val="single" w:sz="4" w:space="0" w:color="000000"/>
            </w:tcBorders>
            <w:vAlign w:val="center"/>
          </w:tcPr>
          <w:p w14:paraId="1981E8F2" w14:textId="77777777" w:rsidR="00AB31CC" w:rsidRPr="00486695" w:rsidRDefault="00AB31CC">
            <w:pPr>
              <w:spacing w:before="240"/>
              <w:jc w:val="center"/>
              <w:rPr>
                <w:rFonts w:ascii="Times New Roman" w:hAnsi="Times New Roman" w:cs="Times New Roman"/>
                <w:color w:val="000000"/>
              </w:rPr>
            </w:pPr>
            <w:r w:rsidRPr="00486695">
              <w:rPr>
                <w:rFonts w:ascii="Times New Roman" w:hAnsi="Times New Roman" w:cs="Times New Roman"/>
                <w:color w:val="000000"/>
              </w:rPr>
              <w:t>P8</w:t>
            </w:r>
          </w:p>
        </w:tc>
        <w:tc>
          <w:tcPr>
            <w:tcW w:w="1130" w:type="dxa"/>
            <w:tcBorders>
              <w:top w:val="single" w:sz="4" w:space="0" w:color="000000"/>
              <w:bottom w:val="single" w:sz="4" w:space="0" w:color="000000"/>
            </w:tcBorders>
            <w:vAlign w:val="center"/>
          </w:tcPr>
          <w:p w14:paraId="27D24550"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Male</w:t>
            </w:r>
          </w:p>
        </w:tc>
        <w:tc>
          <w:tcPr>
            <w:tcW w:w="1418" w:type="dxa"/>
            <w:tcBorders>
              <w:top w:val="single" w:sz="4" w:space="0" w:color="000000"/>
              <w:bottom w:val="single" w:sz="4" w:space="0" w:color="000000"/>
            </w:tcBorders>
            <w:vAlign w:val="center"/>
          </w:tcPr>
          <w:p w14:paraId="48B9C6C8" w14:textId="77777777" w:rsidR="00AB31CC" w:rsidRPr="00486695" w:rsidRDefault="00AB31CC">
            <w:pPr>
              <w:spacing w:before="240"/>
              <w:jc w:val="center"/>
              <w:rPr>
                <w:rFonts w:ascii="Times New Roman" w:eastAsiaTheme="minorEastAsia" w:hAnsi="Times New Roman" w:cs="Times New Roman"/>
              </w:rPr>
            </w:pPr>
          </w:p>
        </w:tc>
        <w:tc>
          <w:tcPr>
            <w:tcW w:w="2409" w:type="dxa"/>
            <w:tcBorders>
              <w:top w:val="single" w:sz="4" w:space="0" w:color="000000"/>
              <w:bottom w:val="single" w:sz="4" w:space="0" w:color="000000"/>
            </w:tcBorders>
            <w:vAlign w:val="center"/>
          </w:tcPr>
          <w:p w14:paraId="1A0BD3C1" w14:textId="77777777" w:rsidR="00AB31CC" w:rsidRPr="00486695" w:rsidRDefault="00AB31CC">
            <w:pPr>
              <w:spacing w:before="240"/>
              <w:jc w:val="center"/>
              <w:rPr>
                <w:rFonts w:ascii="Times New Roman" w:eastAsiaTheme="minorEastAsia" w:hAnsi="Times New Roman" w:cs="Times New Roman"/>
              </w:rPr>
            </w:pPr>
          </w:p>
        </w:tc>
        <w:tc>
          <w:tcPr>
            <w:tcW w:w="2539" w:type="dxa"/>
            <w:tcBorders>
              <w:top w:val="single" w:sz="4" w:space="0" w:color="000000"/>
              <w:bottom w:val="single" w:sz="4" w:space="0" w:color="000000"/>
            </w:tcBorders>
            <w:vAlign w:val="center"/>
          </w:tcPr>
          <w:p w14:paraId="52C75892" w14:textId="77777777" w:rsidR="00AB31CC" w:rsidRPr="00486695" w:rsidRDefault="00AB31CC">
            <w:pPr>
              <w:spacing w:before="240"/>
              <w:jc w:val="center"/>
              <w:rPr>
                <w:rFonts w:ascii="Times New Roman" w:eastAsiaTheme="minorEastAsia" w:hAnsi="Times New Roman" w:cs="Times New Roman"/>
              </w:rPr>
            </w:pPr>
          </w:p>
        </w:tc>
      </w:tr>
      <w:tr w:rsidR="00AB31CC" w:rsidRPr="00486695" w14:paraId="6A8A183A" w14:textId="77777777">
        <w:trPr>
          <w:trHeight w:val="427"/>
          <w:jc w:val="center"/>
        </w:trPr>
        <w:tc>
          <w:tcPr>
            <w:tcW w:w="1280" w:type="dxa"/>
            <w:tcBorders>
              <w:top w:val="single" w:sz="4" w:space="0" w:color="000000"/>
              <w:bottom w:val="single" w:sz="4" w:space="0" w:color="000000"/>
            </w:tcBorders>
            <w:vAlign w:val="center"/>
          </w:tcPr>
          <w:p w14:paraId="7314BA30" w14:textId="77777777" w:rsidR="00AB31CC" w:rsidRPr="00486695" w:rsidRDefault="00AB31CC">
            <w:pPr>
              <w:spacing w:before="240"/>
              <w:jc w:val="center"/>
              <w:rPr>
                <w:rFonts w:ascii="Times New Roman" w:hAnsi="Times New Roman" w:cs="Times New Roman"/>
                <w:color w:val="000000"/>
              </w:rPr>
            </w:pPr>
            <w:r w:rsidRPr="00486695">
              <w:rPr>
                <w:rFonts w:ascii="Times New Roman" w:hAnsi="Times New Roman" w:cs="Times New Roman"/>
                <w:color w:val="000000"/>
              </w:rPr>
              <w:t>P9</w:t>
            </w:r>
          </w:p>
        </w:tc>
        <w:tc>
          <w:tcPr>
            <w:tcW w:w="1130" w:type="dxa"/>
            <w:tcBorders>
              <w:top w:val="single" w:sz="4" w:space="0" w:color="000000"/>
              <w:bottom w:val="single" w:sz="4" w:space="0" w:color="000000"/>
            </w:tcBorders>
            <w:vAlign w:val="center"/>
          </w:tcPr>
          <w:p w14:paraId="7D37C536"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Male</w:t>
            </w:r>
          </w:p>
        </w:tc>
        <w:tc>
          <w:tcPr>
            <w:tcW w:w="1418" w:type="dxa"/>
            <w:tcBorders>
              <w:top w:val="single" w:sz="4" w:space="0" w:color="000000"/>
              <w:bottom w:val="single" w:sz="4" w:space="0" w:color="000000"/>
            </w:tcBorders>
            <w:vAlign w:val="center"/>
          </w:tcPr>
          <w:p w14:paraId="5F959988" w14:textId="77777777" w:rsidR="00AB31CC" w:rsidRPr="00486695" w:rsidRDefault="00AB31CC">
            <w:pPr>
              <w:spacing w:before="240"/>
              <w:jc w:val="center"/>
              <w:rPr>
                <w:rFonts w:ascii="Times New Roman" w:eastAsiaTheme="minorEastAsia" w:hAnsi="Times New Roman" w:cs="Times New Roman"/>
              </w:rPr>
            </w:pPr>
          </w:p>
        </w:tc>
        <w:tc>
          <w:tcPr>
            <w:tcW w:w="2409" w:type="dxa"/>
            <w:tcBorders>
              <w:top w:val="single" w:sz="4" w:space="0" w:color="000000"/>
              <w:bottom w:val="single" w:sz="4" w:space="0" w:color="000000"/>
            </w:tcBorders>
            <w:vAlign w:val="center"/>
          </w:tcPr>
          <w:p w14:paraId="092FEC6C" w14:textId="77777777" w:rsidR="00AB31CC" w:rsidRPr="00486695" w:rsidRDefault="00AB31CC">
            <w:pPr>
              <w:spacing w:before="240"/>
              <w:jc w:val="center"/>
              <w:rPr>
                <w:rFonts w:ascii="Times New Roman" w:eastAsiaTheme="minorEastAsia" w:hAnsi="Times New Roman" w:cs="Times New Roman"/>
              </w:rPr>
            </w:pPr>
          </w:p>
        </w:tc>
        <w:tc>
          <w:tcPr>
            <w:tcW w:w="2539" w:type="dxa"/>
            <w:tcBorders>
              <w:top w:val="single" w:sz="4" w:space="0" w:color="000000"/>
              <w:bottom w:val="single" w:sz="4" w:space="0" w:color="000000"/>
            </w:tcBorders>
            <w:vAlign w:val="center"/>
          </w:tcPr>
          <w:p w14:paraId="0E8DA1EF" w14:textId="77777777" w:rsidR="00AB31CC" w:rsidRPr="00486695" w:rsidRDefault="00AB31CC">
            <w:pPr>
              <w:spacing w:before="240"/>
              <w:jc w:val="center"/>
              <w:rPr>
                <w:rFonts w:ascii="Times New Roman" w:eastAsiaTheme="minorEastAsia" w:hAnsi="Times New Roman" w:cs="Times New Roman"/>
              </w:rPr>
            </w:pPr>
          </w:p>
        </w:tc>
      </w:tr>
      <w:tr w:rsidR="00AB31CC" w:rsidRPr="00486695" w14:paraId="5C2A6807" w14:textId="77777777">
        <w:trPr>
          <w:trHeight w:val="427"/>
          <w:jc w:val="center"/>
        </w:trPr>
        <w:tc>
          <w:tcPr>
            <w:tcW w:w="1280" w:type="dxa"/>
            <w:tcBorders>
              <w:top w:val="single" w:sz="4" w:space="0" w:color="000000"/>
            </w:tcBorders>
            <w:vAlign w:val="center"/>
          </w:tcPr>
          <w:p w14:paraId="4ED05112" w14:textId="77777777" w:rsidR="00AB31CC" w:rsidRPr="00486695" w:rsidRDefault="00AB31CC">
            <w:pPr>
              <w:spacing w:before="240"/>
              <w:jc w:val="center"/>
              <w:rPr>
                <w:rFonts w:ascii="Times New Roman" w:hAnsi="Times New Roman" w:cs="Times New Roman"/>
                <w:color w:val="000000"/>
              </w:rPr>
            </w:pPr>
            <w:r w:rsidRPr="00486695">
              <w:rPr>
                <w:rFonts w:ascii="Times New Roman" w:hAnsi="Times New Roman" w:cs="Times New Roman"/>
                <w:color w:val="000000"/>
              </w:rPr>
              <w:t>P10 sara</w:t>
            </w:r>
          </w:p>
        </w:tc>
        <w:tc>
          <w:tcPr>
            <w:tcW w:w="1130" w:type="dxa"/>
            <w:tcBorders>
              <w:top w:val="single" w:sz="4" w:space="0" w:color="000000"/>
            </w:tcBorders>
            <w:vAlign w:val="center"/>
          </w:tcPr>
          <w:p w14:paraId="28C2FDE0"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Female</w:t>
            </w:r>
          </w:p>
        </w:tc>
        <w:tc>
          <w:tcPr>
            <w:tcW w:w="1418" w:type="dxa"/>
            <w:tcBorders>
              <w:top w:val="single" w:sz="4" w:space="0" w:color="000000"/>
            </w:tcBorders>
            <w:vAlign w:val="center"/>
          </w:tcPr>
          <w:p w14:paraId="5B924826" w14:textId="77777777" w:rsidR="00AB31CC" w:rsidRPr="00486695" w:rsidRDefault="00AB31CC">
            <w:pPr>
              <w:spacing w:before="240"/>
              <w:jc w:val="center"/>
              <w:rPr>
                <w:rFonts w:ascii="Times New Roman" w:eastAsiaTheme="minorEastAsia" w:hAnsi="Times New Roman" w:cs="Times New Roman"/>
              </w:rPr>
            </w:pPr>
            <w:r>
              <w:rPr>
                <w:rFonts w:ascii="Times New Roman" w:eastAsiaTheme="minorEastAsia" w:hAnsi="Times New Roman" w:cs="Times New Roman"/>
              </w:rPr>
              <w:t>6 Years</w:t>
            </w:r>
          </w:p>
        </w:tc>
        <w:tc>
          <w:tcPr>
            <w:tcW w:w="2409" w:type="dxa"/>
            <w:tcBorders>
              <w:top w:val="single" w:sz="4" w:space="0" w:color="000000"/>
            </w:tcBorders>
            <w:vAlign w:val="center"/>
          </w:tcPr>
          <w:p w14:paraId="15E6C87A" w14:textId="77777777" w:rsidR="00AB31CC" w:rsidRPr="00486695" w:rsidRDefault="00AB31CC">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Senior UX/UI Designer</w:t>
            </w:r>
          </w:p>
        </w:tc>
        <w:tc>
          <w:tcPr>
            <w:tcW w:w="2539" w:type="dxa"/>
            <w:tcBorders>
              <w:top w:val="single" w:sz="4" w:space="0" w:color="000000"/>
            </w:tcBorders>
            <w:vAlign w:val="center"/>
          </w:tcPr>
          <w:p w14:paraId="51A5AEA9" w14:textId="77777777" w:rsidR="00AB31CC" w:rsidRPr="00486695" w:rsidRDefault="00AB31CC">
            <w:pPr>
              <w:spacing w:before="240"/>
              <w:jc w:val="center"/>
              <w:rPr>
                <w:rFonts w:ascii="Times New Roman" w:eastAsiaTheme="minorEastAsia" w:hAnsi="Times New Roman" w:cs="Times New Roman"/>
              </w:rPr>
            </w:pPr>
          </w:p>
        </w:tc>
      </w:tr>
    </w:tbl>
    <w:p w14:paraId="61E5BE31" w14:textId="77777777" w:rsidR="00AB31CC" w:rsidRDefault="00AB31CC" w:rsidP="00AB31CC">
      <w:pPr>
        <w:spacing w:after="0" w:line="240" w:lineRule="auto"/>
        <w:rPr>
          <w:rFonts w:ascii="Times New Roman" w:hAnsi="Times New Roman" w:cs="Times New Roman"/>
          <w:b/>
          <w:sz w:val="28"/>
          <w:szCs w:val="28"/>
        </w:rPr>
      </w:pPr>
    </w:p>
    <w:p w14:paraId="45BE3BFC" w14:textId="77777777" w:rsidR="00AB31CC" w:rsidRDefault="00AB31CC" w:rsidP="00AB31CC">
      <w:pPr>
        <w:spacing w:after="0" w:line="240" w:lineRule="auto"/>
        <w:rPr>
          <w:rFonts w:ascii="Times New Roman" w:hAnsi="Times New Roman" w:cs="Times New Roman"/>
          <w:b/>
          <w:sz w:val="28"/>
          <w:szCs w:val="28"/>
        </w:rPr>
      </w:pPr>
    </w:p>
    <w:p w14:paraId="2E1018C0" w14:textId="77777777" w:rsidR="00AB31CC" w:rsidRPr="00806BC7" w:rsidRDefault="00AB31CC" w:rsidP="00AB31CC">
      <w:pPr>
        <w:tabs>
          <w:tab w:val="left" w:pos="5534"/>
        </w:tabs>
        <w:spacing w:line="480" w:lineRule="auto"/>
        <w:rPr>
          <w:rFonts w:ascii="Times New Roman" w:hAnsi="Times New Roman" w:cs="Times New Roman"/>
          <w:b/>
          <w:sz w:val="28"/>
          <w:szCs w:val="28"/>
        </w:rPr>
      </w:pPr>
      <w:r w:rsidRPr="00806BC7">
        <w:rPr>
          <w:rFonts w:ascii="Times New Roman" w:hAnsi="Times New Roman" w:cs="Times New Roman"/>
          <w:b/>
          <w:sz w:val="28"/>
          <w:szCs w:val="28"/>
        </w:rPr>
        <w:lastRenderedPageBreak/>
        <w:t>Appendix B Title</w:t>
      </w:r>
    </w:p>
    <w:p w14:paraId="3A924E4C" w14:textId="77777777" w:rsidR="00AB31CC" w:rsidRDefault="00AB31CC" w:rsidP="00AB31CC">
      <w:pPr>
        <w:tabs>
          <w:tab w:val="left" w:pos="5534"/>
        </w:tabs>
        <w:spacing w:line="480" w:lineRule="auto"/>
        <w:rPr>
          <w:rFonts w:ascii="Times New Roman" w:hAnsi="Times New Roman" w:cs="Times New Roman"/>
          <w:sz w:val="24"/>
          <w:szCs w:val="24"/>
        </w:rPr>
      </w:pPr>
      <w:r>
        <w:rPr>
          <w:rFonts w:ascii="Times New Roman" w:hAnsi="Times New Roman" w:cs="Times New Roman"/>
          <w:sz w:val="24"/>
          <w:szCs w:val="24"/>
        </w:rPr>
        <w:t>Some detail if any</w:t>
      </w:r>
    </w:p>
    <w:p w14:paraId="529BA829" w14:textId="37D63DD3" w:rsidR="00B21901" w:rsidRDefault="00B21901">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6BA8C5B7" w14:textId="77777777" w:rsidR="00B21901" w:rsidRPr="002F7211" w:rsidRDefault="00B21901" w:rsidP="00B21901">
      <w:pPr>
        <w:jc w:val="both"/>
        <w:rPr>
          <w:rFonts w:ascii="Times New Roman" w:eastAsiaTheme="minorEastAsia" w:hAnsi="Times New Roman" w:cs="Times New Roman"/>
          <w:b/>
          <w:sz w:val="24"/>
          <w:szCs w:val="24"/>
        </w:rPr>
      </w:pPr>
      <w:r w:rsidRPr="002F7211">
        <w:rPr>
          <w:rFonts w:ascii="Times New Roman" w:eastAsiaTheme="minorEastAsia" w:hAnsi="Times New Roman" w:cs="Times New Roman"/>
          <w:b/>
          <w:sz w:val="24"/>
          <w:szCs w:val="24"/>
        </w:rPr>
        <w:lastRenderedPageBreak/>
        <w:t>[</w:t>
      </w:r>
      <w:r>
        <w:rPr>
          <w:rFonts w:ascii="Times New Roman" w:eastAsiaTheme="minorEastAsia" w:hAnsi="Times New Roman" w:cs="Times New Roman"/>
          <w:b/>
          <w:sz w:val="24"/>
          <w:szCs w:val="24"/>
        </w:rPr>
        <w:t>FYI: the following are s</w:t>
      </w:r>
      <w:r w:rsidRPr="002F7211">
        <w:rPr>
          <w:rFonts w:ascii="Times New Roman" w:eastAsiaTheme="minorEastAsia" w:hAnsi="Times New Roman" w:cs="Times New Roman"/>
          <w:b/>
          <w:sz w:val="24"/>
          <w:szCs w:val="24"/>
        </w:rPr>
        <w:t>ummaries of the selected papers]</w:t>
      </w:r>
    </w:p>
    <w:p w14:paraId="44B5DBF7" w14:textId="77777777" w:rsidR="00B21901" w:rsidRPr="00881761" w:rsidRDefault="00B21901" w:rsidP="00B21901">
      <w:pPr>
        <w:tabs>
          <w:tab w:val="left" w:pos="567"/>
        </w:tabs>
        <w:spacing w:line="480" w:lineRule="auto"/>
        <w:ind w:right="-115"/>
        <w:jc w:val="both"/>
        <w:rPr>
          <w:rFonts w:ascii="Times New Roman" w:hAnsi="Times New Roman" w:cs="Times New Roman"/>
          <w:b/>
          <w:sz w:val="28"/>
          <w:szCs w:val="28"/>
        </w:rPr>
      </w:pPr>
      <w:r w:rsidRPr="00881761">
        <w:rPr>
          <w:rFonts w:ascii="Times New Roman" w:hAnsi="Times New Roman" w:cs="Times New Roman"/>
          <w:b/>
          <w:sz w:val="28"/>
          <w:szCs w:val="28"/>
        </w:rPr>
        <w:t>Influences of UX factors in the Agile UX context of software startups</w:t>
      </w:r>
    </w:p>
    <w:p w14:paraId="0FC46E85" w14:textId="77777777" w:rsidR="00B21901" w:rsidRPr="00881761" w:rsidRDefault="00B21901" w:rsidP="00B21901">
      <w:pPr>
        <w:spacing w:after="0" w:line="240" w:lineRule="auto"/>
        <w:ind w:firstLine="720"/>
        <w:jc w:val="both"/>
        <w:rPr>
          <w:rFonts w:ascii="Times New Roman" w:eastAsia="Times New Roman" w:hAnsi="Times New Roman" w:cs="Times New Roman"/>
          <w:color w:val="000000"/>
          <w:sz w:val="24"/>
          <w:szCs w:val="24"/>
        </w:rPr>
      </w:pPr>
      <w:proofErr w:type="spellStart"/>
      <w:r w:rsidRPr="00881761">
        <w:rPr>
          <w:rFonts w:ascii="Times New Roman" w:hAnsi="Times New Roman" w:cs="Times New Roman"/>
          <w:sz w:val="24"/>
          <w:szCs w:val="24"/>
        </w:rPr>
        <w:t>Choma</w:t>
      </w:r>
      <w:proofErr w:type="spellEnd"/>
      <w:r w:rsidRPr="00881761">
        <w:rPr>
          <w:rFonts w:ascii="Times New Roman" w:hAnsi="Times New Roman" w:cs="Times New Roman"/>
          <w:sz w:val="24"/>
          <w:szCs w:val="24"/>
        </w:rPr>
        <w:t xml:space="preserve"> </w:t>
      </w:r>
      <w:r w:rsidRPr="00881761">
        <w:rPr>
          <w:rFonts w:ascii="Times New Roman" w:eastAsia="Times New Roman" w:hAnsi="Times New Roman" w:cs="Times New Roman"/>
          <w:color w:val="000000"/>
          <w:sz w:val="24"/>
          <w:szCs w:val="24"/>
        </w:rPr>
        <w:t>presented a conceptual framework named UX Factors in Software Startups (</w:t>
      </w:r>
      <w:proofErr w:type="spellStart"/>
      <w:r w:rsidRPr="00881761">
        <w:rPr>
          <w:rFonts w:ascii="Times New Roman" w:eastAsia="Times New Roman" w:hAnsi="Times New Roman" w:cs="Times New Roman"/>
          <w:color w:val="000000"/>
          <w:sz w:val="24"/>
          <w:szCs w:val="24"/>
        </w:rPr>
        <w:t>UXFiSS</w:t>
      </w:r>
      <w:proofErr w:type="spellEnd"/>
      <w:r w:rsidRPr="00881761">
        <w:rPr>
          <w:rFonts w:ascii="Times New Roman" w:eastAsia="Times New Roman" w:hAnsi="Times New Roman" w:cs="Times New Roman"/>
          <w:color w:val="000000"/>
          <w:sz w:val="24"/>
          <w:szCs w:val="24"/>
        </w:rPr>
        <w:t>) that identifies the factors that promote UX work and those that make it challenging and organizes them into four dimensions: business &amp; market, product &amp; process, customers &amp; users, and UX work &amp; teams. As a result of analyzing the responses, they determined which factors influence UX work in four dimensions based on four variables: startup age, startup size, time professionals have been applying UX practices to startups, as well as the areas in which they have been employed. The responses were classified into four groups based on the roles respondents play in startups.</w:t>
      </w:r>
      <w:r w:rsidRPr="00881761">
        <w:rPr>
          <w:rFonts w:ascii="Times New Roman" w:eastAsia="Times New Roman" w:hAnsi="Times New Roman" w:cs="Times New Roman"/>
          <w:color w:val="000000"/>
        </w:rPr>
        <w:t> </w:t>
      </w:r>
      <w:r w:rsidRPr="00881761">
        <w:rPr>
          <w:rFonts w:ascii="Times New Roman" w:eastAsia="Times New Roman" w:hAnsi="Times New Roman" w:cs="Times New Roman"/>
          <w:color w:val="000000"/>
          <w:sz w:val="24"/>
          <w:szCs w:val="24"/>
        </w:rPr>
        <w:t xml:space="preserve">The responses were then verified by the Kruskal-Wallis (KW) test and by the </w:t>
      </w:r>
      <w:proofErr w:type="spellStart"/>
      <w:r w:rsidRPr="00881761">
        <w:rPr>
          <w:rFonts w:ascii="Times New Roman" w:eastAsia="Times New Roman" w:hAnsi="Times New Roman" w:cs="Times New Roman"/>
          <w:color w:val="000000"/>
          <w:sz w:val="24"/>
          <w:szCs w:val="24"/>
        </w:rPr>
        <w:t>Dwass</w:t>
      </w:r>
      <w:proofErr w:type="spellEnd"/>
      <w:r w:rsidRPr="00881761">
        <w:rPr>
          <w:rFonts w:ascii="Times New Roman" w:eastAsia="Times New Roman" w:hAnsi="Times New Roman" w:cs="Times New Roman"/>
          <w:color w:val="000000"/>
          <w:sz w:val="24"/>
          <w:szCs w:val="24"/>
        </w:rPr>
        <w:t>-Steele-Critchlow-</w:t>
      </w:r>
      <w:proofErr w:type="spellStart"/>
      <w:r w:rsidRPr="00881761">
        <w:rPr>
          <w:rFonts w:ascii="Times New Roman" w:eastAsia="Times New Roman" w:hAnsi="Times New Roman" w:cs="Times New Roman"/>
          <w:color w:val="000000"/>
          <w:sz w:val="24"/>
          <w:szCs w:val="24"/>
        </w:rPr>
        <w:t>Fligner</w:t>
      </w:r>
      <w:proofErr w:type="spellEnd"/>
      <w:r w:rsidRPr="00881761">
        <w:rPr>
          <w:rFonts w:ascii="Times New Roman" w:eastAsia="Times New Roman" w:hAnsi="Times New Roman" w:cs="Times New Roman"/>
          <w:color w:val="000000"/>
          <w:sz w:val="24"/>
          <w:szCs w:val="24"/>
        </w:rPr>
        <w:t xml:space="preserve"> (DSCF) post hoc test to determine whether statistically significant differences were observed between groups and which groups differed in comparisons of factors influencing UX work in pairwise comparisons.</w:t>
      </w:r>
      <w:r w:rsidRPr="00881761">
        <w:rPr>
          <w:rFonts w:ascii="Times New Roman" w:hAnsi="Times New Roman" w:cs="Times New Roman"/>
        </w:rPr>
        <w:t xml:space="preserve"> </w:t>
      </w:r>
      <w:r w:rsidRPr="00881761">
        <w:rPr>
          <w:rFonts w:ascii="Times New Roman" w:eastAsia="Times New Roman" w:hAnsi="Times New Roman" w:cs="Times New Roman"/>
          <w:color w:val="000000"/>
          <w:sz w:val="24"/>
          <w:szCs w:val="24"/>
        </w:rPr>
        <w:t xml:space="preserve">Researchers found that software startup practitioners tend to emphasize positive factors that facilitate UX work more than negative factors that hinder it. The most frequently cited positive factors included delivering value to the business and the user as well as producing successful products. As for the negative factors that hinder UX work, lack of </w:t>
      </w:r>
      <w:r w:rsidRPr="00E133AD">
        <w:rPr>
          <w:rFonts w:ascii="Times New Roman" w:eastAsia="Times New Roman" w:hAnsi="Times New Roman" w:cs="Times New Roman"/>
          <w:color w:val="000000"/>
          <w:sz w:val="24"/>
          <w:szCs w:val="24"/>
        </w:rPr>
        <w:t>economical and human</w:t>
      </w:r>
      <w:r>
        <w:rPr>
          <w:rFonts w:ascii="Times New Roman" w:eastAsia="Times New Roman" w:hAnsi="Times New Roman" w:cs="Times New Roman"/>
          <w:color w:val="000000"/>
          <w:sz w:val="24"/>
          <w:szCs w:val="24"/>
        </w:rPr>
        <w:t xml:space="preserve"> </w:t>
      </w:r>
      <w:r w:rsidRPr="00881761">
        <w:rPr>
          <w:rFonts w:ascii="Times New Roman" w:eastAsia="Times New Roman" w:hAnsi="Times New Roman" w:cs="Times New Roman"/>
          <w:color w:val="000000"/>
          <w:sz w:val="24"/>
          <w:szCs w:val="24"/>
        </w:rPr>
        <w:t>resources is a significant hindrance, especially in early-stage startups.</w:t>
      </w:r>
    </w:p>
    <w:p w14:paraId="7DD0AB58" w14:textId="77777777" w:rsidR="00B21901" w:rsidRPr="00881761" w:rsidRDefault="00B21901" w:rsidP="00B21901">
      <w:pPr>
        <w:spacing w:after="0" w:line="240" w:lineRule="auto"/>
        <w:jc w:val="both"/>
        <w:rPr>
          <w:rFonts w:ascii="Times New Roman" w:eastAsia="Times New Roman" w:hAnsi="Times New Roman" w:cs="Times New Roman"/>
          <w:sz w:val="24"/>
          <w:szCs w:val="24"/>
        </w:rPr>
      </w:pPr>
    </w:p>
    <w:p w14:paraId="494A56AA" w14:textId="77777777" w:rsidR="00B21901" w:rsidRPr="00881761" w:rsidRDefault="00B21901" w:rsidP="00B21901">
      <w:pPr>
        <w:spacing w:before="100" w:beforeAutospacing="1" w:after="100" w:afterAutospacing="1" w:line="240" w:lineRule="auto"/>
        <w:jc w:val="both"/>
        <w:rPr>
          <w:rFonts w:ascii="Times New Roman" w:eastAsia="Times New Roman" w:hAnsi="Times New Roman" w:cs="Times New Roman"/>
          <w:sz w:val="24"/>
          <w:szCs w:val="24"/>
        </w:rPr>
      </w:pPr>
      <w:r w:rsidRPr="00881761">
        <w:rPr>
          <w:rFonts w:ascii="Times New Roman" w:eastAsia="Times New Roman" w:hAnsi="Times New Roman" w:cs="Times New Roman"/>
          <w:b/>
          <w:bCs/>
          <w:sz w:val="28"/>
          <w:szCs w:val="28"/>
        </w:rPr>
        <w:t xml:space="preserve">Tailored Design Thinking Approach - A Shortcut for Agile Teams </w:t>
      </w:r>
    </w:p>
    <w:p w14:paraId="43EB8FCC" w14:textId="77777777" w:rsidR="00B21901" w:rsidRPr="00614106" w:rsidRDefault="00B21901" w:rsidP="00B21901">
      <w:pPr>
        <w:pStyle w:val="NormalWeb"/>
        <w:ind w:firstLine="360"/>
        <w:jc w:val="both"/>
        <w:rPr>
          <w:rFonts w:eastAsia="Calibri"/>
        </w:rPr>
      </w:pPr>
      <w:r w:rsidRPr="00881761">
        <w:rPr>
          <w:rFonts w:eastAsia="Calibri"/>
        </w:rPr>
        <w:t xml:space="preserve">Lang [14] developed a supportive tool called Discovery Effort Worthiness Index (DEW Index) that assists agile teams in determining how much effort they should spend on Design Thinking methods to discover and validate requirements. A case study was conducted with a scrum team, in which user stories were analyzed using Design Thinking before sprint planning, and then backlog items were analyzed in workshops with the assistance of two UX and Design Thinking experts to assign corresponding Design Thinking methods based on the input-output ratio. </w:t>
      </w:r>
      <w:proofErr w:type="gramStart"/>
      <w:r w:rsidRPr="00881761">
        <w:rPr>
          <w:rFonts w:eastAsia="Calibri"/>
        </w:rPr>
        <w:t>In order to</w:t>
      </w:r>
      <w:proofErr w:type="gramEnd"/>
      <w:r w:rsidRPr="00881761">
        <w:rPr>
          <w:rFonts w:eastAsia="Calibri"/>
        </w:rPr>
        <w:t xml:space="preserve"> determine what dimensions influenced selecting the right Design Thinking methods, the authors asked the team and UX and Design Thinking experts why they decided to choose a particular method and why they decided to spend the effort involved. </w:t>
      </w:r>
      <w:r w:rsidRPr="001441E1">
        <w:rPr>
          <w:rFonts w:eastAsia="Calibri"/>
        </w:rPr>
        <w:t xml:space="preserve">These interviews with experts and team members revealed two key factors, which were called dimensions. The following two dimensions are Clarity and Potential Value. Clarity </w:t>
      </w:r>
      <w:r>
        <w:rPr>
          <w:rFonts w:eastAsia="Calibri"/>
        </w:rPr>
        <w:t>indicates</w:t>
      </w:r>
      <w:r w:rsidRPr="001441E1">
        <w:rPr>
          <w:rFonts w:eastAsia="Calibri"/>
        </w:rPr>
        <w:t xml:space="preserve"> how well the actual demand of the user is understood, while Potential Value </w:t>
      </w:r>
      <w:r>
        <w:rPr>
          <w:rFonts w:eastAsia="Calibri"/>
        </w:rPr>
        <w:t>indicates</w:t>
      </w:r>
      <w:r w:rsidRPr="001441E1">
        <w:rPr>
          <w:rFonts w:eastAsia="Calibri"/>
        </w:rPr>
        <w:t xml:space="preserve"> how much value does the feature deliver.</w:t>
      </w:r>
      <w:r>
        <w:rPr>
          <w:rFonts w:eastAsia="Calibri"/>
        </w:rPr>
        <w:t xml:space="preserve"> </w:t>
      </w:r>
      <w:r w:rsidRPr="00881761">
        <w:rPr>
          <w:rFonts w:eastAsia="Calibri"/>
        </w:rPr>
        <w:t xml:space="preserve">Next, the team selected a set of user stories from the team's benchmark and rated them according to the identified dimensions following Scrum poker's relative rating principle. The ratings were based on a scale of 1-10, where 10 represents high and 1 represents low. In examining the results of the dimension rating and the recommended effort by UX and Design Thinking experts, a correlation was observed between the dimensions and the effort worth spending. Based on these results, the formula was developed that enables the product owner to determine the score independently. After the benchmark was set in the preceding step, the assigned Design Thinking methods were sorted according to their DEW Index so that the </w:t>
      </w:r>
      <w:r w:rsidRPr="00881761">
        <w:rPr>
          <w:rFonts w:eastAsia="Calibri"/>
        </w:rPr>
        <w:lastRenderedPageBreak/>
        <w:t>product owner could choose from the ranges once, several times or not at all, depending on the user story and DEW Index.</w:t>
      </w:r>
    </w:p>
    <w:p w14:paraId="3EF86F5C" w14:textId="77777777" w:rsidR="00B21901" w:rsidRPr="00614106" w:rsidRDefault="00B21901" w:rsidP="006C3EB9">
      <w:pPr>
        <w:pStyle w:val="NormalWeb"/>
        <w:numPr>
          <w:ilvl w:val="0"/>
          <w:numId w:val="6"/>
        </w:numPr>
        <w:rPr>
          <w:b/>
          <w:bCs/>
          <w:sz w:val="28"/>
          <w:szCs w:val="28"/>
        </w:rPr>
      </w:pPr>
      <w:r w:rsidRPr="00881761">
        <w:rPr>
          <w:b/>
          <w:bCs/>
          <w:sz w:val="28"/>
          <w:szCs w:val="28"/>
        </w:rPr>
        <w:t>Coherent Heuristic Evaluation (</w:t>
      </w:r>
      <w:proofErr w:type="spellStart"/>
      <w:r w:rsidRPr="00881761">
        <w:rPr>
          <w:b/>
          <w:bCs/>
          <w:sz w:val="28"/>
          <w:szCs w:val="28"/>
        </w:rPr>
        <w:t>CoHE</w:t>
      </w:r>
      <w:proofErr w:type="spellEnd"/>
      <w:r w:rsidRPr="00881761">
        <w:rPr>
          <w:b/>
          <w:bCs/>
          <w:sz w:val="28"/>
          <w:szCs w:val="28"/>
        </w:rPr>
        <w:t>): Toward Increasing the Effectiveness</w:t>
      </w:r>
      <w:r w:rsidRPr="00881761">
        <w:rPr>
          <w:b/>
          <w:bCs/>
          <w:sz w:val="28"/>
          <w:szCs w:val="28"/>
          <w:rtl/>
        </w:rPr>
        <w:t xml:space="preserve"> </w:t>
      </w:r>
      <w:r w:rsidRPr="00881761">
        <w:rPr>
          <w:b/>
          <w:bCs/>
          <w:sz w:val="28"/>
          <w:szCs w:val="28"/>
        </w:rPr>
        <w:t xml:space="preserve">of Heuristic Evaluation for Novice Evaluators </w:t>
      </w:r>
    </w:p>
    <w:p w14:paraId="5BD4E5A0" w14:textId="77777777" w:rsidR="00B21901" w:rsidRPr="009A35A6" w:rsidRDefault="00B21901" w:rsidP="00B21901">
      <w:pPr>
        <w:ind w:firstLine="360"/>
        <w:jc w:val="both"/>
        <w:rPr>
          <w:rFonts w:ascii="Times New Roman" w:eastAsiaTheme="minorEastAsia" w:hAnsi="Times New Roman" w:cs="Times New Roman"/>
          <w:bCs/>
          <w:sz w:val="24"/>
          <w:szCs w:val="24"/>
        </w:rPr>
      </w:pPr>
      <w:r w:rsidRPr="009B223A">
        <w:rPr>
          <w:rFonts w:ascii="Times New Roman" w:eastAsiaTheme="minorEastAsia" w:hAnsi="Times New Roman" w:cs="Times New Roman"/>
          <w:bCs/>
          <w:sz w:val="24"/>
          <w:szCs w:val="24"/>
        </w:rPr>
        <w:t xml:space="preserve">Our framework still needs to be validated in the context of agile teams. A similar approach has been taken by </w:t>
      </w:r>
      <w:proofErr w:type="spellStart"/>
      <w:r w:rsidRPr="009B223A">
        <w:rPr>
          <w:rFonts w:ascii="Times New Roman" w:eastAsiaTheme="minorEastAsia" w:hAnsi="Times New Roman" w:cs="Times New Roman"/>
          <w:bCs/>
          <w:sz w:val="24"/>
          <w:szCs w:val="24"/>
        </w:rPr>
        <w:t>Abulfaraj</w:t>
      </w:r>
      <w:proofErr w:type="spellEnd"/>
      <w:r>
        <w:rPr>
          <w:rFonts w:ascii="Times New Roman" w:eastAsiaTheme="minorEastAsia" w:hAnsi="Times New Roman" w:cs="Times New Roman"/>
          <w:bCs/>
          <w:sz w:val="24"/>
          <w:szCs w:val="24"/>
        </w:rPr>
        <w:t xml:space="preserve"> [*]</w:t>
      </w:r>
      <w:r w:rsidRPr="009B223A">
        <w:rPr>
          <w:rFonts w:ascii="Times New Roman" w:eastAsiaTheme="minorEastAsia" w:hAnsi="Times New Roman" w:cs="Times New Roman"/>
          <w:bCs/>
          <w:sz w:val="24"/>
          <w:szCs w:val="24"/>
        </w:rPr>
        <w:t xml:space="preserve"> demonstrating how novice evaluators can use these Heuristic Evaluations in the most effective manner, while we strive to guide agile teams that are novice UX practitioners to apply UX practices. </w:t>
      </w:r>
      <w:proofErr w:type="spellStart"/>
      <w:r w:rsidRPr="009B223A">
        <w:rPr>
          <w:rFonts w:ascii="Times New Roman" w:eastAsiaTheme="minorEastAsia" w:hAnsi="Times New Roman" w:cs="Times New Roman"/>
          <w:bCs/>
          <w:sz w:val="24"/>
          <w:szCs w:val="24"/>
        </w:rPr>
        <w:t>Abulfaraj</w:t>
      </w:r>
      <w:proofErr w:type="spellEnd"/>
      <w:r>
        <w:rPr>
          <w:rFonts w:ascii="Times New Roman" w:eastAsiaTheme="minorEastAsia" w:hAnsi="Times New Roman" w:cs="Times New Roman"/>
          <w:bCs/>
          <w:sz w:val="24"/>
          <w:szCs w:val="24"/>
        </w:rPr>
        <w:t xml:space="preserve"> [*]</w:t>
      </w:r>
      <w:r w:rsidRPr="009B223A">
        <w:rPr>
          <w:rFonts w:ascii="Times New Roman" w:eastAsiaTheme="minorEastAsia" w:hAnsi="Times New Roman" w:cs="Times New Roman"/>
          <w:bCs/>
          <w:sz w:val="24"/>
          <w:szCs w:val="24"/>
        </w:rPr>
        <w:t xml:space="preserve"> developed a step-by-step protocol called Coherent Heuristic Evaluation (</w:t>
      </w:r>
      <w:proofErr w:type="spellStart"/>
      <w:r w:rsidRPr="009B223A">
        <w:rPr>
          <w:rFonts w:ascii="Times New Roman" w:eastAsiaTheme="minorEastAsia" w:hAnsi="Times New Roman" w:cs="Times New Roman"/>
          <w:bCs/>
          <w:sz w:val="24"/>
          <w:szCs w:val="24"/>
        </w:rPr>
        <w:t>CoHE</w:t>
      </w:r>
      <w:proofErr w:type="spellEnd"/>
      <w:r w:rsidRPr="009B223A">
        <w:rPr>
          <w:rFonts w:ascii="Times New Roman" w:eastAsiaTheme="minorEastAsia" w:hAnsi="Times New Roman" w:cs="Times New Roman"/>
          <w:bCs/>
          <w:sz w:val="24"/>
          <w:szCs w:val="24"/>
        </w:rPr>
        <w:t xml:space="preserve">) to facilitate the use of HE for novice evaluators, thereby improving their performance and the quality of results they produce. To develop such a protocol, it is necessary to identify what are the difficulties that novices face when applying HE, which is why the author interviewed usability experts since they were once novices and were familiar with these problems. Therefore, they have a good understanding of how to overcome these difficulties. The author then analyzed the interview data to come up with coherent insights, focusing on the difficulties experienced by usability experts when they began </w:t>
      </w:r>
      <w:proofErr w:type="gramStart"/>
      <w:r w:rsidRPr="009B223A">
        <w:rPr>
          <w:rFonts w:ascii="Times New Roman" w:eastAsiaTheme="minorEastAsia" w:hAnsi="Times New Roman" w:cs="Times New Roman"/>
          <w:bCs/>
          <w:sz w:val="24"/>
          <w:szCs w:val="24"/>
        </w:rPr>
        <w:t>doing</w:t>
      </w:r>
      <w:proofErr w:type="gramEnd"/>
      <w:r w:rsidRPr="009B223A">
        <w:rPr>
          <w:rFonts w:ascii="Times New Roman" w:eastAsiaTheme="minorEastAsia" w:hAnsi="Times New Roman" w:cs="Times New Roman"/>
          <w:bCs/>
          <w:sz w:val="24"/>
          <w:szCs w:val="24"/>
        </w:rPr>
        <w:t xml:space="preserve"> HE and the mistakes novices were making. In addition, how to overcome these challenges, as well as how to improve HE as a method and focused on the overall organization of the HE </w:t>
      </w:r>
      <w:proofErr w:type="gramStart"/>
      <w:r w:rsidRPr="009B223A">
        <w:rPr>
          <w:rFonts w:ascii="Times New Roman" w:eastAsiaTheme="minorEastAsia" w:hAnsi="Times New Roman" w:cs="Times New Roman"/>
          <w:bCs/>
          <w:sz w:val="24"/>
          <w:szCs w:val="24"/>
        </w:rPr>
        <w:t>process</w:t>
      </w:r>
      <w:proofErr w:type="gramEnd"/>
      <w:r>
        <w:rPr>
          <w:rFonts w:ascii="Times New Roman" w:eastAsiaTheme="minorEastAsia" w:hAnsi="Times New Roman" w:cs="Times New Roman"/>
          <w:bCs/>
          <w:sz w:val="24"/>
          <w:szCs w:val="24"/>
        </w:rPr>
        <w:t>.</w:t>
      </w:r>
      <w:r w:rsidRPr="009B223A">
        <w:rPr>
          <w:rFonts w:ascii="Times New Roman" w:eastAsiaTheme="minorEastAsia" w:hAnsi="Times New Roman" w:cs="Times New Roman"/>
          <w:bCs/>
          <w:sz w:val="24"/>
          <w:szCs w:val="24"/>
        </w:rPr>
        <w:t xml:space="preserve"> Based on the analysis, they developed a step-by-step protocol.</w:t>
      </w:r>
    </w:p>
    <w:p w14:paraId="117A16BA" w14:textId="77777777" w:rsidR="00B21901" w:rsidRPr="00BF54CB" w:rsidRDefault="00B21901" w:rsidP="006C3EB9">
      <w:pPr>
        <w:pStyle w:val="NormalWeb"/>
        <w:numPr>
          <w:ilvl w:val="0"/>
          <w:numId w:val="6"/>
        </w:numPr>
        <w:jc w:val="both"/>
        <w:rPr>
          <w:b/>
          <w:sz w:val="28"/>
          <w:szCs w:val="28"/>
        </w:rPr>
      </w:pPr>
      <w:r w:rsidRPr="00881761">
        <w:rPr>
          <w:b/>
          <w:sz w:val="28"/>
          <w:szCs w:val="28"/>
        </w:rPr>
        <w:t>Task Allocation Between UX Specialists and Developers in Agile Software Development Projects</w:t>
      </w:r>
    </w:p>
    <w:p w14:paraId="13C68AC1" w14:textId="77777777" w:rsidR="00B21901" w:rsidRPr="00E472F1" w:rsidRDefault="00B21901" w:rsidP="00B21901">
      <w:pPr>
        <w:pStyle w:val="NormalWeb"/>
        <w:ind w:firstLine="360"/>
        <w:jc w:val="both"/>
        <w:rPr>
          <w:rFonts w:eastAsiaTheme="minorEastAsia"/>
          <w:bCs/>
        </w:rPr>
      </w:pPr>
      <w:r w:rsidRPr="009F42C9">
        <w:rPr>
          <w:rFonts w:eastAsiaTheme="minorEastAsia"/>
          <w:bCs/>
        </w:rPr>
        <w:t>Kuusinen [27] carried out a multi-case study to understand how UX work is conducted in agile projects, and how developers and UXSs cooperate and allocate tasks, thereby clarifying which UX-related tasks can or even should be handled by developers, and which require the special competence of a UXS. The author identified three descriptive types of cooperation, namely minimal, PO–UXS, and Developer–UXS cooperation. In projects with the minimal cooperation type, the UXS works mainly apart from the other team members, while with the PO–UXS and Developer–UXS cooperation types, the UXS works mostly with the PO and developers, respectively. The Developer–UXS cooperation was the most desirable cooperation type among the participant projects.</w:t>
      </w:r>
    </w:p>
    <w:p w14:paraId="42C5D5E5" w14:textId="77777777" w:rsidR="00B21901" w:rsidRPr="00F81A28" w:rsidRDefault="00B21901" w:rsidP="006C3EB9">
      <w:pPr>
        <w:pStyle w:val="NormalWeb"/>
        <w:numPr>
          <w:ilvl w:val="0"/>
          <w:numId w:val="6"/>
        </w:numPr>
        <w:rPr>
          <w:b/>
          <w:sz w:val="28"/>
          <w:szCs w:val="28"/>
        </w:rPr>
      </w:pPr>
      <w:r w:rsidRPr="00F81A28">
        <w:rPr>
          <w:b/>
          <w:sz w:val="28"/>
          <w:szCs w:val="28"/>
        </w:rPr>
        <w:t xml:space="preserve">The Role of UX Professionals in Agile Development: A Case Study </w:t>
      </w:r>
      <w:proofErr w:type="gramStart"/>
      <w:r w:rsidRPr="00F81A28">
        <w:rPr>
          <w:b/>
          <w:sz w:val="28"/>
          <w:szCs w:val="28"/>
        </w:rPr>
        <w:t>From</w:t>
      </w:r>
      <w:proofErr w:type="gramEnd"/>
      <w:r w:rsidRPr="00F81A28">
        <w:rPr>
          <w:b/>
          <w:sz w:val="28"/>
          <w:szCs w:val="28"/>
        </w:rPr>
        <w:t xml:space="preserve"> Industry </w:t>
      </w:r>
    </w:p>
    <w:p w14:paraId="3AAB8C7B" w14:textId="77777777" w:rsidR="00B21901" w:rsidRDefault="00B21901" w:rsidP="00B21901">
      <w:pPr>
        <w:pStyle w:val="NormalWeb"/>
        <w:ind w:firstLine="360"/>
        <w:jc w:val="both"/>
        <w:rPr>
          <w:rFonts w:eastAsia="Calibri"/>
        </w:rPr>
      </w:pPr>
      <w:proofErr w:type="spellStart"/>
      <w:r w:rsidRPr="00230B88">
        <w:rPr>
          <w:rFonts w:eastAsia="Calibri"/>
        </w:rPr>
        <w:t>Bruun</w:t>
      </w:r>
      <w:proofErr w:type="spellEnd"/>
      <w:r w:rsidRPr="00230B88">
        <w:rPr>
          <w:rFonts w:eastAsia="Calibri"/>
        </w:rPr>
        <w:t xml:space="preserve"> et al. [31] presented an in-depth case study to understand the responsibilities associated with UX professionals </w:t>
      </w:r>
      <w:r w:rsidRPr="00EC6FDF">
        <w:rPr>
          <w:rFonts w:eastAsia="Calibri"/>
        </w:rPr>
        <w:t>in an agile company that successfully integrated UX activities</w:t>
      </w:r>
      <w:r w:rsidRPr="00230B88">
        <w:rPr>
          <w:rFonts w:eastAsia="Calibri"/>
        </w:rPr>
        <w:t xml:space="preserve">. </w:t>
      </w:r>
      <w:r w:rsidRPr="00B37E2D">
        <w:rPr>
          <w:rFonts w:eastAsia="Calibri"/>
        </w:rPr>
        <w:t xml:space="preserve">The authors conducted semi-structured, qualitative interviews with employees (UX consultants, project managers, software developers and a software architect), and all of them considered UX activities crucial for project success. However, it became apparent that UX professionals have the </w:t>
      </w:r>
      <w:r w:rsidRPr="00E034E0">
        <w:rPr>
          <w:rFonts w:eastAsia="Calibri"/>
        </w:rPr>
        <w:t xml:space="preserve">leverage </w:t>
      </w:r>
      <w:r w:rsidRPr="00B37E2D">
        <w:rPr>
          <w:rFonts w:eastAsia="Calibri"/>
        </w:rPr>
        <w:t>to reject implemented designs that do not meet requirements</w:t>
      </w:r>
      <w:r w:rsidRPr="00B1249C">
        <w:rPr>
          <w:rFonts w:eastAsia="Calibri"/>
        </w:rPr>
        <w:t xml:space="preserve">, as they are </w:t>
      </w:r>
      <w:r w:rsidRPr="00B1249C">
        <w:rPr>
          <w:rFonts w:eastAsia="Calibri"/>
        </w:rPr>
        <w:lastRenderedPageBreak/>
        <w:t>responsible for managing requirements</w:t>
      </w:r>
      <w:r w:rsidRPr="00B37E2D">
        <w:rPr>
          <w:rFonts w:eastAsia="Calibri"/>
        </w:rPr>
        <w:t>.</w:t>
      </w:r>
      <w:r>
        <w:rPr>
          <w:rFonts w:eastAsia="Calibri"/>
        </w:rPr>
        <w:t xml:space="preserve"> </w:t>
      </w:r>
      <w:r w:rsidRPr="00230B88">
        <w:rPr>
          <w:rFonts w:eastAsia="Calibri"/>
        </w:rPr>
        <w:t>It was found in the study that UX practitioners have a very broad set of responsibilities including sales and business development, both of which place a customer focus over a user-centered focus. It is therefore possible that UX practitioners may not have enough time to conduct all the UX experiment that is needed, especially when it comes to an experiment that requires a lot of time.</w:t>
      </w:r>
    </w:p>
    <w:p w14:paraId="62391FCD" w14:textId="77777777" w:rsidR="00B21901" w:rsidRDefault="00B21901" w:rsidP="006C3EB9">
      <w:pPr>
        <w:pStyle w:val="NormalWeb"/>
        <w:numPr>
          <w:ilvl w:val="0"/>
          <w:numId w:val="6"/>
        </w:numPr>
        <w:jc w:val="both"/>
        <w:rPr>
          <w:b/>
          <w:sz w:val="28"/>
          <w:szCs w:val="28"/>
        </w:rPr>
      </w:pPr>
      <w:r w:rsidRPr="006C2E8F">
        <w:rPr>
          <w:b/>
          <w:sz w:val="28"/>
          <w:szCs w:val="28"/>
        </w:rPr>
        <w:t>Agile software development and UX design: A case study of integration by mutual adjustment</w:t>
      </w:r>
    </w:p>
    <w:p w14:paraId="4485E280" w14:textId="11E9166B" w:rsidR="00B21901" w:rsidRDefault="00B21901" w:rsidP="00B21901">
      <w:pPr>
        <w:pStyle w:val="NormalWeb"/>
        <w:ind w:firstLine="720"/>
        <w:jc w:val="both"/>
        <w:rPr>
          <w:rFonts w:eastAsia="Calibri"/>
        </w:rPr>
      </w:pPr>
      <w:r w:rsidRPr="00D3258E">
        <w:rPr>
          <w:rFonts w:eastAsia="Calibri"/>
        </w:rPr>
        <w:t>Persson</w:t>
      </w:r>
      <w:r w:rsidRPr="00D3258E">
        <w:rPr>
          <w:rFonts w:eastAsiaTheme="minorEastAsia"/>
          <w:bCs/>
        </w:rPr>
        <w:t xml:space="preserve"> et al. </w:t>
      </w:r>
      <w:sdt>
        <w:sdtPr>
          <w:rPr>
            <w:rFonts w:eastAsiaTheme="minorEastAsia"/>
            <w:bCs/>
            <w:color w:val="000000"/>
          </w:rPr>
          <w:tag w:val="MENDELEY_CITATION_v3_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"/>
          <w:id w:val="1448271958"/>
          <w:placeholder>
            <w:docPart w:val="4C988C488520F04E925828FF7CEAFB52"/>
          </w:placeholder>
        </w:sdtPr>
        <w:sdtContent>
          <w:r w:rsidR="006A0F88" w:rsidRPr="006A0F88">
            <w:rPr>
              <w:rFonts w:eastAsiaTheme="minorEastAsia"/>
              <w:bCs/>
              <w:color w:val="000000"/>
            </w:rPr>
            <w:t>[40]</w:t>
          </w:r>
        </w:sdtContent>
      </w:sdt>
      <w:r w:rsidRPr="00D3258E">
        <w:rPr>
          <w:rFonts w:eastAsiaTheme="minorEastAsia"/>
          <w:bCs/>
          <w:color w:val="000000"/>
        </w:rPr>
        <w:t xml:space="preserve"> conducted a case study to </w:t>
      </w:r>
      <w:r w:rsidRPr="00D3258E">
        <w:rPr>
          <w:rFonts w:eastAsia="Calibri"/>
        </w:rPr>
        <w:t xml:space="preserve">how Agile and UX processes are integrated to maintain agility through mutual adjustment of software development and UX design. The authors used three perspectives on agility that include assimilation, separation, and integration. Assimilation relies on coordinating by direct supervision and standardization of work processes, while Separation relies on coordination by standardization of skills and outputs. Integration lies between Assimilation and Separation, and it is taken from a across-entities perspective. They analyzed the company’s integration approaches of upfront design and work in parallel with Conboy’s taxonomy of Agility </w:t>
      </w:r>
      <w:sdt>
        <w:sdtPr>
          <w:rPr>
            <w:rFonts w:eastAsia="Calibri"/>
            <w:color w:val="000000"/>
          </w:rPr>
          <w:tag w:val="MENDELEY_CITATION_v3_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"/>
          <w:id w:val="-1238631450"/>
          <w:placeholder>
            <w:docPart w:val="4C988C488520F04E925828FF7CEAFB52"/>
          </w:placeholder>
        </w:sdtPr>
        <w:sdtContent>
          <w:r w:rsidR="006A0F88" w:rsidRPr="006A0F88">
            <w:rPr>
              <w:rFonts w:eastAsia="Calibri"/>
              <w:color w:val="000000"/>
            </w:rPr>
            <w:t>[41]</w:t>
          </w:r>
        </w:sdtContent>
      </w:sdt>
      <w:r w:rsidRPr="00D3258E">
        <w:rPr>
          <w:rFonts w:eastAsia="Calibri"/>
        </w:rPr>
        <w:t>. The results of this analysis showed how Agility differs for the two roles (Software development and UX design) in relation with these integration approaches (Agile and UX). Through the process of mutual adjustment, the Agility for UX designers and software developers are different, yet complementary. This integration contrasts with assimilation, which potentially makes their Agility mutually indistinguishable, and with separation, which makes their Agility different and mutually competing.</w:t>
      </w:r>
    </w:p>
    <w:p w14:paraId="5F4F18F9" w14:textId="77777777" w:rsidR="00B21901" w:rsidRDefault="00B21901" w:rsidP="006C3EB9">
      <w:pPr>
        <w:pStyle w:val="NormalWeb"/>
        <w:numPr>
          <w:ilvl w:val="0"/>
          <w:numId w:val="6"/>
        </w:numPr>
        <w:jc w:val="both"/>
        <w:rPr>
          <w:b/>
          <w:sz w:val="28"/>
          <w:szCs w:val="28"/>
        </w:rPr>
      </w:pPr>
      <w:r w:rsidRPr="006C2E8F">
        <w:rPr>
          <w:b/>
          <w:sz w:val="28"/>
          <w:szCs w:val="28"/>
        </w:rPr>
        <w:t>Integrating UX work with agile development through user stories: An</w:t>
      </w:r>
      <w:r>
        <w:rPr>
          <w:b/>
          <w:sz w:val="28"/>
          <w:szCs w:val="28"/>
        </w:rPr>
        <w:t xml:space="preserve"> </w:t>
      </w:r>
      <w:r w:rsidRPr="006C2E8F">
        <w:rPr>
          <w:b/>
          <w:sz w:val="28"/>
          <w:szCs w:val="28"/>
        </w:rPr>
        <w:t xml:space="preserve">action research study in a small software company </w:t>
      </w:r>
    </w:p>
    <w:p w14:paraId="787DE571" w14:textId="77777777" w:rsidR="00B21901" w:rsidRDefault="00B21901" w:rsidP="00B21901">
      <w:pPr>
        <w:pStyle w:val="NormalWeb"/>
        <w:ind w:left="720"/>
        <w:jc w:val="both"/>
        <w:rPr>
          <w:b/>
          <w:sz w:val="28"/>
          <w:szCs w:val="28"/>
        </w:rPr>
      </w:pPr>
    </w:p>
    <w:p w14:paraId="10D809DA" w14:textId="77777777" w:rsidR="00B21901" w:rsidRDefault="00B21901" w:rsidP="006C3EB9">
      <w:pPr>
        <w:pStyle w:val="NormalWeb"/>
        <w:numPr>
          <w:ilvl w:val="0"/>
          <w:numId w:val="6"/>
        </w:numPr>
        <w:jc w:val="both"/>
        <w:rPr>
          <w:b/>
          <w:sz w:val="28"/>
          <w:szCs w:val="28"/>
        </w:rPr>
      </w:pPr>
      <w:r w:rsidRPr="00116874">
        <w:rPr>
          <w:b/>
          <w:sz w:val="28"/>
          <w:szCs w:val="28"/>
        </w:rPr>
        <w:t xml:space="preserve">The evolution of agile UXD </w:t>
      </w:r>
    </w:p>
    <w:p w14:paraId="4AFEB5F4" w14:textId="77777777" w:rsidR="00B21901" w:rsidRPr="00806BC7" w:rsidRDefault="00B21901" w:rsidP="00B21901">
      <w:pPr>
        <w:tabs>
          <w:tab w:val="left" w:pos="5534"/>
        </w:tabs>
        <w:spacing w:line="480" w:lineRule="auto"/>
        <w:rPr>
          <w:rFonts w:ascii="Times New Roman" w:hAnsi="Times New Roman" w:cs="Times New Roman"/>
          <w:sz w:val="24"/>
          <w:szCs w:val="24"/>
        </w:rPr>
      </w:pPr>
    </w:p>
    <w:p w14:paraId="28972F9A" w14:textId="77777777" w:rsidR="00B21901" w:rsidRPr="00806BC7" w:rsidRDefault="00B21901" w:rsidP="00B21901">
      <w:pPr>
        <w:tabs>
          <w:tab w:val="left" w:pos="5534"/>
        </w:tabs>
        <w:spacing w:line="480" w:lineRule="auto"/>
        <w:rPr>
          <w:rFonts w:ascii="Times New Roman" w:hAnsi="Times New Roman" w:cs="Times New Roman"/>
          <w:sz w:val="24"/>
          <w:szCs w:val="24"/>
        </w:rPr>
      </w:pPr>
    </w:p>
    <w:p w14:paraId="4B09F83E" w14:textId="77777777" w:rsidR="00B21901" w:rsidRPr="00806BC7" w:rsidRDefault="00B21901" w:rsidP="00B21901">
      <w:pPr>
        <w:tabs>
          <w:tab w:val="left" w:pos="5534"/>
        </w:tabs>
        <w:spacing w:line="480" w:lineRule="auto"/>
        <w:rPr>
          <w:rFonts w:ascii="Times New Roman" w:hAnsi="Times New Roman" w:cs="Times New Roman"/>
          <w:sz w:val="24"/>
          <w:szCs w:val="24"/>
        </w:rPr>
      </w:pPr>
    </w:p>
    <w:p w14:paraId="58853F6F" w14:textId="77777777" w:rsidR="00B21901" w:rsidRPr="00806BC7" w:rsidRDefault="00B21901" w:rsidP="00B21901">
      <w:pPr>
        <w:tabs>
          <w:tab w:val="left" w:pos="5534"/>
        </w:tabs>
        <w:spacing w:line="480" w:lineRule="auto"/>
        <w:rPr>
          <w:rFonts w:ascii="Times New Roman" w:hAnsi="Times New Roman" w:cs="Times New Roman"/>
          <w:sz w:val="24"/>
          <w:szCs w:val="24"/>
        </w:rPr>
      </w:pPr>
    </w:p>
    <w:p w14:paraId="0ADF6829" w14:textId="77777777" w:rsidR="00B21901" w:rsidRDefault="00B21901" w:rsidP="00B21901">
      <w:pPr>
        <w:spacing w:after="0" w:line="24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br w:type="page"/>
      </w:r>
    </w:p>
    <w:p w14:paraId="37AB9069" w14:textId="77777777" w:rsidR="00B21901" w:rsidRDefault="00B21901" w:rsidP="00B21901">
      <w:pPr>
        <w:ind w:firstLine="57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lastRenderedPageBreak/>
        <w:t xml:space="preserve">However, the requirements are not always become clear due to the fact the business not always contented or did not think about all the cases of the feature.”, also the </w:t>
      </w:r>
      <w:r w:rsidRPr="00822FD6">
        <w:rPr>
          <w:rFonts w:ascii="Times New Roman" w:eastAsiaTheme="minorEastAsia" w:hAnsi="Times New Roman" w:cs="Times New Roman"/>
          <w:bCs/>
          <w:sz w:val="24"/>
          <w:szCs w:val="24"/>
        </w:rPr>
        <w:t>participant</w:t>
      </w:r>
      <w:r>
        <w:rPr>
          <w:rFonts w:ascii="Times New Roman" w:eastAsiaTheme="minorEastAsia" w:hAnsi="Times New Roman" w:cs="Times New Roman"/>
          <w:bCs/>
          <w:sz w:val="24"/>
          <w:szCs w:val="24"/>
        </w:rPr>
        <w:t xml:space="preserve"> mentioned “that most of the time the clients have a huge idea without defining the requirements and </w:t>
      </w:r>
      <w:r w:rsidRPr="00385607">
        <w:rPr>
          <w:rFonts w:ascii="Times New Roman" w:eastAsiaTheme="minorEastAsia" w:hAnsi="Times New Roman" w:cs="Times New Roman"/>
          <w:bCs/>
          <w:sz w:val="24"/>
          <w:szCs w:val="24"/>
        </w:rPr>
        <w:t xml:space="preserve">expect </w:t>
      </w:r>
      <w:r>
        <w:rPr>
          <w:rFonts w:ascii="Times New Roman" w:eastAsiaTheme="minorEastAsia" w:hAnsi="Times New Roman" w:cs="Times New Roman"/>
          <w:bCs/>
          <w:sz w:val="24"/>
          <w:szCs w:val="24"/>
        </w:rPr>
        <w:t>a solution from us”.</w:t>
      </w:r>
    </w:p>
    <w:p w14:paraId="4BCFE9BB" w14:textId="77777777" w:rsidR="00B21901" w:rsidRDefault="00B21901" w:rsidP="00B21901">
      <w:pPr>
        <w:ind w:firstLine="576"/>
        <w:jc w:val="both"/>
        <w:rPr>
          <w:rFonts w:ascii="Times New Roman" w:eastAsiaTheme="minorEastAsia" w:hAnsi="Times New Roman" w:cs="Times New Roman"/>
          <w:bCs/>
          <w:sz w:val="24"/>
          <w:szCs w:val="24"/>
        </w:rPr>
      </w:pPr>
      <w:r w:rsidRPr="008838CF">
        <w:rPr>
          <w:rFonts w:ascii="Times New Roman" w:eastAsiaTheme="minorEastAsia" w:hAnsi="Times New Roman" w:cs="Times New Roman"/>
          <w:bCs/>
          <w:sz w:val="24"/>
          <w:szCs w:val="24"/>
        </w:rPr>
        <w:t xml:space="preserve">In addition, another participant stated, </w:t>
      </w:r>
      <w:r>
        <w:rPr>
          <w:rFonts w:ascii="Times New Roman" w:eastAsiaTheme="minorEastAsia" w:hAnsi="Times New Roman" w:cs="Times New Roman"/>
          <w:bCs/>
          <w:sz w:val="24"/>
          <w:szCs w:val="24"/>
        </w:rPr>
        <w:t>“</w:t>
      </w:r>
      <w:r w:rsidRPr="008838CF">
        <w:rPr>
          <w:rFonts w:ascii="Times New Roman" w:eastAsiaTheme="minorEastAsia" w:hAnsi="Times New Roman" w:cs="Times New Roman"/>
          <w:bCs/>
          <w:sz w:val="24"/>
          <w:szCs w:val="24"/>
        </w:rPr>
        <w:t>In practice, the requirements are not entirely clear, meaning a UX practitioner needs clarity to be more creative and design something better.</w:t>
      </w:r>
      <w:r>
        <w:rPr>
          <w:rFonts w:ascii="Times New Roman" w:eastAsiaTheme="minorEastAsia" w:hAnsi="Times New Roman" w:cs="Times New Roman"/>
          <w:bCs/>
          <w:sz w:val="24"/>
          <w:szCs w:val="24"/>
        </w:rPr>
        <w:t>”</w:t>
      </w:r>
      <w:r w:rsidRPr="008838CF">
        <w:rPr>
          <w:rFonts w:ascii="Times New Roman" w:eastAsiaTheme="minorEastAsia" w:hAnsi="Times New Roman" w:cs="Times New Roman"/>
          <w:bCs/>
          <w:sz w:val="24"/>
          <w:szCs w:val="24"/>
        </w:rPr>
        <w:t xml:space="preserve"> The participant continued, saying that </w:t>
      </w:r>
      <w:r>
        <w:rPr>
          <w:rFonts w:ascii="Times New Roman" w:eastAsiaTheme="minorEastAsia" w:hAnsi="Times New Roman" w:cs="Times New Roman"/>
          <w:bCs/>
          <w:sz w:val="24"/>
          <w:szCs w:val="24"/>
        </w:rPr>
        <w:t>“</w:t>
      </w:r>
      <w:r w:rsidRPr="008838CF">
        <w:rPr>
          <w:rFonts w:ascii="Times New Roman" w:eastAsiaTheme="minorEastAsia" w:hAnsi="Times New Roman" w:cs="Times New Roman"/>
          <w:bCs/>
          <w:sz w:val="24"/>
          <w:szCs w:val="24"/>
        </w:rPr>
        <w:t>businesses are not always satisfied or did not consider all the scenarios that might apply to the feature.</w:t>
      </w:r>
      <w:r>
        <w:rPr>
          <w:rFonts w:ascii="Times New Roman" w:eastAsiaTheme="minorEastAsia" w:hAnsi="Times New Roman" w:cs="Times New Roman"/>
          <w:bCs/>
          <w:sz w:val="24"/>
          <w:szCs w:val="24"/>
        </w:rPr>
        <w:t>”</w:t>
      </w:r>
      <w:r w:rsidRPr="008838CF">
        <w:rPr>
          <w:rFonts w:ascii="Times New Roman" w:eastAsiaTheme="minorEastAsia" w:hAnsi="Times New Roman" w:cs="Times New Roman"/>
          <w:bCs/>
          <w:sz w:val="24"/>
          <w:szCs w:val="24"/>
        </w:rPr>
        <w:t>.</w:t>
      </w:r>
    </w:p>
    <w:p w14:paraId="02467FC2" w14:textId="77777777" w:rsidR="00B21901" w:rsidRPr="00193793" w:rsidRDefault="00B21901" w:rsidP="006C3EB9">
      <w:pPr>
        <w:pStyle w:val="ListParagraph"/>
        <w:numPr>
          <w:ilvl w:val="0"/>
          <w:numId w:val="7"/>
        </w:numPr>
        <w:jc w:val="both"/>
        <w:rPr>
          <w:rFonts w:ascii="Times New Roman" w:eastAsiaTheme="minorEastAsia" w:hAnsi="Times New Roman" w:cs="Times New Roman"/>
          <w:bCs/>
          <w:sz w:val="24"/>
          <w:szCs w:val="24"/>
          <w:highlight w:val="green"/>
        </w:rPr>
      </w:pPr>
      <w:proofErr w:type="spellStart"/>
      <w:r w:rsidRPr="00193793">
        <w:rPr>
          <w:rFonts w:ascii="Times New Roman" w:eastAsiaTheme="minorEastAsia" w:hAnsi="Times New Roman" w:cs="Times New Roman"/>
          <w:bCs/>
          <w:sz w:val="24"/>
          <w:szCs w:val="24"/>
          <w:highlight w:val="green"/>
        </w:rPr>
        <w:t>Saif</w:t>
      </w:r>
      <w:proofErr w:type="spellEnd"/>
    </w:p>
    <w:p w14:paraId="659FDA44" w14:textId="77777777" w:rsidR="00B21901" w:rsidRPr="00193793" w:rsidRDefault="00B21901" w:rsidP="006C3EB9">
      <w:pPr>
        <w:pStyle w:val="ListParagraph"/>
        <w:numPr>
          <w:ilvl w:val="0"/>
          <w:numId w:val="7"/>
        </w:numPr>
        <w:jc w:val="both"/>
        <w:rPr>
          <w:rFonts w:ascii="Times New Roman" w:eastAsiaTheme="minorEastAsia" w:hAnsi="Times New Roman" w:cs="Times New Roman"/>
          <w:bCs/>
          <w:sz w:val="24"/>
          <w:szCs w:val="24"/>
          <w:highlight w:val="green"/>
        </w:rPr>
      </w:pPr>
      <w:proofErr w:type="spellStart"/>
      <w:r w:rsidRPr="00193793">
        <w:rPr>
          <w:rFonts w:ascii="Times New Roman" w:eastAsiaTheme="minorEastAsia" w:hAnsi="Times New Roman" w:cs="Times New Roman"/>
          <w:bCs/>
          <w:sz w:val="24"/>
          <w:szCs w:val="24"/>
          <w:highlight w:val="green"/>
        </w:rPr>
        <w:t>Moath</w:t>
      </w:r>
      <w:proofErr w:type="spellEnd"/>
    </w:p>
    <w:p w14:paraId="408543AA" w14:textId="77777777" w:rsidR="00B21901" w:rsidRPr="00193793" w:rsidRDefault="00B21901" w:rsidP="006C3EB9">
      <w:pPr>
        <w:pStyle w:val="ListParagraph"/>
        <w:numPr>
          <w:ilvl w:val="0"/>
          <w:numId w:val="7"/>
        </w:numPr>
        <w:jc w:val="both"/>
        <w:rPr>
          <w:rFonts w:ascii="Times New Roman" w:eastAsiaTheme="minorEastAsia" w:hAnsi="Times New Roman" w:cs="Times New Roman"/>
          <w:bCs/>
          <w:sz w:val="24"/>
          <w:szCs w:val="24"/>
          <w:highlight w:val="green"/>
        </w:rPr>
      </w:pPr>
      <w:r w:rsidRPr="00193793">
        <w:rPr>
          <w:rFonts w:ascii="Times New Roman" w:eastAsiaTheme="minorEastAsia" w:hAnsi="Times New Roman" w:cs="Times New Roman"/>
          <w:bCs/>
          <w:sz w:val="24"/>
          <w:szCs w:val="24"/>
          <w:highlight w:val="green"/>
        </w:rPr>
        <w:t>Sara</w:t>
      </w:r>
    </w:p>
    <w:p w14:paraId="53819CE2" w14:textId="77777777" w:rsidR="00B21901" w:rsidRPr="002F0F3D" w:rsidRDefault="00B21901" w:rsidP="006C3EB9">
      <w:pPr>
        <w:pStyle w:val="ListParagraph"/>
        <w:numPr>
          <w:ilvl w:val="0"/>
          <w:numId w:val="7"/>
        </w:numPr>
        <w:jc w:val="both"/>
        <w:rPr>
          <w:rFonts w:ascii="Times New Roman" w:eastAsiaTheme="minorEastAsia" w:hAnsi="Times New Roman" w:cs="Times New Roman"/>
          <w:bCs/>
          <w:sz w:val="24"/>
          <w:szCs w:val="24"/>
          <w:highlight w:val="green"/>
        </w:rPr>
      </w:pPr>
      <w:r w:rsidRPr="002F0F3D">
        <w:rPr>
          <w:rFonts w:ascii="Times New Roman" w:eastAsiaTheme="minorEastAsia" w:hAnsi="Times New Roman" w:cs="Times New Roman"/>
          <w:bCs/>
          <w:sz w:val="24"/>
          <w:szCs w:val="24"/>
          <w:highlight w:val="green"/>
        </w:rPr>
        <w:t>Hamad</w:t>
      </w:r>
    </w:p>
    <w:p w14:paraId="2E6C78EC" w14:textId="77777777" w:rsidR="00B21901" w:rsidRPr="00B73A49" w:rsidRDefault="00B21901" w:rsidP="006C3EB9">
      <w:pPr>
        <w:pStyle w:val="ListParagraph"/>
        <w:numPr>
          <w:ilvl w:val="0"/>
          <w:numId w:val="7"/>
        </w:numPr>
        <w:jc w:val="both"/>
        <w:rPr>
          <w:rFonts w:ascii="Times New Roman" w:eastAsiaTheme="minorEastAsia" w:hAnsi="Times New Roman" w:cs="Times New Roman"/>
          <w:bCs/>
          <w:sz w:val="24"/>
          <w:szCs w:val="24"/>
          <w:highlight w:val="green"/>
        </w:rPr>
      </w:pPr>
      <w:r w:rsidRPr="00B73A49">
        <w:rPr>
          <w:rFonts w:ascii="Times New Roman" w:eastAsiaTheme="minorEastAsia" w:hAnsi="Times New Roman" w:cs="Times New Roman"/>
          <w:bCs/>
          <w:sz w:val="24"/>
          <w:szCs w:val="24"/>
          <w:highlight w:val="green"/>
        </w:rPr>
        <w:t>Nasser</w:t>
      </w:r>
    </w:p>
    <w:p w14:paraId="1267C204" w14:textId="77777777" w:rsidR="00B21901" w:rsidRPr="00872E4B" w:rsidRDefault="00B21901" w:rsidP="006C3EB9">
      <w:pPr>
        <w:pStyle w:val="ListParagraph"/>
        <w:numPr>
          <w:ilvl w:val="0"/>
          <w:numId w:val="7"/>
        </w:numPr>
        <w:jc w:val="both"/>
        <w:rPr>
          <w:rFonts w:ascii="Times New Roman" w:eastAsiaTheme="minorEastAsia" w:hAnsi="Times New Roman" w:cs="Times New Roman"/>
          <w:bCs/>
          <w:sz w:val="24"/>
          <w:szCs w:val="24"/>
          <w:highlight w:val="green"/>
        </w:rPr>
      </w:pPr>
      <w:r w:rsidRPr="00872E4B">
        <w:rPr>
          <w:rFonts w:ascii="Times New Roman" w:eastAsiaTheme="minorEastAsia" w:hAnsi="Times New Roman" w:cs="Times New Roman"/>
          <w:bCs/>
          <w:sz w:val="24"/>
          <w:szCs w:val="24"/>
          <w:highlight w:val="green"/>
        </w:rPr>
        <w:t>Saad</w:t>
      </w:r>
    </w:p>
    <w:p w14:paraId="318AC37C" w14:textId="77777777" w:rsidR="00B21901" w:rsidRPr="009042F2" w:rsidRDefault="00B21901" w:rsidP="006C3EB9">
      <w:pPr>
        <w:pStyle w:val="ListParagraph"/>
        <w:numPr>
          <w:ilvl w:val="0"/>
          <w:numId w:val="7"/>
        </w:numPr>
        <w:jc w:val="both"/>
        <w:rPr>
          <w:rFonts w:ascii="Times New Roman" w:eastAsiaTheme="minorEastAsia" w:hAnsi="Times New Roman" w:cs="Times New Roman"/>
          <w:bCs/>
          <w:sz w:val="24"/>
          <w:szCs w:val="24"/>
          <w:highlight w:val="green"/>
        </w:rPr>
      </w:pPr>
      <w:r w:rsidRPr="009042F2">
        <w:rPr>
          <w:rFonts w:ascii="Times New Roman" w:eastAsiaTheme="minorEastAsia" w:hAnsi="Times New Roman" w:cs="Times New Roman"/>
          <w:bCs/>
          <w:sz w:val="24"/>
          <w:szCs w:val="24"/>
          <w:highlight w:val="green"/>
        </w:rPr>
        <w:t>Anas</w:t>
      </w:r>
    </w:p>
    <w:p w14:paraId="337A3015" w14:textId="77777777" w:rsidR="00B21901" w:rsidRPr="00D04F0F" w:rsidRDefault="00B21901" w:rsidP="006C3EB9">
      <w:pPr>
        <w:pStyle w:val="ListParagraph"/>
        <w:numPr>
          <w:ilvl w:val="0"/>
          <w:numId w:val="7"/>
        </w:numPr>
        <w:jc w:val="both"/>
        <w:rPr>
          <w:rFonts w:ascii="Times New Roman" w:eastAsiaTheme="minorEastAsia" w:hAnsi="Times New Roman" w:cs="Times New Roman"/>
          <w:bCs/>
          <w:sz w:val="24"/>
          <w:szCs w:val="24"/>
          <w:highlight w:val="green"/>
        </w:rPr>
      </w:pPr>
      <w:r w:rsidRPr="00D04F0F">
        <w:rPr>
          <w:rFonts w:ascii="Times New Roman" w:eastAsiaTheme="minorEastAsia" w:hAnsi="Times New Roman" w:cs="Times New Roman"/>
          <w:bCs/>
          <w:sz w:val="24"/>
          <w:szCs w:val="24"/>
          <w:highlight w:val="green"/>
        </w:rPr>
        <w:t>Bandar</w:t>
      </w:r>
    </w:p>
    <w:p w14:paraId="71936CC5" w14:textId="77777777" w:rsidR="00B21901" w:rsidRDefault="00B21901" w:rsidP="006C3EB9">
      <w:pPr>
        <w:pStyle w:val="ListParagraph"/>
        <w:numPr>
          <w:ilvl w:val="0"/>
          <w:numId w:val="7"/>
        </w:numPr>
        <w:jc w:val="both"/>
        <w:rPr>
          <w:rFonts w:ascii="Times New Roman" w:eastAsiaTheme="minorEastAsia" w:hAnsi="Times New Roman" w:cs="Times New Roman"/>
          <w:bCs/>
          <w:sz w:val="24"/>
          <w:szCs w:val="24"/>
        </w:rPr>
      </w:pPr>
      <w:proofErr w:type="spellStart"/>
      <w:r w:rsidRPr="00193793">
        <w:rPr>
          <w:rFonts w:ascii="Times New Roman" w:eastAsiaTheme="minorEastAsia" w:hAnsi="Times New Roman" w:cs="Times New Roman"/>
          <w:bCs/>
          <w:sz w:val="24"/>
          <w:szCs w:val="24"/>
        </w:rPr>
        <w:t>Lujain</w:t>
      </w:r>
      <w:proofErr w:type="spellEnd"/>
    </w:p>
    <w:p w14:paraId="3FC0A4EC" w14:textId="77777777" w:rsidR="00B21901" w:rsidRDefault="00B21901" w:rsidP="00B21901">
      <w:pPr>
        <w:bidi/>
        <w:ind w:left="936"/>
        <w:jc w:val="both"/>
        <w:rPr>
          <w:rFonts w:ascii="Times New Roman" w:eastAsiaTheme="minorEastAsia" w:hAnsi="Times New Roman" w:cs="Times New Roman"/>
          <w:bCs/>
          <w:sz w:val="24"/>
          <w:szCs w:val="24"/>
          <w:rtl/>
        </w:rPr>
      </w:pPr>
      <w:r>
        <w:rPr>
          <w:rFonts w:ascii="Times New Roman" w:eastAsiaTheme="minorEastAsia" w:hAnsi="Times New Roman" w:cs="Times New Roman" w:hint="cs"/>
          <w:bCs/>
          <w:sz w:val="24"/>
          <w:szCs w:val="24"/>
          <w:rtl/>
        </w:rPr>
        <w:t>مكان ال</w:t>
      </w:r>
      <w:proofErr w:type="spellStart"/>
      <w:proofErr w:type="gramStart"/>
      <w:r>
        <w:rPr>
          <w:rFonts w:ascii="Times New Roman" w:eastAsiaTheme="minorEastAsia" w:hAnsi="Times New Roman" w:cs="Times New Roman"/>
          <w:bCs/>
          <w:sz w:val="24"/>
          <w:szCs w:val="24"/>
        </w:rPr>
        <w:t>ux</w:t>
      </w:r>
      <w:proofErr w:type="spellEnd"/>
      <w:r>
        <w:rPr>
          <w:rFonts w:ascii="Times New Roman" w:eastAsiaTheme="minorEastAsia" w:hAnsi="Times New Roman" w:cs="Times New Roman"/>
          <w:bCs/>
          <w:sz w:val="24"/>
          <w:szCs w:val="24"/>
        </w:rPr>
        <w:t xml:space="preserve"> </w:t>
      </w:r>
      <w:r>
        <w:rPr>
          <w:rFonts w:ascii="Times New Roman" w:eastAsiaTheme="minorEastAsia" w:hAnsi="Times New Roman" w:cs="Times New Roman" w:hint="cs"/>
          <w:bCs/>
          <w:sz w:val="24"/>
          <w:szCs w:val="24"/>
          <w:rtl/>
        </w:rPr>
        <w:t xml:space="preserve"> في</w:t>
      </w:r>
      <w:proofErr w:type="gramEnd"/>
      <w:r>
        <w:rPr>
          <w:rFonts w:ascii="Times New Roman" w:eastAsiaTheme="minorEastAsia" w:hAnsi="Times New Roman" w:cs="Times New Roman" w:hint="cs"/>
          <w:bCs/>
          <w:sz w:val="24"/>
          <w:szCs w:val="24"/>
          <w:rtl/>
        </w:rPr>
        <w:t xml:space="preserve"> أي قطاع </w:t>
      </w:r>
      <w:proofErr w:type="spellStart"/>
      <w:r>
        <w:rPr>
          <w:rFonts w:ascii="Times New Roman" w:eastAsiaTheme="minorEastAsia" w:hAnsi="Times New Roman" w:cs="Times New Roman" w:hint="cs"/>
          <w:bCs/>
          <w:sz w:val="24"/>
          <w:szCs w:val="24"/>
          <w:rtl/>
        </w:rPr>
        <w:t>مررة</w:t>
      </w:r>
      <w:proofErr w:type="spellEnd"/>
      <w:r>
        <w:rPr>
          <w:rFonts w:ascii="Times New Roman" w:eastAsiaTheme="minorEastAsia" w:hAnsi="Times New Roman" w:cs="Times New Roman" w:hint="cs"/>
          <w:bCs/>
          <w:sz w:val="24"/>
          <w:szCs w:val="24"/>
          <w:rtl/>
        </w:rPr>
        <w:t xml:space="preserve"> يأثر على موضوع هل يسوونه </w:t>
      </w:r>
      <w:proofErr w:type="spellStart"/>
      <w:r>
        <w:rPr>
          <w:rFonts w:ascii="Times New Roman" w:eastAsiaTheme="minorEastAsia" w:hAnsi="Times New Roman" w:cs="Times New Roman" w:hint="cs"/>
          <w:bCs/>
          <w:sz w:val="24"/>
          <w:szCs w:val="24"/>
          <w:rtl/>
        </w:rPr>
        <w:t>بخذافيرها</w:t>
      </w:r>
      <w:proofErr w:type="spellEnd"/>
      <w:r>
        <w:rPr>
          <w:rFonts w:ascii="Times New Roman" w:eastAsiaTheme="minorEastAsia" w:hAnsi="Times New Roman" w:cs="Times New Roman" w:hint="cs"/>
          <w:bCs/>
          <w:sz w:val="24"/>
          <w:szCs w:val="24"/>
          <w:rtl/>
        </w:rPr>
        <w:t xml:space="preserve"> او لا مثالا</w:t>
      </w:r>
    </w:p>
    <w:p w14:paraId="5C83C62D" w14:textId="77777777" w:rsidR="00B21901" w:rsidRDefault="00B21901" w:rsidP="00B21901">
      <w:pPr>
        <w:bidi/>
        <w:ind w:left="936"/>
        <w:jc w:val="both"/>
        <w:rPr>
          <w:rFonts w:ascii="Times New Roman" w:eastAsiaTheme="minorEastAsia" w:hAnsi="Times New Roman" w:cs="Times New Roman"/>
          <w:bCs/>
          <w:sz w:val="24"/>
          <w:szCs w:val="24"/>
          <w:rtl/>
        </w:rPr>
      </w:pPr>
      <w:r>
        <w:rPr>
          <w:rFonts w:ascii="Times New Roman" w:eastAsiaTheme="minorEastAsia" w:hAnsi="Times New Roman" w:cs="Times New Roman" w:hint="cs"/>
          <w:bCs/>
          <w:sz w:val="24"/>
          <w:szCs w:val="24"/>
          <w:rtl/>
        </w:rPr>
        <w:t xml:space="preserve">قال انس ان </w:t>
      </w:r>
      <w:proofErr w:type="spellStart"/>
      <w:proofErr w:type="gramStart"/>
      <w:r>
        <w:rPr>
          <w:rFonts w:ascii="Times New Roman" w:eastAsiaTheme="minorEastAsia" w:hAnsi="Times New Roman" w:cs="Times New Roman"/>
          <w:bCs/>
          <w:sz w:val="24"/>
          <w:szCs w:val="24"/>
        </w:rPr>
        <w:t>ux</w:t>
      </w:r>
      <w:proofErr w:type="spellEnd"/>
      <w:r>
        <w:rPr>
          <w:rFonts w:ascii="Times New Roman" w:eastAsiaTheme="minorEastAsia" w:hAnsi="Times New Roman" w:cs="Times New Roman"/>
          <w:bCs/>
          <w:sz w:val="24"/>
          <w:szCs w:val="24"/>
        </w:rPr>
        <w:t xml:space="preserve"> </w:t>
      </w:r>
      <w:r>
        <w:rPr>
          <w:rFonts w:ascii="Times New Roman" w:eastAsiaTheme="minorEastAsia" w:hAnsi="Times New Roman" w:cs="Times New Roman" w:hint="cs"/>
          <w:bCs/>
          <w:sz w:val="24"/>
          <w:szCs w:val="24"/>
          <w:rtl/>
        </w:rPr>
        <w:t xml:space="preserve"> مع</w:t>
      </w:r>
      <w:proofErr w:type="gramEnd"/>
      <w:r>
        <w:rPr>
          <w:rFonts w:ascii="Times New Roman" w:eastAsiaTheme="minorEastAsia" w:hAnsi="Times New Roman" w:cs="Times New Roman" w:hint="cs"/>
          <w:bCs/>
          <w:sz w:val="24"/>
          <w:szCs w:val="24"/>
          <w:rtl/>
        </w:rPr>
        <w:t xml:space="preserve"> </w:t>
      </w:r>
      <w:proofErr w:type="spellStart"/>
      <w:r>
        <w:rPr>
          <w:rFonts w:ascii="Times New Roman" w:eastAsiaTheme="minorEastAsia" w:hAnsi="Times New Roman" w:cs="Times New Roman" w:hint="cs"/>
          <w:bCs/>
          <w:sz w:val="24"/>
          <w:szCs w:val="24"/>
          <w:rtl/>
        </w:rPr>
        <w:t>الماركتنق</w:t>
      </w:r>
      <w:proofErr w:type="spellEnd"/>
      <w:r>
        <w:rPr>
          <w:rFonts w:ascii="Times New Roman" w:eastAsiaTheme="minorEastAsia" w:hAnsi="Times New Roman" w:cs="Times New Roman" w:hint="cs"/>
          <w:bCs/>
          <w:sz w:val="24"/>
          <w:szCs w:val="24"/>
          <w:rtl/>
        </w:rPr>
        <w:t xml:space="preserve"> </w:t>
      </w:r>
      <w:proofErr w:type="spellStart"/>
      <w:r>
        <w:rPr>
          <w:rFonts w:ascii="Times New Roman" w:eastAsiaTheme="minorEastAsia" w:hAnsi="Times New Roman" w:cs="Times New Roman" w:hint="cs"/>
          <w:bCs/>
          <w:sz w:val="24"/>
          <w:szCs w:val="24"/>
          <w:rtl/>
        </w:rPr>
        <w:t>فمو</w:t>
      </w:r>
      <w:proofErr w:type="spellEnd"/>
      <w:r>
        <w:rPr>
          <w:rFonts w:ascii="Times New Roman" w:eastAsiaTheme="minorEastAsia" w:hAnsi="Times New Roman" w:cs="Times New Roman" w:hint="cs"/>
          <w:bCs/>
          <w:sz w:val="24"/>
          <w:szCs w:val="24"/>
          <w:rtl/>
        </w:rPr>
        <w:t xml:space="preserve"> قاعدين يطبقونها او يلقون لها بال</w:t>
      </w:r>
    </w:p>
    <w:p w14:paraId="4656A163" w14:textId="77777777" w:rsidR="00B21901" w:rsidRDefault="00B21901" w:rsidP="00B21901">
      <w:pPr>
        <w:bidi/>
        <w:ind w:left="936"/>
        <w:jc w:val="both"/>
        <w:rPr>
          <w:rFonts w:ascii="Times New Roman" w:eastAsiaTheme="minorEastAsia" w:hAnsi="Times New Roman" w:cs="Times New Roman"/>
          <w:bCs/>
          <w:sz w:val="24"/>
          <w:szCs w:val="24"/>
          <w:rtl/>
        </w:rPr>
      </w:pPr>
      <w:proofErr w:type="gramStart"/>
      <w:r>
        <w:rPr>
          <w:rFonts w:ascii="Times New Roman" w:eastAsiaTheme="minorEastAsia" w:hAnsi="Times New Roman" w:cs="Times New Roman" w:hint="cs"/>
          <w:bCs/>
          <w:sz w:val="24"/>
          <w:szCs w:val="24"/>
          <w:rtl/>
        </w:rPr>
        <w:t>اذا</w:t>
      </w:r>
      <w:proofErr w:type="gramEnd"/>
      <w:r>
        <w:rPr>
          <w:rFonts w:ascii="Times New Roman" w:eastAsiaTheme="minorEastAsia" w:hAnsi="Times New Roman" w:cs="Times New Roman" w:hint="cs"/>
          <w:bCs/>
          <w:sz w:val="24"/>
          <w:szCs w:val="24"/>
          <w:rtl/>
        </w:rPr>
        <w:t xml:space="preserve"> كانت مع </w:t>
      </w:r>
      <w:proofErr w:type="spellStart"/>
      <w:r>
        <w:rPr>
          <w:rFonts w:ascii="Times New Roman" w:eastAsiaTheme="minorEastAsia" w:hAnsi="Times New Roman" w:cs="Times New Roman" w:hint="cs"/>
          <w:bCs/>
          <w:sz w:val="24"/>
          <w:szCs w:val="24"/>
          <w:rtl/>
        </w:rPr>
        <w:t>البرودكت</w:t>
      </w:r>
      <w:proofErr w:type="spellEnd"/>
      <w:r>
        <w:rPr>
          <w:rFonts w:ascii="Times New Roman" w:eastAsiaTheme="minorEastAsia" w:hAnsi="Times New Roman" w:cs="Times New Roman" w:hint="cs"/>
          <w:bCs/>
          <w:sz w:val="24"/>
          <w:szCs w:val="24"/>
          <w:rtl/>
        </w:rPr>
        <w:t xml:space="preserve"> يهتمون </w:t>
      </w:r>
      <w:proofErr w:type="spellStart"/>
      <w:r>
        <w:rPr>
          <w:rFonts w:ascii="Times New Roman" w:eastAsiaTheme="minorEastAsia" w:hAnsi="Times New Roman" w:cs="Times New Roman" w:hint="cs"/>
          <w:bCs/>
          <w:sz w:val="24"/>
          <w:szCs w:val="24"/>
          <w:rtl/>
        </w:rPr>
        <w:t>للفيتشرز</w:t>
      </w:r>
      <w:proofErr w:type="spellEnd"/>
      <w:r>
        <w:rPr>
          <w:rFonts w:ascii="Times New Roman" w:eastAsiaTheme="minorEastAsia" w:hAnsi="Times New Roman" w:cs="Times New Roman" w:hint="cs"/>
          <w:bCs/>
          <w:sz w:val="24"/>
          <w:szCs w:val="24"/>
          <w:rtl/>
        </w:rPr>
        <w:t xml:space="preserve"> الي لها فالو للبزنس اكثر</w:t>
      </w:r>
    </w:p>
    <w:p w14:paraId="047A222B" w14:textId="77777777" w:rsidR="00B21901" w:rsidRDefault="00B21901" w:rsidP="00B21901">
      <w:pPr>
        <w:bidi/>
        <w:ind w:left="936"/>
        <w:jc w:val="both"/>
        <w:rPr>
          <w:rFonts w:ascii="Times New Roman" w:eastAsiaTheme="minorEastAsia" w:hAnsi="Times New Roman" w:cs="Times New Roman"/>
          <w:bCs/>
          <w:sz w:val="24"/>
          <w:szCs w:val="24"/>
          <w:rtl/>
        </w:rPr>
      </w:pPr>
      <w:proofErr w:type="gramStart"/>
      <w:r>
        <w:rPr>
          <w:rFonts w:ascii="Times New Roman" w:eastAsiaTheme="minorEastAsia" w:hAnsi="Times New Roman" w:cs="Times New Roman" w:hint="cs"/>
          <w:bCs/>
          <w:sz w:val="24"/>
          <w:szCs w:val="24"/>
          <w:rtl/>
        </w:rPr>
        <w:t>اذا</w:t>
      </w:r>
      <w:proofErr w:type="gramEnd"/>
      <w:r>
        <w:rPr>
          <w:rFonts w:ascii="Times New Roman" w:eastAsiaTheme="minorEastAsia" w:hAnsi="Times New Roman" w:cs="Times New Roman" w:hint="cs"/>
          <w:bCs/>
          <w:sz w:val="24"/>
          <w:szCs w:val="24"/>
          <w:rtl/>
        </w:rPr>
        <w:t xml:space="preserve"> مع </w:t>
      </w:r>
      <w:proofErr w:type="spellStart"/>
      <w:r>
        <w:rPr>
          <w:rFonts w:ascii="Times New Roman" w:eastAsiaTheme="minorEastAsia" w:hAnsi="Times New Roman" w:cs="Times New Roman" w:hint="cs"/>
          <w:bCs/>
          <w:sz w:val="24"/>
          <w:szCs w:val="24"/>
          <w:rtl/>
        </w:rPr>
        <w:t>الديف</w:t>
      </w:r>
      <w:proofErr w:type="spellEnd"/>
      <w:r>
        <w:rPr>
          <w:rFonts w:ascii="Times New Roman" w:eastAsiaTheme="minorEastAsia" w:hAnsi="Times New Roman" w:cs="Times New Roman" w:hint="cs"/>
          <w:bCs/>
          <w:sz w:val="24"/>
          <w:szCs w:val="24"/>
          <w:rtl/>
        </w:rPr>
        <w:t xml:space="preserve"> و </w:t>
      </w:r>
      <w:proofErr w:type="spellStart"/>
      <w:r>
        <w:rPr>
          <w:rFonts w:ascii="Times New Roman" w:eastAsiaTheme="minorEastAsia" w:hAnsi="Times New Roman" w:cs="Times New Roman" w:hint="cs"/>
          <w:bCs/>
          <w:sz w:val="24"/>
          <w:szCs w:val="24"/>
          <w:rtl/>
        </w:rPr>
        <w:t>الاوبريشن</w:t>
      </w:r>
      <w:proofErr w:type="spellEnd"/>
      <w:r>
        <w:rPr>
          <w:rFonts w:ascii="Times New Roman" w:eastAsiaTheme="minorEastAsia" w:hAnsi="Times New Roman" w:cs="Times New Roman" w:hint="cs"/>
          <w:bCs/>
          <w:sz w:val="24"/>
          <w:szCs w:val="24"/>
          <w:rtl/>
        </w:rPr>
        <w:t xml:space="preserve"> يهتمون </w:t>
      </w:r>
      <w:proofErr w:type="spellStart"/>
      <w:r>
        <w:rPr>
          <w:rFonts w:ascii="Times New Roman" w:eastAsiaTheme="minorEastAsia" w:hAnsi="Times New Roman" w:cs="Times New Roman" w:hint="cs"/>
          <w:bCs/>
          <w:sz w:val="24"/>
          <w:szCs w:val="24"/>
          <w:rtl/>
        </w:rPr>
        <w:t>بالفيتشرز</w:t>
      </w:r>
      <w:proofErr w:type="spellEnd"/>
      <w:r>
        <w:rPr>
          <w:rFonts w:ascii="Times New Roman" w:eastAsiaTheme="minorEastAsia" w:hAnsi="Times New Roman" w:cs="Times New Roman" w:hint="cs"/>
          <w:bCs/>
          <w:sz w:val="24"/>
          <w:szCs w:val="24"/>
          <w:rtl/>
        </w:rPr>
        <w:t xml:space="preserve"> الي يهم المستخدم</w:t>
      </w:r>
    </w:p>
    <w:p w14:paraId="5C7D7EDF" w14:textId="77777777" w:rsidR="00B21901" w:rsidRDefault="00B21901" w:rsidP="00B21901">
      <w:pPr>
        <w:bidi/>
        <w:ind w:left="936"/>
        <w:jc w:val="both"/>
        <w:rPr>
          <w:rFonts w:ascii="Times New Roman" w:eastAsiaTheme="minorEastAsia" w:hAnsi="Times New Roman" w:cs="Times New Roman"/>
          <w:bCs/>
          <w:sz w:val="24"/>
          <w:szCs w:val="24"/>
        </w:rPr>
      </w:pPr>
    </w:p>
    <w:p w14:paraId="55791424" w14:textId="77777777" w:rsidR="00B21901" w:rsidRPr="009A68B4" w:rsidRDefault="00B21901" w:rsidP="00B21901">
      <w:pPr>
        <w:ind w:firstLine="576"/>
        <w:jc w:val="both"/>
        <w:rPr>
          <w:rFonts w:ascii="Times New Roman" w:eastAsiaTheme="minorEastAsia" w:hAnsi="Times New Roman" w:cs="Times New Roman"/>
          <w:bCs/>
          <w:sz w:val="24"/>
          <w:szCs w:val="24"/>
          <w:highlight w:val="yellow"/>
        </w:rPr>
      </w:pPr>
      <w:r w:rsidRPr="009A68B4">
        <w:rPr>
          <w:rFonts w:ascii="Times New Roman" w:eastAsiaTheme="minorEastAsia" w:hAnsi="Times New Roman" w:cs="Times New Roman"/>
          <w:bCs/>
          <w:sz w:val="24"/>
          <w:szCs w:val="24"/>
          <w:highlight w:val="yellow"/>
        </w:rPr>
        <w:t>[Sarah said that I should finish the feature that has high business value with clear req then I start with the unfamiliar feature] even Hamad said that.</w:t>
      </w:r>
    </w:p>
    <w:p w14:paraId="21068ED5" w14:textId="77777777" w:rsidR="00B21901" w:rsidRDefault="00B21901" w:rsidP="00B21901">
      <w:pPr>
        <w:ind w:firstLine="576"/>
        <w:jc w:val="both"/>
        <w:rPr>
          <w:rFonts w:ascii="Times New Roman" w:eastAsiaTheme="minorEastAsia" w:hAnsi="Times New Roman" w:cs="Times New Roman"/>
          <w:bCs/>
          <w:sz w:val="24"/>
          <w:szCs w:val="24"/>
        </w:rPr>
      </w:pPr>
      <w:r w:rsidRPr="009A68B4">
        <w:rPr>
          <w:rFonts w:ascii="Times New Roman" w:eastAsiaTheme="minorEastAsia" w:hAnsi="Times New Roman" w:cs="Times New Roman"/>
          <w:bCs/>
          <w:sz w:val="24"/>
          <w:szCs w:val="24"/>
          <w:highlight w:val="yellow"/>
        </w:rPr>
        <w:t>[SAAD</w:t>
      </w:r>
      <w:r>
        <w:rPr>
          <w:rFonts w:ascii="Times New Roman" w:eastAsiaTheme="minorEastAsia" w:hAnsi="Times New Roman" w:cs="Times New Roman"/>
          <w:bCs/>
          <w:sz w:val="24"/>
          <w:szCs w:val="24"/>
          <w:highlight w:val="yellow"/>
        </w:rPr>
        <w:t xml:space="preserve"> and bandar 54.20</w:t>
      </w:r>
      <w:r w:rsidRPr="009A68B4">
        <w:rPr>
          <w:rFonts w:ascii="Times New Roman" w:eastAsiaTheme="minorEastAsia" w:hAnsi="Times New Roman" w:cs="Times New Roman"/>
          <w:bCs/>
          <w:sz w:val="24"/>
          <w:szCs w:val="24"/>
          <w:highlight w:val="yellow"/>
        </w:rPr>
        <w:t>] familiarity, do at least minimum req and Hamad has a good matrix (11 2, 35:30)</w:t>
      </w:r>
    </w:p>
    <w:p w14:paraId="13A24E7C" w14:textId="77777777" w:rsidR="00B21901" w:rsidRDefault="00B21901" w:rsidP="00B21901">
      <w:pPr>
        <w:ind w:firstLine="576"/>
        <w:jc w:val="both"/>
        <w:rPr>
          <w:rFonts w:ascii="Times New Roman" w:eastAsiaTheme="minorEastAsia" w:hAnsi="Times New Roman" w:cs="Times New Roman"/>
          <w:bCs/>
          <w:sz w:val="24"/>
          <w:szCs w:val="24"/>
        </w:rPr>
      </w:pPr>
    </w:p>
    <w:p w14:paraId="54A99B00" w14:textId="77777777" w:rsidR="00B21901" w:rsidRDefault="00B21901" w:rsidP="00B21901">
      <w:pPr>
        <w:ind w:firstLine="576"/>
        <w:jc w:val="both"/>
        <w:rPr>
          <w:rFonts w:ascii="Times New Roman" w:eastAsiaTheme="minorEastAsia" w:hAnsi="Times New Roman" w:cs="Times New Roman"/>
          <w:bCs/>
          <w:sz w:val="24"/>
          <w:szCs w:val="24"/>
        </w:rPr>
      </w:pPr>
    </w:p>
    <w:p w14:paraId="09AC326F" w14:textId="77777777" w:rsidR="00B21901" w:rsidRDefault="00B21901" w:rsidP="00B21901">
      <w:pPr>
        <w:spacing w:after="0" w:line="24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br w:type="page"/>
      </w:r>
    </w:p>
    <w:p w14:paraId="2E17813A" w14:textId="77777777" w:rsidR="00B21901" w:rsidRDefault="00B21901" w:rsidP="00B21901">
      <w:pPr>
        <w:ind w:firstLine="57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lastRenderedPageBreak/>
        <w:t>Part 2:</w:t>
      </w:r>
    </w:p>
    <w:p w14:paraId="56C54AB0" w14:textId="77777777" w:rsidR="00B21901" w:rsidRDefault="00B21901" w:rsidP="00B21901">
      <w:pPr>
        <w:ind w:firstLine="57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Anas </w:t>
      </w:r>
    </w:p>
    <w:p w14:paraId="69CF19C0" w14:textId="77777777" w:rsidR="00B21901" w:rsidRDefault="00B21901" w:rsidP="00B21901">
      <w:pPr>
        <w:ind w:firstLine="576"/>
        <w:jc w:val="both"/>
        <w:rPr>
          <w:rFonts w:ascii="Times New Roman" w:eastAsiaTheme="minorEastAsia" w:hAnsi="Times New Roman" w:cs="Times New Roman"/>
          <w:bCs/>
          <w:sz w:val="24"/>
          <w:szCs w:val="24"/>
        </w:rPr>
      </w:pPr>
      <w:proofErr w:type="spellStart"/>
      <w:r>
        <w:rPr>
          <w:rFonts w:ascii="Times New Roman" w:eastAsiaTheme="minorEastAsia" w:hAnsi="Times New Roman" w:cs="Times New Roman"/>
          <w:bCs/>
          <w:sz w:val="24"/>
          <w:szCs w:val="24"/>
        </w:rPr>
        <w:t>Saif</w:t>
      </w:r>
      <w:proofErr w:type="spellEnd"/>
    </w:p>
    <w:p w14:paraId="491BD675" w14:textId="77777777" w:rsidR="00B21901" w:rsidRDefault="00B21901" w:rsidP="00B21901">
      <w:pPr>
        <w:ind w:firstLine="576"/>
        <w:jc w:val="both"/>
        <w:rPr>
          <w:rFonts w:ascii="Times New Roman" w:eastAsiaTheme="minorEastAsia" w:hAnsi="Times New Roman" w:cs="Times New Roman"/>
          <w:bCs/>
          <w:sz w:val="24"/>
          <w:szCs w:val="24"/>
        </w:rPr>
      </w:pPr>
      <w:proofErr w:type="spellStart"/>
      <w:r>
        <w:rPr>
          <w:rFonts w:ascii="Times New Roman" w:eastAsiaTheme="minorEastAsia" w:hAnsi="Times New Roman" w:cs="Times New Roman"/>
          <w:bCs/>
          <w:sz w:val="24"/>
          <w:szCs w:val="24"/>
        </w:rPr>
        <w:t>Moath</w:t>
      </w:r>
      <w:proofErr w:type="spellEnd"/>
    </w:p>
    <w:p w14:paraId="4BFF1C12" w14:textId="77777777" w:rsidR="00B21901" w:rsidRDefault="00B21901" w:rsidP="00B21901">
      <w:pPr>
        <w:ind w:firstLine="576"/>
        <w:jc w:val="both"/>
        <w:rPr>
          <w:rFonts w:ascii="Times New Roman" w:eastAsiaTheme="minorEastAsia" w:hAnsi="Times New Roman" w:cs="Times New Roman"/>
          <w:bCs/>
          <w:sz w:val="24"/>
          <w:szCs w:val="24"/>
        </w:rPr>
      </w:pPr>
      <w:proofErr w:type="spellStart"/>
      <w:r>
        <w:rPr>
          <w:rFonts w:ascii="Times New Roman" w:eastAsiaTheme="minorEastAsia" w:hAnsi="Times New Roman" w:cs="Times New Roman"/>
          <w:bCs/>
          <w:sz w:val="24"/>
          <w:szCs w:val="24"/>
        </w:rPr>
        <w:t>Lujain</w:t>
      </w:r>
      <w:proofErr w:type="spellEnd"/>
    </w:p>
    <w:p w14:paraId="14E4C904" w14:textId="77777777" w:rsidR="00B21901" w:rsidRDefault="00B21901" w:rsidP="00B21901">
      <w:pPr>
        <w:ind w:firstLine="57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Hamad</w:t>
      </w:r>
    </w:p>
    <w:p w14:paraId="28005634" w14:textId="77777777" w:rsidR="00B21901" w:rsidRDefault="00B21901" w:rsidP="00B21901">
      <w:pPr>
        <w:ind w:firstLine="57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draft</w:t>
      </w:r>
    </w:p>
    <w:p w14:paraId="2FF7C1C3" w14:textId="77777777" w:rsidR="00B21901" w:rsidRDefault="00B21901" w:rsidP="00B21901">
      <w:pPr>
        <w:pStyle w:val="NormalWeb"/>
      </w:pPr>
      <w:r>
        <w:rPr>
          <w:rFonts w:ascii="PalatinoLinotype" w:hAnsi="PalatinoLinotype"/>
          <w:sz w:val="20"/>
          <w:szCs w:val="20"/>
        </w:rPr>
        <w:t xml:space="preserve">Power-up Application in Trello is an additional function that allows the integration of Trello with other applications </w:t>
      </w:r>
    </w:p>
    <w:p w14:paraId="4ED12A82" w14:textId="4BBE3431" w:rsidR="00B21901" w:rsidRPr="005F1D30" w:rsidRDefault="00B21901" w:rsidP="00B21901">
      <w:pPr>
        <w:ind w:firstLine="576"/>
        <w:jc w:val="both"/>
        <w:rPr>
          <w:rFonts w:ascii="Times New Roman" w:eastAsiaTheme="minorEastAsia" w:hAnsi="Times New Roman" w:cs="Times New Roman"/>
          <w:bCs/>
          <w:sz w:val="24"/>
          <w:szCs w:val="24"/>
        </w:rPr>
      </w:pPr>
      <w:r w:rsidRPr="00EC7493">
        <w:rPr>
          <w:rFonts w:ascii="Times New Roman" w:eastAsiaTheme="minorEastAsia" w:hAnsi="Times New Roman" w:cs="Times New Roman"/>
          <w:bCs/>
          <w:sz w:val="24"/>
          <w:szCs w:val="24"/>
        </w:rPr>
        <w:t xml:space="preserve">The development process began with designing an interface for </w:t>
      </w:r>
      <w:r w:rsidRPr="00B21901">
        <w:rPr>
          <w:rFonts w:ascii="Times New Roman" w:eastAsia="Times New Roman" w:hAnsi="Times New Roman" w:cs="Times New Roman"/>
          <w:color w:val="000000"/>
          <w:sz w:val="24"/>
          <w:szCs w:val="24"/>
        </w:rPr>
        <w:t>UX-Estimator</w:t>
      </w:r>
      <w:r>
        <w:rPr>
          <w:rFonts w:ascii="Times New Roman" w:eastAsia="Times New Roman" w:hAnsi="Times New Roman" w:cs="Times New Roman"/>
          <w:color w:val="000000"/>
          <w:sz w:val="24"/>
          <w:szCs w:val="24"/>
        </w:rPr>
        <w:t xml:space="preserve"> </w:t>
      </w:r>
      <w:proofErr w:type="gramStart"/>
      <w:r w:rsidRPr="00EC7493">
        <w:rPr>
          <w:rFonts w:ascii="Times New Roman" w:eastAsiaTheme="minorEastAsia" w:hAnsi="Times New Roman" w:cs="Times New Roman"/>
          <w:bCs/>
          <w:sz w:val="24"/>
          <w:szCs w:val="24"/>
        </w:rPr>
        <w:t>tool ;</w:t>
      </w:r>
      <w:proofErr w:type="gramEnd"/>
      <w:r w:rsidRPr="00EC7493">
        <w:rPr>
          <w:rFonts w:ascii="Times New Roman" w:eastAsiaTheme="minorEastAsia" w:hAnsi="Times New Roman" w:cs="Times New Roman"/>
          <w:bCs/>
          <w:sz w:val="24"/>
          <w:szCs w:val="24"/>
        </w:rPr>
        <w:t xml:space="preserve"> to go about this, a series of mock-up diagrams were fabricated and reviewed. Feedback from the latter culminated in an iterative improvement process where intended UI options and design were continuously refined and </w:t>
      </w:r>
      <w:proofErr w:type="gramStart"/>
      <w:r w:rsidRPr="00EC7493">
        <w:rPr>
          <w:rFonts w:ascii="Times New Roman" w:eastAsiaTheme="minorEastAsia" w:hAnsi="Times New Roman" w:cs="Times New Roman"/>
          <w:bCs/>
          <w:sz w:val="24"/>
          <w:szCs w:val="24"/>
        </w:rPr>
        <w:t>reviewed, before</w:t>
      </w:r>
      <w:proofErr w:type="gramEnd"/>
      <w:r w:rsidRPr="00EC7493">
        <w:rPr>
          <w:rFonts w:ascii="Times New Roman" w:eastAsiaTheme="minorEastAsia" w:hAnsi="Times New Roman" w:cs="Times New Roman"/>
          <w:bCs/>
          <w:sz w:val="24"/>
          <w:szCs w:val="24"/>
        </w:rPr>
        <w:t xml:space="preserve"> a final design was </w:t>
      </w:r>
      <w:proofErr w:type="spellStart"/>
      <w:r w:rsidRPr="00EC7493">
        <w:rPr>
          <w:rFonts w:ascii="Times New Roman" w:eastAsiaTheme="minorEastAsia" w:hAnsi="Times New Roman" w:cs="Times New Roman"/>
          <w:bCs/>
          <w:sz w:val="24"/>
          <w:szCs w:val="24"/>
        </w:rPr>
        <w:t>realised</w:t>
      </w:r>
      <w:proofErr w:type="spellEnd"/>
      <w:r w:rsidRPr="00EC7493">
        <w:rPr>
          <w:rFonts w:ascii="Times New Roman" w:eastAsiaTheme="minorEastAsia" w:hAnsi="Times New Roman" w:cs="Times New Roman"/>
          <w:bCs/>
          <w:sz w:val="24"/>
          <w:szCs w:val="24"/>
        </w:rPr>
        <w:t>.</w:t>
      </w:r>
    </w:p>
    <w:p w14:paraId="4958A0CE" w14:textId="1303C95F" w:rsidR="00B21901" w:rsidRDefault="00B21901" w:rsidP="00B21901">
      <w:pPr>
        <w:ind w:firstLine="576"/>
        <w:jc w:val="both"/>
        <w:rPr>
          <w:rFonts w:ascii="Times New Roman" w:eastAsiaTheme="minorEastAsia" w:hAnsi="Times New Roman" w:cs="Times New Roman"/>
          <w:bCs/>
          <w:sz w:val="24"/>
          <w:szCs w:val="24"/>
        </w:rPr>
      </w:pPr>
    </w:p>
    <w:p w14:paraId="1350FA16" w14:textId="05174CDB" w:rsidR="009003CA" w:rsidRDefault="009003CA" w:rsidP="00C17249">
      <w:pPr>
        <w:jc w:val="both"/>
        <w:rPr>
          <w:rFonts w:ascii="Times New Roman" w:eastAsiaTheme="minorEastAsia" w:hAnsi="Times New Roman" w:cs="Times New Roman"/>
          <w:bCs/>
          <w:sz w:val="24"/>
          <w:szCs w:val="24"/>
        </w:rPr>
      </w:pPr>
    </w:p>
    <w:p w14:paraId="681DE808" w14:textId="77777777" w:rsidR="00B21901" w:rsidRDefault="00B21901" w:rsidP="00B21901">
      <w:pPr>
        <w:bidi/>
        <w:ind w:left="936"/>
        <w:jc w:val="both"/>
        <w:rPr>
          <w:rFonts w:ascii="Times New Roman" w:eastAsiaTheme="minorEastAsia" w:hAnsi="Times New Roman" w:cs="Times New Roman"/>
          <w:bCs/>
          <w:sz w:val="24"/>
          <w:szCs w:val="24"/>
        </w:rPr>
      </w:pPr>
    </w:p>
    <w:p w14:paraId="762EA1B7" w14:textId="19BD980C" w:rsidR="003E3628" w:rsidRPr="00D71FEF" w:rsidRDefault="00B21901" w:rsidP="00D71FEF">
      <w:pPr>
        <w:spacing w:after="0" w:line="240" w:lineRule="auto"/>
        <w:rPr>
          <w:color w:val="000000"/>
        </w:rPr>
        <w:sectPr w:rsidR="003E3628" w:rsidRPr="00D71FEF" w:rsidSect="00601E93">
          <w:footerReference w:type="even" r:id="rId34"/>
          <w:footerReference w:type="default" r:id="rId35"/>
          <w:headerReference w:type="first" r:id="rId36"/>
          <w:pgSz w:w="12240" w:h="15840"/>
          <w:pgMar w:top="1440" w:right="1440" w:bottom="1440" w:left="1701" w:header="1151" w:footer="720" w:gutter="0"/>
          <w:cols w:space="708"/>
          <w:docGrid w:linePitch="360"/>
        </w:sectPr>
      </w:pPr>
      <w:r>
        <w:rPr>
          <w:color w:val="000000"/>
        </w:rPr>
        <w:fldChar w:fldCharType="begin"/>
      </w:r>
      <w:r>
        <w:rPr>
          <w:color w:val="000000"/>
        </w:rPr>
        <w:instrText xml:space="preserve"> INCLUDEPICTURE "https://lh5.googleusercontent.com/830VzYt41hnEcCGlfNCLJxJOb68eTI5g_NsS4Gz2G3shAuvnv80mkhEnJPTuQZ95kBw-QovWyubmgyUEcwuwYhN7xrj5FwRsY5qKhlFudeXI4Bk2SBIdbHEmBIDRWiwmDad50NiSbVidpmtqBE5Cjs76ETjRjhJ9SsVuck2sqm5zl48zNIYXpJvMPCLXQeY=s2048" \* MERGEFORMATINET </w:instrText>
      </w:r>
      <w:r>
        <w:rPr>
          <w:color w:val="000000"/>
        </w:rPr>
        <w:fldChar w:fldCharType="separate"/>
      </w:r>
      <w:r>
        <w:rPr>
          <w:noProof/>
          <w:color w:val="000000"/>
        </w:rPr>
        <w:drawing>
          <wp:inline distT="0" distB="0" distL="0" distR="0" wp14:anchorId="76B1314A" wp14:editId="06BCD88D">
            <wp:extent cx="3508311" cy="2218576"/>
            <wp:effectExtent l="0" t="0" r="0" b="4445"/>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5531" cy="2317998"/>
                    </a:xfrm>
                    <a:prstGeom prst="rect">
                      <a:avLst/>
                    </a:prstGeom>
                    <a:noFill/>
                    <a:ln>
                      <a:noFill/>
                    </a:ln>
                  </pic:spPr>
                </pic:pic>
              </a:graphicData>
            </a:graphic>
          </wp:inline>
        </w:drawing>
      </w:r>
      <w:r>
        <w:rPr>
          <w:color w:val="000000"/>
        </w:rPr>
        <w:fldChar w:fldCharType="end"/>
      </w:r>
    </w:p>
    <w:p w14:paraId="65B55DF4" w14:textId="77777777" w:rsidR="00A57733" w:rsidRPr="00A77B10" w:rsidRDefault="00A57733" w:rsidP="006C3EB9">
      <w:pPr>
        <w:pStyle w:val="ListParagraph"/>
        <w:numPr>
          <w:ilvl w:val="0"/>
          <w:numId w:val="12"/>
        </w:numPr>
        <w:rPr>
          <w:rFonts w:ascii="Times New Roman" w:hAnsi="Times New Roman" w:cs="Times New Roman"/>
          <w:b/>
          <w:sz w:val="28"/>
          <w:szCs w:val="28"/>
        </w:rPr>
      </w:pPr>
      <w:r w:rsidRPr="00A77B10">
        <w:rPr>
          <w:rFonts w:ascii="Times New Roman" w:hAnsi="Times New Roman" w:cs="Times New Roman"/>
          <w:b/>
          <w:sz w:val="28"/>
          <w:szCs w:val="28"/>
        </w:rPr>
        <w:lastRenderedPageBreak/>
        <w:t>Design Stage:</w:t>
      </w:r>
    </w:p>
    <w:p w14:paraId="79E238DF" w14:textId="77777777" w:rsidR="00A57733" w:rsidRDefault="00A57733" w:rsidP="00A57733">
      <w:pPr>
        <w:ind w:firstLine="284"/>
        <w:jc w:val="both"/>
        <w:rPr>
          <w:rFonts w:ascii="TimesNewRomanPSMT" w:hAnsi="TimesNewRomanPSMT"/>
          <w:sz w:val="24"/>
          <w:szCs w:val="24"/>
        </w:rPr>
      </w:pPr>
      <w:r w:rsidRPr="00D052A2">
        <w:rPr>
          <w:rFonts w:ascii="TimesNewRomanPSMT" w:eastAsia="Times New Roman" w:hAnsi="TimesNewRomanPSMT" w:cs="Times New Roman"/>
          <w:sz w:val="24"/>
          <w:szCs w:val="24"/>
        </w:rPr>
        <w:t xml:space="preserve">The first step in developing my Trello Power-up was to design it. </w:t>
      </w:r>
      <w:r>
        <w:rPr>
          <w:rFonts w:ascii="TimesNewRomanPSMT" w:eastAsia="Times New Roman" w:hAnsi="TimesNewRomanPSMT" w:cs="Times New Roman"/>
          <w:sz w:val="24"/>
          <w:szCs w:val="24"/>
        </w:rPr>
        <w:t>We</w:t>
      </w:r>
      <w:r w:rsidRPr="00D052A2">
        <w:rPr>
          <w:rFonts w:ascii="TimesNewRomanPSMT" w:eastAsia="Times New Roman" w:hAnsi="TimesNewRomanPSMT" w:cs="Times New Roman"/>
          <w:sz w:val="24"/>
          <w:szCs w:val="24"/>
        </w:rPr>
        <w:t xml:space="preserve"> started by brainstorming ideas and researching existing power-ups to get an idea of what features </w:t>
      </w:r>
      <w:r>
        <w:rPr>
          <w:rFonts w:ascii="TimesNewRomanPSMT" w:eastAsia="Times New Roman" w:hAnsi="TimesNewRomanPSMT" w:cs="Times New Roman"/>
          <w:sz w:val="24"/>
          <w:szCs w:val="24"/>
        </w:rPr>
        <w:t>we</w:t>
      </w:r>
      <w:r w:rsidRPr="00D052A2">
        <w:rPr>
          <w:rFonts w:ascii="TimesNewRomanPSMT" w:eastAsia="Times New Roman" w:hAnsi="TimesNewRomanPSMT" w:cs="Times New Roman"/>
          <w:sz w:val="24"/>
          <w:szCs w:val="24"/>
        </w:rPr>
        <w:t xml:space="preserve"> wanted to include. After that, </w:t>
      </w:r>
      <w:r>
        <w:rPr>
          <w:rFonts w:ascii="TimesNewRomanPSMT" w:eastAsia="Times New Roman" w:hAnsi="TimesNewRomanPSMT" w:cs="Times New Roman"/>
          <w:sz w:val="24"/>
          <w:szCs w:val="24"/>
        </w:rPr>
        <w:t>we</w:t>
      </w:r>
      <w:r w:rsidRPr="00D052A2">
        <w:rPr>
          <w:rFonts w:ascii="TimesNewRomanPSMT" w:eastAsia="Times New Roman" w:hAnsi="TimesNewRomanPSMT" w:cs="Times New Roman"/>
          <w:sz w:val="24"/>
          <w:szCs w:val="24"/>
        </w:rPr>
        <w:t xml:space="preserve"> created a wireframe of the user interface and wrote out the user stories that would help guide the development process. </w:t>
      </w:r>
      <w:r>
        <w:rPr>
          <w:rFonts w:ascii="TimesNewRomanPSMT" w:eastAsia="Times New Roman" w:hAnsi="TimesNewRomanPSMT" w:cs="Times New Roman"/>
          <w:sz w:val="24"/>
          <w:szCs w:val="24"/>
        </w:rPr>
        <w:t>We</w:t>
      </w:r>
      <w:r w:rsidRPr="00D052A2">
        <w:rPr>
          <w:rFonts w:ascii="TimesNewRomanPSMT" w:eastAsia="Times New Roman" w:hAnsi="TimesNewRomanPSMT" w:cs="Times New Roman"/>
          <w:sz w:val="24"/>
          <w:szCs w:val="24"/>
        </w:rPr>
        <w:t xml:space="preserve"> also created a list of tasks that needed to be completed </w:t>
      </w:r>
      <w:proofErr w:type="gramStart"/>
      <w:r w:rsidRPr="00D052A2">
        <w:rPr>
          <w:rFonts w:ascii="TimesNewRomanPSMT" w:eastAsia="Times New Roman" w:hAnsi="TimesNewRomanPSMT" w:cs="Times New Roman"/>
          <w:sz w:val="24"/>
          <w:szCs w:val="24"/>
        </w:rPr>
        <w:t>in order to</w:t>
      </w:r>
      <w:proofErr w:type="gramEnd"/>
      <w:r w:rsidRPr="00D052A2">
        <w:rPr>
          <w:rFonts w:ascii="TimesNewRomanPSMT" w:eastAsia="Times New Roman" w:hAnsi="TimesNewRomanPSMT" w:cs="Times New Roman"/>
          <w:sz w:val="24"/>
          <w:szCs w:val="24"/>
        </w:rPr>
        <w:t xml:space="preserve"> build the power-up. This gave </w:t>
      </w:r>
      <w:r>
        <w:rPr>
          <w:rFonts w:ascii="TimesNewRomanPSMT" w:eastAsia="Times New Roman" w:hAnsi="TimesNewRomanPSMT" w:cs="Times New Roman"/>
          <w:sz w:val="24"/>
          <w:szCs w:val="24"/>
        </w:rPr>
        <w:t>us</w:t>
      </w:r>
      <w:r w:rsidRPr="00D052A2">
        <w:rPr>
          <w:rFonts w:ascii="TimesNewRomanPSMT" w:eastAsia="Times New Roman" w:hAnsi="TimesNewRomanPSMT" w:cs="Times New Roman"/>
          <w:sz w:val="24"/>
          <w:szCs w:val="24"/>
        </w:rPr>
        <w:t xml:space="preserve"> a clear</w:t>
      </w:r>
      <w:r w:rsidRPr="00C778AE">
        <w:rPr>
          <w:rFonts w:ascii="TimesNewRomanPSMT" w:hAnsi="TimesNewRomanPSMT"/>
          <w:sz w:val="24"/>
          <w:szCs w:val="24"/>
        </w:rPr>
        <w:t xml:space="preserve"> roadmap for development and allowed </w:t>
      </w:r>
      <w:r>
        <w:rPr>
          <w:rFonts w:ascii="TimesNewRomanPSMT" w:hAnsi="TimesNewRomanPSMT"/>
          <w:sz w:val="24"/>
          <w:szCs w:val="24"/>
        </w:rPr>
        <w:t>us</w:t>
      </w:r>
      <w:r w:rsidRPr="00C778AE">
        <w:rPr>
          <w:rFonts w:ascii="TimesNewRomanPSMT" w:hAnsi="TimesNewRomanPSMT"/>
          <w:sz w:val="24"/>
          <w:szCs w:val="24"/>
        </w:rPr>
        <w:t xml:space="preserve"> to stay organized throughout the process.</w:t>
      </w:r>
    </w:p>
    <w:p w14:paraId="76ACBE0A" w14:textId="77777777" w:rsidR="00A57733" w:rsidRPr="00A77B10" w:rsidRDefault="00A57733" w:rsidP="006C3EB9">
      <w:pPr>
        <w:pStyle w:val="ListParagraph"/>
        <w:numPr>
          <w:ilvl w:val="0"/>
          <w:numId w:val="12"/>
        </w:numPr>
        <w:rPr>
          <w:rFonts w:ascii="Times New Roman" w:hAnsi="Times New Roman" w:cs="Times New Roman"/>
          <w:b/>
          <w:sz w:val="28"/>
          <w:szCs w:val="28"/>
        </w:rPr>
      </w:pPr>
      <w:r w:rsidRPr="00A77B10">
        <w:rPr>
          <w:rFonts w:ascii="Times New Roman" w:hAnsi="Times New Roman" w:cs="Times New Roman"/>
          <w:b/>
          <w:sz w:val="28"/>
          <w:szCs w:val="28"/>
        </w:rPr>
        <w:t>Implementation</w:t>
      </w:r>
      <w:r>
        <w:rPr>
          <w:rFonts w:ascii="Times New Roman" w:hAnsi="Times New Roman" w:cs="Times New Roman"/>
          <w:b/>
          <w:sz w:val="28"/>
          <w:szCs w:val="28"/>
        </w:rPr>
        <w:t xml:space="preserve"> </w:t>
      </w:r>
      <w:r w:rsidRPr="00A77B10">
        <w:rPr>
          <w:rFonts w:ascii="Times New Roman" w:hAnsi="Times New Roman" w:cs="Times New Roman"/>
          <w:b/>
          <w:sz w:val="28"/>
          <w:szCs w:val="28"/>
        </w:rPr>
        <w:t>Stage:</w:t>
      </w:r>
    </w:p>
    <w:p w14:paraId="5C038FB9" w14:textId="77777777" w:rsidR="00A57733" w:rsidRPr="007F3B41" w:rsidRDefault="00A57733" w:rsidP="00A57733">
      <w:pPr>
        <w:ind w:firstLine="360"/>
        <w:jc w:val="both"/>
        <w:rPr>
          <w:rFonts w:ascii="TimesNewRomanPSMT" w:hAnsi="TimesNewRomanPSMT"/>
          <w:sz w:val="24"/>
          <w:szCs w:val="24"/>
        </w:rPr>
      </w:pPr>
      <w:r>
        <w:rPr>
          <w:rFonts w:ascii="TimesNewRomanPSMT" w:hAnsi="TimesNewRomanPSMT"/>
        </w:rPr>
        <w:t xml:space="preserve">[We need to </w:t>
      </w:r>
      <w:r w:rsidRPr="008073A4">
        <w:rPr>
          <w:rFonts w:ascii="TimesNewRomanPSMT" w:hAnsi="TimesNewRomanPSMT"/>
        </w:rPr>
        <w:t xml:space="preserve">mention </w:t>
      </w:r>
      <w:r>
        <w:rPr>
          <w:rFonts w:ascii="TimesNewRomanPSMT" w:hAnsi="TimesNewRomanPSMT"/>
        </w:rPr>
        <w:t>that we worked though sprints]</w:t>
      </w:r>
    </w:p>
    <w:p w14:paraId="0FADA36C" w14:textId="77777777" w:rsidR="00A57733" w:rsidRDefault="00A57733" w:rsidP="00A57733">
      <w:pPr>
        <w:ind w:firstLine="284"/>
        <w:jc w:val="both"/>
        <w:rPr>
          <w:rFonts w:ascii="TimesNewRomanPSMT" w:hAnsi="TimesNewRomanPSMT"/>
          <w:sz w:val="24"/>
          <w:szCs w:val="24"/>
        </w:rPr>
      </w:pPr>
      <w:r w:rsidRPr="00D052A2">
        <w:rPr>
          <w:rFonts w:ascii="TimesNewRomanPSMT" w:hAnsi="TimesNewRomanPSMT"/>
          <w:sz w:val="24"/>
          <w:szCs w:val="24"/>
        </w:rPr>
        <w:t xml:space="preserve">Once </w:t>
      </w:r>
      <w:r>
        <w:rPr>
          <w:rFonts w:ascii="TimesNewRomanPSMT" w:hAnsi="TimesNewRomanPSMT"/>
          <w:sz w:val="24"/>
          <w:szCs w:val="24"/>
        </w:rPr>
        <w:t>we</w:t>
      </w:r>
      <w:r w:rsidRPr="00D052A2">
        <w:rPr>
          <w:rFonts w:ascii="TimesNewRomanPSMT" w:hAnsi="TimesNewRomanPSMT"/>
          <w:sz w:val="24"/>
          <w:szCs w:val="24"/>
        </w:rPr>
        <w:t xml:space="preserve"> had </w:t>
      </w:r>
      <w:r>
        <w:rPr>
          <w:rFonts w:ascii="TimesNewRomanPSMT" w:hAnsi="TimesNewRomanPSMT"/>
          <w:sz w:val="24"/>
          <w:szCs w:val="24"/>
        </w:rPr>
        <w:t>our</w:t>
      </w:r>
      <w:r w:rsidRPr="00D052A2">
        <w:rPr>
          <w:rFonts w:ascii="TimesNewRomanPSMT" w:hAnsi="TimesNewRomanPSMT"/>
          <w:sz w:val="24"/>
          <w:szCs w:val="24"/>
        </w:rPr>
        <w:t xml:space="preserve"> design finalized, it was time to start developing the power-up. </w:t>
      </w:r>
      <w:r>
        <w:rPr>
          <w:rFonts w:ascii="TimesNewRomanPSMT" w:hAnsi="TimesNewRomanPSMT"/>
          <w:sz w:val="24"/>
          <w:szCs w:val="24"/>
        </w:rPr>
        <w:t>We</w:t>
      </w:r>
      <w:r w:rsidRPr="00D052A2">
        <w:rPr>
          <w:rFonts w:ascii="TimesNewRomanPSMT" w:hAnsi="TimesNewRomanPSMT"/>
          <w:sz w:val="24"/>
          <w:szCs w:val="24"/>
        </w:rPr>
        <w:t xml:space="preserve"> began by setting up </w:t>
      </w:r>
      <w:r>
        <w:rPr>
          <w:rFonts w:ascii="TimesNewRomanPSMT" w:hAnsi="TimesNewRomanPSMT"/>
          <w:sz w:val="24"/>
          <w:szCs w:val="24"/>
        </w:rPr>
        <w:t>our</w:t>
      </w:r>
      <w:r w:rsidRPr="00D052A2">
        <w:rPr>
          <w:rFonts w:ascii="TimesNewRomanPSMT" w:hAnsi="TimesNewRomanPSMT"/>
          <w:sz w:val="24"/>
          <w:szCs w:val="24"/>
        </w:rPr>
        <w:t xml:space="preserve"> development environment and creating a repository for </w:t>
      </w:r>
      <w:r>
        <w:rPr>
          <w:rFonts w:ascii="TimesNewRomanPSMT" w:hAnsi="TimesNewRomanPSMT"/>
          <w:sz w:val="24"/>
          <w:szCs w:val="24"/>
        </w:rPr>
        <w:t>our</w:t>
      </w:r>
      <w:r w:rsidRPr="00D052A2">
        <w:rPr>
          <w:rFonts w:ascii="TimesNewRomanPSMT" w:hAnsi="TimesNewRomanPSMT"/>
          <w:sz w:val="24"/>
          <w:szCs w:val="24"/>
        </w:rPr>
        <w:t xml:space="preserve"> code. From there, </w:t>
      </w:r>
      <w:r>
        <w:rPr>
          <w:rFonts w:ascii="TimesNewRomanPSMT" w:hAnsi="TimesNewRomanPSMT"/>
          <w:sz w:val="24"/>
          <w:szCs w:val="24"/>
        </w:rPr>
        <w:t>we</w:t>
      </w:r>
      <w:r w:rsidRPr="00D052A2">
        <w:rPr>
          <w:rFonts w:ascii="TimesNewRomanPSMT" w:hAnsi="TimesNewRomanPSMT"/>
          <w:sz w:val="24"/>
          <w:szCs w:val="24"/>
        </w:rPr>
        <w:t xml:space="preserve"> started coding each feature one at a time, making sure to test as </w:t>
      </w:r>
      <w:r>
        <w:rPr>
          <w:rFonts w:ascii="TimesNewRomanPSMT" w:hAnsi="TimesNewRomanPSMT"/>
          <w:sz w:val="24"/>
          <w:szCs w:val="24"/>
        </w:rPr>
        <w:t>we</w:t>
      </w:r>
      <w:r w:rsidRPr="00D052A2">
        <w:rPr>
          <w:rFonts w:ascii="TimesNewRomanPSMT" w:hAnsi="TimesNewRomanPSMT"/>
          <w:sz w:val="24"/>
          <w:szCs w:val="24"/>
        </w:rPr>
        <w:t xml:space="preserve"> went along. As </w:t>
      </w:r>
      <w:r>
        <w:rPr>
          <w:rFonts w:ascii="TimesNewRomanPSMT" w:hAnsi="TimesNewRomanPSMT"/>
          <w:sz w:val="24"/>
          <w:szCs w:val="24"/>
        </w:rPr>
        <w:t xml:space="preserve">we </w:t>
      </w:r>
      <w:r w:rsidRPr="00D052A2">
        <w:rPr>
          <w:rFonts w:ascii="TimesNewRomanPSMT" w:hAnsi="TimesNewRomanPSMT"/>
          <w:sz w:val="24"/>
          <w:szCs w:val="24"/>
        </w:rPr>
        <w:t xml:space="preserve">worked on each feature, </w:t>
      </w:r>
      <w:r>
        <w:rPr>
          <w:rFonts w:ascii="TimesNewRomanPSMT" w:hAnsi="TimesNewRomanPSMT"/>
          <w:sz w:val="24"/>
          <w:szCs w:val="24"/>
        </w:rPr>
        <w:t>we</w:t>
      </w:r>
      <w:r w:rsidRPr="00D052A2">
        <w:rPr>
          <w:rFonts w:ascii="TimesNewRomanPSMT" w:hAnsi="TimesNewRomanPSMT"/>
          <w:sz w:val="24"/>
          <w:szCs w:val="24"/>
        </w:rPr>
        <w:t xml:space="preserve"> made sure that it was working properly before moving on to the next one. This allowed </w:t>
      </w:r>
      <w:r>
        <w:rPr>
          <w:rFonts w:ascii="TimesNewRomanPSMT" w:hAnsi="TimesNewRomanPSMT"/>
          <w:sz w:val="24"/>
          <w:szCs w:val="24"/>
        </w:rPr>
        <w:t>us</w:t>
      </w:r>
      <w:r w:rsidRPr="00D052A2">
        <w:rPr>
          <w:rFonts w:ascii="TimesNewRomanPSMT" w:hAnsi="TimesNewRomanPSMT"/>
          <w:sz w:val="24"/>
          <w:szCs w:val="24"/>
        </w:rPr>
        <w:t xml:space="preserve"> to ensure that everything was working as expected before deploying it.</w:t>
      </w:r>
      <w:r w:rsidRPr="00D052A2">
        <w:rPr>
          <w:rFonts w:ascii="TimesNewRomanPSMT" w:hAnsi="TimesNewRomanPSMT"/>
        </w:rPr>
        <w:t xml:space="preserve"> </w:t>
      </w:r>
    </w:p>
    <w:p w14:paraId="13631957" w14:textId="77777777" w:rsidR="00A57733" w:rsidRPr="00A77B10" w:rsidRDefault="00A57733" w:rsidP="006C3EB9">
      <w:pPr>
        <w:pStyle w:val="ListParagraph"/>
        <w:numPr>
          <w:ilvl w:val="0"/>
          <w:numId w:val="12"/>
        </w:numPr>
        <w:rPr>
          <w:rFonts w:ascii="Times New Roman" w:hAnsi="Times New Roman" w:cs="Times New Roman"/>
          <w:b/>
          <w:sz w:val="28"/>
          <w:szCs w:val="28"/>
        </w:rPr>
      </w:pPr>
      <w:r w:rsidRPr="00D052A2">
        <w:rPr>
          <w:rFonts w:ascii="Times New Roman" w:hAnsi="Times New Roman" w:cs="Times New Roman"/>
          <w:b/>
          <w:sz w:val="28"/>
          <w:szCs w:val="28"/>
        </w:rPr>
        <w:t>Deployment</w:t>
      </w:r>
      <w:r>
        <w:rPr>
          <w:rFonts w:ascii="Times New Roman" w:hAnsi="Times New Roman" w:cs="Times New Roman"/>
          <w:b/>
          <w:sz w:val="28"/>
          <w:szCs w:val="28"/>
        </w:rPr>
        <w:t xml:space="preserve"> </w:t>
      </w:r>
      <w:r w:rsidRPr="00A77B10">
        <w:rPr>
          <w:rFonts w:ascii="Times New Roman" w:hAnsi="Times New Roman" w:cs="Times New Roman"/>
          <w:b/>
          <w:sz w:val="28"/>
          <w:szCs w:val="28"/>
        </w:rPr>
        <w:t>Stage:</w:t>
      </w:r>
    </w:p>
    <w:p w14:paraId="75FEE901" w14:textId="74DC9C2F" w:rsidR="003E3628" w:rsidRDefault="00A57733" w:rsidP="00A57733">
      <w:pPr>
        <w:spacing w:after="0" w:line="240" w:lineRule="auto"/>
        <w:rPr>
          <w:rFonts w:ascii="Times New Roman" w:hAnsi="Times New Roman" w:cs="Times New Roman"/>
          <w:sz w:val="24"/>
          <w:szCs w:val="24"/>
        </w:rPr>
        <w:sectPr w:rsidR="003E3628" w:rsidSect="00C1728C">
          <w:pgSz w:w="12240" w:h="15840"/>
          <w:pgMar w:top="1440" w:right="1440" w:bottom="1440" w:left="1701" w:header="1151" w:footer="720" w:gutter="0"/>
          <w:cols w:space="708"/>
          <w:titlePg/>
          <w:docGrid w:linePitch="360"/>
        </w:sectPr>
      </w:pPr>
      <w:r w:rsidRPr="00C15B9E">
        <w:rPr>
          <w:rFonts w:ascii="Times New Roman" w:eastAsia="Times New Roman" w:hAnsi="Times New Roman" w:cs="Times New Roman"/>
          <w:color w:val="000000"/>
          <w:sz w:val="24"/>
          <w:szCs w:val="24"/>
          <w:highlight w:val="yellow"/>
        </w:rPr>
        <w:t>………………………………………………….…………………….………………………………………………….…………………….………………………………………………….…………………….………………………………………………….…………………….………………………………………………….…………………….………………………………………………….…………………….………………………………………………….…………………….………………………………………………….…………………….………………………………………………….…………………….………………………………………………….…………………….………………………………………………….…………………….………………………………………………….…………………….………………………………………………….…………………….</w:t>
      </w:r>
      <w:r w:rsidR="006D0D27" w:rsidRPr="006D0D27">
        <w:t xml:space="preserve"> </w:t>
      </w:r>
      <w:r w:rsidR="006D0D27">
        <w:fldChar w:fldCharType="begin"/>
      </w:r>
      <w:r w:rsidR="006D0D27">
        <w:instrText xml:space="preserve"> INCLUDEPICTURE "/Users/user/Library/Group Containers/UBF8T346G9.ms/WebArchiveCopyPasteTempFiles/com.microsoft.Word/whats-in-a-color-palette-01.png" \* MERGEFORMATINET </w:instrText>
      </w:r>
      <w:r w:rsidR="006D0D27">
        <w:fldChar w:fldCharType="separate"/>
      </w:r>
      <w:r w:rsidR="006D0D27">
        <w:rPr>
          <w:noProof/>
        </w:rPr>
        <w:drawing>
          <wp:inline distT="0" distB="0" distL="0" distR="0" wp14:anchorId="05CB8DB8" wp14:editId="2862E449">
            <wp:extent cx="5777865" cy="2028190"/>
            <wp:effectExtent l="0" t="0" r="635" b="3810"/>
            <wp:docPr id="5" name="Picture 5" descr="Building Your Color Palette - Refactoring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ing Your Color Palette - Refactoring UI"/>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77865" cy="2028190"/>
                    </a:xfrm>
                    <a:prstGeom prst="rect">
                      <a:avLst/>
                    </a:prstGeom>
                    <a:noFill/>
                    <a:ln>
                      <a:noFill/>
                    </a:ln>
                  </pic:spPr>
                </pic:pic>
              </a:graphicData>
            </a:graphic>
          </wp:inline>
        </w:drawing>
      </w:r>
      <w:r w:rsidR="006D0D27">
        <w:fldChar w:fldCharType="end"/>
      </w:r>
    </w:p>
    <w:p w14:paraId="05CF25CB" w14:textId="6ED8296D" w:rsidR="009B483D" w:rsidRDefault="000B4612" w:rsidP="003E3628">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52110" behindDoc="0" locked="0" layoutInCell="1" allowOverlap="1" wp14:anchorId="75BA22D2" wp14:editId="03BF7EFD">
                <wp:simplePos x="0" y="0"/>
                <wp:positionH relativeFrom="column">
                  <wp:posOffset>-307428</wp:posOffset>
                </wp:positionH>
                <wp:positionV relativeFrom="paragraph">
                  <wp:posOffset>-717331</wp:posOffset>
                </wp:positionV>
                <wp:extent cx="8059847" cy="6913330"/>
                <wp:effectExtent l="0" t="0" r="17780" b="8255"/>
                <wp:wrapNone/>
                <wp:docPr id="122" name="Group 122"/>
                <wp:cNvGraphicFramePr/>
                <a:graphic xmlns:a="http://schemas.openxmlformats.org/drawingml/2006/main">
                  <a:graphicData uri="http://schemas.microsoft.com/office/word/2010/wordprocessingGroup">
                    <wpg:wgp>
                      <wpg:cNvGrpSpPr/>
                      <wpg:grpSpPr>
                        <a:xfrm>
                          <a:off x="0" y="0"/>
                          <a:ext cx="8059847" cy="6913330"/>
                          <a:chOff x="0" y="0"/>
                          <a:chExt cx="8059847" cy="6913330"/>
                        </a:xfrm>
                      </wpg:grpSpPr>
                      <wpg:grpSp>
                        <wpg:cNvPr id="121" name="Group 121"/>
                        <wpg:cNvGrpSpPr/>
                        <wpg:grpSpPr>
                          <a:xfrm>
                            <a:off x="0" y="0"/>
                            <a:ext cx="8059847" cy="6913330"/>
                            <a:chOff x="0" y="0"/>
                            <a:chExt cx="8059847" cy="6913330"/>
                          </a:xfrm>
                        </wpg:grpSpPr>
                        <wpg:grpSp>
                          <wpg:cNvPr id="102" name="Google Shape;415;p21"/>
                          <wpg:cNvGrpSpPr/>
                          <wpg:grpSpPr>
                            <a:xfrm>
                              <a:off x="585216" y="0"/>
                              <a:ext cx="7474496" cy="2231266"/>
                              <a:chOff x="537484" y="0"/>
                              <a:chExt cx="2224810" cy="2231450"/>
                            </a:xfrm>
                          </wpg:grpSpPr>
                          <wps:wsp>
                            <wps:cNvPr id="103" name="Google Shape;416;p21"/>
                            <wps:cNvSpPr/>
                            <wps:spPr>
                              <a:xfrm rot="10800000" flipH="1">
                                <a:off x="537486" y="683450"/>
                                <a:ext cx="2224694" cy="1548000"/>
                              </a:xfrm>
                              <a:prstGeom prst="round2SameRect">
                                <a:avLst>
                                  <a:gd name="adj1" fmla="val 5874"/>
                                  <a:gd name="adj2" fmla="val 0"/>
                                </a:avLst>
                              </a:prstGeom>
                              <a:noFill/>
                              <a:ln w="9525" cap="flat" cmpd="sng">
                                <a:solidFill>
                                  <a:schemeClr val="dk1"/>
                                </a:solidFill>
                                <a:prstDash val="solid"/>
                                <a:round/>
                                <a:headEnd type="none" w="sm" len="sm"/>
                                <a:tailEnd type="none" w="sm" len="sm"/>
                              </a:ln>
                            </wps:spPr>
                            <wps:txbx>
                              <w:txbxContent>
                                <w:p w14:paraId="08565DCF" w14:textId="77777777" w:rsidR="009B483D" w:rsidRDefault="009B483D" w:rsidP="009B483D">
                                  <w:pPr>
                                    <w:jc w:val="center"/>
                                    <w:rPr>
                                      <w:rFonts w:asciiTheme="minorHAnsi" w:cstheme="minorBidi"/>
                                      <w:color w:val="000000" w:themeColor="text1"/>
                                      <w:kern w:val="24"/>
                                      <w:sz w:val="36"/>
                                      <w:szCs w:val="36"/>
                                    </w:rPr>
                                  </w:pPr>
                                  <w:r>
                                    <w:rPr>
                                      <w:rFonts w:asciiTheme="minorHAnsi" w:cstheme="minorBidi"/>
                                      <w:color w:val="000000" w:themeColor="text1"/>
                                      <w:kern w:val="24"/>
                                      <w:sz w:val="36"/>
                                      <w:szCs w:val="36"/>
                                    </w:rPr>
                                    <w:t xml:space="preserve">       </w:t>
                                  </w:r>
                                </w:p>
                              </w:txbxContent>
                            </wps:txbx>
                            <wps:bodyPr spcFirstLastPara="1" wrap="square" lIns="91425" tIns="91425" rIns="91425" bIns="91425" anchor="ctr" anchorCtr="0">
                              <a:noAutofit/>
                            </wps:bodyPr>
                          </wps:wsp>
                          <wps:wsp>
                            <wps:cNvPr id="104" name="Google Shape;418;p21"/>
                            <wps:cNvSpPr txBox="1"/>
                            <wps:spPr>
                              <a:xfrm>
                                <a:off x="541029" y="691476"/>
                                <a:ext cx="2221265" cy="1236658"/>
                              </a:xfrm>
                              <a:prstGeom prst="rect">
                                <a:avLst/>
                              </a:prstGeom>
                              <a:noFill/>
                              <a:ln>
                                <a:noFill/>
                              </a:ln>
                            </wps:spPr>
                            <wps:txbx>
                              <w:txbxContent>
                                <w:p w14:paraId="7F8BC911" w14:textId="77777777"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There is an inherent tension between business and customer values, but they can be aligned to achieve success to product or service as neither should be neglected.</w:t>
                                  </w:r>
                                </w:p>
                                <w:p w14:paraId="47EE5C9D" w14:textId="4B7B0D7B"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proofErr w:type="gramStart"/>
                                  <w:r w:rsidRPr="009B483D">
                                    <w:rPr>
                                      <w:rFonts w:cs="Calibri"/>
                                      <w:color w:val="1D1C1D"/>
                                      <w:kern w:val="24"/>
                                      <w:sz w:val="28"/>
                                      <w:szCs w:val="28"/>
                                    </w:rPr>
                                    <w:t>The majority of</w:t>
                                  </w:r>
                                  <w:proofErr w:type="gramEnd"/>
                                  <w:r w:rsidRPr="009B483D">
                                    <w:rPr>
                                      <w:rFonts w:cs="Calibri"/>
                                      <w:color w:val="1D1C1D"/>
                                      <w:kern w:val="24"/>
                                      <w:sz w:val="28"/>
                                      <w:szCs w:val="28"/>
                                    </w:rPr>
                                    <w:t xml:space="preserve"> participants agreed that both should be taken into consideration, albeit with different levels of emphasis depending on the company's product strategy.</w:t>
                                  </w:r>
                                </w:p>
                              </w:txbxContent>
                            </wps:txbx>
                            <wps:bodyPr spcFirstLastPara="1" wrap="square" lIns="91425" tIns="91425" rIns="91425" bIns="91425" anchor="t" anchorCtr="0">
                              <a:noAutofit/>
                            </wps:bodyPr>
                          </wps:wsp>
                          <wps:wsp>
                            <wps:cNvPr id="105" name="Google Shape;419;p21"/>
                            <wps:cNvSpPr/>
                            <wps:spPr>
                              <a:xfrm>
                                <a:off x="537484" y="0"/>
                                <a:ext cx="2224658" cy="585600"/>
                              </a:xfrm>
                              <a:prstGeom prst="round2SameRect">
                                <a:avLst>
                                  <a:gd name="adj1" fmla="val 16667"/>
                                  <a:gd name="adj2" fmla="val 0"/>
                                </a:avLst>
                              </a:prstGeom>
                              <a:solidFill>
                                <a:srgbClr val="004062"/>
                              </a:solidFill>
                              <a:ln>
                                <a:noFill/>
                              </a:ln>
                            </wps:spPr>
                            <wps:txbx>
                              <w:txbxContent>
                                <w:p w14:paraId="780A8446" w14:textId="77777777" w:rsidR="009B483D" w:rsidRDefault="009B483D" w:rsidP="000B4612">
                                  <w:pPr>
                                    <w:spacing w:after="0"/>
                                    <w:jc w:val="center"/>
                                    <w:rPr>
                                      <w:rFonts w:cs="Calibri"/>
                                      <w:b/>
                                      <w:bCs/>
                                      <w:color w:val="FFFFFF"/>
                                      <w:kern w:val="24"/>
                                      <w:sz w:val="28"/>
                                      <w:szCs w:val="28"/>
                                    </w:rPr>
                                  </w:pPr>
                                  <w:r>
                                    <w:rPr>
                                      <w:rFonts w:cs="Calibri"/>
                                      <w:b/>
                                      <w:bCs/>
                                      <w:color w:val="FFFFFF"/>
                                      <w:kern w:val="24"/>
                                      <w:sz w:val="28"/>
                                      <w:szCs w:val="28"/>
                                    </w:rPr>
                                    <w:t xml:space="preserve">Potential Value     </w:t>
                                  </w:r>
                                </w:p>
                              </w:txbxContent>
                            </wps:txbx>
                            <wps:bodyPr spcFirstLastPara="1" wrap="square" lIns="91425" tIns="91425" rIns="91425" bIns="91425" anchor="ctr" anchorCtr="0">
                              <a:noAutofit/>
                            </wps:bodyPr>
                          </wps:wsp>
                        </wpg:grpSp>
                        <wps:wsp>
                          <wps:cNvPr id="106" name="Rounded Rectangle 106"/>
                          <wps:cNvSpPr/>
                          <wps:spPr>
                            <a:xfrm>
                              <a:off x="0" y="0"/>
                              <a:ext cx="468000" cy="6904727"/>
                            </a:xfrm>
                            <a:prstGeom prst="roundRect">
                              <a:avLst/>
                            </a:prstGeom>
                            <a:solidFill>
                              <a:srgbClr val="F6D55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8415F2" w14:textId="77777777" w:rsidR="009B483D" w:rsidRDefault="009B483D" w:rsidP="000B4612">
                                <w:pPr>
                                  <w:spacing w:after="0"/>
                                  <w:jc w:val="center"/>
                                  <w:rPr>
                                    <w:rFonts w:asciiTheme="minorHAnsi" w:cstheme="minorBidi"/>
                                    <w:b/>
                                    <w:bCs/>
                                    <w:color w:val="FFFFFF" w:themeColor="light1"/>
                                    <w:kern w:val="24"/>
                                    <w:sz w:val="32"/>
                                    <w:szCs w:val="32"/>
                                  </w:rPr>
                                </w:pPr>
                                <w:r>
                                  <w:rPr>
                                    <w:rFonts w:asciiTheme="minorHAnsi" w:cstheme="minorBidi"/>
                                    <w:b/>
                                    <w:bCs/>
                                    <w:color w:val="FFFFFF" w:themeColor="light1"/>
                                    <w:kern w:val="24"/>
                                    <w:sz w:val="32"/>
                                    <w:szCs w:val="32"/>
                                  </w:rPr>
                                  <w:t>Summary of Interview Findings</w:t>
                                </w:r>
                              </w:p>
                            </w:txbxContent>
                          </wps:txbx>
                          <wps:bodyPr vert="vert270" rtlCol="0" anchor="ctr"/>
                        </wps:wsp>
                        <wpg:grpSp>
                          <wpg:cNvPr id="107" name="Google Shape;415;p21"/>
                          <wpg:cNvGrpSpPr/>
                          <wpg:grpSpPr>
                            <a:xfrm>
                              <a:off x="585216" y="2340864"/>
                              <a:ext cx="7474503" cy="2239348"/>
                              <a:chOff x="537478" y="2343404"/>
                              <a:chExt cx="2224812" cy="2239532"/>
                            </a:xfrm>
                          </wpg:grpSpPr>
                          <wps:wsp>
                            <wps:cNvPr id="108" name="Google Shape;416;p21"/>
                            <wps:cNvSpPr/>
                            <wps:spPr>
                              <a:xfrm rot="10800000" flipH="1">
                                <a:off x="537480" y="3034936"/>
                                <a:ext cx="2224809" cy="1548000"/>
                              </a:xfrm>
                              <a:prstGeom prst="round2SameRect">
                                <a:avLst>
                                  <a:gd name="adj1" fmla="val 5874"/>
                                  <a:gd name="adj2" fmla="val 0"/>
                                </a:avLst>
                              </a:prstGeom>
                              <a:no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110" name="Google Shape;419;p21"/>
                            <wps:cNvSpPr/>
                            <wps:spPr>
                              <a:xfrm>
                                <a:off x="537478" y="2343404"/>
                                <a:ext cx="2224812" cy="586800"/>
                              </a:xfrm>
                              <a:prstGeom prst="round2SameRect">
                                <a:avLst>
                                  <a:gd name="adj1" fmla="val 16667"/>
                                  <a:gd name="adj2" fmla="val 0"/>
                                </a:avLst>
                              </a:prstGeom>
                              <a:solidFill>
                                <a:srgbClr val="20639B"/>
                              </a:solidFill>
                              <a:ln>
                                <a:noFill/>
                              </a:ln>
                            </wps:spPr>
                            <wps:txbx>
                              <w:txbxContent>
                                <w:p w14:paraId="2149AF5F" w14:textId="77777777" w:rsidR="009B483D" w:rsidRDefault="009B483D" w:rsidP="000B4612">
                                  <w:pPr>
                                    <w:spacing w:after="0"/>
                                    <w:jc w:val="center"/>
                                    <w:rPr>
                                      <w:rFonts w:cs="Calibri"/>
                                      <w:b/>
                                      <w:bCs/>
                                      <w:color w:val="FFFFFF"/>
                                      <w:kern w:val="24"/>
                                      <w:sz w:val="28"/>
                                      <w:szCs w:val="28"/>
                                    </w:rPr>
                                  </w:pPr>
                                  <w:r>
                                    <w:rPr>
                                      <w:rFonts w:cs="Calibri"/>
                                      <w:b/>
                                      <w:bCs/>
                                      <w:color w:val="FFFFFF"/>
                                      <w:kern w:val="24"/>
                                      <w:sz w:val="28"/>
                                      <w:szCs w:val="28"/>
                                    </w:rPr>
                                    <w:t>Clarity</w:t>
                                  </w:r>
                                </w:p>
                              </w:txbxContent>
                            </wps:txbx>
                            <wps:bodyPr spcFirstLastPara="1" wrap="square" lIns="91425" tIns="91425" rIns="91425" bIns="91425" anchor="ctr" anchorCtr="0">
                              <a:noAutofit/>
                            </wps:bodyPr>
                          </wps:wsp>
                        </wpg:grpSp>
                        <wpg:grpSp>
                          <wpg:cNvPr id="111" name="Google Shape;415;p21"/>
                          <wpg:cNvGrpSpPr/>
                          <wpg:grpSpPr>
                            <a:xfrm>
                              <a:off x="585216" y="4693920"/>
                              <a:ext cx="7474631" cy="2219410"/>
                              <a:chOff x="537478" y="4689141"/>
                              <a:chExt cx="2224850" cy="2219593"/>
                            </a:xfrm>
                          </wpg:grpSpPr>
                          <wps:wsp>
                            <wps:cNvPr id="112" name="Google Shape;416;p21"/>
                            <wps:cNvSpPr/>
                            <wps:spPr>
                              <a:xfrm rot="10800000" flipH="1">
                                <a:off x="537483" y="5360734"/>
                                <a:ext cx="2224845" cy="1548000"/>
                              </a:xfrm>
                              <a:prstGeom prst="round2SameRect">
                                <a:avLst>
                                  <a:gd name="adj1" fmla="val 5874"/>
                                  <a:gd name="adj2" fmla="val 0"/>
                                </a:avLst>
                              </a:prstGeom>
                              <a:no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114" name="Google Shape;419;p21"/>
                            <wps:cNvSpPr/>
                            <wps:spPr>
                              <a:xfrm>
                                <a:off x="537478" y="4689141"/>
                                <a:ext cx="2224736" cy="585600"/>
                              </a:xfrm>
                              <a:prstGeom prst="round2SameRect">
                                <a:avLst>
                                  <a:gd name="adj1" fmla="val 16667"/>
                                  <a:gd name="adj2" fmla="val 0"/>
                                </a:avLst>
                              </a:prstGeom>
                              <a:solidFill>
                                <a:srgbClr val="3CAEA3"/>
                              </a:solidFill>
                              <a:ln>
                                <a:noFill/>
                              </a:ln>
                            </wps:spPr>
                            <wps:txbx>
                              <w:txbxContent>
                                <w:p w14:paraId="2EDEE586" w14:textId="77777777" w:rsidR="009B483D" w:rsidRDefault="009B483D" w:rsidP="000B4612">
                                  <w:pPr>
                                    <w:spacing w:after="0"/>
                                    <w:jc w:val="center"/>
                                    <w:rPr>
                                      <w:rFonts w:cs="Calibri"/>
                                      <w:b/>
                                      <w:bCs/>
                                      <w:color w:val="FFFFFF"/>
                                      <w:kern w:val="24"/>
                                      <w:sz w:val="28"/>
                                      <w:szCs w:val="28"/>
                                    </w:rPr>
                                  </w:pPr>
                                  <w:r>
                                    <w:rPr>
                                      <w:rFonts w:cs="Calibri"/>
                                      <w:b/>
                                      <w:bCs/>
                                      <w:color w:val="FFFFFF"/>
                                      <w:kern w:val="24"/>
                                      <w:sz w:val="28"/>
                                      <w:szCs w:val="28"/>
                                    </w:rPr>
                                    <w:t>Familiarity</w:t>
                                  </w:r>
                                </w:p>
                              </w:txbxContent>
                            </wps:txbx>
                            <wps:bodyPr spcFirstLastPara="1" wrap="square" lIns="91425" tIns="91425" rIns="91425" bIns="91425" anchor="ctr" anchorCtr="0">
                              <a:noAutofit/>
                            </wps:bodyPr>
                          </wps:wsp>
                        </wpg:grpSp>
                        <wps:wsp>
                          <wps:cNvPr id="115" name="Google Shape;418;p21"/>
                          <wps:cNvSpPr txBox="1"/>
                          <wps:spPr>
                            <a:xfrm>
                              <a:off x="585216" y="3032339"/>
                              <a:ext cx="7473569" cy="1541145"/>
                            </a:xfrm>
                            <a:prstGeom prst="rect">
                              <a:avLst/>
                            </a:prstGeom>
                            <a:noFill/>
                            <a:ln>
                              <a:noFill/>
                            </a:ln>
                          </wps:spPr>
                          <wps:txbx>
                            <w:txbxContent>
                              <w:p w14:paraId="28A3AE53" w14:textId="1FC7378A"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Clarity of user story should be considered when planning a feature</w:t>
                                </w:r>
                                <w:r w:rsidR="006A12AF">
                                  <w:rPr>
                                    <w:rFonts w:cs="Calibri"/>
                                    <w:color w:val="1D1C1D"/>
                                    <w:kern w:val="24"/>
                                    <w:sz w:val="28"/>
                                    <w:szCs w:val="28"/>
                                  </w:rPr>
                                  <w:t>.</w:t>
                                </w:r>
                              </w:p>
                              <w:p w14:paraId="2A637BB9" w14:textId="38AA7DF4"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Feature should be detailed and clear before moving to the design phase</w:t>
                                </w:r>
                                <w:r w:rsidR="006A12AF">
                                  <w:rPr>
                                    <w:rFonts w:cs="Calibri"/>
                                    <w:color w:val="1D1C1D"/>
                                    <w:kern w:val="24"/>
                                    <w:sz w:val="28"/>
                                    <w:szCs w:val="28"/>
                                  </w:rPr>
                                  <w:t>.</w:t>
                                </w:r>
                              </w:p>
                              <w:p w14:paraId="458E2C51" w14:textId="75C8CD13"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Wireframes are better than documents for gaining clear requirement</w:t>
                                </w:r>
                                <w:r w:rsidR="006A12AF">
                                  <w:rPr>
                                    <w:rFonts w:cs="Calibri"/>
                                    <w:color w:val="1D1C1D"/>
                                    <w:kern w:val="24"/>
                                    <w:sz w:val="28"/>
                                    <w:szCs w:val="28"/>
                                  </w:rPr>
                                  <w:t>.</w:t>
                                </w:r>
                              </w:p>
                              <w:p w14:paraId="5E551E4B" w14:textId="3BA75033"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 xml:space="preserve">Complexity of the feature should be defined and clear </w:t>
                                </w:r>
                                <w:proofErr w:type="gramStart"/>
                                <w:r w:rsidRPr="009B483D">
                                  <w:rPr>
                                    <w:rFonts w:cs="Calibri"/>
                                    <w:color w:val="1D1C1D"/>
                                    <w:kern w:val="24"/>
                                    <w:sz w:val="28"/>
                                    <w:szCs w:val="28"/>
                                  </w:rPr>
                                  <w:t>in order to</w:t>
                                </w:r>
                                <w:proofErr w:type="gramEnd"/>
                                <w:r w:rsidRPr="009B483D">
                                  <w:rPr>
                                    <w:rFonts w:cs="Calibri"/>
                                    <w:color w:val="1D1C1D"/>
                                    <w:kern w:val="24"/>
                                    <w:sz w:val="28"/>
                                    <w:szCs w:val="28"/>
                                  </w:rPr>
                                  <w:t xml:space="preserve"> determine if UX experiments are necessary.</w:t>
                                </w:r>
                              </w:p>
                            </w:txbxContent>
                          </wps:txbx>
                          <wps:bodyPr spcFirstLastPara="1" wrap="square" lIns="91425" tIns="91425" rIns="91425" bIns="91425" anchor="t" anchorCtr="0">
                            <a:noAutofit/>
                          </wps:bodyPr>
                        </wps:wsp>
                      </wpg:grpSp>
                      <wps:wsp>
                        <wps:cNvPr id="119" name="Google Shape;418;p21"/>
                        <wps:cNvSpPr txBox="1"/>
                        <wps:spPr>
                          <a:xfrm>
                            <a:off x="585216" y="5364480"/>
                            <a:ext cx="7473569" cy="1540247"/>
                          </a:xfrm>
                          <a:prstGeom prst="rect">
                            <a:avLst/>
                          </a:prstGeom>
                          <a:noFill/>
                          <a:ln>
                            <a:noFill/>
                          </a:ln>
                        </wps:spPr>
                        <wps:txbx>
                          <w:txbxContent>
                            <w:p w14:paraId="788FE1B9" w14:textId="77777777" w:rsidR="009B483D" w:rsidRPr="009B483D" w:rsidRDefault="009B483D" w:rsidP="006C3EB9">
                              <w:pPr>
                                <w:pStyle w:val="ListParagraph"/>
                                <w:numPr>
                                  <w:ilvl w:val="0"/>
                                  <w:numId w:val="13"/>
                                </w:numPr>
                                <w:spacing w:after="0" w:line="240" w:lineRule="auto"/>
                                <w:ind w:left="567"/>
                                <w:rPr>
                                  <w:rFonts w:eastAsia="Roboto" w:cs="Calibri"/>
                                  <w:color w:val="000000" w:themeColor="text1"/>
                                  <w:kern w:val="24"/>
                                  <w:sz w:val="28"/>
                                  <w:szCs w:val="28"/>
                                </w:rPr>
                              </w:pPr>
                              <w:r w:rsidRPr="009B483D">
                                <w:rPr>
                                  <w:rFonts w:eastAsia="Roboto" w:cs="Calibri"/>
                                  <w:color w:val="000000" w:themeColor="text1"/>
                                  <w:kern w:val="24"/>
                                  <w:sz w:val="28"/>
                                  <w:szCs w:val="28"/>
                                </w:rPr>
                                <w:t>Having experience within the product domain helps when deciding to conduct UX experiments.</w:t>
                              </w:r>
                            </w:p>
                            <w:p w14:paraId="42D3694C" w14:textId="77777777" w:rsidR="009B483D" w:rsidRPr="009B483D" w:rsidRDefault="009B483D" w:rsidP="006C3EB9">
                              <w:pPr>
                                <w:pStyle w:val="ListParagraph"/>
                                <w:numPr>
                                  <w:ilvl w:val="0"/>
                                  <w:numId w:val="13"/>
                                </w:numPr>
                                <w:spacing w:after="0" w:line="240" w:lineRule="auto"/>
                                <w:ind w:left="567"/>
                                <w:rPr>
                                  <w:rFonts w:eastAsia="Roboto" w:cs="Calibri"/>
                                  <w:color w:val="000000" w:themeColor="text1"/>
                                  <w:kern w:val="24"/>
                                  <w:sz w:val="28"/>
                                  <w:szCs w:val="28"/>
                                </w:rPr>
                              </w:pPr>
                              <w:r w:rsidRPr="009B483D">
                                <w:rPr>
                                  <w:rFonts w:eastAsia="Roboto" w:cs="Calibri"/>
                                  <w:color w:val="000000" w:themeColor="text1"/>
                                  <w:kern w:val="24"/>
                                  <w:sz w:val="28"/>
                                  <w:szCs w:val="28"/>
                                </w:rPr>
                                <w:t>Maturity of the UX designer is a factor when making decisions.</w:t>
                              </w:r>
                            </w:p>
                            <w:p w14:paraId="437B6273" w14:textId="330447AE" w:rsidR="009B483D" w:rsidRPr="009B483D" w:rsidRDefault="009B483D" w:rsidP="006C3EB9">
                              <w:pPr>
                                <w:pStyle w:val="ListParagraph"/>
                                <w:numPr>
                                  <w:ilvl w:val="0"/>
                                  <w:numId w:val="13"/>
                                </w:numPr>
                                <w:spacing w:after="0" w:line="240" w:lineRule="auto"/>
                                <w:ind w:left="567"/>
                                <w:rPr>
                                  <w:rFonts w:eastAsia="Roboto" w:cs="Calibri"/>
                                  <w:color w:val="000000" w:themeColor="text1"/>
                                  <w:kern w:val="24"/>
                                  <w:sz w:val="28"/>
                                  <w:szCs w:val="28"/>
                                </w:rPr>
                              </w:pPr>
                              <w:r w:rsidRPr="009B483D">
                                <w:rPr>
                                  <w:rFonts w:eastAsia="Roboto" w:cs="Calibri"/>
                                  <w:color w:val="000000" w:themeColor="text1"/>
                                  <w:kern w:val="24"/>
                                  <w:sz w:val="28"/>
                                  <w:szCs w:val="28"/>
                                </w:rPr>
                                <w:t>Changing features that impact existing user behavior is challenging and requires intensive UX experiments</w:t>
                              </w:r>
                              <w:r w:rsidR="006A12AF">
                                <w:rPr>
                                  <w:rFonts w:eastAsia="Roboto" w:cs="Calibri"/>
                                  <w:color w:val="000000" w:themeColor="text1"/>
                                  <w:kern w:val="24"/>
                                  <w:sz w:val="28"/>
                                  <w:szCs w:val="28"/>
                                </w:rPr>
                                <w:t>.</w:t>
                              </w:r>
                            </w:p>
                            <w:p w14:paraId="6F7CA772" w14:textId="67513FAA" w:rsidR="009B483D" w:rsidRPr="009B483D" w:rsidRDefault="009B483D" w:rsidP="006C3EB9">
                              <w:pPr>
                                <w:pStyle w:val="ListParagraph"/>
                                <w:numPr>
                                  <w:ilvl w:val="0"/>
                                  <w:numId w:val="13"/>
                                </w:numPr>
                                <w:spacing w:after="0" w:line="240" w:lineRule="auto"/>
                                <w:ind w:left="567"/>
                                <w:rPr>
                                  <w:rFonts w:eastAsia="Roboto" w:cs="Calibri"/>
                                  <w:color w:val="000000" w:themeColor="text1"/>
                                  <w:kern w:val="24"/>
                                  <w:sz w:val="28"/>
                                  <w:szCs w:val="28"/>
                                </w:rPr>
                              </w:pPr>
                              <w:r w:rsidRPr="009B483D">
                                <w:rPr>
                                  <w:rFonts w:eastAsia="Roboto" w:cs="Calibri"/>
                                  <w:color w:val="000000" w:themeColor="text1"/>
                                  <w:kern w:val="24"/>
                                  <w:sz w:val="28"/>
                                  <w:szCs w:val="28"/>
                                </w:rPr>
                                <w:t>Introducing new features into the market takes a lot of effort and resources but can offer huge gains in value</w:t>
                              </w:r>
                              <w:r w:rsidR="000B4612">
                                <w:rPr>
                                  <w:rFonts w:eastAsia="Roboto" w:cs="Calibri"/>
                                  <w:color w:val="000000" w:themeColor="text1"/>
                                  <w:kern w:val="24"/>
                                  <w:sz w:val="28"/>
                                  <w:szCs w:val="28"/>
                                </w:rPr>
                                <w:t>.</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5BA22D2" id="Group 122" o:spid="_x0000_s1032" style="position:absolute;margin-left:-24.2pt;margin-top:-56.5pt;width:634.65pt;height:544.35pt;z-index:251652110;mso-width-relative:margin;mso-height-relative:margin" coordsize="80598,691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">
                <v:group id="Group 121" o:spid="_x0000_s1033" style="position:absolute;width:80598;height:69133" coordsize="80598,691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">
                  <v:group id="_x0000_s1034" style="position:absolute;left:5852;width:74745;height:22312" coordorigin="5374" coordsize="22248,223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">
                    <v:shape id="Google Shape;416;p21" o:spid="_x0000_s1035" style="position:absolute;left:5374;top:6834;width:22247;height:15480;rotation:180;flip:x;visibility:visible;mso-wrap-style:square;v-text-anchor:middle" coordsize="2224694,1548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" adj="-11796480,,5400" path="m90930,l2133764,v50219,,90930,40711,90930,90930l2224694,1548000r,l,1548000r,l,90930c,40711,40711,,90930,xe" filled="f" strokecolor="black [3200]">
                      <v:stroke startarrowwidth="narrow" startarrowlength="short" endarrowwidth="narrow" endarrowlength="short" joinstyle="round"/>
                      <v:formulas/>
                      <v:path arrowok="t" o:connecttype="custom" o:connectlocs="90930,0;2133764,0;2224694,90930;2224694,1548000;2224694,1548000;0,1548000;0,1548000;0,90930;90930,0" o:connectangles="0,0,0,0,0,0,0,0,0" textboxrect="0,0,2224694,1548000"/>
                      <v:textbox inset="2.53958mm,2.53958mm,2.53958mm,2.53958mm">
                        <w:txbxContent>
                          <w:p w14:paraId="08565DCF" w14:textId="77777777" w:rsidR="009B483D" w:rsidRDefault="009B483D" w:rsidP="009B483D">
                            <w:pPr>
                              <w:jc w:val="center"/>
                              <w:rPr>
                                <w:rFonts w:asciiTheme="minorHAnsi" w:cstheme="minorBidi"/>
                                <w:color w:val="000000" w:themeColor="text1"/>
                                <w:kern w:val="24"/>
                                <w:sz w:val="36"/>
                                <w:szCs w:val="36"/>
                              </w:rPr>
                            </w:pPr>
                            <w:r>
                              <w:rPr>
                                <w:rFonts w:asciiTheme="minorHAnsi" w:cstheme="minorBidi"/>
                                <w:color w:val="000000" w:themeColor="text1"/>
                                <w:kern w:val="24"/>
                                <w:sz w:val="36"/>
                                <w:szCs w:val="36"/>
                              </w:rPr>
                              <w:t xml:space="preserve">       </w:t>
                            </w:r>
                          </w:p>
                        </w:txbxContent>
                      </v:textbox>
                    </v:shape>
                    <v:shape id="_x0000_s1036" type="#_x0000_t202" style="position:absolute;left:5410;top:6914;width:22212;height:123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" filled="f" stroked="f">
                      <v:textbox inset="2.53958mm,2.53958mm,2.53958mm,2.53958mm">
                        <w:txbxContent>
                          <w:p w14:paraId="7F8BC911" w14:textId="77777777"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There is an inherent tension between business and customer values, but they can be aligned to achieve success to product or service as neither should be neglected.</w:t>
                            </w:r>
                          </w:p>
                          <w:p w14:paraId="47EE5C9D" w14:textId="4B7B0D7B"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proofErr w:type="gramStart"/>
                            <w:r w:rsidRPr="009B483D">
                              <w:rPr>
                                <w:rFonts w:cs="Calibri"/>
                                <w:color w:val="1D1C1D"/>
                                <w:kern w:val="24"/>
                                <w:sz w:val="28"/>
                                <w:szCs w:val="28"/>
                              </w:rPr>
                              <w:t>The majority of</w:t>
                            </w:r>
                            <w:proofErr w:type="gramEnd"/>
                            <w:r w:rsidRPr="009B483D">
                              <w:rPr>
                                <w:rFonts w:cs="Calibri"/>
                                <w:color w:val="1D1C1D"/>
                                <w:kern w:val="24"/>
                                <w:sz w:val="28"/>
                                <w:szCs w:val="28"/>
                              </w:rPr>
                              <w:t xml:space="preserve"> participants agreed that both should be taken into consideration, albeit with different levels of emphasis depending on the company's product strategy.</w:t>
                            </w:r>
                          </w:p>
                        </w:txbxContent>
                      </v:textbox>
                    </v:shape>
                    <v:shape id="_x0000_s1037" style="position:absolute;left:5374;width:22247;height:5856;visibility:visible;mso-wrap-style:square;v-text-anchor:middle" coordsize="2224658,5856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" adj="-11796480,,5400" path="m97602,l2127056,v53904,,97602,43698,97602,97602l2224658,585600r,l,585600r,l,97602c,43698,43698,,97602,xe" fillcolor="#004062" stroked="f">
                      <v:stroke joinstyle="miter"/>
                      <v:formulas/>
                      <v:path arrowok="t" o:connecttype="custom" o:connectlocs="97602,0;2127056,0;2224658,97602;2224658,585600;2224658,585600;0,585600;0,585600;0,97602;97602,0" o:connectangles="0,0,0,0,0,0,0,0,0" textboxrect="0,0,2224658,585600"/>
                      <v:textbox inset="2.53958mm,2.53958mm,2.53958mm,2.53958mm">
                        <w:txbxContent>
                          <w:p w14:paraId="780A8446" w14:textId="77777777" w:rsidR="009B483D" w:rsidRDefault="009B483D" w:rsidP="000B4612">
                            <w:pPr>
                              <w:spacing w:after="0"/>
                              <w:jc w:val="center"/>
                              <w:rPr>
                                <w:rFonts w:cs="Calibri"/>
                                <w:b/>
                                <w:bCs/>
                                <w:color w:val="FFFFFF"/>
                                <w:kern w:val="24"/>
                                <w:sz w:val="28"/>
                                <w:szCs w:val="28"/>
                              </w:rPr>
                            </w:pPr>
                            <w:r>
                              <w:rPr>
                                <w:rFonts w:cs="Calibri"/>
                                <w:b/>
                                <w:bCs/>
                                <w:color w:val="FFFFFF"/>
                                <w:kern w:val="24"/>
                                <w:sz w:val="28"/>
                                <w:szCs w:val="28"/>
                              </w:rPr>
                              <w:t xml:space="preserve">Potential Value     </w:t>
                            </w:r>
                          </w:p>
                        </w:txbxContent>
                      </v:textbox>
                    </v:shape>
                  </v:group>
                  <v:roundrect id="Rounded Rectangle 106" o:spid="_x0000_s1038" style="position:absolute;width:4680;height:6904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" fillcolor="#f6d55c" stroked="f" strokeweight="1pt">
                    <v:stroke joinstyle="miter"/>
                    <v:textbox style="layout-flow:vertical;mso-layout-flow-alt:bottom-to-top">
                      <w:txbxContent>
                        <w:p w14:paraId="6D8415F2" w14:textId="77777777" w:rsidR="009B483D" w:rsidRDefault="009B483D" w:rsidP="000B4612">
                          <w:pPr>
                            <w:spacing w:after="0"/>
                            <w:jc w:val="center"/>
                            <w:rPr>
                              <w:rFonts w:asciiTheme="minorHAnsi" w:cstheme="minorBidi"/>
                              <w:b/>
                              <w:bCs/>
                              <w:color w:val="FFFFFF" w:themeColor="light1"/>
                              <w:kern w:val="24"/>
                              <w:sz w:val="32"/>
                              <w:szCs w:val="32"/>
                            </w:rPr>
                          </w:pPr>
                          <w:r>
                            <w:rPr>
                              <w:rFonts w:asciiTheme="minorHAnsi" w:cstheme="minorBidi"/>
                              <w:b/>
                              <w:bCs/>
                              <w:color w:val="FFFFFF" w:themeColor="light1"/>
                              <w:kern w:val="24"/>
                              <w:sz w:val="32"/>
                              <w:szCs w:val="32"/>
                            </w:rPr>
                            <w:t>Summary of Interview Findings</w:t>
                          </w:r>
                        </w:p>
                      </w:txbxContent>
                    </v:textbox>
                  </v:roundrect>
                  <v:group id="_x0000_s1039" style="position:absolute;left:5852;top:23408;width:74745;height:22394" coordorigin="5374,23434" coordsize="22248,22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">
                    <v:shape id="Google Shape;416;p21" o:spid="_x0000_s1040" style="position:absolute;left:5374;top:30349;width:22248;height:15480;rotation:180;flip:x;visibility:visible;mso-wrap-style:square;v-text-anchor:middle" coordsize="2224809,154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" path="m90930,l2133879,v50219,,90930,40711,90930,90930l2224809,1548000r,l,1548000r,l,90930c,40711,40711,,90930,xe" filled="f" strokecolor="black [3200]">
                      <v:stroke startarrowwidth="narrow" startarrowlength="short" endarrowwidth="narrow" endarrowlength="short"/>
                      <v:path arrowok="t" o:connecttype="custom" o:connectlocs="90930,0;2133879,0;2224809,90930;2224809,1548000;2224809,1548000;0,1548000;0,1548000;0,90930;90930,0" o:connectangles="0,0,0,0,0,0,0,0,0"/>
                    </v:shape>
                    <v:shape id="_x0000_s1041" style="position:absolute;left:5374;top:23434;width:22248;height:5868;visibility:visible;mso-wrap-style:square;v-text-anchor:middle" coordsize="2224812,5868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" adj="-11796480,,5400" path="m97802,l2127010,v54015,,97802,43787,97802,97802l2224812,586800r,l,586800r,l,97802c,43787,43787,,97802,xe" fillcolor="#20639b" stroked="f">
                      <v:stroke joinstyle="miter"/>
                      <v:formulas/>
                      <v:path arrowok="t" o:connecttype="custom" o:connectlocs="97802,0;2127010,0;2224812,97802;2224812,586800;2224812,586800;0,586800;0,586800;0,97802;97802,0" o:connectangles="0,0,0,0,0,0,0,0,0" textboxrect="0,0,2224812,586800"/>
                      <v:textbox inset="2.53958mm,2.53958mm,2.53958mm,2.53958mm">
                        <w:txbxContent>
                          <w:p w14:paraId="2149AF5F" w14:textId="77777777" w:rsidR="009B483D" w:rsidRDefault="009B483D" w:rsidP="000B4612">
                            <w:pPr>
                              <w:spacing w:after="0"/>
                              <w:jc w:val="center"/>
                              <w:rPr>
                                <w:rFonts w:cs="Calibri"/>
                                <w:b/>
                                <w:bCs/>
                                <w:color w:val="FFFFFF"/>
                                <w:kern w:val="24"/>
                                <w:sz w:val="28"/>
                                <w:szCs w:val="28"/>
                              </w:rPr>
                            </w:pPr>
                            <w:r>
                              <w:rPr>
                                <w:rFonts w:cs="Calibri"/>
                                <w:b/>
                                <w:bCs/>
                                <w:color w:val="FFFFFF"/>
                                <w:kern w:val="24"/>
                                <w:sz w:val="28"/>
                                <w:szCs w:val="28"/>
                              </w:rPr>
                              <w:t>Clarity</w:t>
                            </w:r>
                          </w:p>
                        </w:txbxContent>
                      </v:textbox>
                    </v:shape>
                  </v:group>
                  <v:group id="_x0000_s1042" style="position:absolute;left:5852;top:46939;width:74746;height:22194" coordorigin="5374,46891" coordsize="22248,22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">
                    <v:shape id="Google Shape;416;p21" o:spid="_x0000_s1043" style="position:absolute;left:5374;top:53607;width:22249;height:15480;rotation:180;flip:x;visibility:visible;mso-wrap-style:square;v-text-anchor:middle" coordsize="2224845,154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" path="m90930,l2133915,v50219,,90930,40711,90930,90930l2224845,1548000r,l,1548000r,l,90930c,40711,40711,,90930,xe" filled="f" strokecolor="black [3200]">
                      <v:stroke startarrowwidth="narrow" startarrowlength="short" endarrowwidth="narrow" endarrowlength="short"/>
                      <v:path arrowok="t" o:connecttype="custom" o:connectlocs="90930,0;2133915,0;2224845,90930;2224845,1548000;2224845,1548000;0,1548000;0,1548000;0,90930;90930,0" o:connectangles="0,0,0,0,0,0,0,0,0"/>
                    </v:shape>
                    <v:shape id="_x0000_s1044" style="position:absolute;left:5374;top:46891;width:22248;height:5856;visibility:visible;mso-wrap-style:square;v-text-anchor:middle" coordsize="2224736,5856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" adj="-11796480,,5400" path="m97602,l2127134,v53904,,97602,43698,97602,97602l2224736,585600r,l,585600r,l,97602c,43698,43698,,97602,xe" fillcolor="#3caea3" stroked="f">
                      <v:stroke joinstyle="miter"/>
                      <v:formulas/>
                      <v:path arrowok="t" o:connecttype="custom" o:connectlocs="97602,0;2127134,0;2224736,97602;2224736,585600;2224736,585600;0,585600;0,585600;0,97602;97602,0" o:connectangles="0,0,0,0,0,0,0,0,0" textboxrect="0,0,2224736,585600"/>
                      <v:textbox inset="2.53958mm,2.53958mm,2.53958mm,2.53958mm">
                        <w:txbxContent>
                          <w:p w14:paraId="2EDEE586" w14:textId="77777777" w:rsidR="009B483D" w:rsidRDefault="009B483D" w:rsidP="000B4612">
                            <w:pPr>
                              <w:spacing w:after="0"/>
                              <w:jc w:val="center"/>
                              <w:rPr>
                                <w:rFonts w:cs="Calibri"/>
                                <w:b/>
                                <w:bCs/>
                                <w:color w:val="FFFFFF"/>
                                <w:kern w:val="24"/>
                                <w:sz w:val="28"/>
                                <w:szCs w:val="28"/>
                              </w:rPr>
                            </w:pPr>
                            <w:r>
                              <w:rPr>
                                <w:rFonts w:cs="Calibri"/>
                                <w:b/>
                                <w:bCs/>
                                <w:color w:val="FFFFFF"/>
                                <w:kern w:val="24"/>
                                <w:sz w:val="28"/>
                                <w:szCs w:val="28"/>
                              </w:rPr>
                              <w:t>Familiarity</w:t>
                            </w:r>
                          </w:p>
                        </w:txbxContent>
                      </v:textbox>
                    </v:shape>
                  </v:group>
                  <v:shape id="_x0000_s1045" type="#_x0000_t202" style="position:absolute;left:5852;top:30323;width:74735;height:154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" filled="f" stroked="f">
                    <v:textbox inset="2.53958mm,2.53958mm,2.53958mm,2.53958mm">
                      <w:txbxContent>
                        <w:p w14:paraId="28A3AE53" w14:textId="1FC7378A"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Clarity of user story should be considered when planning a feature</w:t>
                          </w:r>
                          <w:r w:rsidR="006A12AF">
                            <w:rPr>
                              <w:rFonts w:cs="Calibri"/>
                              <w:color w:val="1D1C1D"/>
                              <w:kern w:val="24"/>
                              <w:sz w:val="28"/>
                              <w:szCs w:val="28"/>
                            </w:rPr>
                            <w:t>.</w:t>
                          </w:r>
                        </w:p>
                        <w:p w14:paraId="2A637BB9" w14:textId="38AA7DF4"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Feature should be detailed and clear before moving to the design phase</w:t>
                          </w:r>
                          <w:r w:rsidR="006A12AF">
                            <w:rPr>
                              <w:rFonts w:cs="Calibri"/>
                              <w:color w:val="1D1C1D"/>
                              <w:kern w:val="24"/>
                              <w:sz w:val="28"/>
                              <w:szCs w:val="28"/>
                            </w:rPr>
                            <w:t>.</w:t>
                          </w:r>
                        </w:p>
                        <w:p w14:paraId="458E2C51" w14:textId="75C8CD13"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Wireframes are better than documents for gaining clear requirement</w:t>
                          </w:r>
                          <w:r w:rsidR="006A12AF">
                            <w:rPr>
                              <w:rFonts w:cs="Calibri"/>
                              <w:color w:val="1D1C1D"/>
                              <w:kern w:val="24"/>
                              <w:sz w:val="28"/>
                              <w:szCs w:val="28"/>
                            </w:rPr>
                            <w:t>.</w:t>
                          </w:r>
                        </w:p>
                        <w:p w14:paraId="5E551E4B" w14:textId="3BA75033"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 xml:space="preserve">Complexity of the feature should be defined and clear </w:t>
                          </w:r>
                          <w:proofErr w:type="gramStart"/>
                          <w:r w:rsidRPr="009B483D">
                            <w:rPr>
                              <w:rFonts w:cs="Calibri"/>
                              <w:color w:val="1D1C1D"/>
                              <w:kern w:val="24"/>
                              <w:sz w:val="28"/>
                              <w:szCs w:val="28"/>
                            </w:rPr>
                            <w:t>in order to</w:t>
                          </w:r>
                          <w:proofErr w:type="gramEnd"/>
                          <w:r w:rsidRPr="009B483D">
                            <w:rPr>
                              <w:rFonts w:cs="Calibri"/>
                              <w:color w:val="1D1C1D"/>
                              <w:kern w:val="24"/>
                              <w:sz w:val="28"/>
                              <w:szCs w:val="28"/>
                            </w:rPr>
                            <w:t xml:space="preserve"> determine if UX experiments are necessary.</w:t>
                          </w:r>
                        </w:p>
                      </w:txbxContent>
                    </v:textbox>
                  </v:shape>
                </v:group>
                <v:shape id="_x0000_s1046" type="#_x0000_t202" style="position:absolute;left:5852;top:53644;width:74735;height:15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" filled="f" stroked="f">
                  <v:textbox inset="2.53958mm,2.53958mm,2.53958mm,2.53958mm">
                    <w:txbxContent>
                      <w:p w14:paraId="788FE1B9" w14:textId="77777777" w:rsidR="009B483D" w:rsidRPr="009B483D" w:rsidRDefault="009B483D" w:rsidP="006C3EB9">
                        <w:pPr>
                          <w:pStyle w:val="ListParagraph"/>
                          <w:numPr>
                            <w:ilvl w:val="0"/>
                            <w:numId w:val="13"/>
                          </w:numPr>
                          <w:spacing w:after="0" w:line="240" w:lineRule="auto"/>
                          <w:ind w:left="567"/>
                          <w:rPr>
                            <w:rFonts w:eastAsia="Roboto" w:cs="Calibri"/>
                            <w:color w:val="000000" w:themeColor="text1"/>
                            <w:kern w:val="24"/>
                            <w:sz w:val="28"/>
                            <w:szCs w:val="28"/>
                          </w:rPr>
                        </w:pPr>
                        <w:r w:rsidRPr="009B483D">
                          <w:rPr>
                            <w:rFonts w:eastAsia="Roboto" w:cs="Calibri"/>
                            <w:color w:val="000000" w:themeColor="text1"/>
                            <w:kern w:val="24"/>
                            <w:sz w:val="28"/>
                            <w:szCs w:val="28"/>
                          </w:rPr>
                          <w:t>Having experience within the product domain helps when deciding to conduct UX experiments.</w:t>
                        </w:r>
                      </w:p>
                      <w:p w14:paraId="42D3694C" w14:textId="77777777" w:rsidR="009B483D" w:rsidRPr="009B483D" w:rsidRDefault="009B483D" w:rsidP="006C3EB9">
                        <w:pPr>
                          <w:pStyle w:val="ListParagraph"/>
                          <w:numPr>
                            <w:ilvl w:val="0"/>
                            <w:numId w:val="13"/>
                          </w:numPr>
                          <w:spacing w:after="0" w:line="240" w:lineRule="auto"/>
                          <w:ind w:left="567"/>
                          <w:rPr>
                            <w:rFonts w:eastAsia="Roboto" w:cs="Calibri"/>
                            <w:color w:val="000000" w:themeColor="text1"/>
                            <w:kern w:val="24"/>
                            <w:sz w:val="28"/>
                            <w:szCs w:val="28"/>
                          </w:rPr>
                        </w:pPr>
                        <w:r w:rsidRPr="009B483D">
                          <w:rPr>
                            <w:rFonts w:eastAsia="Roboto" w:cs="Calibri"/>
                            <w:color w:val="000000" w:themeColor="text1"/>
                            <w:kern w:val="24"/>
                            <w:sz w:val="28"/>
                            <w:szCs w:val="28"/>
                          </w:rPr>
                          <w:t>Maturity of the UX designer is a factor when making decisions.</w:t>
                        </w:r>
                      </w:p>
                      <w:p w14:paraId="437B6273" w14:textId="330447AE" w:rsidR="009B483D" w:rsidRPr="009B483D" w:rsidRDefault="009B483D" w:rsidP="006C3EB9">
                        <w:pPr>
                          <w:pStyle w:val="ListParagraph"/>
                          <w:numPr>
                            <w:ilvl w:val="0"/>
                            <w:numId w:val="13"/>
                          </w:numPr>
                          <w:spacing w:after="0" w:line="240" w:lineRule="auto"/>
                          <w:ind w:left="567"/>
                          <w:rPr>
                            <w:rFonts w:eastAsia="Roboto" w:cs="Calibri"/>
                            <w:color w:val="000000" w:themeColor="text1"/>
                            <w:kern w:val="24"/>
                            <w:sz w:val="28"/>
                            <w:szCs w:val="28"/>
                          </w:rPr>
                        </w:pPr>
                        <w:r w:rsidRPr="009B483D">
                          <w:rPr>
                            <w:rFonts w:eastAsia="Roboto" w:cs="Calibri"/>
                            <w:color w:val="000000" w:themeColor="text1"/>
                            <w:kern w:val="24"/>
                            <w:sz w:val="28"/>
                            <w:szCs w:val="28"/>
                          </w:rPr>
                          <w:t>Changing features that impact existing user behavior is challenging and requires intensive UX experiments</w:t>
                        </w:r>
                        <w:r w:rsidR="006A12AF">
                          <w:rPr>
                            <w:rFonts w:eastAsia="Roboto" w:cs="Calibri"/>
                            <w:color w:val="000000" w:themeColor="text1"/>
                            <w:kern w:val="24"/>
                            <w:sz w:val="28"/>
                            <w:szCs w:val="28"/>
                          </w:rPr>
                          <w:t>.</w:t>
                        </w:r>
                      </w:p>
                      <w:p w14:paraId="6F7CA772" w14:textId="67513FAA" w:rsidR="009B483D" w:rsidRPr="009B483D" w:rsidRDefault="009B483D" w:rsidP="006C3EB9">
                        <w:pPr>
                          <w:pStyle w:val="ListParagraph"/>
                          <w:numPr>
                            <w:ilvl w:val="0"/>
                            <w:numId w:val="13"/>
                          </w:numPr>
                          <w:spacing w:after="0" w:line="240" w:lineRule="auto"/>
                          <w:ind w:left="567"/>
                          <w:rPr>
                            <w:rFonts w:eastAsia="Roboto" w:cs="Calibri"/>
                            <w:color w:val="000000" w:themeColor="text1"/>
                            <w:kern w:val="24"/>
                            <w:sz w:val="28"/>
                            <w:szCs w:val="28"/>
                          </w:rPr>
                        </w:pPr>
                        <w:r w:rsidRPr="009B483D">
                          <w:rPr>
                            <w:rFonts w:eastAsia="Roboto" w:cs="Calibri"/>
                            <w:color w:val="000000" w:themeColor="text1"/>
                            <w:kern w:val="24"/>
                            <w:sz w:val="28"/>
                            <w:szCs w:val="28"/>
                          </w:rPr>
                          <w:t>Introducing new features into the market takes a lot of effort and resources but can offer huge gains in value</w:t>
                        </w:r>
                        <w:r w:rsidR="000B4612">
                          <w:rPr>
                            <w:rFonts w:eastAsia="Roboto" w:cs="Calibri"/>
                            <w:color w:val="000000" w:themeColor="text1"/>
                            <w:kern w:val="24"/>
                            <w:sz w:val="28"/>
                            <w:szCs w:val="28"/>
                          </w:rPr>
                          <w:t>.</w:t>
                        </w:r>
                      </w:p>
                    </w:txbxContent>
                  </v:textbox>
                </v:shape>
              </v:group>
            </w:pict>
          </mc:Fallback>
        </mc:AlternateContent>
      </w:r>
    </w:p>
    <w:p w14:paraId="7BAA5138" w14:textId="54B5C196" w:rsidR="009B483D" w:rsidRDefault="009B483D" w:rsidP="009B483D">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8F80FDE" w14:textId="72A9270E" w:rsidR="003E3628" w:rsidRPr="00564169" w:rsidRDefault="001178EA" w:rsidP="003E3628">
      <w:pPr>
        <w:spacing w:after="0" w:line="240" w:lineRule="auto"/>
        <w:rPr>
          <w:rFonts w:ascii="Times New Roman" w:hAnsi="Times New Roman" w:cs="Times New Roman"/>
          <w:sz w:val="24"/>
          <w:szCs w:val="24"/>
          <w:rtl/>
        </w:rPr>
      </w:pPr>
      <w:r>
        <w:rPr>
          <w:rFonts w:ascii="Times New Roman" w:hAnsi="Times New Roman" w:cs="Times New Roman"/>
          <w:noProof/>
          <w:sz w:val="24"/>
          <w:szCs w:val="24"/>
          <w:rtl/>
          <w:lang w:val="ar-SA"/>
        </w:rPr>
        <w:lastRenderedPageBreak/>
        <mc:AlternateContent>
          <mc:Choice Requires="wps">
            <w:drawing>
              <wp:anchor distT="0" distB="0" distL="114300" distR="114300" simplePos="0" relativeHeight="251656208" behindDoc="0" locked="0" layoutInCell="1" allowOverlap="1" wp14:anchorId="18B63332" wp14:editId="78599CB4">
                <wp:simplePos x="0" y="0"/>
                <wp:positionH relativeFrom="column">
                  <wp:posOffset>-234129</wp:posOffset>
                </wp:positionH>
                <wp:positionV relativeFrom="paragraph">
                  <wp:posOffset>2557458</wp:posOffset>
                </wp:positionV>
                <wp:extent cx="7432685" cy="2048823"/>
                <wp:effectExtent l="0" t="0" r="9525" b="8890"/>
                <wp:wrapNone/>
                <wp:docPr id="96" name="Google Shape;416;p21"/>
                <wp:cNvGraphicFramePr/>
                <a:graphic xmlns:a="http://schemas.openxmlformats.org/drawingml/2006/main">
                  <a:graphicData uri="http://schemas.microsoft.com/office/word/2010/wordprocessingShape">
                    <wps:wsp>
                      <wps:cNvSpPr/>
                      <wps:spPr>
                        <a:xfrm rot="10800000" flipH="1">
                          <a:off x="0" y="0"/>
                          <a:ext cx="7432685" cy="2048823"/>
                        </a:xfrm>
                        <a:prstGeom prst="round2SameRect">
                          <a:avLst>
                            <a:gd name="adj1" fmla="val 5874"/>
                            <a:gd name="adj2" fmla="val 0"/>
                          </a:avLst>
                        </a:prstGeom>
                        <a:no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3113342" id="Google Shape;416;p21" o:spid="_x0000_s1026" style="position:absolute;margin-left:-18.45pt;margin-top:201.35pt;width:585.25pt;height:161.3pt;rotation:180;flip:x;z-index:251656208;visibility:visible;mso-wrap-style:square;mso-wrap-distance-left:9pt;mso-wrap-distance-top:0;mso-wrap-distance-right:9pt;mso-wrap-distance-bottom:0;mso-position-horizontal:absolute;mso-position-horizontal-relative:text;mso-position-vertical:absolute;mso-position-vertical-relative:text;v-text-anchor:middle" coordsize="7432685,20488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" path="m120348,l7312337,v66466,,120348,53882,120348,120348l7432685,2048823r,l,2048823r,l,120348c,53882,53882,,120348,xe" filled="f" strokecolor="black [3200]">
                <v:stroke startarrowwidth="narrow" startarrowlength="short" endarrowwidth="narrow" endarrowlength="short"/>
                <v:path arrowok="t" o:connecttype="custom" o:connectlocs="120348,0;7312337,0;7432685,120348;7432685,2048823;7432685,2048823;0,2048823;0,2048823;0,120348;120348,0" o:connectangles="0,0,0,0,0,0,0,0,0"/>
              </v:shape>
            </w:pict>
          </mc:Fallback>
        </mc:AlternateContent>
      </w:r>
      <w:r>
        <w:rPr>
          <w:rFonts w:ascii="Times New Roman" w:hAnsi="Times New Roman" w:cs="Times New Roman"/>
          <w:noProof/>
          <w:sz w:val="24"/>
          <w:szCs w:val="24"/>
          <w:rtl/>
          <w:lang w:val="ar-SA"/>
        </w:rPr>
        <mc:AlternateContent>
          <mc:Choice Requires="wps">
            <w:drawing>
              <wp:anchor distT="0" distB="0" distL="114300" distR="114300" simplePos="0" relativeHeight="251657232" behindDoc="0" locked="0" layoutInCell="1" allowOverlap="1" wp14:anchorId="68A57E5B" wp14:editId="788B9C4D">
                <wp:simplePos x="0" y="0"/>
                <wp:positionH relativeFrom="column">
                  <wp:posOffset>-234176</wp:posOffset>
                </wp:positionH>
                <wp:positionV relativeFrom="paragraph">
                  <wp:posOffset>2579929</wp:posOffset>
                </wp:positionV>
                <wp:extent cx="7330465" cy="1936039"/>
                <wp:effectExtent l="0" t="0" r="0" b="0"/>
                <wp:wrapNone/>
                <wp:docPr id="97" name="Google Shape;418;p21"/>
                <wp:cNvGraphicFramePr/>
                <a:graphic xmlns:a="http://schemas.openxmlformats.org/drawingml/2006/main">
                  <a:graphicData uri="http://schemas.microsoft.com/office/word/2010/wordprocessingShape">
                    <wps:wsp>
                      <wps:cNvSpPr txBox="1"/>
                      <wps:spPr>
                        <a:xfrm>
                          <a:off x="0" y="0"/>
                          <a:ext cx="7330465" cy="1936039"/>
                        </a:xfrm>
                        <a:prstGeom prst="rect">
                          <a:avLst/>
                        </a:prstGeom>
                        <a:noFill/>
                        <a:ln>
                          <a:noFill/>
                        </a:ln>
                      </wps:spPr>
                      <wps:txbx>
                        <w:txbxContent>
                          <w:p w14:paraId="3B9A8F4C" w14:textId="1C520DEF" w:rsidR="00671F90" w:rsidRPr="00671F90" w:rsidRDefault="00671F90" w:rsidP="00671F90">
                            <w:pPr>
                              <w:pStyle w:val="ListParagraph"/>
                              <w:numPr>
                                <w:ilvl w:val="0"/>
                                <w:numId w:val="14"/>
                              </w:numPr>
                              <w:spacing w:after="0" w:line="240" w:lineRule="auto"/>
                              <w:ind w:left="567"/>
                              <w:rPr>
                                <w:rFonts w:cs="Calibri"/>
                                <w:color w:val="1D1C1D"/>
                                <w:kern w:val="24"/>
                                <w:sz w:val="28"/>
                                <w:szCs w:val="28"/>
                              </w:rPr>
                            </w:pPr>
                            <w:r w:rsidRPr="00671F90">
                              <w:rPr>
                                <w:rFonts w:cs="Calibri"/>
                                <w:color w:val="1D1C1D"/>
                                <w:kern w:val="24"/>
                                <w:sz w:val="28"/>
                                <w:szCs w:val="28"/>
                              </w:rPr>
                              <w:t>The tool was found to be helpful in selecting appropriate UX methods by the majority of participants.</w:t>
                            </w:r>
                          </w:p>
                          <w:p w14:paraId="337826C9" w14:textId="1EF32B1E" w:rsidR="00671F90" w:rsidRPr="00671F90" w:rsidRDefault="00671F90" w:rsidP="00671F90">
                            <w:pPr>
                              <w:pStyle w:val="ListParagraph"/>
                              <w:numPr>
                                <w:ilvl w:val="0"/>
                                <w:numId w:val="14"/>
                              </w:numPr>
                              <w:spacing w:after="0" w:line="240" w:lineRule="auto"/>
                              <w:ind w:left="567"/>
                              <w:rPr>
                                <w:rFonts w:cs="Calibri"/>
                                <w:color w:val="1D1C1D"/>
                                <w:kern w:val="24"/>
                                <w:sz w:val="28"/>
                                <w:szCs w:val="28"/>
                              </w:rPr>
                            </w:pPr>
                            <w:r w:rsidRPr="00671F90">
                              <w:rPr>
                                <w:rFonts w:cs="Calibri"/>
                                <w:color w:val="1D1C1D"/>
                                <w:kern w:val="24"/>
                                <w:sz w:val="28"/>
                                <w:szCs w:val="28"/>
                              </w:rPr>
                              <w:t>The methods suggested by the tool were found to be comparable to the methods that participants would use for their scenarios.</w:t>
                            </w:r>
                          </w:p>
                          <w:p w14:paraId="3338EF99" w14:textId="77777777" w:rsidR="000613AD" w:rsidRDefault="000613AD" w:rsidP="00671F90">
                            <w:pPr>
                              <w:pStyle w:val="ListParagraph"/>
                              <w:numPr>
                                <w:ilvl w:val="0"/>
                                <w:numId w:val="14"/>
                              </w:numPr>
                              <w:spacing w:after="0" w:line="240" w:lineRule="auto"/>
                              <w:ind w:left="567"/>
                              <w:rPr>
                                <w:rFonts w:cs="Calibri"/>
                                <w:color w:val="1D1C1D"/>
                                <w:kern w:val="24"/>
                                <w:sz w:val="28"/>
                                <w:szCs w:val="28"/>
                              </w:rPr>
                            </w:pPr>
                            <w:r w:rsidRPr="000613AD">
                              <w:rPr>
                                <w:rFonts w:cs="Calibri"/>
                                <w:color w:val="1D1C1D"/>
                                <w:kern w:val="24"/>
                                <w:sz w:val="28"/>
                                <w:szCs w:val="28"/>
                              </w:rPr>
                              <w:t>The tool is a good starting point, but having an expert practitioner on hand for additional support and guidance would also be valuable.</w:t>
                            </w:r>
                          </w:p>
                          <w:p w14:paraId="169AE369" w14:textId="7B5CD3DE" w:rsidR="00671F90" w:rsidRPr="003E3628" w:rsidRDefault="00671F90" w:rsidP="00671F90">
                            <w:pPr>
                              <w:pStyle w:val="ListParagraph"/>
                              <w:numPr>
                                <w:ilvl w:val="0"/>
                                <w:numId w:val="14"/>
                              </w:numPr>
                              <w:spacing w:after="0" w:line="240" w:lineRule="auto"/>
                              <w:ind w:left="567"/>
                              <w:rPr>
                                <w:rFonts w:cs="Calibri"/>
                                <w:color w:val="1D1C1D"/>
                                <w:kern w:val="24"/>
                                <w:sz w:val="28"/>
                                <w:szCs w:val="28"/>
                              </w:rPr>
                            </w:pPr>
                            <w:r w:rsidRPr="00671F90">
                              <w:rPr>
                                <w:rFonts w:cs="Calibri"/>
                                <w:color w:val="1D1C1D"/>
                                <w:kern w:val="24"/>
                                <w:sz w:val="28"/>
                                <w:szCs w:val="28"/>
                              </w:rPr>
                              <w:t>For novice practitioners, several participants found the tool to be a great way to start, while more experienced practitioners may reduce certain suggested methods as necessary.</w:t>
                            </w:r>
                          </w:p>
                        </w:txbxContent>
                      </wps:txbx>
                      <wps:bodyPr spcFirstLastPara="1" wrap="square" lIns="91425" tIns="91425" rIns="91425" bIns="91425" anchor="t" anchorCtr="0">
                        <a:noAutofit/>
                      </wps:bodyPr>
                    </wps:wsp>
                  </a:graphicData>
                </a:graphic>
              </wp:anchor>
            </w:drawing>
          </mc:Choice>
          <mc:Fallback>
            <w:pict>
              <v:shape w14:anchorId="68A57E5B" id="Google Shape;418;p21" o:spid="_x0000_s1047" type="#_x0000_t202" style="position:absolute;margin-left:-18.45pt;margin-top:203.15pt;width:577.2pt;height:152.45pt;z-index:25165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" filled="f" stroked="f">
                <v:textbox inset="2.53958mm,2.53958mm,2.53958mm,2.53958mm">
                  <w:txbxContent>
                    <w:p w14:paraId="3B9A8F4C" w14:textId="1C520DEF" w:rsidR="00671F90" w:rsidRPr="00671F90" w:rsidRDefault="00671F90" w:rsidP="00671F90">
                      <w:pPr>
                        <w:pStyle w:val="ListParagraph"/>
                        <w:numPr>
                          <w:ilvl w:val="0"/>
                          <w:numId w:val="14"/>
                        </w:numPr>
                        <w:spacing w:after="0" w:line="240" w:lineRule="auto"/>
                        <w:ind w:left="567"/>
                        <w:rPr>
                          <w:rFonts w:cs="Calibri"/>
                          <w:color w:val="1D1C1D"/>
                          <w:kern w:val="24"/>
                          <w:sz w:val="28"/>
                          <w:szCs w:val="28"/>
                        </w:rPr>
                      </w:pPr>
                      <w:r w:rsidRPr="00671F90">
                        <w:rPr>
                          <w:rFonts w:cs="Calibri"/>
                          <w:color w:val="1D1C1D"/>
                          <w:kern w:val="24"/>
                          <w:sz w:val="28"/>
                          <w:szCs w:val="28"/>
                        </w:rPr>
                        <w:t>The tool was found to be helpful in selecting appropriate UX methods by the majority of participants.</w:t>
                      </w:r>
                    </w:p>
                    <w:p w14:paraId="337826C9" w14:textId="1EF32B1E" w:rsidR="00671F90" w:rsidRPr="00671F90" w:rsidRDefault="00671F90" w:rsidP="00671F90">
                      <w:pPr>
                        <w:pStyle w:val="ListParagraph"/>
                        <w:numPr>
                          <w:ilvl w:val="0"/>
                          <w:numId w:val="14"/>
                        </w:numPr>
                        <w:spacing w:after="0" w:line="240" w:lineRule="auto"/>
                        <w:ind w:left="567"/>
                        <w:rPr>
                          <w:rFonts w:cs="Calibri"/>
                          <w:color w:val="1D1C1D"/>
                          <w:kern w:val="24"/>
                          <w:sz w:val="28"/>
                          <w:szCs w:val="28"/>
                        </w:rPr>
                      </w:pPr>
                      <w:r w:rsidRPr="00671F90">
                        <w:rPr>
                          <w:rFonts w:cs="Calibri"/>
                          <w:color w:val="1D1C1D"/>
                          <w:kern w:val="24"/>
                          <w:sz w:val="28"/>
                          <w:szCs w:val="28"/>
                        </w:rPr>
                        <w:t>The methods suggested by the tool were found to be comparable to the methods that participants would use for their scenarios.</w:t>
                      </w:r>
                    </w:p>
                    <w:p w14:paraId="3338EF99" w14:textId="77777777" w:rsidR="000613AD" w:rsidRDefault="000613AD" w:rsidP="00671F90">
                      <w:pPr>
                        <w:pStyle w:val="ListParagraph"/>
                        <w:numPr>
                          <w:ilvl w:val="0"/>
                          <w:numId w:val="14"/>
                        </w:numPr>
                        <w:spacing w:after="0" w:line="240" w:lineRule="auto"/>
                        <w:ind w:left="567"/>
                        <w:rPr>
                          <w:rFonts w:cs="Calibri"/>
                          <w:color w:val="1D1C1D"/>
                          <w:kern w:val="24"/>
                          <w:sz w:val="28"/>
                          <w:szCs w:val="28"/>
                        </w:rPr>
                      </w:pPr>
                      <w:r w:rsidRPr="000613AD">
                        <w:rPr>
                          <w:rFonts w:cs="Calibri"/>
                          <w:color w:val="1D1C1D"/>
                          <w:kern w:val="24"/>
                          <w:sz w:val="28"/>
                          <w:szCs w:val="28"/>
                        </w:rPr>
                        <w:t>The tool is a good starting point, but having an expert practitioner on hand for additional support and guidance would also be valuable.</w:t>
                      </w:r>
                    </w:p>
                    <w:p w14:paraId="169AE369" w14:textId="7B5CD3DE" w:rsidR="00671F90" w:rsidRPr="003E3628" w:rsidRDefault="00671F90" w:rsidP="00671F90">
                      <w:pPr>
                        <w:pStyle w:val="ListParagraph"/>
                        <w:numPr>
                          <w:ilvl w:val="0"/>
                          <w:numId w:val="14"/>
                        </w:numPr>
                        <w:spacing w:after="0" w:line="240" w:lineRule="auto"/>
                        <w:ind w:left="567"/>
                        <w:rPr>
                          <w:rFonts w:cs="Calibri"/>
                          <w:color w:val="1D1C1D"/>
                          <w:kern w:val="24"/>
                          <w:sz w:val="28"/>
                          <w:szCs w:val="28"/>
                        </w:rPr>
                      </w:pPr>
                      <w:r w:rsidRPr="00671F90">
                        <w:rPr>
                          <w:rFonts w:cs="Calibri"/>
                          <w:color w:val="1D1C1D"/>
                          <w:kern w:val="24"/>
                          <w:sz w:val="28"/>
                          <w:szCs w:val="28"/>
                        </w:rPr>
                        <w:t>For novice practitioners, several participants found the tool to be a great way to start, while more experienced practitioners may reduce certain suggested methods as necessary.</w:t>
                      </w:r>
                    </w:p>
                  </w:txbxContent>
                </v:textbox>
              </v:shape>
            </w:pict>
          </mc:Fallback>
        </mc:AlternateContent>
      </w:r>
      <w:r>
        <w:rPr>
          <w:rFonts w:ascii="Times New Roman" w:hAnsi="Times New Roman" w:cs="Times New Roman"/>
          <w:noProof/>
          <w:sz w:val="24"/>
          <w:szCs w:val="24"/>
          <w:rtl/>
          <w:lang w:val="ar-SA"/>
        </w:rPr>
        <mc:AlternateContent>
          <mc:Choice Requires="wps">
            <w:drawing>
              <wp:anchor distT="0" distB="0" distL="114300" distR="114300" simplePos="0" relativeHeight="251658256" behindDoc="0" locked="0" layoutInCell="1" allowOverlap="1" wp14:anchorId="5E4C3959" wp14:editId="20DD8E38">
                <wp:simplePos x="0" y="0"/>
                <wp:positionH relativeFrom="column">
                  <wp:posOffset>-234116</wp:posOffset>
                </wp:positionH>
                <wp:positionV relativeFrom="paragraph">
                  <wp:posOffset>1795346</wp:posOffset>
                </wp:positionV>
                <wp:extent cx="7433250" cy="670542"/>
                <wp:effectExtent l="0" t="0" r="0" b="3175"/>
                <wp:wrapNone/>
                <wp:docPr id="98" name="Google Shape;419;p21"/>
                <wp:cNvGraphicFramePr/>
                <a:graphic xmlns:a="http://schemas.openxmlformats.org/drawingml/2006/main">
                  <a:graphicData uri="http://schemas.microsoft.com/office/word/2010/wordprocessingShape">
                    <wps:wsp>
                      <wps:cNvSpPr/>
                      <wps:spPr>
                        <a:xfrm>
                          <a:off x="0" y="0"/>
                          <a:ext cx="7433250" cy="670542"/>
                        </a:xfrm>
                        <a:prstGeom prst="round2SameRect">
                          <a:avLst>
                            <a:gd name="adj1" fmla="val 16667"/>
                            <a:gd name="adj2" fmla="val 0"/>
                          </a:avLst>
                        </a:prstGeom>
                        <a:solidFill>
                          <a:srgbClr val="20639B"/>
                        </a:solidFill>
                        <a:ln>
                          <a:noFill/>
                        </a:ln>
                      </wps:spPr>
                      <wps:txbx>
                        <w:txbxContent>
                          <w:p w14:paraId="404A3C8C" w14:textId="40B35838" w:rsidR="003E3628" w:rsidRPr="003E3628" w:rsidRDefault="003E3628" w:rsidP="000B4612">
                            <w:pPr>
                              <w:spacing w:after="0"/>
                              <w:jc w:val="center"/>
                              <w:rPr>
                                <w:rFonts w:cs="Calibri"/>
                                <w:color w:val="FFFFFF"/>
                                <w:kern w:val="24"/>
                                <w:sz w:val="28"/>
                                <w:szCs w:val="28"/>
                              </w:rPr>
                            </w:pPr>
                            <w:r>
                              <w:rPr>
                                <w:rFonts w:cs="Calibri"/>
                                <w:b/>
                                <w:bCs/>
                                <w:color w:val="FFFFFF"/>
                                <w:kern w:val="24"/>
                                <w:sz w:val="28"/>
                                <w:szCs w:val="28"/>
                              </w:rPr>
                              <w:t xml:space="preserve">RQ2: </w:t>
                            </w:r>
                            <w:r w:rsidR="00671F90" w:rsidRPr="00671F90">
                              <w:rPr>
                                <w:rFonts w:cs="Calibri"/>
                                <w:color w:val="FFFFFF"/>
                                <w:kern w:val="24"/>
                                <w:sz w:val="28"/>
                                <w:szCs w:val="28"/>
                              </w:rPr>
                              <w:t>Does the UX-Estimator power-up guide novice practitioners and agile teams in selecting appropriate UX methods?</w:t>
                            </w:r>
                          </w:p>
                        </w:txbxContent>
                      </wps:txbx>
                      <wps:bodyPr spcFirstLastPara="1" wrap="square" lIns="91425" tIns="91425" rIns="91425" bIns="91425" anchor="ctr" anchorCtr="0">
                        <a:noAutofit/>
                      </wps:bodyPr>
                    </wps:wsp>
                  </a:graphicData>
                </a:graphic>
              </wp:anchor>
            </w:drawing>
          </mc:Choice>
          <mc:Fallback>
            <w:pict>
              <v:shape w14:anchorId="5E4C3959" id="Google Shape;419;p21" o:spid="_x0000_s1048" style="position:absolute;margin-left:-18.45pt;margin-top:141.35pt;width:585.3pt;height:52.8pt;z-index:251658256;visibility:visible;mso-wrap-style:square;mso-wrap-distance-left:9pt;mso-wrap-distance-top:0;mso-wrap-distance-right:9pt;mso-wrap-distance-bottom:0;mso-position-horizontal:absolute;mso-position-horizontal-relative:text;mso-position-vertical:absolute;mso-position-vertical-relative:text;v-text-anchor:middle" coordsize="7433250,670542"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" adj="-11796480,,5400" path="m111759,l7321491,v61723,,111759,50036,111759,111759l7433250,670542r,l,670542r,l,111759c,50036,50036,,111759,xe" fillcolor="#20639b" stroked="f">
                <v:stroke joinstyle="miter"/>
                <v:formulas/>
                <v:path arrowok="t" o:connecttype="custom" o:connectlocs="111759,0;7321491,0;7433250,111759;7433250,670542;7433250,670542;0,670542;0,670542;0,111759;111759,0" o:connectangles="0,0,0,0,0,0,0,0,0" textboxrect="0,0,7433250,670542"/>
                <v:textbox inset="2.53958mm,2.53958mm,2.53958mm,2.53958mm">
                  <w:txbxContent>
                    <w:p w14:paraId="404A3C8C" w14:textId="40B35838" w:rsidR="003E3628" w:rsidRPr="003E3628" w:rsidRDefault="003E3628" w:rsidP="000B4612">
                      <w:pPr>
                        <w:spacing w:after="0"/>
                        <w:jc w:val="center"/>
                        <w:rPr>
                          <w:rFonts w:cs="Calibri"/>
                          <w:color w:val="FFFFFF"/>
                          <w:kern w:val="24"/>
                          <w:sz w:val="28"/>
                          <w:szCs w:val="28"/>
                        </w:rPr>
                      </w:pPr>
                      <w:r>
                        <w:rPr>
                          <w:rFonts w:cs="Calibri"/>
                          <w:b/>
                          <w:bCs/>
                          <w:color w:val="FFFFFF"/>
                          <w:kern w:val="24"/>
                          <w:sz w:val="28"/>
                          <w:szCs w:val="28"/>
                        </w:rPr>
                        <w:t xml:space="preserve">RQ2: </w:t>
                      </w:r>
                      <w:r w:rsidR="00671F90" w:rsidRPr="00671F90">
                        <w:rPr>
                          <w:rFonts w:cs="Calibri"/>
                          <w:color w:val="FFFFFF"/>
                          <w:kern w:val="24"/>
                          <w:sz w:val="28"/>
                          <w:szCs w:val="28"/>
                        </w:rPr>
                        <w:t>Does the UX-Estimator power-up guide novice practitioners and agile teams in selecting appropriate UX methods?</w:t>
                      </w:r>
                    </w:p>
                  </w:txbxContent>
                </v:textbox>
              </v:shape>
            </w:pict>
          </mc:Fallback>
        </mc:AlternateContent>
      </w:r>
      <w:r>
        <w:rPr>
          <w:rFonts w:ascii="Times New Roman" w:hAnsi="Times New Roman" w:cs="Times New Roman"/>
          <w:noProof/>
          <w:sz w:val="24"/>
          <w:szCs w:val="24"/>
          <w:rtl/>
          <w:lang w:val="ar-SA"/>
        </w:rPr>
        <mc:AlternateContent>
          <mc:Choice Requires="wps">
            <w:drawing>
              <wp:anchor distT="0" distB="0" distL="114300" distR="114300" simplePos="0" relativeHeight="251654160" behindDoc="0" locked="0" layoutInCell="1" allowOverlap="1" wp14:anchorId="3C946732" wp14:editId="232DA6CF">
                <wp:simplePos x="0" y="0"/>
                <wp:positionH relativeFrom="column">
                  <wp:posOffset>-824089</wp:posOffset>
                </wp:positionH>
                <wp:positionV relativeFrom="paragraph">
                  <wp:posOffset>-677333</wp:posOffset>
                </wp:positionV>
                <wp:extent cx="502920" cy="5282777"/>
                <wp:effectExtent l="0" t="0" r="5080" b="635"/>
                <wp:wrapNone/>
                <wp:docPr id="94" name="Rounded Rectangle 94"/>
                <wp:cNvGraphicFramePr/>
                <a:graphic xmlns:a="http://schemas.openxmlformats.org/drawingml/2006/main">
                  <a:graphicData uri="http://schemas.microsoft.com/office/word/2010/wordprocessingShape">
                    <wps:wsp>
                      <wps:cNvSpPr/>
                      <wps:spPr>
                        <a:xfrm>
                          <a:off x="0" y="0"/>
                          <a:ext cx="502920" cy="5282777"/>
                        </a:xfrm>
                        <a:prstGeom prst="roundRect">
                          <a:avLst/>
                        </a:prstGeom>
                        <a:solidFill>
                          <a:srgbClr val="F6D55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921876" w14:textId="77777777" w:rsidR="003E3628" w:rsidRDefault="003E3628" w:rsidP="000B4612">
                            <w:pPr>
                              <w:spacing w:after="0"/>
                              <w:jc w:val="center"/>
                              <w:rPr>
                                <w:rFonts w:asciiTheme="minorHAnsi" w:cstheme="minorBidi"/>
                                <w:b/>
                                <w:bCs/>
                                <w:color w:val="FFFFFF" w:themeColor="light1"/>
                                <w:kern w:val="24"/>
                                <w:sz w:val="32"/>
                                <w:szCs w:val="32"/>
                              </w:rPr>
                            </w:pPr>
                            <w:r>
                              <w:rPr>
                                <w:rFonts w:asciiTheme="minorHAnsi" w:cstheme="minorBidi"/>
                                <w:b/>
                                <w:bCs/>
                                <w:color w:val="FFFFFF" w:themeColor="light1"/>
                                <w:kern w:val="24"/>
                                <w:sz w:val="32"/>
                                <w:szCs w:val="32"/>
                              </w:rPr>
                              <w:t>Key RQ Results</w:t>
                            </w:r>
                          </w:p>
                        </w:txbxContent>
                      </wps:txbx>
                      <wps:bodyPr vert="vert270" wrap="square" rtlCol="0" anchor="ctr"/>
                    </wps:wsp>
                  </a:graphicData>
                </a:graphic>
                <wp14:sizeRelV relativeFrom="margin">
                  <wp14:pctHeight>0</wp14:pctHeight>
                </wp14:sizeRelV>
              </wp:anchor>
            </w:drawing>
          </mc:Choice>
          <mc:Fallback>
            <w:pict>
              <v:roundrect w14:anchorId="3C946732" id="Rounded Rectangle 94" o:spid="_x0000_s1049" style="position:absolute;margin-left:-64.9pt;margin-top:-53.35pt;width:39.6pt;height:415.95pt;z-index:251654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" fillcolor="#f6d55c" stroked="f" strokeweight="1pt">
                <v:stroke joinstyle="miter"/>
                <v:textbox style="layout-flow:vertical;mso-layout-flow-alt:bottom-to-top">
                  <w:txbxContent>
                    <w:p w14:paraId="78921876" w14:textId="77777777" w:rsidR="003E3628" w:rsidRDefault="003E3628" w:rsidP="000B4612">
                      <w:pPr>
                        <w:spacing w:after="0"/>
                        <w:jc w:val="center"/>
                        <w:rPr>
                          <w:rFonts w:asciiTheme="minorHAnsi" w:cstheme="minorBidi"/>
                          <w:b/>
                          <w:bCs/>
                          <w:color w:val="FFFFFF" w:themeColor="light1"/>
                          <w:kern w:val="24"/>
                          <w:sz w:val="32"/>
                          <w:szCs w:val="32"/>
                        </w:rPr>
                      </w:pPr>
                      <w:r>
                        <w:rPr>
                          <w:rFonts w:asciiTheme="minorHAnsi" w:cstheme="minorBidi"/>
                          <w:b/>
                          <w:bCs/>
                          <w:color w:val="FFFFFF" w:themeColor="light1"/>
                          <w:kern w:val="24"/>
                          <w:sz w:val="32"/>
                          <w:szCs w:val="32"/>
                        </w:rPr>
                        <w:t>Key RQ Results</w:t>
                      </w:r>
                    </w:p>
                  </w:txbxContent>
                </v:textbox>
              </v:roundrect>
            </w:pict>
          </mc:Fallback>
        </mc:AlternateContent>
      </w:r>
      <w:r>
        <w:rPr>
          <w:rFonts w:ascii="Times New Roman" w:hAnsi="Times New Roman" w:cs="Times New Roman"/>
          <w:noProof/>
          <w:sz w:val="24"/>
          <w:szCs w:val="24"/>
          <w:rtl/>
          <w:lang w:val="ar-SA"/>
        </w:rPr>
        <mc:AlternateContent>
          <mc:Choice Requires="wpg">
            <w:drawing>
              <wp:anchor distT="0" distB="0" distL="114300" distR="114300" simplePos="0" relativeHeight="251653136" behindDoc="0" locked="0" layoutInCell="1" allowOverlap="1" wp14:anchorId="4F984859" wp14:editId="52550856">
                <wp:simplePos x="0" y="0"/>
                <wp:positionH relativeFrom="column">
                  <wp:posOffset>-237067</wp:posOffset>
                </wp:positionH>
                <wp:positionV relativeFrom="paragraph">
                  <wp:posOffset>-677333</wp:posOffset>
                </wp:positionV>
                <wp:extent cx="7432675" cy="2370666"/>
                <wp:effectExtent l="0" t="0" r="9525" b="17145"/>
                <wp:wrapNone/>
                <wp:docPr id="90" name="Google Shape;415;p21"/>
                <wp:cNvGraphicFramePr/>
                <a:graphic xmlns:a="http://schemas.openxmlformats.org/drawingml/2006/main">
                  <a:graphicData uri="http://schemas.microsoft.com/office/word/2010/wordprocessingGroup">
                    <wpg:wgp>
                      <wpg:cNvGrpSpPr/>
                      <wpg:grpSpPr>
                        <a:xfrm>
                          <a:off x="0" y="0"/>
                          <a:ext cx="7432675" cy="2370666"/>
                          <a:chOff x="537432" y="1"/>
                          <a:chExt cx="2212377" cy="2371144"/>
                        </a:xfrm>
                      </wpg:grpSpPr>
                      <wps:wsp>
                        <wps:cNvPr id="91" name="Google Shape;416;p21"/>
                        <wps:cNvSpPr/>
                        <wps:spPr>
                          <a:xfrm rot="10800000" flipH="1">
                            <a:off x="537468" y="762407"/>
                            <a:ext cx="2212341" cy="1608738"/>
                          </a:xfrm>
                          <a:prstGeom prst="round2SameRect">
                            <a:avLst>
                              <a:gd name="adj1" fmla="val 5874"/>
                              <a:gd name="adj2" fmla="val 0"/>
                            </a:avLst>
                          </a:prstGeom>
                          <a:noFill/>
                          <a:ln w="9525" cap="flat" cmpd="sng">
                            <a:solidFill>
                              <a:schemeClr val="dk1"/>
                            </a:solidFill>
                            <a:prstDash val="solid"/>
                            <a:round/>
                            <a:headEnd type="none" w="sm" len="sm"/>
                            <a:tailEnd type="none" w="sm" len="sm"/>
                          </a:ln>
                        </wps:spPr>
                        <wps:txbx>
                          <w:txbxContent>
                            <w:p w14:paraId="63097FA2" w14:textId="77777777" w:rsidR="003E3628" w:rsidRDefault="003E3628" w:rsidP="003E3628">
                              <w:pPr>
                                <w:jc w:val="center"/>
                                <w:rPr>
                                  <w:rFonts w:asciiTheme="minorHAnsi" w:cstheme="minorBidi"/>
                                  <w:color w:val="000000" w:themeColor="text1"/>
                                  <w:kern w:val="24"/>
                                  <w:sz w:val="36"/>
                                  <w:szCs w:val="36"/>
                                </w:rPr>
                              </w:pPr>
                              <w:r>
                                <w:rPr>
                                  <w:rFonts w:asciiTheme="minorHAnsi" w:cstheme="minorBidi"/>
                                  <w:color w:val="000000" w:themeColor="text1"/>
                                  <w:kern w:val="24"/>
                                  <w:sz w:val="36"/>
                                  <w:szCs w:val="36"/>
                                </w:rPr>
                                <w:t xml:space="preserve">       </w:t>
                              </w:r>
                            </w:p>
                          </w:txbxContent>
                        </wps:txbx>
                        <wps:bodyPr spcFirstLastPara="1" wrap="square" lIns="91425" tIns="91425" rIns="91425" bIns="91425" anchor="ctr" anchorCtr="0">
                          <a:noAutofit/>
                        </wps:bodyPr>
                      </wps:wsp>
                      <wps:wsp>
                        <wps:cNvPr id="92" name="Google Shape;418;p21"/>
                        <wps:cNvSpPr txBox="1"/>
                        <wps:spPr>
                          <a:xfrm>
                            <a:off x="537432" y="775751"/>
                            <a:ext cx="2181954" cy="1516355"/>
                          </a:xfrm>
                          <a:prstGeom prst="rect">
                            <a:avLst/>
                          </a:prstGeom>
                          <a:noFill/>
                          <a:ln>
                            <a:noFill/>
                          </a:ln>
                        </wps:spPr>
                        <wps:txbx>
                          <w:txbxContent>
                            <w:p w14:paraId="2EBE2822" w14:textId="11E4A810" w:rsidR="001178EA" w:rsidRPr="001178EA" w:rsidRDefault="001178EA" w:rsidP="001178EA">
                              <w:pPr>
                                <w:pStyle w:val="ListParagraph"/>
                                <w:numPr>
                                  <w:ilvl w:val="0"/>
                                  <w:numId w:val="13"/>
                                </w:numPr>
                                <w:spacing w:after="0" w:line="240" w:lineRule="auto"/>
                                <w:rPr>
                                  <w:rFonts w:cs="Calibri"/>
                                  <w:color w:val="1D1C1D"/>
                                  <w:kern w:val="24"/>
                                  <w:sz w:val="28"/>
                                  <w:szCs w:val="28"/>
                                </w:rPr>
                              </w:pPr>
                              <w:r w:rsidRPr="001178EA">
                                <w:rPr>
                                  <w:rFonts w:cs="Calibri"/>
                                  <w:color w:val="1D1C1D"/>
                                  <w:kern w:val="24"/>
                                  <w:sz w:val="28"/>
                                  <w:szCs w:val="28"/>
                                </w:rPr>
                                <w:t>The tool was found to be highly beneficial by the participants in estimating effort associated with UX activities.</w:t>
                              </w:r>
                            </w:p>
                            <w:p w14:paraId="768A19E7" w14:textId="19BE25D5" w:rsidR="001178EA" w:rsidRPr="001178EA" w:rsidRDefault="001178EA" w:rsidP="001178EA">
                              <w:pPr>
                                <w:pStyle w:val="ListParagraph"/>
                                <w:numPr>
                                  <w:ilvl w:val="0"/>
                                  <w:numId w:val="13"/>
                                </w:numPr>
                                <w:spacing w:after="0" w:line="240" w:lineRule="auto"/>
                                <w:rPr>
                                  <w:rFonts w:cs="Calibri"/>
                                  <w:color w:val="1D1C1D"/>
                                  <w:kern w:val="24"/>
                                  <w:sz w:val="28"/>
                                  <w:szCs w:val="28"/>
                                </w:rPr>
                              </w:pPr>
                              <w:r w:rsidRPr="001178EA">
                                <w:rPr>
                                  <w:rFonts w:cs="Calibri"/>
                                  <w:color w:val="1D1C1D"/>
                                  <w:kern w:val="24"/>
                                  <w:sz w:val="28"/>
                                  <w:szCs w:val="28"/>
                                </w:rPr>
                                <w:t>The tool was particularly helpful for novice practitioners who may not have extensive experience in estimating effort for UX activities.</w:t>
                              </w:r>
                            </w:p>
                            <w:p w14:paraId="289FD104" w14:textId="6ABEDA48" w:rsidR="001178EA" w:rsidRPr="003E3628" w:rsidRDefault="006470C0" w:rsidP="001178EA">
                              <w:pPr>
                                <w:pStyle w:val="ListParagraph"/>
                                <w:numPr>
                                  <w:ilvl w:val="0"/>
                                  <w:numId w:val="13"/>
                                </w:numPr>
                                <w:spacing w:after="0" w:line="240" w:lineRule="auto"/>
                                <w:rPr>
                                  <w:rFonts w:cs="Calibri"/>
                                  <w:color w:val="1D1C1D"/>
                                  <w:kern w:val="24"/>
                                  <w:sz w:val="28"/>
                                  <w:szCs w:val="28"/>
                                </w:rPr>
                              </w:pPr>
                              <w:r>
                                <w:rPr>
                                  <w:rFonts w:cs="Calibri"/>
                                  <w:color w:val="1D1C1D"/>
                                  <w:kern w:val="24"/>
                                  <w:sz w:val="28"/>
                                  <w:szCs w:val="28"/>
                                </w:rPr>
                                <w:t>The</w:t>
                              </w:r>
                              <w:r w:rsidR="001178EA" w:rsidRPr="001178EA">
                                <w:rPr>
                                  <w:rFonts w:cs="Calibri"/>
                                  <w:color w:val="1D1C1D"/>
                                  <w:kern w:val="24"/>
                                  <w:sz w:val="28"/>
                                  <w:szCs w:val="28"/>
                                </w:rPr>
                                <w:t xml:space="preserve"> tool provided accurate estimations which allowed for better project planning and decision-making.</w:t>
                              </w:r>
                            </w:p>
                          </w:txbxContent>
                        </wps:txbx>
                        <wps:bodyPr spcFirstLastPara="1" wrap="square" lIns="91425" tIns="91425" rIns="91425" bIns="91425" anchor="t" anchorCtr="0">
                          <a:noAutofit/>
                        </wps:bodyPr>
                      </wps:wsp>
                      <wps:wsp>
                        <wps:cNvPr id="93" name="Google Shape;419;p21"/>
                        <wps:cNvSpPr/>
                        <wps:spPr>
                          <a:xfrm>
                            <a:off x="537470" y="1"/>
                            <a:ext cx="2212167" cy="666053"/>
                          </a:xfrm>
                          <a:prstGeom prst="round2SameRect">
                            <a:avLst>
                              <a:gd name="adj1" fmla="val 16667"/>
                              <a:gd name="adj2" fmla="val 0"/>
                            </a:avLst>
                          </a:prstGeom>
                          <a:solidFill>
                            <a:srgbClr val="004062"/>
                          </a:solidFill>
                          <a:ln>
                            <a:noFill/>
                          </a:ln>
                        </wps:spPr>
                        <wps:txbx>
                          <w:txbxContent>
                            <w:p w14:paraId="65A4A671" w14:textId="78E2FE38" w:rsidR="003E3628" w:rsidRDefault="003E3628" w:rsidP="000B4612">
                              <w:pPr>
                                <w:spacing w:after="0"/>
                                <w:jc w:val="center"/>
                                <w:rPr>
                                  <w:rFonts w:cs="Calibri"/>
                                  <w:b/>
                                  <w:bCs/>
                                  <w:color w:val="FFFFFF"/>
                                  <w:kern w:val="24"/>
                                  <w:sz w:val="28"/>
                                  <w:szCs w:val="28"/>
                                </w:rPr>
                              </w:pPr>
                              <w:r>
                                <w:rPr>
                                  <w:rFonts w:cs="Calibri"/>
                                  <w:b/>
                                  <w:bCs/>
                                  <w:color w:val="FFFFFF"/>
                                  <w:kern w:val="24"/>
                                  <w:sz w:val="28"/>
                                  <w:szCs w:val="28"/>
                                </w:rPr>
                                <w:t xml:space="preserve">RQ1: </w:t>
                              </w:r>
                              <w:r w:rsidR="00671F90" w:rsidRPr="00671F90">
                                <w:rPr>
                                  <w:rFonts w:cs="Calibri"/>
                                  <w:color w:val="FFFFFF"/>
                                  <w:kern w:val="24"/>
                                  <w:sz w:val="28"/>
                                  <w:szCs w:val="28"/>
                                </w:rPr>
                                <w:t>Does the UX-Estimator power-up effectively assist novice practitioners and agile teams in estimating effort associated with UX activities?</w:t>
                              </w:r>
                            </w:p>
                          </w:txbxContent>
                        </wps:txbx>
                        <wps:bodyPr spcFirstLastPara="1" wrap="square" lIns="91425" tIns="91425" rIns="91425" bIns="91425" anchor="ctr" anchorCtr="0">
                          <a:noAutofit/>
                        </wps:bodyPr>
                      </wps:wsp>
                    </wpg:wgp>
                  </a:graphicData>
                </a:graphic>
                <wp14:sizeRelV relativeFrom="margin">
                  <wp14:pctHeight>0</wp14:pctHeight>
                </wp14:sizeRelV>
              </wp:anchor>
            </w:drawing>
          </mc:Choice>
          <mc:Fallback>
            <w:pict>
              <v:group w14:anchorId="4F984859" id="Google Shape;415;p21" o:spid="_x0000_s1050" style="position:absolute;margin-left:-18.65pt;margin-top:-53.35pt;width:585.25pt;height:186.65pt;z-index:251653136;mso-height-relative:margin" coordorigin="5374" coordsize="22123,237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">
                <v:shape id="Google Shape;416;p21" o:spid="_x0000_s1051" style="position:absolute;left:5374;top:7624;width:22124;height:16087;rotation:180;flip:x;visibility:visible;mso-wrap-style:square;v-text-anchor:middle" coordsize="2212341,160873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" adj="-11796480,,5400" path="m94497,l2117844,v52189,,94497,42308,94497,94497l2212341,1608738r,l,1608738r,l,94497c,42308,42308,,94497,xe" filled="f" strokecolor="black [3200]">
                  <v:stroke startarrowwidth="narrow" startarrowlength="short" endarrowwidth="narrow" endarrowlength="short" joinstyle="round"/>
                  <v:formulas/>
                  <v:path arrowok="t" o:connecttype="custom" o:connectlocs="94497,0;2117844,0;2212341,94497;2212341,1608738;2212341,1608738;0,1608738;0,1608738;0,94497;94497,0" o:connectangles="0,0,0,0,0,0,0,0,0" textboxrect="0,0,2212341,1608738"/>
                  <v:textbox inset="2.53958mm,2.53958mm,2.53958mm,2.53958mm">
                    <w:txbxContent>
                      <w:p w14:paraId="63097FA2" w14:textId="77777777" w:rsidR="003E3628" w:rsidRDefault="003E3628" w:rsidP="003E3628">
                        <w:pPr>
                          <w:jc w:val="center"/>
                          <w:rPr>
                            <w:rFonts w:asciiTheme="minorHAnsi" w:cstheme="minorBidi"/>
                            <w:color w:val="000000" w:themeColor="text1"/>
                            <w:kern w:val="24"/>
                            <w:sz w:val="36"/>
                            <w:szCs w:val="36"/>
                          </w:rPr>
                        </w:pPr>
                        <w:r>
                          <w:rPr>
                            <w:rFonts w:asciiTheme="minorHAnsi" w:cstheme="minorBidi"/>
                            <w:color w:val="000000" w:themeColor="text1"/>
                            <w:kern w:val="24"/>
                            <w:sz w:val="36"/>
                            <w:szCs w:val="36"/>
                          </w:rPr>
                          <w:t xml:space="preserve">       </w:t>
                        </w:r>
                      </w:p>
                    </w:txbxContent>
                  </v:textbox>
                </v:shape>
                <v:shape id="_x0000_s1052" type="#_x0000_t202" style="position:absolute;left:5374;top:7757;width:21819;height:151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" filled="f" stroked="f">
                  <v:textbox inset="2.53958mm,2.53958mm,2.53958mm,2.53958mm">
                    <w:txbxContent>
                      <w:p w14:paraId="2EBE2822" w14:textId="11E4A810" w:rsidR="001178EA" w:rsidRPr="001178EA" w:rsidRDefault="001178EA" w:rsidP="001178EA">
                        <w:pPr>
                          <w:pStyle w:val="ListParagraph"/>
                          <w:numPr>
                            <w:ilvl w:val="0"/>
                            <w:numId w:val="13"/>
                          </w:numPr>
                          <w:spacing w:after="0" w:line="240" w:lineRule="auto"/>
                          <w:rPr>
                            <w:rFonts w:cs="Calibri"/>
                            <w:color w:val="1D1C1D"/>
                            <w:kern w:val="24"/>
                            <w:sz w:val="28"/>
                            <w:szCs w:val="28"/>
                          </w:rPr>
                        </w:pPr>
                        <w:r w:rsidRPr="001178EA">
                          <w:rPr>
                            <w:rFonts w:cs="Calibri"/>
                            <w:color w:val="1D1C1D"/>
                            <w:kern w:val="24"/>
                            <w:sz w:val="28"/>
                            <w:szCs w:val="28"/>
                          </w:rPr>
                          <w:t>The tool was found to be highly beneficial by the participants in estimating effort associated with UX activities.</w:t>
                        </w:r>
                      </w:p>
                      <w:p w14:paraId="768A19E7" w14:textId="19BE25D5" w:rsidR="001178EA" w:rsidRPr="001178EA" w:rsidRDefault="001178EA" w:rsidP="001178EA">
                        <w:pPr>
                          <w:pStyle w:val="ListParagraph"/>
                          <w:numPr>
                            <w:ilvl w:val="0"/>
                            <w:numId w:val="13"/>
                          </w:numPr>
                          <w:spacing w:after="0" w:line="240" w:lineRule="auto"/>
                          <w:rPr>
                            <w:rFonts w:cs="Calibri"/>
                            <w:color w:val="1D1C1D"/>
                            <w:kern w:val="24"/>
                            <w:sz w:val="28"/>
                            <w:szCs w:val="28"/>
                          </w:rPr>
                        </w:pPr>
                        <w:r w:rsidRPr="001178EA">
                          <w:rPr>
                            <w:rFonts w:cs="Calibri"/>
                            <w:color w:val="1D1C1D"/>
                            <w:kern w:val="24"/>
                            <w:sz w:val="28"/>
                            <w:szCs w:val="28"/>
                          </w:rPr>
                          <w:t>The tool was particularly helpful for novice practitioners who may not have extensive experience in estimating effort for UX activities.</w:t>
                        </w:r>
                      </w:p>
                      <w:p w14:paraId="289FD104" w14:textId="6ABEDA48" w:rsidR="001178EA" w:rsidRPr="003E3628" w:rsidRDefault="006470C0" w:rsidP="001178EA">
                        <w:pPr>
                          <w:pStyle w:val="ListParagraph"/>
                          <w:numPr>
                            <w:ilvl w:val="0"/>
                            <w:numId w:val="13"/>
                          </w:numPr>
                          <w:spacing w:after="0" w:line="240" w:lineRule="auto"/>
                          <w:rPr>
                            <w:rFonts w:cs="Calibri"/>
                            <w:color w:val="1D1C1D"/>
                            <w:kern w:val="24"/>
                            <w:sz w:val="28"/>
                            <w:szCs w:val="28"/>
                          </w:rPr>
                        </w:pPr>
                        <w:r>
                          <w:rPr>
                            <w:rFonts w:cs="Calibri"/>
                            <w:color w:val="1D1C1D"/>
                            <w:kern w:val="24"/>
                            <w:sz w:val="28"/>
                            <w:szCs w:val="28"/>
                          </w:rPr>
                          <w:t>The</w:t>
                        </w:r>
                        <w:r w:rsidR="001178EA" w:rsidRPr="001178EA">
                          <w:rPr>
                            <w:rFonts w:cs="Calibri"/>
                            <w:color w:val="1D1C1D"/>
                            <w:kern w:val="24"/>
                            <w:sz w:val="28"/>
                            <w:szCs w:val="28"/>
                          </w:rPr>
                          <w:t xml:space="preserve"> tool provided accurate estimations which allowed for better project planning and decision-making.</w:t>
                        </w:r>
                      </w:p>
                    </w:txbxContent>
                  </v:textbox>
                </v:shape>
                <v:shape id="_x0000_s1053" style="position:absolute;left:5374;width:22122;height:6660;visibility:visible;mso-wrap-style:square;v-text-anchor:middle" coordsize="2212167,66605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" adj="-11796480,,5400" path="m111011,l2101156,v61310,,111011,49701,111011,111011l2212167,666053r,l,666053r,l,111011c,49701,49701,,111011,xe" fillcolor="#004062" stroked="f">
                  <v:stroke joinstyle="miter"/>
                  <v:formulas/>
                  <v:path arrowok="t" o:connecttype="custom" o:connectlocs="111011,0;2101156,0;2212167,111011;2212167,666053;2212167,666053;0,666053;0,666053;0,111011;111011,0" o:connectangles="0,0,0,0,0,0,0,0,0" textboxrect="0,0,2212167,666053"/>
                  <v:textbox inset="2.53958mm,2.53958mm,2.53958mm,2.53958mm">
                    <w:txbxContent>
                      <w:p w14:paraId="65A4A671" w14:textId="78E2FE38" w:rsidR="003E3628" w:rsidRDefault="003E3628" w:rsidP="000B4612">
                        <w:pPr>
                          <w:spacing w:after="0"/>
                          <w:jc w:val="center"/>
                          <w:rPr>
                            <w:rFonts w:cs="Calibri"/>
                            <w:b/>
                            <w:bCs/>
                            <w:color w:val="FFFFFF"/>
                            <w:kern w:val="24"/>
                            <w:sz w:val="28"/>
                            <w:szCs w:val="28"/>
                          </w:rPr>
                        </w:pPr>
                        <w:r>
                          <w:rPr>
                            <w:rFonts w:cs="Calibri"/>
                            <w:b/>
                            <w:bCs/>
                            <w:color w:val="FFFFFF"/>
                            <w:kern w:val="24"/>
                            <w:sz w:val="28"/>
                            <w:szCs w:val="28"/>
                          </w:rPr>
                          <w:t xml:space="preserve">RQ1: </w:t>
                        </w:r>
                        <w:r w:rsidR="00671F90" w:rsidRPr="00671F90">
                          <w:rPr>
                            <w:rFonts w:cs="Calibri"/>
                            <w:color w:val="FFFFFF"/>
                            <w:kern w:val="24"/>
                            <w:sz w:val="28"/>
                            <w:szCs w:val="28"/>
                          </w:rPr>
                          <w:t>Does the UX-Estimator power-up effectively assist novice practitioners and agile teams in estimating effort associated with UX activities?</w:t>
                        </w:r>
                      </w:p>
                    </w:txbxContent>
                  </v:textbox>
                </v:shape>
              </v:group>
            </w:pict>
          </mc:Fallback>
        </mc:AlternateContent>
      </w:r>
    </w:p>
    <w:sectPr w:rsidR="003E3628" w:rsidRPr="00564169" w:rsidSect="00D87598">
      <w:headerReference w:type="first" r:id="rId39"/>
      <w:pgSz w:w="15840" w:h="12240" w:orient="landscape"/>
      <w:pgMar w:top="1440" w:right="1440" w:bottom="1701" w:left="1440" w:header="1151"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nal Mubarak Alhammad" w:date="2023-01-24T11:32:00Z" w:initials="MMA">
    <w:p w14:paraId="6991CFB3" w14:textId="77777777" w:rsidR="004043DC" w:rsidRDefault="004043DC" w:rsidP="004043DC">
      <w:pPr>
        <w:pStyle w:val="CommentText"/>
      </w:pPr>
      <w:r>
        <w:rPr>
          <w:rStyle w:val="CommentReference"/>
        </w:rPr>
        <w:annotationRef/>
      </w:r>
      <w:r>
        <w:t xml:space="preserve">I give a lot of comments here, mostly about the flow of thoughts. The introduction is the most important part of your report. Everyone will read it. However, I recommend that you revisit it after you finish writing all the other chapter. </w:t>
      </w:r>
    </w:p>
  </w:comment>
  <w:comment w:id="12" w:author="Manal Mubarak Alhammad" w:date="2023-01-24T11:09:00Z" w:initials="MMA">
    <w:p w14:paraId="19D9F287" w14:textId="77777777" w:rsidR="004043DC" w:rsidRDefault="004043DC" w:rsidP="004043DC">
      <w:pPr>
        <w:pStyle w:val="CommentText"/>
      </w:pPr>
      <w:r>
        <w:rPr>
          <w:rStyle w:val="CommentReference"/>
        </w:rPr>
        <w:annotationRef/>
      </w:r>
      <w:r>
        <w:t>Reference to a source with some benefits. Just check any systematic literature review of the field</w:t>
      </w:r>
    </w:p>
  </w:comment>
  <w:comment w:id="16" w:author="Manal Mubarak Alhammad" w:date="2023-01-24T11:10:00Z" w:initials="MMA">
    <w:p w14:paraId="5939D91E" w14:textId="77777777" w:rsidR="004043DC" w:rsidRDefault="004043DC" w:rsidP="004043DC">
      <w:pPr>
        <w:pStyle w:val="CommentText"/>
      </w:pPr>
      <w:r>
        <w:rPr>
          <w:rStyle w:val="CommentReference"/>
        </w:rPr>
        <w:annotationRef/>
      </w:r>
      <w:r>
        <w:t>This sentence is not clear</w:t>
      </w:r>
    </w:p>
  </w:comment>
  <w:comment w:id="26" w:author="Manal Mubarak Alhammad" w:date="2023-01-24T11:10:00Z" w:initials="MMA">
    <w:p w14:paraId="1B4B36F5" w14:textId="77777777" w:rsidR="004043DC" w:rsidRDefault="004043DC" w:rsidP="004043DC">
      <w:pPr>
        <w:pStyle w:val="CommentText"/>
      </w:pPr>
      <w:r>
        <w:rPr>
          <w:rStyle w:val="CommentReference"/>
        </w:rPr>
        <w:annotationRef/>
      </w:r>
      <w:r>
        <w:t>neither this one is clear</w:t>
      </w:r>
    </w:p>
  </w:comment>
  <w:comment w:id="62" w:author="Manal Mubarak Alhammad" w:date="2023-01-24T11:11:00Z" w:initials="MMA">
    <w:p w14:paraId="2F880D6D" w14:textId="77777777" w:rsidR="004043DC" w:rsidRDefault="004043DC" w:rsidP="004043DC">
      <w:pPr>
        <w:pStyle w:val="CommentText"/>
      </w:pPr>
      <w:r>
        <w:rPr>
          <w:rStyle w:val="CommentReference"/>
        </w:rPr>
        <w:annotationRef/>
      </w:r>
      <w:r>
        <w:t>References! Every claim needs a reference. Examiners pay attention to references.</w:t>
      </w:r>
    </w:p>
  </w:comment>
  <w:comment w:id="69" w:author="Manal Mubarak Alhammad" w:date="2023-01-24T11:14:00Z" w:initials="MMA">
    <w:p w14:paraId="1177DFD3" w14:textId="77777777" w:rsidR="004043DC" w:rsidRDefault="004043DC" w:rsidP="004043DC">
      <w:pPr>
        <w:pStyle w:val="CommentText"/>
      </w:pPr>
      <w:r>
        <w:rPr>
          <w:rStyle w:val="CommentReference"/>
        </w:rPr>
        <w:annotationRef/>
      </w:r>
      <w:r>
        <w:t xml:space="preserve">Not necessary to mention here in the intro. Your intro should give a very high level description of the problem and your project's goal and key contribution. </w:t>
      </w:r>
    </w:p>
  </w:comment>
  <w:comment w:id="78" w:author="Manal Mubarak Alhammad" w:date="2023-01-24T11:18:00Z" w:initials="MMA">
    <w:p w14:paraId="3ED2513B" w14:textId="77777777" w:rsidR="004043DC" w:rsidRDefault="004043DC" w:rsidP="004043DC">
      <w:pPr>
        <w:pStyle w:val="CommentText"/>
      </w:pPr>
      <w:r>
        <w:rPr>
          <w:rStyle w:val="CommentReference"/>
        </w:rPr>
        <w:annotationRef/>
      </w:r>
      <w:r>
        <w:t xml:space="preserve">This paragraph need to be merged with the previous one since it also discusses the challenges. </w:t>
      </w:r>
    </w:p>
  </w:comment>
  <w:comment w:id="79" w:author="Manal Mubarak Alhammad" w:date="2023-01-24T11:20:00Z" w:initials="MMA">
    <w:p w14:paraId="25832B63" w14:textId="77777777" w:rsidR="004043DC" w:rsidRDefault="004043DC" w:rsidP="004043DC">
      <w:pPr>
        <w:pStyle w:val="CommentText"/>
      </w:pPr>
      <w:r>
        <w:rPr>
          <w:rStyle w:val="CommentReference"/>
        </w:rPr>
        <w:annotationRef/>
      </w:r>
      <w:r>
        <w:t>A tip to organize the flow of your writing is ti try and give a subtitle for each paragraph. If you find a paragraph that cannot be given a clear "single" title, this means you need to split it and improve it. If you find repeated titles, this means merging paragraphs is necessary.</w:t>
      </w:r>
    </w:p>
  </w:comment>
  <w:comment w:id="80" w:author="Manal Mubarak Alhammad" w:date="2023-01-24T11:21:00Z" w:initials="MMA">
    <w:p w14:paraId="34243E78" w14:textId="77777777" w:rsidR="004043DC" w:rsidRDefault="004043DC" w:rsidP="004043DC">
      <w:pPr>
        <w:pStyle w:val="CommentText"/>
      </w:pPr>
      <w:r>
        <w:rPr>
          <w:rStyle w:val="CommentReference"/>
        </w:rPr>
        <w:annotationRef/>
      </w:r>
      <w:r>
        <w:t xml:space="preserve">A technique that I personally rely on whenever I write a piece is first list pullet points for the "ideas" I want to discuss. Each idea with one single sentence. Then I go and fill each bullet point item with detailed discussion of that idea. </w:t>
      </w:r>
    </w:p>
  </w:comment>
  <w:comment w:id="87" w:author="Manal Mubarak Alhammad" w:date="2023-01-24T11:27:00Z" w:initials="MMA">
    <w:p w14:paraId="6D7D62B3" w14:textId="77777777" w:rsidR="004043DC" w:rsidRDefault="004043DC" w:rsidP="004043DC">
      <w:pPr>
        <w:pStyle w:val="CommentText"/>
      </w:pPr>
      <w:r>
        <w:rPr>
          <w:rStyle w:val="CommentReference"/>
        </w:rPr>
        <w:annotationRef/>
      </w:r>
      <w:r>
        <w:t>The aim is clear here in terms of what your project aims to achieve. However, it is not clear why? And for what type of agile team? We're building this tool because not all teams have the appropriate expertise to integrate UX into their workflow. You need to establish your motivation very clearly. This is also one of the things that examiners and reviewers pay attention to, your ability to convince them that this problem is important and it needs to be addressed. Explain for example that without assistive tools, the carrying out UX work might be neglected or dismissed, since the benefits are not directly visible or tangible as in agile practices where you can see your increment released at the end of the sprint.</w:t>
      </w:r>
    </w:p>
  </w:comment>
  <w:comment w:id="116" w:author="Manal Mubarak Alhammad" w:date="2023-01-24T11:30:00Z" w:initials="MMA">
    <w:p w14:paraId="2753143E" w14:textId="77777777" w:rsidR="00D5107D" w:rsidRDefault="00D5107D" w:rsidP="00D5107D">
      <w:pPr>
        <w:pStyle w:val="CommentText"/>
      </w:pPr>
      <w:r>
        <w:rPr>
          <w:rStyle w:val="CommentReference"/>
        </w:rPr>
        <w:annotationRef/>
      </w:r>
      <w:r>
        <w:t>Try to be more specific. You can say it's a trello power up here. You can also mention that it is based on data gathered from professional UX experts. The reader needs to have a clear idea of whats the contribution here to decide whether to continue reding or not.</w:t>
      </w:r>
    </w:p>
  </w:comment>
  <w:comment w:id="121" w:author="Manal Mubarak Alhammad" w:date="2023-01-24T11:28:00Z" w:initials="MMA">
    <w:p w14:paraId="05416980" w14:textId="77777777" w:rsidR="004043DC" w:rsidRDefault="004043DC" w:rsidP="004043DC">
      <w:pPr>
        <w:pStyle w:val="CommentText"/>
      </w:pPr>
      <w:r>
        <w:rPr>
          <w:rStyle w:val="CommentReference"/>
        </w:rPr>
        <w:annotationRef/>
      </w:r>
      <w:r>
        <w:t>So here you explain how the tool can be useful. But why is it needed in the first place?</w:t>
      </w:r>
    </w:p>
  </w:comment>
  <w:comment w:id="150" w:author="Manal Mubarak Alhammad" w:date="2023-01-24T11:34:00Z" w:initials="MMA">
    <w:p w14:paraId="721081DF" w14:textId="77777777" w:rsidR="004043DC" w:rsidRDefault="004043DC" w:rsidP="004043DC">
      <w:pPr>
        <w:pStyle w:val="CommentText"/>
      </w:pPr>
      <w:r>
        <w:rPr>
          <w:rStyle w:val="CommentReference"/>
        </w:rPr>
        <w:annotationRef/>
      </w:r>
      <w:r>
        <w:t>This info here is your "motivation" which should be mentioned and emphasized in the intro.</w:t>
      </w:r>
    </w:p>
  </w:comment>
  <w:comment w:id="151" w:author="Manal Mubarak Alhammad" w:date="2023-01-24T11:37:00Z" w:initials="MMA">
    <w:p w14:paraId="7E5332C8" w14:textId="77777777" w:rsidR="004043DC" w:rsidRDefault="004043DC" w:rsidP="004043DC">
      <w:pPr>
        <w:pStyle w:val="CommentText"/>
      </w:pPr>
      <w:r>
        <w:rPr>
          <w:rStyle w:val="CommentReference"/>
        </w:rPr>
        <w:annotationRef/>
      </w:r>
      <w:r>
        <w:t>Still, the first paragraph should give more info about what are these challenges in general. Then in the 2nd paragraph you start discussing the challenge of time and effort</w:t>
      </w:r>
    </w:p>
  </w:comment>
  <w:comment w:id="154" w:author="Manal Mubarak Alhammad" w:date="2023-01-24T11:38:00Z" w:initials="MMA">
    <w:p w14:paraId="58D01CB7" w14:textId="77777777" w:rsidR="004043DC" w:rsidRDefault="004043DC" w:rsidP="004043DC">
      <w:pPr>
        <w:pStyle w:val="CommentText"/>
      </w:pPr>
      <w:r>
        <w:rPr>
          <w:rStyle w:val="CommentReference"/>
        </w:rPr>
        <w:annotationRef/>
      </w:r>
      <w:r>
        <w:t>We need references</w:t>
      </w:r>
    </w:p>
  </w:comment>
  <w:comment w:id="177" w:author="Manal Mubarak Alhammad" w:date="2023-01-24T11:42:00Z" w:initials="MMA">
    <w:p w14:paraId="42EA6E46" w14:textId="77777777" w:rsidR="004043DC" w:rsidRDefault="004043DC" w:rsidP="004043DC">
      <w:pPr>
        <w:pStyle w:val="CommentText"/>
      </w:pPr>
      <w:r>
        <w:rPr>
          <w:rStyle w:val="CommentReference"/>
        </w:rPr>
        <w:annotationRef/>
      </w:r>
      <w:r>
        <w:t xml:space="preserve">Does UX technique differs than "methods" here? If not you need to clarify this. Also you might need to give example of a UX method. Even better, you can give a scenario of a high risk feature that needs to be validated with a segment of the users before it's officially launched. So the challenge here, how can we decide that this feature worth UX testing and which us method is appropriate to measure the usability of that feature before we release it to everyone…. Etc. </w:t>
      </w:r>
    </w:p>
  </w:comment>
  <w:comment w:id="182" w:author="Manal Mubarak Alhammad" w:date="2023-01-24T11:53:00Z" w:initials="MMA">
    <w:p w14:paraId="36954C72" w14:textId="77777777" w:rsidR="004043DC" w:rsidRDefault="004043DC" w:rsidP="004043DC">
      <w:pPr>
        <w:pStyle w:val="CommentText"/>
      </w:pPr>
      <w:r>
        <w:rPr>
          <w:rStyle w:val="CommentReference"/>
        </w:rPr>
        <w:annotationRef/>
      </w:r>
      <w:r>
        <w:t>Very clear and the flow is smooth</w:t>
      </w:r>
    </w:p>
  </w:comment>
  <w:comment w:id="184" w:author="Manal Mubarak Alhammad" w:date="2023-01-24T11:54:00Z" w:initials="MMA">
    <w:p w14:paraId="18A2832A" w14:textId="77777777" w:rsidR="004043DC" w:rsidRDefault="004043DC" w:rsidP="004043DC">
      <w:pPr>
        <w:pStyle w:val="CommentText"/>
      </w:pPr>
      <w:r>
        <w:rPr>
          <w:rStyle w:val="CommentReference"/>
        </w:rPr>
        <w:annotationRef/>
      </w:r>
      <w:r>
        <w:t>You might need to update this part to cover the tool, and explain that it is based on a framework you designed from examining the literature and interviewing UX experts working in agile teams.</w:t>
      </w:r>
    </w:p>
  </w:comment>
  <w:comment w:id="221" w:author="Manal Mubarak Alhammad" w:date="2023-01-24T11:57:00Z" w:initials="MMA">
    <w:p w14:paraId="2D8E9C41" w14:textId="77777777" w:rsidR="004043DC" w:rsidRDefault="004043DC" w:rsidP="004043DC">
      <w:pPr>
        <w:pStyle w:val="CommentText"/>
      </w:pPr>
      <w:r>
        <w:rPr>
          <w:rStyle w:val="CommentReference"/>
        </w:rPr>
        <w:annotationRef/>
      </w:r>
      <w:r>
        <w:t>When talking about your project, use the past tense. Because at the time of submitting this report, you've already "designed and validated" your fraemwork and tool. Avoid using the future tense unless it is for future work.</w:t>
      </w:r>
    </w:p>
  </w:comment>
  <w:comment w:id="224" w:author="Manal Mubarak Alhammad" w:date="2023-01-24T11:58:00Z" w:initials="MMA">
    <w:p w14:paraId="530D33B7" w14:textId="77777777" w:rsidR="004043DC" w:rsidRDefault="004043DC" w:rsidP="004043DC">
      <w:pPr>
        <w:pStyle w:val="CommentText"/>
      </w:pPr>
      <w:r>
        <w:rPr>
          <w:rStyle w:val="CommentReference"/>
        </w:rPr>
        <w:annotationRef/>
      </w:r>
      <w:r>
        <w:t xml:space="preserve">past tense </w:t>
      </w:r>
    </w:p>
  </w:comment>
  <w:comment w:id="227" w:author="Manal Mubarak Alhammad" w:date="2023-01-24T12:00:00Z" w:initials="MMA">
    <w:p w14:paraId="3C85E5F9" w14:textId="77777777" w:rsidR="004043DC" w:rsidRDefault="004043DC" w:rsidP="004043DC">
      <w:pPr>
        <w:pStyle w:val="CommentText"/>
      </w:pPr>
      <w:r>
        <w:rPr>
          <w:rStyle w:val="CommentReference"/>
        </w:rPr>
        <w:annotationRef/>
      </w:r>
      <w:r>
        <w:t>You might need to explain earlier that your framework has two parts as well, the formula and the table. Just to give context.</w:t>
      </w:r>
    </w:p>
  </w:comment>
  <w:comment w:id="283" w:author="Manal Mubarak Alhammad" w:date="2023-01-22T12:20:00Z" w:initials="MMA">
    <w:p w14:paraId="216BA748" w14:textId="77777777" w:rsidR="00CA30A6" w:rsidRDefault="00CA30A6" w:rsidP="00CA30A6">
      <w:pPr>
        <w:pStyle w:val="CommentText"/>
      </w:pPr>
      <w:r>
        <w:rPr>
          <w:rStyle w:val="CommentReference"/>
        </w:rPr>
        <w:annotationRef/>
      </w:r>
      <w:r>
        <w:t>Add a visual representation of the three factors</w:t>
      </w:r>
    </w:p>
  </w:comment>
  <w:comment w:id="323" w:author="Manal Mubarak Alhammad" w:date="2023-01-22T09:46:00Z" w:initials="MMA">
    <w:p w14:paraId="473FA3F4" w14:textId="77777777" w:rsidR="00262845" w:rsidRDefault="00262845" w:rsidP="00262845">
      <w:pPr>
        <w:pStyle w:val="CommentText"/>
      </w:pPr>
      <w:r>
        <w:rPr>
          <w:rStyle w:val="CommentReference"/>
        </w:rPr>
        <w:annotationRef/>
      </w:r>
      <w:r>
        <w:t>What's a typical interview process? Who claimed that? Cite your reference for any claim.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91CFB3" w15:done="0"/>
  <w15:commentEx w15:paraId="19D9F287" w15:done="0"/>
  <w15:commentEx w15:paraId="5939D91E" w15:done="0"/>
  <w15:commentEx w15:paraId="1B4B36F5" w15:done="0"/>
  <w15:commentEx w15:paraId="2F880D6D" w15:done="0"/>
  <w15:commentEx w15:paraId="1177DFD3" w15:done="0"/>
  <w15:commentEx w15:paraId="3ED2513B" w15:done="0"/>
  <w15:commentEx w15:paraId="25832B63" w15:paraIdParent="3ED2513B" w15:done="0"/>
  <w15:commentEx w15:paraId="34243E78" w15:paraIdParent="3ED2513B" w15:done="0"/>
  <w15:commentEx w15:paraId="6D7D62B3" w15:done="0"/>
  <w15:commentEx w15:paraId="2753143E" w15:done="0"/>
  <w15:commentEx w15:paraId="05416980" w15:done="0"/>
  <w15:commentEx w15:paraId="721081DF" w15:done="0"/>
  <w15:commentEx w15:paraId="7E5332C8" w15:paraIdParent="721081DF" w15:done="0"/>
  <w15:commentEx w15:paraId="58D01CB7" w15:done="0"/>
  <w15:commentEx w15:paraId="42EA6E46" w15:done="0"/>
  <w15:commentEx w15:paraId="36954C72" w15:done="0"/>
  <w15:commentEx w15:paraId="18A2832A" w15:done="0"/>
  <w15:commentEx w15:paraId="2D8E9C41" w15:done="0"/>
  <w15:commentEx w15:paraId="530D33B7" w15:done="0"/>
  <w15:commentEx w15:paraId="3C85E5F9" w15:done="0"/>
  <w15:commentEx w15:paraId="216BA748" w15:done="0"/>
  <w15:commentEx w15:paraId="473FA3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A4069" w16cex:dateUtc="2023-01-24T08:32:00Z"/>
  <w16cex:commentExtensible w16cex:durableId="277A3B00" w16cex:dateUtc="2023-01-24T08:09:00Z"/>
  <w16cex:commentExtensible w16cex:durableId="277A3B1B" w16cex:dateUtc="2023-01-24T08:10:00Z"/>
  <w16cex:commentExtensible w16cex:durableId="277A3B38" w16cex:dateUtc="2023-01-24T08:10:00Z"/>
  <w16cex:commentExtensible w16cex:durableId="277A3B79" w16cex:dateUtc="2023-01-24T08:11:00Z"/>
  <w16cex:commentExtensible w16cex:durableId="277A3BFE" w16cex:dateUtc="2023-01-24T08:14:00Z"/>
  <w16cex:commentExtensible w16cex:durableId="277A3D15" w16cex:dateUtc="2023-01-24T08:18:00Z"/>
  <w16cex:commentExtensible w16cex:durableId="277A3D6E" w16cex:dateUtc="2023-01-24T08:20:00Z"/>
  <w16cex:commentExtensible w16cex:durableId="277A3DC8" w16cex:dateUtc="2023-01-24T08:21:00Z"/>
  <w16cex:commentExtensible w16cex:durableId="277A3F21" w16cex:dateUtc="2023-01-24T08:27:00Z"/>
  <w16cex:commentExtensible w16cex:durableId="277A839A" w16cex:dateUtc="2023-01-24T08:30:00Z"/>
  <w16cex:commentExtensible w16cex:durableId="277A3F6D" w16cex:dateUtc="2023-01-24T08:28:00Z"/>
  <w16cex:commentExtensible w16cex:durableId="277A40DB" w16cex:dateUtc="2023-01-24T08:34:00Z"/>
  <w16cex:commentExtensible w16cex:durableId="277A416B" w16cex:dateUtc="2023-01-24T08:37:00Z"/>
  <w16cex:commentExtensible w16cex:durableId="277A419A" w16cex:dateUtc="2023-01-24T08:38:00Z"/>
  <w16cex:commentExtensible w16cex:durableId="277A429A" w16cex:dateUtc="2023-01-24T08:42:00Z"/>
  <w16cex:commentExtensible w16cex:durableId="277A4549" w16cex:dateUtc="2023-01-24T08:53:00Z"/>
  <w16cex:commentExtensible w16cex:durableId="277A4579" w16cex:dateUtc="2023-01-24T08:54:00Z"/>
  <w16cex:commentExtensible w16cex:durableId="277A4645" w16cex:dateUtc="2023-01-24T08:57:00Z"/>
  <w16cex:commentExtensible w16cex:durableId="277A4675" w16cex:dateUtc="2023-01-24T08:58:00Z"/>
  <w16cex:commentExtensible w16cex:durableId="277A46C2" w16cex:dateUtc="2023-01-24T09:00:00Z"/>
  <w16cex:commentExtensible w16cex:durableId="2777A8A9" w16cex:dateUtc="2023-01-22T09:20:00Z"/>
  <w16cex:commentExtensible w16cex:durableId="2777847B" w16cex:dateUtc="2023-01-22T0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91CFB3" w16cid:durableId="277A4069"/>
  <w16cid:commentId w16cid:paraId="19D9F287" w16cid:durableId="277A3B00"/>
  <w16cid:commentId w16cid:paraId="5939D91E" w16cid:durableId="277A3B1B"/>
  <w16cid:commentId w16cid:paraId="1B4B36F5" w16cid:durableId="277A3B38"/>
  <w16cid:commentId w16cid:paraId="2F880D6D" w16cid:durableId="277A3B79"/>
  <w16cid:commentId w16cid:paraId="1177DFD3" w16cid:durableId="277A3BFE"/>
  <w16cid:commentId w16cid:paraId="3ED2513B" w16cid:durableId="277A3D15"/>
  <w16cid:commentId w16cid:paraId="25832B63" w16cid:durableId="277A3D6E"/>
  <w16cid:commentId w16cid:paraId="34243E78" w16cid:durableId="277A3DC8"/>
  <w16cid:commentId w16cid:paraId="6D7D62B3" w16cid:durableId="277A3F21"/>
  <w16cid:commentId w16cid:paraId="2753143E" w16cid:durableId="277A839A"/>
  <w16cid:commentId w16cid:paraId="05416980" w16cid:durableId="277A3F6D"/>
  <w16cid:commentId w16cid:paraId="721081DF" w16cid:durableId="277A40DB"/>
  <w16cid:commentId w16cid:paraId="7E5332C8" w16cid:durableId="277A416B"/>
  <w16cid:commentId w16cid:paraId="58D01CB7" w16cid:durableId="277A419A"/>
  <w16cid:commentId w16cid:paraId="42EA6E46" w16cid:durableId="277A429A"/>
  <w16cid:commentId w16cid:paraId="36954C72" w16cid:durableId="277A4549"/>
  <w16cid:commentId w16cid:paraId="18A2832A" w16cid:durableId="277A4579"/>
  <w16cid:commentId w16cid:paraId="2D8E9C41" w16cid:durableId="277A4645"/>
  <w16cid:commentId w16cid:paraId="530D33B7" w16cid:durableId="277A4675"/>
  <w16cid:commentId w16cid:paraId="3C85E5F9" w16cid:durableId="277A46C2"/>
  <w16cid:commentId w16cid:paraId="216BA748" w16cid:durableId="2777A8A9"/>
  <w16cid:commentId w16cid:paraId="473FA3F4" w16cid:durableId="277784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91148" w14:textId="77777777" w:rsidR="001646B0" w:rsidRDefault="001646B0" w:rsidP="00983BEC">
      <w:pPr>
        <w:spacing w:after="0" w:line="240" w:lineRule="auto"/>
      </w:pPr>
      <w:r>
        <w:separator/>
      </w:r>
    </w:p>
  </w:endnote>
  <w:endnote w:type="continuationSeparator" w:id="0">
    <w:p w14:paraId="72C6432F" w14:textId="77777777" w:rsidR="001646B0" w:rsidRDefault="001646B0" w:rsidP="00983BEC">
      <w:pPr>
        <w:spacing w:after="0" w:line="240" w:lineRule="auto"/>
      </w:pPr>
      <w:r>
        <w:continuationSeparator/>
      </w:r>
    </w:p>
  </w:endnote>
  <w:endnote w:type="continuationNotice" w:id="1">
    <w:p w14:paraId="6637031F" w14:textId="77777777" w:rsidR="001646B0" w:rsidRDefault="001646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PEFNAN+TimesNewRoman">
    <w:altName w:val="Times New Roman"/>
    <w:panose1 w:val="020B0604020202020204"/>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pitch w:val="default"/>
  </w:font>
  <w:font w:name="PalatinoLinotype">
    <w:altName w:val="Palatino Linotype"/>
    <w:panose1 w:val="020B0604020202020204"/>
    <w:charset w:val="00"/>
    <w:family w:val="roman"/>
    <w:pitch w:val="default"/>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B7173" w14:textId="77777777" w:rsidR="00C1728C" w:rsidRDefault="00C172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42</w:t>
    </w:r>
    <w:r>
      <w:rPr>
        <w:rStyle w:val="PageNumber"/>
      </w:rPr>
      <w:fldChar w:fldCharType="end"/>
    </w:r>
  </w:p>
  <w:p w14:paraId="5D2C2E14" w14:textId="77777777" w:rsidR="00C1728C" w:rsidRDefault="00C1728C" w:rsidP="00CA672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8776222"/>
      <w:docPartObj>
        <w:docPartGallery w:val="Page Numbers (Bottom of Page)"/>
        <w:docPartUnique/>
      </w:docPartObj>
    </w:sdtPr>
    <w:sdtContent>
      <w:p w14:paraId="6501AA33" w14:textId="77777777" w:rsidR="00C1728C" w:rsidRDefault="00C172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BEB47B7" w14:textId="77777777" w:rsidR="00C1728C" w:rsidRDefault="00C1728C" w:rsidP="00CA672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6CF45" w14:textId="77777777" w:rsidR="00C1728C" w:rsidRDefault="00C172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42</w:t>
    </w:r>
    <w:r>
      <w:rPr>
        <w:rStyle w:val="PageNumber"/>
      </w:rPr>
      <w:fldChar w:fldCharType="end"/>
    </w:r>
  </w:p>
  <w:p w14:paraId="60DA3CF1" w14:textId="77777777" w:rsidR="00C1728C" w:rsidRDefault="00C1728C" w:rsidP="00CA672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0019797"/>
      <w:docPartObj>
        <w:docPartGallery w:val="Page Numbers (Bottom of Page)"/>
        <w:docPartUnique/>
      </w:docPartObj>
    </w:sdtPr>
    <w:sdtContent>
      <w:p w14:paraId="30202EE3" w14:textId="77777777" w:rsidR="00C1728C" w:rsidRDefault="00C172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DB385B1" w14:textId="77777777" w:rsidR="00C1728C" w:rsidRDefault="00C1728C" w:rsidP="00CA672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2C2AB" w14:textId="7B396799" w:rsidR="00CA6727" w:rsidRDefault="00CA67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1728C">
      <w:rPr>
        <w:rStyle w:val="PageNumber"/>
        <w:noProof/>
      </w:rPr>
      <w:t>42</w:t>
    </w:r>
    <w:r>
      <w:rPr>
        <w:rStyle w:val="PageNumber"/>
      </w:rPr>
      <w:fldChar w:fldCharType="end"/>
    </w:r>
  </w:p>
  <w:p w14:paraId="2707B68B" w14:textId="77777777" w:rsidR="00CA6727" w:rsidRDefault="00CA6727" w:rsidP="00CA6727">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8224025"/>
      <w:docPartObj>
        <w:docPartGallery w:val="Page Numbers (Bottom of Page)"/>
        <w:docPartUnique/>
      </w:docPartObj>
    </w:sdtPr>
    <w:sdtContent>
      <w:p w14:paraId="20B2E40D" w14:textId="2B5B10D4" w:rsidR="00CA6727" w:rsidRDefault="00CA67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06BC008" w14:textId="77777777" w:rsidR="00CA6727" w:rsidRDefault="00CA6727" w:rsidP="00CA672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69B61" w14:textId="77777777" w:rsidR="001646B0" w:rsidRDefault="001646B0" w:rsidP="00983BEC">
      <w:pPr>
        <w:spacing w:after="0" w:line="240" w:lineRule="auto"/>
      </w:pPr>
      <w:r>
        <w:separator/>
      </w:r>
    </w:p>
  </w:footnote>
  <w:footnote w:type="continuationSeparator" w:id="0">
    <w:p w14:paraId="77C1D609" w14:textId="77777777" w:rsidR="001646B0" w:rsidRDefault="001646B0" w:rsidP="00983BEC">
      <w:pPr>
        <w:spacing w:after="0" w:line="240" w:lineRule="auto"/>
      </w:pPr>
      <w:r>
        <w:continuationSeparator/>
      </w:r>
    </w:p>
  </w:footnote>
  <w:footnote w:type="continuationNotice" w:id="1">
    <w:p w14:paraId="5D302953" w14:textId="77777777" w:rsidR="001646B0" w:rsidRDefault="001646B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BD506" w14:textId="27319F53" w:rsidR="00601E93" w:rsidRDefault="00601E93">
    <w:pPr>
      <w:pStyle w:val="Header"/>
    </w:pPr>
    <w:r w:rsidRPr="002F1281">
      <w:rPr>
        <w:noProof/>
      </w:rPr>
      <w:drawing>
        <wp:anchor distT="0" distB="0" distL="114300" distR="114300" simplePos="0" relativeHeight="251658240" behindDoc="0" locked="0" layoutInCell="1" allowOverlap="1" wp14:anchorId="35BA0054" wp14:editId="782F4611">
          <wp:simplePos x="0" y="0"/>
          <wp:positionH relativeFrom="column">
            <wp:posOffset>-1105535</wp:posOffset>
          </wp:positionH>
          <wp:positionV relativeFrom="paragraph">
            <wp:posOffset>-619922</wp:posOffset>
          </wp:positionV>
          <wp:extent cx="1809750" cy="695325"/>
          <wp:effectExtent l="0" t="0" r="6350" b="3175"/>
          <wp:wrapNone/>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09750" cy="69532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FEDF9" w14:textId="77777777" w:rsidR="00601E93" w:rsidRDefault="00601E93">
    <w:pPr>
      <w:pStyle w:val="Header"/>
    </w:pPr>
    <w:r w:rsidRPr="002F1281">
      <w:rPr>
        <w:noProof/>
      </w:rPr>
      <w:drawing>
        <wp:anchor distT="0" distB="0" distL="114300" distR="114300" simplePos="0" relativeHeight="251658241" behindDoc="0" locked="0" layoutInCell="1" allowOverlap="1" wp14:anchorId="160938A9" wp14:editId="7ACF5EA4">
          <wp:simplePos x="0" y="0"/>
          <wp:positionH relativeFrom="column">
            <wp:posOffset>-1105535</wp:posOffset>
          </wp:positionH>
          <wp:positionV relativeFrom="paragraph">
            <wp:posOffset>-619922</wp:posOffset>
          </wp:positionV>
          <wp:extent cx="1809750" cy="695325"/>
          <wp:effectExtent l="0" t="0" r="6350" b="3175"/>
          <wp:wrapNone/>
          <wp:docPr id="124" name="Picture 1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09750" cy="69532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A89DB" w14:textId="77777777" w:rsidR="00601E93" w:rsidRDefault="00601E93">
    <w:pPr>
      <w:pStyle w:val="Header"/>
    </w:pPr>
    <w:r w:rsidRPr="002F1281">
      <w:rPr>
        <w:noProof/>
      </w:rPr>
      <w:drawing>
        <wp:anchor distT="0" distB="0" distL="114300" distR="114300" simplePos="0" relativeHeight="251658242" behindDoc="0" locked="0" layoutInCell="1" allowOverlap="1" wp14:anchorId="5A576C20" wp14:editId="66DBF219">
          <wp:simplePos x="0" y="0"/>
          <wp:positionH relativeFrom="column">
            <wp:posOffset>-1105535</wp:posOffset>
          </wp:positionH>
          <wp:positionV relativeFrom="paragraph">
            <wp:posOffset>-619922</wp:posOffset>
          </wp:positionV>
          <wp:extent cx="1809750" cy="695325"/>
          <wp:effectExtent l="0" t="0" r="6350" b="3175"/>
          <wp:wrapNone/>
          <wp:docPr id="127" name="Picture 1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09750" cy="69532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26552" w14:textId="77777777" w:rsidR="00601E93" w:rsidRDefault="00601E93">
    <w:pPr>
      <w:pStyle w:val="Header"/>
    </w:pPr>
    <w:r w:rsidRPr="002F1281">
      <w:rPr>
        <w:noProof/>
      </w:rPr>
      <w:drawing>
        <wp:anchor distT="0" distB="0" distL="114300" distR="114300" simplePos="0" relativeHeight="251658243" behindDoc="0" locked="0" layoutInCell="1" allowOverlap="1" wp14:anchorId="3205E902" wp14:editId="27C8D2FC">
          <wp:simplePos x="0" y="0"/>
          <wp:positionH relativeFrom="column">
            <wp:posOffset>-1105535</wp:posOffset>
          </wp:positionH>
          <wp:positionV relativeFrom="paragraph">
            <wp:posOffset>-619922</wp:posOffset>
          </wp:positionV>
          <wp:extent cx="1809750" cy="695325"/>
          <wp:effectExtent l="0" t="0" r="6350" b="3175"/>
          <wp:wrapNone/>
          <wp:docPr id="126" name="Picture 1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09750" cy="69532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51143" w14:textId="77777777" w:rsidR="00D87598" w:rsidRDefault="00D87598">
    <w:pPr>
      <w:pStyle w:val="Header"/>
    </w:pPr>
    <w:r w:rsidRPr="002F1281">
      <w:rPr>
        <w:noProof/>
      </w:rPr>
      <w:drawing>
        <wp:anchor distT="0" distB="0" distL="114300" distR="114300" simplePos="0" relativeHeight="251658244" behindDoc="0" locked="0" layoutInCell="1" allowOverlap="1" wp14:anchorId="1013F4A2" wp14:editId="689CB4A7">
          <wp:simplePos x="0" y="0"/>
          <wp:positionH relativeFrom="column">
            <wp:posOffset>-1105535</wp:posOffset>
          </wp:positionH>
          <wp:positionV relativeFrom="paragraph">
            <wp:posOffset>-619922</wp:posOffset>
          </wp:positionV>
          <wp:extent cx="1809750" cy="695325"/>
          <wp:effectExtent l="0" t="0" r="6350" b="3175"/>
          <wp:wrapNone/>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09750" cy="6953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5C178"/>
    <w:multiLevelType w:val="hybridMultilevel"/>
    <w:tmpl w:val="70E8CDEE"/>
    <w:lvl w:ilvl="0" w:tplc="C97A0530">
      <w:start w:val="1"/>
      <w:numFmt w:val="decimal"/>
      <w:lvlText w:val="%1."/>
      <w:lvlJc w:val="left"/>
      <w:pPr>
        <w:ind w:left="720" w:hanging="360"/>
      </w:pPr>
    </w:lvl>
    <w:lvl w:ilvl="1" w:tplc="76BC9172">
      <w:start w:val="2"/>
      <w:numFmt w:val="lowerLetter"/>
      <w:lvlText w:val="%2."/>
      <w:lvlJc w:val="left"/>
      <w:pPr>
        <w:ind w:left="1440" w:hanging="360"/>
      </w:pPr>
    </w:lvl>
    <w:lvl w:ilvl="2" w:tplc="3CDC4BB6">
      <w:start w:val="1"/>
      <w:numFmt w:val="lowerRoman"/>
      <w:lvlText w:val="%3."/>
      <w:lvlJc w:val="right"/>
      <w:pPr>
        <w:ind w:left="2160" w:hanging="180"/>
      </w:pPr>
    </w:lvl>
    <w:lvl w:ilvl="3" w:tplc="FFBC6A3C">
      <w:start w:val="1"/>
      <w:numFmt w:val="decimal"/>
      <w:lvlText w:val="%4."/>
      <w:lvlJc w:val="left"/>
      <w:pPr>
        <w:ind w:left="2880" w:hanging="360"/>
      </w:pPr>
    </w:lvl>
    <w:lvl w:ilvl="4" w:tplc="15108D86">
      <w:start w:val="1"/>
      <w:numFmt w:val="lowerLetter"/>
      <w:lvlText w:val="%5."/>
      <w:lvlJc w:val="left"/>
      <w:pPr>
        <w:ind w:left="3600" w:hanging="360"/>
      </w:pPr>
    </w:lvl>
    <w:lvl w:ilvl="5" w:tplc="CCB260CC">
      <w:start w:val="1"/>
      <w:numFmt w:val="lowerRoman"/>
      <w:lvlText w:val="%6."/>
      <w:lvlJc w:val="right"/>
      <w:pPr>
        <w:ind w:left="4320" w:hanging="180"/>
      </w:pPr>
    </w:lvl>
    <w:lvl w:ilvl="6" w:tplc="F0929948">
      <w:start w:val="1"/>
      <w:numFmt w:val="decimal"/>
      <w:lvlText w:val="%7."/>
      <w:lvlJc w:val="left"/>
      <w:pPr>
        <w:ind w:left="5040" w:hanging="360"/>
      </w:pPr>
    </w:lvl>
    <w:lvl w:ilvl="7" w:tplc="0FBAA4F4">
      <w:start w:val="1"/>
      <w:numFmt w:val="lowerLetter"/>
      <w:lvlText w:val="%8."/>
      <w:lvlJc w:val="left"/>
      <w:pPr>
        <w:ind w:left="5760" w:hanging="360"/>
      </w:pPr>
    </w:lvl>
    <w:lvl w:ilvl="8" w:tplc="961E96A8">
      <w:start w:val="1"/>
      <w:numFmt w:val="lowerRoman"/>
      <w:lvlText w:val="%9."/>
      <w:lvlJc w:val="right"/>
      <w:pPr>
        <w:ind w:left="6480" w:hanging="180"/>
      </w:pPr>
    </w:lvl>
  </w:abstractNum>
  <w:abstractNum w:abstractNumId="1" w15:restartNumberingAfterBreak="0">
    <w:nsid w:val="052E5F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C1FA88"/>
    <w:multiLevelType w:val="hybridMultilevel"/>
    <w:tmpl w:val="E53A8F3A"/>
    <w:lvl w:ilvl="0" w:tplc="4662A8EC">
      <w:start w:val="1"/>
      <w:numFmt w:val="decimal"/>
      <w:lvlText w:val="%1."/>
      <w:lvlJc w:val="left"/>
      <w:pPr>
        <w:ind w:left="720" w:hanging="360"/>
      </w:pPr>
    </w:lvl>
    <w:lvl w:ilvl="1" w:tplc="09E6FAB4">
      <w:start w:val="1"/>
      <w:numFmt w:val="lowerLetter"/>
      <w:lvlText w:val="%2."/>
      <w:lvlJc w:val="left"/>
      <w:pPr>
        <w:ind w:left="1440" w:hanging="360"/>
      </w:pPr>
    </w:lvl>
    <w:lvl w:ilvl="2" w:tplc="9028F7F4">
      <w:start w:val="1"/>
      <w:numFmt w:val="lowerRoman"/>
      <w:lvlText w:val="%3."/>
      <w:lvlJc w:val="right"/>
      <w:pPr>
        <w:ind w:left="2160" w:hanging="180"/>
      </w:pPr>
    </w:lvl>
    <w:lvl w:ilvl="3" w:tplc="FDE4DBEC">
      <w:start w:val="1"/>
      <w:numFmt w:val="decimal"/>
      <w:lvlText w:val="%4."/>
      <w:lvlJc w:val="left"/>
      <w:pPr>
        <w:ind w:left="2880" w:hanging="360"/>
      </w:pPr>
    </w:lvl>
    <w:lvl w:ilvl="4" w:tplc="A26211BE">
      <w:start w:val="1"/>
      <w:numFmt w:val="lowerLetter"/>
      <w:lvlText w:val="%5."/>
      <w:lvlJc w:val="left"/>
      <w:pPr>
        <w:ind w:left="3600" w:hanging="360"/>
      </w:pPr>
    </w:lvl>
    <w:lvl w:ilvl="5" w:tplc="0F60480E">
      <w:start w:val="1"/>
      <w:numFmt w:val="lowerRoman"/>
      <w:lvlText w:val="%6."/>
      <w:lvlJc w:val="right"/>
      <w:pPr>
        <w:ind w:left="4320" w:hanging="180"/>
      </w:pPr>
    </w:lvl>
    <w:lvl w:ilvl="6" w:tplc="9294AE82">
      <w:start w:val="1"/>
      <w:numFmt w:val="decimal"/>
      <w:lvlText w:val="%7."/>
      <w:lvlJc w:val="left"/>
      <w:pPr>
        <w:ind w:left="5040" w:hanging="360"/>
      </w:pPr>
    </w:lvl>
    <w:lvl w:ilvl="7" w:tplc="42EE3416">
      <w:start w:val="1"/>
      <w:numFmt w:val="lowerLetter"/>
      <w:lvlText w:val="%8."/>
      <w:lvlJc w:val="left"/>
      <w:pPr>
        <w:ind w:left="5760" w:hanging="360"/>
      </w:pPr>
    </w:lvl>
    <w:lvl w:ilvl="8" w:tplc="86FE3CAC">
      <w:start w:val="1"/>
      <w:numFmt w:val="lowerRoman"/>
      <w:lvlText w:val="%9."/>
      <w:lvlJc w:val="right"/>
      <w:pPr>
        <w:ind w:left="6480" w:hanging="180"/>
      </w:pPr>
    </w:lvl>
  </w:abstractNum>
  <w:abstractNum w:abstractNumId="3" w15:restartNumberingAfterBreak="0">
    <w:nsid w:val="0CAF4492"/>
    <w:multiLevelType w:val="hybridMultilevel"/>
    <w:tmpl w:val="ABB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5603E"/>
    <w:multiLevelType w:val="multilevel"/>
    <w:tmpl w:val="926008D8"/>
    <w:lvl w:ilvl="0">
      <w:start w:val="1"/>
      <w:numFmt w:val="decimal"/>
      <w:lvlText w:val="%1.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rPr>
        <w:color w:val="auto"/>
        <w:lang w:val="en-US"/>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E824E0B"/>
    <w:multiLevelType w:val="hybridMultilevel"/>
    <w:tmpl w:val="785CCC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970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6C1D3B"/>
    <w:multiLevelType w:val="hybridMultilevel"/>
    <w:tmpl w:val="9B7A3702"/>
    <w:lvl w:ilvl="0" w:tplc="D8A83A7A">
      <w:start w:val="1"/>
      <w:numFmt w:val="decimal"/>
      <w:lvlText w:val="%1."/>
      <w:lvlJc w:val="left"/>
      <w:pPr>
        <w:ind w:left="720" w:hanging="360"/>
      </w:pPr>
    </w:lvl>
    <w:lvl w:ilvl="1" w:tplc="EA488BF2">
      <w:start w:val="7"/>
      <w:numFmt w:val="lowerLetter"/>
      <w:lvlText w:val="%2."/>
      <w:lvlJc w:val="left"/>
      <w:pPr>
        <w:ind w:left="1440" w:hanging="360"/>
      </w:pPr>
    </w:lvl>
    <w:lvl w:ilvl="2" w:tplc="3B8E16D8">
      <w:start w:val="1"/>
      <w:numFmt w:val="lowerRoman"/>
      <w:lvlText w:val="%3."/>
      <w:lvlJc w:val="right"/>
      <w:pPr>
        <w:ind w:left="2160" w:hanging="180"/>
      </w:pPr>
    </w:lvl>
    <w:lvl w:ilvl="3" w:tplc="D4B8556C">
      <w:start w:val="1"/>
      <w:numFmt w:val="decimal"/>
      <w:lvlText w:val="%4."/>
      <w:lvlJc w:val="left"/>
      <w:pPr>
        <w:ind w:left="2880" w:hanging="360"/>
      </w:pPr>
    </w:lvl>
    <w:lvl w:ilvl="4" w:tplc="82F8D0CA">
      <w:start w:val="1"/>
      <w:numFmt w:val="lowerLetter"/>
      <w:lvlText w:val="%5."/>
      <w:lvlJc w:val="left"/>
      <w:pPr>
        <w:ind w:left="3600" w:hanging="360"/>
      </w:pPr>
    </w:lvl>
    <w:lvl w:ilvl="5" w:tplc="5338DDBC">
      <w:start w:val="1"/>
      <w:numFmt w:val="lowerRoman"/>
      <w:lvlText w:val="%6."/>
      <w:lvlJc w:val="right"/>
      <w:pPr>
        <w:ind w:left="4320" w:hanging="180"/>
      </w:pPr>
    </w:lvl>
    <w:lvl w:ilvl="6" w:tplc="2904CE18">
      <w:start w:val="1"/>
      <w:numFmt w:val="decimal"/>
      <w:lvlText w:val="%7."/>
      <w:lvlJc w:val="left"/>
      <w:pPr>
        <w:ind w:left="5040" w:hanging="360"/>
      </w:pPr>
    </w:lvl>
    <w:lvl w:ilvl="7" w:tplc="057A5BAE">
      <w:start w:val="1"/>
      <w:numFmt w:val="lowerLetter"/>
      <w:lvlText w:val="%8."/>
      <w:lvlJc w:val="left"/>
      <w:pPr>
        <w:ind w:left="5760" w:hanging="360"/>
      </w:pPr>
    </w:lvl>
    <w:lvl w:ilvl="8" w:tplc="A10A63D8">
      <w:start w:val="1"/>
      <w:numFmt w:val="lowerRoman"/>
      <w:lvlText w:val="%9."/>
      <w:lvlJc w:val="right"/>
      <w:pPr>
        <w:ind w:left="6480" w:hanging="180"/>
      </w:pPr>
    </w:lvl>
  </w:abstractNum>
  <w:abstractNum w:abstractNumId="8" w15:restartNumberingAfterBreak="0">
    <w:nsid w:val="1CF05044"/>
    <w:multiLevelType w:val="multilevel"/>
    <w:tmpl w:val="9F0E48D4"/>
    <w:lvl w:ilvl="0">
      <w:start w:val="1"/>
      <w:numFmt w:val="decimal"/>
      <w:pStyle w:val="Heading1"/>
      <w:suff w:val="space"/>
      <w:lvlText w:val="Chapter %1"/>
      <w:lvlJc w:val="left"/>
      <w:pPr>
        <w:ind w:left="0" w:firstLine="0"/>
      </w:pPr>
      <w:rPr>
        <w:b/>
        <w:bCs/>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9" w15:restartNumberingAfterBreak="0">
    <w:nsid w:val="2527269A"/>
    <w:multiLevelType w:val="hybridMultilevel"/>
    <w:tmpl w:val="DF9C23E0"/>
    <w:lvl w:ilvl="0" w:tplc="B0FA1E0C">
      <w:start w:val="1"/>
      <w:numFmt w:val="decimal"/>
      <w:lvlText w:val="%1."/>
      <w:lvlJc w:val="left"/>
      <w:pPr>
        <w:ind w:left="720" w:hanging="360"/>
      </w:pPr>
    </w:lvl>
    <w:lvl w:ilvl="1" w:tplc="052E2C58">
      <w:start w:val="5"/>
      <w:numFmt w:val="lowerLetter"/>
      <w:lvlText w:val="%2."/>
      <w:lvlJc w:val="left"/>
      <w:pPr>
        <w:ind w:left="1440" w:hanging="360"/>
      </w:pPr>
    </w:lvl>
    <w:lvl w:ilvl="2" w:tplc="941EAA26">
      <w:start w:val="1"/>
      <w:numFmt w:val="lowerRoman"/>
      <w:lvlText w:val="%3."/>
      <w:lvlJc w:val="right"/>
      <w:pPr>
        <w:ind w:left="2160" w:hanging="180"/>
      </w:pPr>
    </w:lvl>
    <w:lvl w:ilvl="3" w:tplc="ECBA27D4">
      <w:start w:val="1"/>
      <w:numFmt w:val="decimal"/>
      <w:lvlText w:val="%4."/>
      <w:lvlJc w:val="left"/>
      <w:pPr>
        <w:ind w:left="2880" w:hanging="360"/>
      </w:pPr>
    </w:lvl>
    <w:lvl w:ilvl="4" w:tplc="7B669AF6">
      <w:start w:val="1"/>
      <w:numFmt w:val="lowerLetter"/>
      <w:lvlText w:val="%5."/>
      <w:lvlJc w:val="left"/>
      <w:pPr>
        <w:ind w:left="3600" w:hanging="360"/>
      </w:pPr>
    </w:lvl>
    <w:lvl w:ilvl="5" w:tplc="3B3250B6">
      <w:start w:val="1"/>
      <w:numFmt w:val="lowerRoman"/>
      <w:lvlText w:val="%6."/>
      <w:lvlJc w:val="right"/>
      <w:pPr>
        <w:ind w:left="4320" w:hanging="180"/>
      </w:pPr>
    </w:lvl>
    <w:lvl w:ilvl="6" w:tplc="E6061210">
      <w:start w:val="1"/>
      <w:numFmt w:val="decimal"/>
      <w:lvlText w:val="%7."/>
      <w:lvlJc w:val="left"/>
      <w:pPr>
        <w:ind w:left="5040" w:hanging="360"/>
      </w:pPr>
    </w:lvl>
    <w:lvl w:ilvl="7" w:tplc="6FB83EF4">
      <w:start w:val="1"/>
      <w:numFmt w:val="lowerLetter"/>
      <w:lvlText w:val="%8."/>
      <w:lvlJc w:val="left"/>
      <w:pPr>
        <w:ind w:left="5760" w:hanging="360"/>
      </w:pPr>
    </w:lvl>
    <w:lvl w:ilvl="8" w:tplc="8DC2D536">
      <w:start w:val="1"/>
      <w:numFmt w:val="lowerRoman"/>
      <w:lvlText w:val="%9."/>
      <w:lvlJc w:val="right"/>
      <w:pPr>
        <w:ind w:left="6480" w:hanging="180"/>
      </w:pPr>
    </w:lvl>
  </w:abstractNum>
  <w:abstractNum w:abstractNumId="10" w15:restartNumberingAfterBreak="0">
    <w:nsid w:val="26AD8D1C"/>
    <w:multiLevelType w:val="hybridMultilevel"/>
    <w:tmpl w:val="03EE3614"/>
    <w:lvl w:ilvl="0" w:tplc="1B1084A6">
      <w:start w:val="3"/>
      <w:numFmt w:val="decimal"/>
      <w:lvlText w:val="%1."/>
      <w:lvlJc w:val="left"/>
      <w:pPr>
        <w:ind w:left="720" w:hanging="360"/>
      </w:pPr>
    </w:lvl>
    <w:lvl w:ilvl="1" w:tplc="5A2CA794">
      <w:start w:val="1"/>
      <w:numFmt w:val="lowerLetter"/>
      <w:lvlText w:val="%2."/>
      <w:lvlJc w:val="left"/>
      <w:pPr>
        <w:ind w:left="1440" w:hanging="360"/>
      </w:pPr>
    </w:lvl>
    <w:lvl w:ilvl="2" w:tplc="86B66E26">
      <w:start w:val="1"/>
      <w:numFmt w:val="lowerRoman"/>
      <w:lvlText w:val="%3."/>
      <w:lvlJc w:val="right"/>
      <w:pPr>
        <w:ind w:left="2160" w:hanging="180"/>
      </w:pPr>
    </w:lvl>
    <w:lvl w:ilvl="3" w:tplc="42E815DE">
      <w:start w:val="1"/>
      <w:numFmt w:val="decimal"/>
      <w:lvlText w:val="%4."/>
      <w:lvlJc w:val="left"/>
      <w:pPr>
        <w:ind w:left="2880" w:hanging="360"/>
      </w:pPr>
    </w:lvl>
    <w:lvl w:ilvl="4" w:tplc="6406A982">
      <w:start w:val="1"/>
      <w:numFmt w:val="lowerLetter"/>
      <w:lvlText w:val="%5."/>
      <w:lvlJc w:val="left"/>
      <w:pPr>
        <w:ind w:left="3600" w:hanging="360"/>
      </w:pPr>
    </w:lvl>
    <w:lvl w:ilvl="5" w:tplc="945AC286">
      <w:start w:val="1"/>
      <w:numFmt w:val="lowerRoman"/>
      <w:lvlText w:val="%6."/>
      <w:lvlJc w:val="right"/>
      <w:pPr>
        <w:ind w:left="4320" w:hanging="180"/>
      </w:pPr>
    </w:lvl>
    <w:lvl w:ilvl="6" w:tplc="1B62D888">
      <w:start w:val="1"/>
      <w:numFmt w:val="decimal"/>
      <w:lvlText w:val="%7."/>
      <w:lvlJc w:val="left"/>
      <w:pPr>
        <w:ind w:left="5040" w:hanging="360"/>
      </w:pPr>
    </w:lvl>
    <w:lvl w:ilvl="7" w:tplc="67A22876">
      <w:start w:val="1"/>
      <w:numFmt w:val="lowerLetter"/>
      <w:lvlText w:val="%8."/>
      <w:lvlJc w:val="left"/>
      <w:pPr>
        <w:ind w:left="5760" w:hanging="360"/>
      </w:pPr>
    </w:lvl>
    <w:lvl w:ilvl="8" w:tplc="A18038E2">
      <w:start w:val="1"/>
      <w:numFmt w:val="lowerRoman"/>
      <w:lvlText w:val="%9."/>
      <w:lvlJc w:val="right"/>
      <w:pPr>
        <w:ind w:left="6480" w:hanging="180"/>
      </w:pPr>
    </w:lvl>
  </w:abstractNum>
  <w:abstractNum w:abstractNumId="11" w15:restartNumberingAfterBreak="0">
    <w:nsid w:val="284509BD"/>
    <w:multiLevelType w:val="multilevel"/>
    <w:tmpl w:val="DC8C6BAC"/>
    <w:lvl w:ilvl="0">
      <w:start w:val="1"/>
      <w:numFmt w:val="decimal"/>
      <w:lvlText w:val="%1.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D3922B0"/>
    <w:multiLevelType w:val="hybridMultilevel"/>
    <w:tmpl w:val="7E006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D3AF171"/>
    <w:multiLevelType w:val="hybridMultilevel"/>
    <w:tmpl w:val="9CF01B42"/>
    <w:lvl w:ilvl="0" w:tplc="F3185F50">
      <w:start w:val="2"/>
      <w:numFmt w:val="decimal"/>
      <w:lvlText w:val="%1."/>
      <w:lvlJc w:val="left"/>
      <w:pPr>
        <w:ind w:left="720" w:hanging="360"/>
      </w:pPr>
    </w:lvl>
    <w:lvl w:ilvl="1" w:tplc="14CC3FBC">
      <w:start w:val="1"/>
      <w:numFmt w:val="lowerLetter"/>
      <w:lvlText w:val="%2."/>
      <w:lvlJc w:val="left"/>
      <w:pPr>
        <w:ind w:left="1440" w:hanging="360"/>
      </w:pPr>
    </w:lvl>
    <w:lvl w:ilvl="2" w:tplc="9000DC0E">
      <w:start w:val="1"/>
      <w:numFmt w:val="lowerRoman"/>
      <w:lvlText w:val="%3."/>
      <w:lvlJc w:val="right"/>
      <w:pPr>
        <w:ind w:left="2160" w:hanging="180"/>
      </w:pPr>
    </w:lvl>
    <w:lvl w:ilvl="3" w:tplc="A696321A">
      <w:start w:val="1"/>
      <w:numFmt w:val="decimal"/>
      <w:lvlText w:val="%4."/>
      <w:lvlJc w:val="left"/>
      <w:pPr>
        <w:ind w:left="2880" w:hanging="360"/>
      </w:pPr>
    </w:lvl>
    <w:lvl w:ilvl="4" w:tplc="54A4B058">
      <w:start w:val="1"/>
      <w:numFmt w:val="lowerLetter"/>
      <w:lvlText w:val="%5."/>
      <w:lvlJc w:val="left"/>
      <w:pPr>
        <w:ind w:left="3600" w:hanging="360"/>
      </w:pPr>
    </w:lvl>
    <w:lvl w:ilvl="5" w:tplc="9AC27206">
      <w:start w:val="1"/>
      <w:numFmt w:val="lowerRoman"/>
      <w:lvlText w:val="%6."/>
      <w:lvlJc w:val="right"/>
      <w:pPr>
        <w:ind w:left="4320" w:hanging="180"/>
      </w:pPr>
    </w:lvl>
    <w:lvl w:ilvl="6" w:tplc="E9388C08">
      <w:start w:val="1"/>
      <w:numFmt w:val="decimal"/>
      <w:lvlText w:val="%7."/>
      <w:lvlJc w:val="left"/>
      <w:pPr>
        <w:ind w:left="5040" w:hanging="360"/>
      </w:pPr>
    </w:lvl>
    <w:lvl w:ilvl="7" w:tplc="B8DE9204">
      <w:start w:val="1"/>
      <w:numFmt w:val="lowerLetter"/>
      <w:lvlText w:val="%8."/>
      <w:lvlJc w:val="left"/>
      <w:pPr>
        <w:ind w:left="5760" w:hanging="360"/>
      </w:pPr>
    </w:lvl>
    <w:lvl w:ilvl="8" w:tplc="20D4D686">
      <w:start w:val="1"/>
      <w:numFmt w:val="lowerRoman"/>
      <w:lvlText w:val="%9."/>
      <w:lvlJc w:val="right"/>
      <w:pPr>
        <w:ind w:left="6480" w:hanging="180"/>
      </w:pPr>
    </w:lvl>
  </w:abstractNum>
  <w:abstractNum w:abstractNumId="14" w15:restartNumberingAfterBreak="0">
    <w:nsid w:val="2ECD3309"/>
    <w:multiLevelType w:val="hybridMultilevel"/>
    <w:tmpl w:val="1AD236B0"/>
    <w:lvl w:ilvl="0" w:tplc="0409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5" w15:restartNumberingAfterBreak="0">
    <w:nsid w:val="33FF72F8"/>
    <w:multiLevelType w:val="hybridMultilevel"/>
    <w:tmpl w:val="DEF86D80"/>
    <w:lvl w:ilvl="0" w:tplc="04090005">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37FF6B47"/>
    <w:multiLevelType w:val="hybridMultilevel"/>
    <w:tmpl w:val="7E006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9B4D3F"/>
    <w:multiLevelType w:val="hybridMultilevel"/>
    <w:tmpl w:val="42D67262"/>
    <w:lvl w:ilvl="0" w:tplc="B38C7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B970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E1459FC"/>
    <w:multiLevelType w:val="hybridMultilevel"/>
    <w:tmpl w:val="3948EA28"/>
    <w:lvl w:ilvl="0" w:tplc="9F4A69AE">
      <w:start w:val="1"/>
      <w:numFmt w:val="decimal"/>
      <w:lvlText w:val="%1."/>
      <w:lvlJc w:val="left"/>
      <w:pPr>
        <w:ind w:left="720" w:hanging="360"/>
      </w:pPr>
    </w:lvl>
    <w:lvl w:ilvl="1" w:tplc="B448BB72">
      <w:start w:val="6"/>
      <w:numFmt w:val="lowerLetter"/>
      <w:lvlText w:val="%2."/>
      <w:lvlJc w:val="left"/>
      <w:pPr>
        <w:ind w:left="1440" w:hanging="360"/>
      </w:pPr>
    </w:lvl>
    <w:lvl w:ilvl="2" w:tplc="AE8A5EE6">
      <w:start w:val="1"/>
      <w:numFmt w:val="lowerRoman"/>
      <w:lvlText w:val="%3."/>
      <w:lvlJc w:val="right"/>
      <w:pPr>
        <w:ind w:left="2160" w:hanging="180"/>
      </w:pPr>
    </w:lvl>
    <w:lvl w:ilvl="3" w:tplc="1B8417BC">
      <w:start w:val="1"/>
      <w:numFmt w:val="decimal"/>
      <w:lvlText w:val="%4."/>
      <w:lvlJc w:val="left"/>
      <w:pPr>
        <w:ind w:left="2880" w:hanging="360"/>
      </w:pPr>
    </w:lvl>
    <w:lvl w:ilvl="4" w:tplc="EBA6D7D6">
      <w:start w:val="1"/>
      <w:numFmt w:val="lowerLetter"/>
      <w:lvlText w:val="%5."/>
      <w:lvlJc w:val="left"/>
      <w:pPr>
        <w:ind w:left="3600" w:hanging="360"/>
      </w:pPr>
    </w:lvl>
    <w:lvl w:ilvl="5" w:tplc="DFFC5B3C">
      <w:start w:val="1"/>
      <w:numFmt w:val="lowerRoman"/>
      <w:lvlText w:val="%6."/>
      <w:lvlJc w:val="right"/>
      <w:pPr>
        <w:ind w:left="4320" w:hanging="180"/>
      </w:pPr>
    </w:lvl>
    <w:lvl w:ilvl="6" w:tplc="A2342EE8">
      <w:start w:val="1"/>
      <w:numFmt w:val="decimal"/>
      <w:lvlText w:val="%7."/>
      <w:lvlJc w:val="left"/>
      <w:pPr>
        <w:ind w:left="5040" w:hanging="360"/>
      </w:pPr>
    </w:lvl>
    <w:lvl w:ilvl="7" w:tplc="019286FE">
      <w:start w:val="1"/>
      <w:numFmt w:val="lowerLetter"/>
      <w:lvlText w:val="%8."/>
      <w:lvlJc w:val="left"/>
      <w:pPr>
        <w:ind w:left="5760" w:hanging="360"/>
      </w:pPr>
    </w:lvl>
    <w:lvl w:ilvl="8" w:tplc="4C3E6450">
      <w:start w:val="1"/>
      <w:numFmt w:val="lowerRoman"/>
      <w:lvlText w:val="%9."/>
      <w:lvlJc w:val="right"/>
      <w:pPr>
        <w:ind w:left="6480" w:hanging="180"/>
      </w:pPr>
    </w:lvl>
  </w:abstractNum>
  <w:abstractNum w:abstractNumId="20" w15:restartNumberingAfterBreak="0">
    <w:nsid w:val="4E35096C"/>
    <w:multiLevelType w:val="hybridMultilevel"/>
    <w:tmpl w:val="0BB6C6E0"/>
    <w:lvl w:ilvl="0" w:tplc="04090005">
      <w:start w:val="1"/>
      <w:numFmt w:val="bullet"/>
      <w:lvlText w:val=""/>
      <w:lvlJc w:val="left"/>
      <w:pPr>
        <w:ind w:left="1430"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1" w15:restartNumberingAfterBreak="0">
    <w:nsid w:val="50226EA2"/>
    <w:multiLevelType w:val="hybridMultilevel"/>
    <w:tmpl w:val="2848C2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16EDDC"/>
    <w:multiLevelType w:val="hybridMultilevel"/>
    <w:tmpl w:val="459823A4"/>
    <w:lvl w:ilvl="0" w:tplc="A16649AE">
      <w:start w:val="1"/>
      <w:numFmt w:val="decimal"/>
      <w:lvlText w:val="%1."/>
      <w:lvlJc w:val="left"/>
      <w:pPr>
        <w:ind w:left="720" w:hanging="360"/>
      </w:pPr>
    </w:lvl>
    <w:lvl w:ilvl="1" w:tplc="1366704C">
      <w:start w:val="4"/>
      <w:numFmt w:val="lowerLetter"/>
      <w:lvlText w:val="%2."/>
      <w:lvlJc w:val="left"/>
      <w:pPr>
        <w:ind w:left="1440" w:hanging="360"/>
      </w:pPr>
    </w:lvl>
    <w:lvl w:ilvl="2" w:tplc="7C320DC4">
      <w:start w:val="1"/>
      <w:numFmt w:val="lowerRoman"/>
      <w:lvlText w:val="%3."/>
      <w:lvlJc w:val="right"/>
      <w:pPr>
        <w:ind w:left="2160" w:hanging="180"/>
      </w:pPr>
    </w:lvl>
    <w:lvl w:ilvl="3" w:tplc="73B8B808">
      <w:start w:val="1"/>
      <w:numFmt w:val="decimal"/>
      <w:lvlText w:val="%4."/>
      <w:lvlJc w:val="left"/>
      <w:pPr>
        <w:ind w:left="2880" w:hanging="360"/>
      </w:pPr>
    </w:lvl>
    <w:lvl w:ilvl="4" w:tplc="C114A0FC">
      <w:start w:val="1"/>
      <w:numFmt w:val="lowerLetter"/>
      <w:lvlText w:val="%5."/>
      <w:lvlJc w:val="left"/>
      <w:pPr>
        <w:ind w:left="3600" w:hanging="360"/>
      </w:pPr>
    </w:lvl>
    <w:lvl w:ilvl="5" w:tplc="6E44B484">
      <w:start w:val="1"/>
      <w:numFmt w:val="lowerRoman"/>
      <w:lvlText w:val="%6."/>
      <w:lvlJc w:val="right"/>
      <w:pPr>
        <w:ind w:left="4320" w:hanging="180"/>
      </w:pPr>
    </w:lvl>
    <w:lvl w:ilvl="6" w:tplc="DF704834">
      <w:start w:val="1"/>
      <w:numFmt w:val="decimal"/>
      <w:lvlText w:val="%7."/>
      <w:lvlJc w:val="left"/>
      <w:pPr>
        <w:ind w:left="5040" w:hanging="360"/>
      </w:pPr>
    </w:lvl>
    <w:lvl w:ilvl="7" w:tplc="51A6CA98">
      <w:start w:val="1"/>
      <w:numFmt w:val="lowerLetter"/>
      <w:lvlText w:val="%8."/>
      <w:lvlJc w:val="left"/>
      <w:pPr>
        <w:ind w:left="5760" w:hanging="360"/>
      </w:pPr>
    </w:lvl>
    <w:lvl w:ilvl="8" w:tplc="CD28FA2A">
      <w:start w:val="1"/>
      <w:numFmt w:val="lowerRoman"/>
      <w:lvlText w:val="%9."/>
      <w:lvlJc w:val="right"/>
      <w:pPr>
        <w:ind w:left="6480" w:hanging="180"/>
      </w:pPr>
    </w:lvl>
  </w:abstractNum>
  <w:abstractNum w:abstractNumId="23" w15:restartNumberingAfterBreak="0">
    <w:nsid w:val="60C108A6"/>
    <w:multiLevelType w:val="hybridMultilevel"/>
    <w:tmpl w:val="091A7E4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97F6C76"/>
    <w:multiLevelType w:val="hybridMultilevel"/>
    <w:tmpl w:val="9690A0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BC377A5"/>
    <w:multiLevelType w:val="hybridMultilevel"/>
    <w:tmpl w:val="A9A83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E21BE8"/>
    <w:multiLevelType w:val="hybridMultilevel"/>
    <w:tmpl w:val="9AF63426"/>
    <w:lvl w:ilvl="0" w:tplc="E94EF542">
      <w:start w:val="1"/>
      <w:numFmt w:val="decimal"/>
      <w:lvlText w:val="%1."/>
      <w:lvlJc w:val="left"/>
      <w:pPr>
        <w:ind w:left="720" w:hanging="360"/>
      </w:pPr>
    </w:lvl>
    <w:lvl w:ilvl="1" w:tplc="762275F6">
      <w:start w:val="3"/>
      <w:numFmt w:val="lowerLetter"/>
      <w:lvlText w:val="%2."/>
      <w:lvlJc w:val="left"/>
      <w:pPr>
        <w:ind w:left="1440" w:hanging="360"/>
      </w:pPr>
    </w:lvl>
    <w:lvl w:ilvl="2" w:tplc="DFF66512">
      <w:start w:val="1"/>
      <w:numFmt w:val="lowerRoman"/>
      <w:lvlText w:val="%3."/>
      <w:lvlJc w:val="right"/>
      <w:pPr>
        <w:ind w:left="2160" w:hanging="180"/>
      </w:pPr>
    </w:lvl>
    <w:lvl w:ilvl="3" w:tplc="F3EC2EB6">
      <w:start w:val="1"/>
      <w:numFmt w:val="decimal"/>
      <w:lvlText w:val="%4."/>
      <w:lvlJc w:val="left"/>
      <w:pPr>
        <w:ind w:left="2880" w:hanging="360"/>
      </w:pPr>
    </w:lvl>
    <w:lvl w:ilvl="4" w:tplc="4EEC1486">
      <w:start w:val="1"/>
      <w:numFmt w:val="lowerLetter"/>
      <w:lvlText w:val="%5."/>
      <w:lvlJc w:val="left"/>
      <w:pPr>
        <w:ind w:left="3600" w:hanging="360"/>
      </w:pPr>
    </w:lvl>
    <w:lvl w:ilvl="5" w:tplc="A94E8904">
      <w:start w:val="1"/>
      <w:numFmt w:val="lowerRoman"/>
      <w:lvlText w:val="%6."/>
      <w:lvlJc w:val="right"/>
      <w:pPr>
        <w:ind w:left="4320" w:hanging="180"/>
      </w:pPr>
    </w:lvl>
    <w:lvl w:ilvl="6" w:tplc="F2682F34">
      <w:start w:val="1"/>
      <w:numFmt w:val="decimal"/>
      <w:lvlText w:val="%7."/>
      <w:lvlJc w:val="left"/>
      <w:pPr>
        <w:ind w:left="5040" w:hanging="360"/>
      </w:pPr>
    </w:lvl>
    <w:lvl w:ilvl="7" w:tplc="60DA102C">
      <w:start w:val="1"/>
      <w:numFmt w:val="lowerLetter"/>
      <w:lvlText w:val="%8."/>
      <w:lvlJc w:val="left"/>
      <w:pPr>
        <w:ind w:left="5760" w:hanging="360"/>
      </w:pPr>
    </w:lvl>
    <w:lvl w:ilvl="8" w:tplc="C42C86FA">
      <w:start w:val="1"/>
      <w:numFmt w:val="lowerRoman"/>
      <w:lvlText w:val="%9."/>
      <w:lvlJc w:val="right"/>
      <w:pPr>
        <w:ind w:left="6480" w:hanging="180"/>
      </w:pPr>
    </w:lvl>
  </w:abstractNum>
  <w:abstractNum w:abstractNumId="27" w15:restartNumberingAfterBreak="0">
    <w:nsid w:val="6D576720"/>
    <w:multiLevelType w:val="hybridMultilevel"/>
    <w:tmpl w:val="C1E277FE"/>
    <w:lvl w:ilvl="0" w:tplc="AE86E89E">
      <w:start w:val="1"/>
      <w:numFmt w:val="decimal"/>
      <w:lvlText w:val="%1."/>
      <w:lvlJc w:val="left"/>
      <w:pPr>
        <w:ind w:left="720" w:hanging="360"/>
      </w:pPr>
    </w:lvl>
    <w:lvl w:ilvl="1" w:tplc="94FCF9F4">
      <w:start w:val="1"/>
      <w:numFmt w:val="lowerLetter"/>
      <w:lvlText w:val="%2."/>
      <w:lvlJc w:val="left"/>
      <w:pPr>
        <w:ind w:left="1440" w:hanging="360"/>
      </w:pPr>
    </w:lvl>
    <w:lvl w:ilvl="2" w:tplc="9B0EEBBA">
      <w:start w:val="1"/>
      <w:numFmt w:val="lowerRoman"/>
      <w:lvlText w:val="%3."/>
      <w:lvlJc w:val="right"/>
      <w:pPr>
        <w:ind w:left="2160" w:hanging="180"/>
      </w:pPr>
    </w:lvl>
    <w:lvl w:ilvl="3" w:tplc="02B09632">
      <w:start w:val="1"/>
      <w:numFmt w:val="decimal"/>
      <w:lvlText w:val="%4."/>
      <w:lvlJc w:val="left"/>
      <w:pPr>
        <w:ind w:left="2880" w:hanging="360"/>
      </w:pPr>
    </w:lvl>
    <w:lvl w:ilvl="4" w:tplc="A6AA4EE8">
      <w:start w:val="1"/>
      <w:numFmt w:val="lowerLetter"/>
      <w:lvlText w:val="%5."/>
      <w:lvlJc w:val="left"/>
      <w:pPr>
        <w:ind w:left="3600" w:hanging="360"/>
      </w:pPr>
    </w:lvl>
    <w:lvl w:ilvl="5" w:tplc="6BA28DC4">
      <w:start w:val="1"/>
      <w:numFmt w:val="lowerRoman"/>
      <w:lvlText w:val="%6."/>
      <w:lvlJc w:val="right"/>
      <w:pPr>
        <w:ind w:left="4320" w:hanging="180"/>
      </w:pPr>
    </w:lvl>
    <w:lvl w:ilvl="6" w:tplc="3F1EE502">
      <w:start w:val="1"/>
      <w:numFmt w:val="decimal"/>
      <w:lvlText w:val="%7."/>
      <w:lvlJc w:val="left"/>
      <w:pPr>
        <w:ind w:left="5040" w:hanging="360"/>
      </w:pPr>
    </w:lvl>
    <w:lvl w:ilvl="7" w:tplc="27869C16">
      <w:start w:val="1"/>
      <w:numFmt w:val="lowerLetter"/>
      <w:lvlText w:val="%8."/>
      <w:lvlJc w:val="left"/>
      <w:pPr>
        <w:ind w:left="5760" w:hanging="360"/>
      </w:pPr>
    </w:lvl>
    <w:lvl w:ilvl="8" w:tplc="8CF89638">
      <w:start w:val="1"/>
      <w:numFmt w:val="lowerRoman"/>
      <w:lvlText w:val="%9."/>
      <w:lvlJc w:val="right"/>
      <w:pPr>
        <w:ind w:left="6480" w:hanging="180"/>
      </w:pPr>
    </w:lvl>
  </w:abstractNum>
  <w:abstractNum w:abstractNumId="28" w15:restartNumberingAfterBreak="0">
    <w:nsid w:val="73612143"/>
    <w:multiLevelType w:val="hybridMultilevel"/>
    <w:tmpl w:val="9D680816"/>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9" w15:restartNumberingAfterBreak="0">
    <w:nsid w:val="7BB5113E"/>
    <w:multiLevelType w:val="multilevel"/>
    <w:tmpl w:val="F30223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2526719">
    <w:abstractNumId w:val="8"/>
  </w:num>
  <w:num w:numId="2" w16cid:durableId="1052651975">
    <w:abstractNumId w:val="4"/>
  </w:num>
  <w:num w:numId="3" w16cid:durableId="1843811346">
    <w:abstractNumId w:val="17"/>
  </w:num>
  <w:num w:numId="4" w16cid:durableId="1540240715">
    <w:abstractNumId w:val="1"/>
  </w:num>
  <w:num w:numId="5" w16cid:durableId="949169837">
    <w:abstractNumId w:val="29"/>
  </w:num>
  <w:num w:numId="6" w16cid:durableId="444691272">
    <w:abstractNumId w:val="25"/>
  </w:num>
  <w:num w:numId="7" w16cid:durableId="1824740496">
    <w:abstractNumId w:val="28"/>
  </w:num>
  <w:num w:numId="8" w16cid:durableId="1848322033">
    <w:abstractNumId w:val="16"/>
  </w:num>
  <w:num w:numId="9" w16cid:durableId="1861775698">
    <w:abstractNumId w:val="11"/>
  </w:num>
  <w:num w:numId="10" w16cid:durableId="2041198419">
    <w:abstractNumId w:val="14"/>
  </w:num>
  <w:num w:numId="11" w16cid:durableId="696463334">
    <w:abstractNumId w:val="6"/>
  </w:num>
  <w:num w:numId="12" w16cid:durableId="190537068">
    <w:abstractNumId w:val="18"/>
  </w:num>
  <w:num w:numId="13" w16cid:durableId="906962361">
    <w:abstractNumId w:val="21"/>
  </w:num>
  <w:num w:numId="14" w16cid:durableId="856651996">
    <w:abstractNumId w:val="24"/>
  </w:num>
  <w:num w:numId="15" w16cid:durableId="1653489008">
    <w:abstractNumId w:val="15"/>
  </w:num>
  <w:num w:numId="16" w16cid:durableId="1014460826">
    <w:abstractNumId w:val="23"/>
  </w:num>
  <w:num w:numId="17" w16cid:durableId="1454013094">
    <w:abstractNumId w:val="5"/>
  </w:num>
  <w:num w:numId="18" w16cid:durableId="397094374">
    <w:abstractNumId w:val="20"/>
  </w:num>
  <w:num w:numId="19" w16cid:durableId="1153912304">
    <w:abstractNumId w:val="10"/>
  </w:num>
  <w:num w:numId="20" w16cid:durableId="1174304287">
    <w:abstractNumId w:val="7"/>
  </w:num>
  <w:num w:numId="21" w16cid:durableId="1436443858">
    <w:abstractNumId w:val="19"/>
  </w:num>
  <w:num w:numId="22" w16cid:durableId="342434352">
    <w:abstractNumId w:val="9"/>
  </w:num>
  <w:num w:numId="23" w16cid:durableId="896209254">
    <w:abstractNumId w:val="22"/>
  </w:num>
  <w:num w:numId="24" w16cid:durableId="436753467">
    <w:abstractNumId w:val="26"/>
  </w:num>
  <w:num w:numId="25" w16cid:durableId="436558394">
    <w:abstractNumId w:val="0"/>
  </w:num>
  <w:num w:numId="26" w16cid:durableId="938489785">
    <w:abstractNumId w:val="2"/>
  </w:num>
  <w:num w:numId="27" w16cid:durableId="1889410147">
    <w:abstractNumId w:val="13"/>
  </w:num>
  <w:num w:numId="28" w16cid:durableId="725497614">
    <w:abstractNumId w:val="27"/>
  </w:num>
  <w:num w:numId="29" w16cid:durableId="53283696">
    <w:abstractNumId w:val="12"/>
  </w:num>
  <w:num w:numId="30" w16cid:durableId="1118719491">
    <w:abstractNumId w:val="3"/>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est User">
    <w15:presenceInfo w15:providerId="AD" w15:userId="S::urn:spo:anon#a16d8e877e17f78c9715370770a506f43e68e6dfeda4f06115dc99943300004d::"/>
  </w15:person>
  <w15:person w15:author="Manal Mubarak Alhammad">
    <w15:presenceInfo w15:providerId="AD" w15:userId="S::manalhammad@KSU.EDU.SA::8b6e107d-c563-4e04-bfa3-43fc8f48e148"/>
  </w15:person>
  <w15:person w15:author="رزان الدوسري ID 443203966">
    <w15:presenceInfo w15:providerId="AD" w15:userId="S::443203966@student.ksu.edu.sa::23e8fbfc-fee9-4cef-b07e-fdc7566910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BEC"/>
    <w:rsid w:val="00001C90"/>
    <w:rsid w:val="000057FA"/>
    <w:rsid w:val="0000787A"/>
    <w:rsid w:val="00011427"/>
    <w:rsid w:val="00012AD8"/>
    <w:rsid w:val="00017970"/>
    <w:rsid w:val="00020042"/>
    <w:rsid w:val="00020A38"/>
    <w:rsid w:val="000216B4"/>
    <w:rsid w:val="000307C0"/>
    <w:rsid w:val="0003442C"/>
    <w:rsid w:val="00040C23"/>
    <w:rsid w:val="0004405E"/>
    <w:rsid w:val="00047972"/>
    <w:rsid w:val="00050BAF"/>
    <w:rsid w:val="000533AA"/>
    <w:rsid w:val="0005398E"/>
    <w:rsid w:val="000559EB"/>
    <w:rsid w:val="00056128"/>
    <w:rsid w:val="000574D0"/>
    <w:rsid w:val="00061215"/>
    <w:rsid w:val="000613AD"/>
    <w:rsid w:val="00063109"/>
    <w:rsid w:val="00064B48"/>
    <w:rsid w:val="00066886"/>
    <w:rsid w:val="0006790F"/>
    <w:rsid w:val="000701C2"/>
    <w:rsid w:val="000715EC"/>
    <w:rsid w:val="000755F5"/>
    <w:rsid w:val="000765B4"/>
    <w:rsid w:val="00080DE2"/>
    <w:rsid w:val="00083D69"/>
    <w:rsid w:val="00086048"/>
    <w:rsid w:val="000863B5"/>
    <w:rsid w:val="00086BC5"/>
    <w:rsid w:val="000927EA"/>
    <w:rsid w:val="00096B6E"/>
    <w:rsid w:val="00097085"/>
    <w:rsid w:val="00097305"/>
    <w:rsid w:val="000A00D4"/>
    <w:rsid w:val="000A2466"/>
    <w:rsid w:val="000A3663"/>
    <w:rsid w:val="000A4313"/>
    <w:rsid w:val="000B3C64"/>
    <w:rsid w:val="000B4612"/>
    <w:rsid w:val="000C3C45"/>
    <w:rsid w:val="000D304B"/>
    <w:rsid w:val="000D7583"/>
    <w:rsid w:val="000D7A5B"/>
    <w:rsid w:val="000E0410"/>
    <w:rsid w:val="000E1C37"/>
    <w:rsid w:val="000E39A8"/>
    <w:rsid w:val="000E5E82"/>
    <w:rsid w:val="000F1E3E"/>
    <w:rsid w:val="000F1F65"/>
    <w:rsid w:val="000F7763"/>
    <w:rsid w:val="0010116C"/>
    <w:rsid w:val="00102D1C"/>
    <w:rsid w:val="00104E94"/>
    <w:rsid w:val="00106747"/>
    <w:rsid w:val="00111898"/>
    <w:rsid w:val="00117488"/>
    <w:rsid w:val="001178EA"/>
    <w:rsid w:val="00120432"/>
    <w:rsid w:val="001204AE"/>
    <w:rsid w:val="00120DAE"/>
    <w:rsid w:val="001213A1"/>
    <w:rsid w:val="001237FF"/>
    <w:rsid w:val="001246A1"/>
    <w:rsid w:val="00124BE3"/>
    <w:rsid w:val="00125D95"/>
    <w:rsid w:val="00126C96"/>
    <w:rsid w:val="0012761C"/>
    <w:rsid w:val="00133637"/>
    <w:rsid w:val="00137A76"/>
    <w:rsid w:val="0014457A"/>
    <w:rsid w:val="001450DA"/>
    <w:rsid w:val="001459DE"/>
    <w:rsid w:val="00153D9A"/>
    <w:rsid w:val="00153E8C"/>
    <w:rsid w:val="00161360"/>
    <w:rsid w:val="00161874"/>
    <w:rsid w:val="00161886"/>
    <w:rsid w:val="001635F9"/>
    <w:rsid w:val="001646B0"/>
    <w:rsid w:val="00170D43"/>
    <w:rsid w:val="00173896"/>
    <w:rsid w:val="0017406B"/>
    <w:rsid w:val="0017639B"/>
    <w:rsid w:val="00176892"/>
    <w:rsid w:val="0018586B"/>
    <w:rsid w:val="0019494D"/>
    <w:rsid w:val="00194A1E"/>
    <w:rsid w:val="00194A37"/>
    <w:rsid w:val="001A09BA"/>
    <w:rsid w:val="001A1957"/>
    <w:rsid w:val="001A2BC4"/>
    <w:rsid w:val="001A323A"/>
    <w:rsid w:val="001A3FA5"/>
    <w:rsid w:val="001B1D1C"/>
    <w:rsid w:val="001B3DA5"/>
    <w:rsid w:val="001B5C24"/>
    <w:rsid w:val="001B64DB"/>
    <w:rsid w:val="001C051A"/>
    <w:rsid w:val="001C08FE"/>
    <w:rsid w:val="001C237C"/>
    <w:rsid w:val="001C373C"/>
    <w:rsid w:val="001C7032"/>
    <w:rsid w:val="001C74E8"/>
    <w:rsid w:val="001D04A3"/>
    <w:rsid w:val="001D140D"/>
    <w:rsid w:val="001D2E61"/>
    <w:rsid w:val="001D33C7"/>
    <w:rsid w:val="001E0CD3"/>
    <w:rsid w:val="001E56B6"/>
    <w:rsid w:val="001F32D7"/>
    <w:rsid w:val="001F5CE3"/>
    <w:rsid w:val="001F7A29"/>
    <w:rsid w:val="00204702"/>
    <w:rsid w:val="002118DD"/>
    <w:rsid w:val="002170FA"/>
    <w:rsid w:val="00225098"/>
    <w:rsid w:val="00225A05"/>
    <w:rsid w:val="002271B0"/>
    <w:rsid w:val="002300A8"/>
    <w:rsid w:val="00232A02"/>
    <w:rsid w:val="00233562"/>
    <w:rsid w:val="00236E0F"/>
    <w:rsid w:val="00236E14"/>
    <w:rsid w:val="00240788"/>
    <w:rsid w:val="002419C5"/>
    <w:rsid w:val="002429A6"/>
    <w:rsid w:val="0024503F"/>
    <w:rsid w:val="0025147C"/>
    <w:rsid w:val="0025492A"/>
    <w:rsid w:val="00254CF8"/>
    <w:rsid w:val="00257EA2"/>
    <w:rsid w:val="00262020"/>
    <w:rsid w:val="00262845"/>
    <w:rsid w:val="0026675E"/>
    <w:rsid w:val="00267DE5"/>
    <w:rsid w:val="00275211"/>
    <w:rsid w:val="002756CB"/>
    <w:rsid w:val="002766BB"/>
    <w:rsid w:val="00277CBB"/>
    <w:rsid w:val="00280C09"/>
    <w:rsid w:val="00280F5E"/>
    <w:rsid w:val="00281BE9"/>
    <w:rsid w:val="00281E47"/>
    <w:rsid w:val="00282333"/>
    <w:rsid w:val="0028784E"/>
    <w:rsid w:val="00292B81"/>
    <w:rsid w:val="00293742"/>
    <w:rsid w:val="002977CD"/>
    <w:rsid w:val="002A13DB"/>
    <w:rsid w:val="002A244C"/>
    <w:rsid w:val="002A3313"/>
    <w:rsid w:val="002A727A"/>
    <w:rsid w:val="002B0C10"/>
    <w:rsid w:val="002B0D7F"/>
    <w:rsid w:val="002B2405"/>
    <w:rsid w:val="002B36F9"/>
    <w:rsid w:val="002B4F65"/>
    <w:rsid w:val="002B59C2"/>
    <w:rsid w:val="002B5FB0"/>
    <w:rsid w:val="002B7EEC"/>
    <w:rsid w:val="002C0E54"/>
    <w:rsid w:val="002C241A"/>
    <w:rsid w:val="002C5E8D"/>
    <w:rsid w:val="002C7119"/>
    <w:rsid w:val="002D38F8"/>
    <w:rsid w:val="002F1DA9"/>
    <w:rsid w:val="002F29DE"/>
    <w:rsid w:val="002F68AF"/>
    <w:rsid w:val="00302F58"/>
    <w:rsid w:val="00310EA2"/>
    <w:rsid w:val="00311237"/>
    <w:rsid w:val="0031270E"/>
    <w:rsid w:val="00321647"/>
    <w:rsid w:val="00321E81"/>
    <w:rsid w:val="00325D00"/>
    <w:rsid w:val="00325FDF"/>
    <w:rsid w:val="003338A3"/>
    <w:rsid w:val="00334D5F"/>
    <w:rsid w:val="00335B77"/>
    <w:rsid w:val="003452E7"/>
    <w:rsid w:val="00345731"/>
    <w:rsid w:val="00350286"/>
    <w:rsid w:val="00350C4D"/>
    <w:rsid w:val="00352A3B"/>
    <w:rsid w:val="003556F1"/>
    <w:rsid w:val="003556F6"/>
    <w:rsid w:val="00361008"/>
    <w:rsid w:val="00363724"/>
    <w:rsid w:val="00370142"/>
    <w:rsid w:val="00371C9F"/>
    <w:rsid w:val="00372BE7"/>
    <w:rsid w:val="00373366"/>
    <w:rsid w:val="0038020D"/>
    <w:rsid w:val="003812A4"/>
    <w:rsid w:val="00382BA5"/>
    <w:rsid w:val="003850D5"/>
    <w:rsid w:val="00386B01"/>
    <w:rsid w:val="00390FFA"/>
    <w:rsid w:val="00392560"/>
    <w:rsid w:val="00395AAB"/>
    <w:rsid w:val="00395EDB"/>
    <w:rsid w:val="003A043F"/>
    <w:rsid w:val="003A07CA"/>
    <w:rsid w:val="003B553C"/>
    <w:rsid w:val="003B6A95"/>
    <w:rsid w:val="003B7F0D"/>
    <w:rsid w:val="003C0D58"/>
    <w:rsid w:val="003C5194"/>
    <w:rsid w:val="003D2539"/>
    <w:rsid w:val="003D47C7"/>
    <w:rsid w:val="003D4D3D"/>
    <w:rsid w:val="003E2F48"/>
    <w:rsid w:val="003E3628"/>
    <w:rsid w:val="003E4BFB"/>
    <w:rsid w:val="003E6147"/>
    <w:rsid w:val="003F09A0"/>
    <w:rsid w:val="003F0B2C"/>
    <w:rsid w:val="003F0BC1"/>
    <w:rsid w:val="003F1570"/>
    <w:rsid w:val="003F1CF6"/>
    <w:rsid w:val="003F5ECD"/>
    <w:rsid w:val="003F6DF4"/>
    <w:rsid w:val="00401A19"/>
    <w:rsid w:val="00401EDE"/>
    <w:rsid w:val="004043DC"/>
    <w:rsid w:val="004044A7"/>
    <w:rsid w:val="00404B03"/>
    <w:rsid w:val="00405D88"/>
    <w:rsid w:val="00411B19"/>
    <w:rsid w:val="004121B3"/>
    <w:rsid w:val="004160FA"/>
    <w:rsid w:val="00422FC6"/>
    <w:rsid w:val="004237FB"/>
    <w:rsid w:val="00424363"/>
    <w:rsid w:val="0042458C"/>
    <w:rsid w:val="00425D5D"/>
    <w:rsid w:val="004273A2"/>
    <w:rsid w:val="00430419"/>
    <w:rsid w:val="00431645"/>
    <w:rsid w:val="00433AE7"/>
    <w:rsid w:val="0043678A"/>
    <w:rsid w:val="00437160"/>
    <w:rsid w:val="004414F3"/>
    <w:rsid w:val="00443B31"/>
    <w:rsid w:val="0044741A"/>
    <w:rsid w:val="00452731"/>
    <w:rsid w:val="0045504D"/>
    <w:rsid w:val="004565CA"/>
    <w:rsid w:val="004671B6"/>
    <w:rsid w:val="00467D65"/>
    <w:rsid w:val="0048039B"/>
    <w:rsid w:val="0048186B"/>
    <w:rsid w:val="00481A4B"/>
    <w:rsid w:val="00483D87"/>
    <w:rsid w:val="00484BF7"/>
    <w:rsid w:val="00485013"/>
    <w:rsid w:val="00490F54"/>
    <w:rsid w:val="00493153"/>
    <w:rsid w:val="00493471"/>
    <w:rsid w:val="00493A99"/>
    <w:rsid w:val="00493EC9"/>
    <w:rsid w:val="004950C3"/>
    <w:rsid w:val="004A74A2"/>
    <w:rsid w:val="004B19CD"/>
    <w:rsid w:val="004B3336"/>
    <w:rsid w:val="004B5263"/>
    <w:rsid w:val="004B631F"/>
    <w:rsid w:val="004C2B7E"/>
    <w:rsid w:val="004C3D11"/>
    <w:rsid w:val="004C5C91"/>
    <w:rsid w:val="004D1AFB"/>
    <w:rsid w:val="004D1CDF"/>
    <w:rsid w:val="004E04EE"/>
    <w:rsid w:val="004E0802"/>
    <w:rsid w:val="004E1314"/>
    <w:rsid w:val="004E37DA"/>
    <w:rsid w:val="004E385D"/>
    <w:rsid w:val="004E5D9C"/>
    <w:rsid w:val="004E783F"/>
    <w:rsid w:val="004F44C5"/>
    <w:rsid w:val="004F763F"/>
    <w:rsid w:val="00500C17"/>
    <w:rsid w:val="00501675"/>
    <w:rsid w:val="005074C3"/>
    <w:rsid w:val="00507C62"/>
    <w:rsid w:val="00510E97"/>
    <w:rsid w:val="00512027"/>
    <w:rsid w:val="00512CEB"/>
    <w:rsid w:val="0051509B"/>
    <w:rsid w:val="005150D4"/>
    <w:rsid w:val="005167A1"/>
    <w:rsid w:val="005260BD"/>
    <w:rsid w:val="0052715D"/>
    <w:rsid w:val="00527EA1"/>
    <w:rsid w:val="00530731"/>
    <w:rsid w:val="00532352"/>
    <w:rsid w:val="00532787"/>
    <w:rsid w:val="00533384"/>
    <w:rsid w:val="00537A08"/>
    <w:rsid w:val="00540FF5"/>
    <w:rsid w:val="00541D50"/>
    <w:rsid w:val="00544F42"/>
    <w:rsid w:val="00546725"/>
    <w:rsid w:val="00550A24"/>
    <w:rsid w:val="0055235F"/>
    <w:rsid w:val="00557847"/>
    <w:rsid w:val="00560811"/>
    <w:rsid w:val="005619F9"/>
    <w:rsid w:val="00561B74"/>
    <w:rsid w:val="0056347B"/>
    <w:rsid w:val="00564169"/>
    <w:rsid w:val="00570197"/>
    <w:rsid w:val="00570850"/>
    <w:rsid w:val="005715B9"/>
    <w:rsid w:val="00573FDF"/>
    <w:rsid w:val="00574B63"/>
    <w:rsid w:val="00575EF4"/>
    <w:rsid w:val="005813A2"/>
    <w:rsid w:val="00581BAB"/>
    <w:rsid w:val="005820FE"/>
    <w:rsid w:val="00587561"/>
    <w:rsid w:val="00590EDF"/>
    <w:rsid w:val="0059149E"/>
    <w:rsid w:val="00593CAA"/>
    <w:rsid w:val="005A4983"/>
    <w:rsid w:val="005A4C5A"/>
    <w:rsid w:val="005A765A"/>
    <w:rsid w:val="005B15B4"/>
    <w:rsid w:val="005B471A"/>
    <w:rsid w:val="005B53FF"/>
    <w:rsid w:val="005B6CBD"/>
    <w:rsid w:val="005C5187"/>
    <w:rsid w:val="005C53AE"/>
    <w:rsid w:val="005C6A95"/>
    <w:rsid w:val="005D4D4A"/>
    <w:rsid w:val="005D56B5"/>
    <w:rsid w:val="005E5065"/>
    <w:rsid w:val="005F070E"/>
    <w:rsid w:val="005F18CC"/>
    <w:rsid w:val="005F1D30"/>
    <w:rsid w:val="005F1DBB"/>
    <w:rsid w:val="005F2CD2"/>
    <w:rsid w:val="005F5F10"/>
    <w:rsid w:val="00601E93"/>
    <w:rsid w:val="00605828"/>
    <w:rsid w:val="00606F66"/>
    <w:rsid w:val="006125F4"/>
    <w:rsid w:val="00613256"/>
    <w:rsid w:val="006142A5"/>
    <w:rsid w:val="0061452D"/>
    <w:rsid w:val="00614626"/>
    <w:rsid w:val="00622683"/>
    <w:rsid w:val="00622804"/>
    <w:rsid w:val="0062389D"/>
    <w:rsid w:val="00624225"/>
    <w:rsid w:val="006258D5"/>
    <w:rsid w:val="0062624D"/>
    <w:rsid w:val="006268D1"/>
    <w:rsid w:val="00635E0C"/>
    <w:rsid w:val="00640307"/>
    <w:rsid w:val="00640787"/>
    <w:rsid w:val="00641062"/>
    <w:rsid w:val="006470C0"/>
    <w:rsid w:val="00650376"/>
    <w:rsid w:val="0065145A"/>
    <w:rsid w:val="00651779"/>
    <w:rsid w:val="00654EDD"/>
    <w:rsid w:val="0065551B"/>
    <w:rsid w:val="00657235"/>
    <w:rsid w:val="006603A2"/>
    <w:rsid w:val="00662464"/>
    <w:rsid w:val="006633E0"/>
    <w:rsid w:val="00663C66"/>
    <w:rsid w:val="00671F90"/>
    <w:rsid w:val="0067374E"/>
    <w:rsid w:val="00675502"/>
    <w:rsid w:val="00676FBD"/>
    <w:rsid w:val="006811F9"/>
    <w:rsid w:val="006841E1"/>
    <w:rsid w:val="006874EC"/>
    <w:rsid w:val="006878FE"/>
    <w:rsid w:val="006A0C79"/>
    <w:rsid w:val="006A0F88"/>
    <w:rsid w:val="006A12AF"/>
    <w:rsid w:val="006A3D9F"/>
    <w:rsid w:val="006B0A35"/>
    <w:rsid w:val="006B1EC3"/>
    <w:rsid w:val="006B2666"/>
    <w:rsid w:val="006B3449"/>
    <w:rsid w:val="006B650B"/>
    <w:rsid w:val="006B6B60"/>
    <w:rsid w:val="006B6EDF"/>
    <w:rsid w:val="006B72C3"/>
    <w:rsid w:val="006C1A74"/>
    <w:rsid w:val="006C2002"/>
    <w:rsid w:val="006C2140"/>
    <w:rsid w:val="006C21DF"/>
    <w:rsid w:val="006C3B5D"/>
    <w:rsid w:val="006C3EB9"/>
    <w:rsid w:val="006C5C74"/>
    <w:rsid w:val="006D0041"/>
    <w:rsid w:val="006D0D27"/>
    <w:rsid w:val="006D2A6A"/>
    <w:rsid w:val="006D553F"/>
    <w:rsid w:val="006E1539"/>
    <w:rsid w:val="006E4641"/>
    <w:rsid w:val="006E6EEB"/>
    <w:rsid w:val="006F0EB1"/>
    <w:rsid w:val="006F446B"/>
    <w:rsid w:val="006F4616"/>
    <w:rsid w:val="006F4CE1"/>
    <w:rsid w:val="006F7102"/>
    <w:rsid w:val="007009F7"/>
    <w:rsid w:val="00703CBA"/>
    <w:rsid w:val="00704F2D"/>
    <w:rsid w:val="007103E8"/>
    <w:rsid w:val="007112ED"/>
    <w:rsid w:val="007124F8"/>
    <w:rsid w:val="007152AE"/>
    <w:rsid w:val="00716B6F"/>
    <w:rsid w:val="00717C0E"/>
    <w:rsid w:val="00725A6B"/>
    <w:rsid w:val="00725BE5"/>
    <w:rsid w:val="00730C7A"/>
    <w:rsid w:val="007364E1"/>
    <w:rsid w:val="007414BB"/>
    <w:rsid w:val="00742F22"/>
    <w:rsid w:val="0074359E"/>
    <w:rsid w:val="00746F15"/>
    <w:rsid w:val="00760E41"/>
    <w:rsid w:val="007627C9"/>
    <w:rsid w:val="0077096B"/>
    <w:rsid w:val="007713A2"/>
    <w:rsid w:val="00772D1D"/>
    <w:rsid w:val="00775BBF"/>
    <w:rsid w:val="00776589"/>
    <w:rsid w:val="00783064"/>
    <w:rsid w:val="00785D5F"/>
    <w:rsid w:val="007866F8"/>
    <w:rsid w:val="00786B5D"/>
    <w:rsid w:val="00793968"/>
    <w:rsid w:val="0079677E"/>
    <w:rsid w:val="007A2F0C"/>
    <w:rsid w:val="007A3D54"/>
    <w:rsid w:val="007A6B50"/>
    <w:rsid w:val="007A6D17"/>
    <w:rsid w:val="007A7538"/>
    <w:rsid w:val="007B00AC"/>
    <w:rsid w:val="007B2F04"/>
    <w:rsid w:val="007C2876"/>
    <w:rsid w:val="007C2C3C"/>
    <w:rsid w:val="007C34E3"/>
    <w:rsid w:val="007C4384"/>
    <w:rsid w:val="007C578C"/>
    <w:rsid w:val="007C5C52"/>
    <w:rsid w:val="007C7D89"/>
    <w:rsid w:val="007D11EE"/>
    <w:rsid w:val="007D1F69"/>
    <w:rsid w:val="007D47E7"/>
    <w:rsid w:val="007E0863"/>
    <w:rsid w:val="007E162F"/>
    <w:rsid w:val="007E217E"/>
    <w:rsid w:val="007E3B40"/>
    <w:rsid w:val="007E4DCE"/>
    <w:rsid w:val="007E5D00"/>
    <w:rsid w:val="007E663E"/>
    <w:rsid w:val="007E7456"/>
    <w:rsid w:val="007F1A65"/>
    <w:rsid w:val="007F3B41"/>
    <w:rsid w:val="007F6697"/>
    <w:rsid w:val="007F7ACE"/>
    <w:rsid w:val="008019EE"/>
    <w:rsid w:val="00802785"/>
    <w:rsid w:val="00805C21"/>
    <w:rsid w:val="0080684A"/>
    <w:rsid w:val="008073A4"/>
    <w:rsid w:val="00807AAF"/>
    <w:rsid w:val="00810A6A"/>
    <w:rsid w:val="0081144D"/>
    <w:rsid w:val="00815C97"/>
    <w:rsid w:val="00816131"/>
    <w:rsid w:val="00820443"/>
    <w:rsid w:val="00826A7B"/>
    <w:rsid w:val="00827305"/>
    <w:rsid w:val="00827F1F"/>
    <w:rsid w:val="00831667"/>
    <w:rsid w:val="008326C9"/>
    <w:rsid w:val="00832CA3"/>
    <w:rsid w:val="0083369F"/>
    <w:rsid w:val="00843166"/>
    <w:rsid w:val="008453BA"/>
    <w:rsid w:val="0084770B"/>
    <w:rsid w:val="00851295"/>
    <w:rsid w:val="00853F30"/>
    <w:rsid w:val="008556CB"/>
    <w:rsid w:val="00856793"/>
    <w:rsid w:val="00856915"/>
    <w:rsid w:val="0086430B"/>
    <w:rsid w:val="00866922"/>
    <w:rsid w:val="008709B7"/>
    <w:rsid w:val="0087137C"/>
    <w:rsid w:val="00873C57"/>
    <w:rsid w:val="00874BE2"/>
    <w:rsid w:val="00875FA0"/>
    <w:rsid w:val="00877C2A"/>
    <w:rsid w:val="00880630"/>
    <w:rsid w:val="00881222"/>
    <w:rsid w:val="00881B30"/>
    <w:rsid w:val="00883786"/>
    <w:rsid w:val="0088397F"/>
    <w:rsid w:val="0088639C"/>
    <w:rsid w:val="0089018A"/>
    <w:rsid w:val="00890968"/>
    <w:rsid w:val="00892A3F"/>
    <w:rsid w:val="00893B1A"/>
    <w:rsid w:val="00894542"/>
    <w:rsid w:val="008954CA"/>
    <w:rsid w:val="008954DF"/>
    <w:rsid w:val="008A4235"/>
    <w:rsid w:val="008A7192"/>
    <w:rsid w:val="008A7304"/>
    <w:rsid w:val="008B1609"/>
    <w:rsid w:val="008B1EB3"/>
    <w:rsid w:val="008B7229"/>
    <w:rsid w:val="008C2B6D"/>
    <w:rsid w:val="008C35C2"/>
    <w:rsid w:val="008C531C"/>
    <w:rsid w:val="008C5954"/>
    <w:rsid w:val="008C5C80"/>
    <w:rsid w:val="008C5F31"/>
    <w:rsid w:val="008C6F04"/>
    <w:rsid w:val="008C6FC6"/>
    <w:rsid w:val="008D4032"/>
    <w:rsid w:val="008E0B45"/>
    <w:rsid w:val="008E3E1A"/>
    <w:rsid w:val="008E51D5"/>
    <w:rsid w:val="008F1090"/>
    <w:rsid w:val="008F2231"/>
    <w:rsid w:val="008F2DEB"/>
    <w:rsid w:val="008F6376"/>
    <w:rsid w:val="008F6D63"/>
    <w:rsid w:val="009003CA"/>
    <w:rsid w:val="009042F2"/>
    <w:rsid w:val="00914CF0"/>
    <w:rsid w:val="00916C34"/>
    <w:rsid w:val="00921650"/>
    <w:rsid w:val="00921863"/>
    <w:rsid w:val="00926D0E"/>
    <w:rsid w:val="00927534"/>
    <w:rsid w:val="00931FD6"/>
    <w:rsid w:val="00935491"/>
    <w:rsid w:val="00940C8B"/>
    <w:rsid w:val="00947268"/>
    <w:rsid w:val="00950844"/>
    <w:rsid w:val="00951170"/>
    <w:rsid w:val="009547D2"/>
    <w:rsid w:val="00962289"/>
    <w:rsid w:val="00964EA3"/>
    <w:rsid w:val="00965F4E"/>
    <w:rsid w:val="00971691"/>
    <w:rsid w:val="00977DDF"/>
    <w:rsid w:val="00982333"/>
    <w:rsid w:val="00983BEC"/>
    <w:rsid w:val="00984B0C"/>
    <w:rsid w:val="00990646"/>
    <w:rsid w:val="009955DF"/>
    <w:rsid w:val="00997B02"/>
    <w:rsid w:val="009A21B5"/>
    <w:rsid w:val="009A27F0"/>
    <w:rsid w:val="009A336B"/>
    <w:rsid w:val="009A6066"/>
    <w:rsid w:val="009B00DE"/>
    <w:rsid w:val="009B0246"/>
    <w:rsid w:val="009B483D"/>
    <w:rsid w:val="009B4B45"/>
    <w:rsid w:val="009B61BC"/>
    <w:rsid w:val="009C04C7"/>
    <w:rsid w:val="009C0691"/>
    <w:rsid w:val="009C32C1"/>
    <w:rsid w:val="009D41A2"/>
    <w:rsid w:val="009D4450"/>
    <w:rsid w:val="009D4795"/>
    <w:rsid w:val="009E125D"/>
    <w:rsid w:val="009E34B7"/>
    <w:rsid w:val="009E3B4A"/>
    <w:rsid w:val="009E4E80"/>
    <w:rsid w:val="009F0C2D"/>
    <w:rsid w:val="009F1A87"/>
    <w:rsid w:val="009F3B88"/>
    <w:rsid w:val="00A006C8"/>
    <w:rsid w:val="00A05807"/>
    <w:rsid w:val="00A058D6"/>
    <w:rsid w:val="00A10136"/>
    <w:rsid w:val="00A104C8"/>
    <w:rsid w:val="00A120E7"/>
    <w:rsid w:val="00A1426E"/>
    <w:rsid w:val="00A14562"/>
    <w:rsid w:val="00A14A64"/>
    <w:rsid w:val="00A15844"/>
    <w:rsid w:val="00A21F59"/>
    <w:rsid w:val="00A22B4B"/>
    <w:rsid w:val="00A26381"/>
    <w:rsid w:val="00A277A2"/>
    <w:rsid w:val="00A3041A"/>
    <w:rsid w:val="00A30433"/>
    <w:rsid w:val="00A34109"/>
    <w:rsid w:val="00A35195"/>
    <w:rsid w:val="00A37BE1"/>
    <w:rsid w:val="00A4050D"/>
    <w:rsid w:val="00A4224A"/>
    <w:rsid w:val="00A42575"/>
    <w:rsid w:val="00A47B35"/>
    <w:rsid w:val="00A47F96"/>
    <w:rsid w:val="00A5221F"/>
    <w:rsid w:val="00A53C22"/>
    <w:rsid w:val="00A57733"/>
    <w:rsid w:val="00A6061D"/>
    <w:rsid w:val="00A617A6"/>
    <w:rsid w:val="00A70D25"/>
    <w:rsid w:val="00A73D5A"/>
    <w:rsid w:val="00A75572"/>
    <w:rsid w:val="00A76EBD"/>
    <w:rsid w:val="00A77B10"/>
    <w:rsid w:val="00A818D6"/>
    <w:rsid w:val="00A862E4"/>
    <w:rsid w:val="00A86381"/>
    <w:rsid w:val="00A90C1D"/>
    <w:rsid w:val="00A9327B"/>
    <w:rsid w:val="00AA18DA"/>
    <w:rsid w:val="00AA50A9"/>
    <w:rsid w:val="00AA5DC6"/>
    <w:rsid w:val="00AA69E2"/>
    <w:rsid w:val="00AA7F09"/>
    <w:rsid w:val="00AB0A31"/>
    <w:rsid w:val="00AB10E9"/>
    <w:rsid w:val="00AB31CC"/>
    <w:rsid w:val="00AB6B8E"/>
    <w:rsid w:val="00AC2562"/>
    <w:rsid w:val="00AC4521"/>
    <w:rsid w:val="00AD08AE"/>
    <w:rsid w:val="00AD08C4"/>
    <w:rsid w:val="00AD3291"/>
    <w:rsid w:val="00AD72EF"/>
    <w:rsid w:val="00AE2DE9"/>
    <w:rsid w:val="00AE6C26"/>
    <w:rsid w:val="00AE7AC3"/>
    <w:rsid w:val="00AF0188"/>
    <w:rsid w:val="00AF1884"/>
    <w:rsid w:val="00AF3355"/>
    <w:rsid w:val="00AF596A"/>
    <w:rsid w:val="00AF6F22"/>
    <w:rsid w:val="00B07861"/>
    <w:rsid w:val="00B10927"/>
    <w:rsid w:val="00B11F1A"/>
    <w:rsid w:val="00B167DD"/>
    <w:rsid w:val="00B204DD"/>
    <w:rsid w:val="00B20D70"/>
    <w:rsid w:val="00B21901"/>
    <w:rsid w:val="00B2403A"/>
    <w:rsid w:val="00B240CF"/>
    <w:rsid w:val="00B263BB"/>
    <w:rsid w:val="00B269D9"/>
    <w:rsid w:val="00B279AB"/>
    <w:rsid w:val="00B329FA"/>
    <w:rsid w:val="00B3394B"/>
    <w:rsid w:val="00B36669"/>
    <w:rsid w:val="00B37743"/>
    <w:rsid w:val="00B43176"/>
    <w:rsid w:val="00B4399B"/>
    <w:rsid w:val="00B501F3"/>
    <w:rsid w:val="00B54534"/>
    <w:rsid w:val="00B62B7A"/>
    <w:rsid w:val="00B6340E"/>
    <w:rsid w:val="00B65025"/>
    <w:rsid w:val="00B726BC"/>
    <w:rsid w:val="00B74DC1"/>
    <w:rsid w:val="00B759D8"/>
    <w:rsid w:val="00B75C32"/>
    <w:rsid w:val="00B76C58"/>
    <w:rsid w:val="00B80B2F"/>
    <w:rsid w:val="00B819C4"/>
    <w:rsid w:val="00B83C94"/>
    <w:rsid w:val="00B85533"/>
    <w:rsid w:val="00B862B8"/>
    <w:rsid w:val="00B9103F"/>
    <w:rsid w:val="00B959EC"/>
    <w:rsid w:val="00B95D63"/>
    <w:rsid w:val="00B96295"/>
    <w:rsid w:val="00BA0119"/>
    <w:rsid w:val="00BA3355"/>
    <w:rsid w:val="00BB0527"/>
    <w:rsid w:val="00BB0D01"/>
    <w:rsid w:val="00BB1539"/>
    <w:rsid w:val="00BB67C3"/>
    <w:rsid w:val="00BB6EDE"/>
    <w:rsid w:val="00BC083B"/>
    <w:rsid w:val="00BC1140"/>
    <w:rsid w:val="00BC1C25"/>
    <w:rsid w:val="00BC26F3"/>
    <w:rsid w:val="00BC3DB9"/>
    <w:rsid w:val="00BC4B69"/>
    <w:rsid w:val="00BC5191"/>
    <w:rsid w:val="00BC558B"/>
    <w:rsid w:val="00BC638F"/>
    <w:rsid w:val="00BC7076"/>
    <w:rsid w:val="00BC7F0A"/>
    <w:rsid w:val="00BD20D5"/>
    <w:rsid w:val="00BD2E16"/>
    <w:rsid w:val="00BE1595"/>
    <w:rsid w:val="00BE1939"/>
    <w:rsid w:val="00BE4504"/>
    <w:rsid w:val="00BE63E3"/>
    <w:rsid w:val="00BF636A"/>
    <w:rsid w:val="00BF6C52"/>
    <w:rsid w:val="00BF6D43"/>
    <w:rsid w:val="00C04ECE"/>
    <w:rsid w:val="00C1018E"/>
    <w:rsid w:val="00C119FF"/>
    <w:rsid w:val="00C14AE5"/>
    <w:rsid w:val="00C14DEE"/>
    <w:rsid w:val="00C15B9E"/>
    <w:rsid w:val="00C15D3D"/>
    <w:rsid w:val="00C16674"/>
    <w:rsid w:val="00C16E15"/>
    <w:rsid w:val="00C17249"/>
    <w:rsid w:val="00C1728C"/>
    <w:rsid w:val="00C172F2"/>
    <w:rsid w:val="00C26BF6"/>
    <w:rsid w:val="00C339F0"/>
    <w:rsid w:val="00C3534E"/>
    <w:rsid w:val="00C36995"/>
    <w:rsid w:val="00C37A05"/>
    <w:rsid w:val="00C41D5E"/>
    <w:rsid w:val="00C41EBE"/>
    <w:rsid w:val="00C43CA2"/>
    <w:rsid w:val="00C443F7"/>
    <w:rsid w:val="00C53C61"/>
    <w:rsid w:val="00C53CA5"/>
    <w:rsid w:val="00C54571"/>
    <w:rsid w:val="00C54F86"/>
    <w:rsid w:val="00C550BE"/>
    <w:rsid w:val="00C61B55"/>
    <w:rsid w:val="00C61BC1"/>
    <w:rsid w:val="00C62FDD"/>
    <w:rsid w:val="00C65123"/>
    <w:rsid w:val="00C65C4C"/>
    <w:rsid w:val="00C66E45"/>
    <w:rsid w:val="00C71603"/>
    <w:rsid w:val="00C73CEE"/>
    <w:rsid w:val="00C778AE"/>
    <w:rsid w:val="00C80865"/>
    <w:rsid w:val="00C809A7"/>
    <w:rsid w:val="00C85380"/>
    <w:rsid w:val="00C86B9F"/>
    <w:rsid w:val="00C8782C"/>
    <w:rsid w:val="00C956C8"/>
    <w:rsid w:val="00C96252"/>
    <w:rsid w:val="00CA1771"/>
    <w:rsid w:val="00CA25A7"/>
    <w:rsid w:val="00CA30A6"/>
    <w:rsid w:val="00CA59A3"/>
    <w:rsid w:val="00CA6727"/>
    <w:rsid w:val="00CB38AA"/>
    <w:rsid w:val="00CB6D27"/>
    <w:rsid w:val="00CB7989"/>
    <w:rsid w:val="00CC1068"/>
    <w:rsid w:val="00CC30C2"/>
    <w:rsid w:val="00CC6C79"/>
    <w:rsid w:val="00CC718A"/>
    <w:rsid w:val="00CC78B8"/>
    <w:rsid w:val="00CD0688"/>
    <w:rsid w:val="00CD1284"/>
    <w:rsid w:val="00CD4A10"/>
    <w:rsid w:val="00CD55AB"/>
    <w:rsid w:val="00CD5BD7"/>
    <w:rsid w:val="00CD7ECD"/>
    <w:rsid w:val="00CE14CF"/>
    <w:rsid w:val="00CE1B93"/>
    <w:rsid w:val="00CE3B7C"/>
    <w:rsid w:val="00CE5471"/>
    <w:rsid w:val="00CE5520"/>
    <w:rsid w:val="00CE6385"/>
    <w:rsid w:val="00CE72BB"/>
    <w:rsid w:val="00CE72E3"/>
    <w:rsid w:val="00CE7A65"/>
    <w:rsid w:val="00CF14EF"/>
    <w:rsid w:val="00CF285A"/>
    <w:rsid w:val="00CF6267"/>
    <w:rsid w:val="00D01551"/>
    <w:rsid w:val="00D04F0F"/>
    <w:rsid w:val="00D052A2"/>
    <w:rsid w:val="00D05A81"/>
    <w:rsid w:val="00D10A40"/>
    <w:rsid w:val="00D11444"/>
    <w:rsid w:val="00D1147B"/>
    <w:rsid w:val="00D13F40"/>
    <w:rsid w:val="00D1517C"/>
    <w:rsid w:val="00D15FD9"/>
    <w:rsid w:val="00D17A4A"/>
    <w:rsid w:val="00D20211"/>
    <w:rsid w:val="00D2449E"/>
    <w:rsid w:val="00D26E67"/>
    <w:rsid w:val="00D304E4"/>
    <w:rsid w:val="00D323E9"/>
    <w:rsid w:val="00D33A2D"/>
    <w:rsid w:val="00D34E3A"/>
    <w:rsid w:val="00D40511"/>
    <w:rsid w:val="00D42AD4"/>
    <w:rsid w:val="00D432B8"/>
    <w:rsid w:val="00D47136"/>
    <w:rsid w:val="00D5107D"/>
    <w:rsid w:val="00D56E17"/>
    <w:rsid w:val="00D64819"/>
    <w:rsid w:val="00D65DB9"/>
    <w:rsid w:val="00D71601"/>
    <w:rsid w:val="00D71FEF"/>
    <w:rsid w:val="00D7244C"/>
    <w:rsid w:val="00D73F47"/>
    <w:rsid w:val="00D74BAF"/>
    <w:rsid w:val="00D74E45"/>
    <w:rsid w:val="00D77704"/>
    <w:rsid w:val="00D8118D"/>
    <w:rsid w:val="00D87598"/>
    <w:rsid w:val="00D87899"/>
    <w:rsid w:val="00D90285"/>
    <w:rsid w:val="00D91A8C"/>
    <w:rsid w:val="00DA36D4"/>
    <w:rsid w:val="00DA68BB"/>
    <w:rsid w:val="00DB0860"/>
    <w:rsid w:val="00DB1310"/>
    <w:rsid w:val="00DB50DD"/>
    <w:rsid w:val="00DC1735"/>
    <w:rsid w:val="00DC1CA8"/>
    <w:rsid w:val="00DC2546"/>
    <w:rsid w:val="00DC530F"/>
    <w:rsid w:val="00DC5EE8"/>
    <w:rsid w:val="00DC7D2E"/>
    <w:rsid w:val="00DD0E8F"/>
    <w:rsid w:val="00DE1F8A"/>
    <w:rsid w:val="00DE3716"/>
    <w:rsid w:val="00DE63EB"/>
    <w:rsid w:val="00DE6EC2"/>
    <w:rsid w:val="00DF2A45"/>
    <w:rsid w:val="00DF3358"/>
    <w:rsid w:val="00DF35D9"/>
    <w:rsid w:val="00DF42DD"/>
    <w:rsid w:val="00DF63FF"/>
    <w:rsid w:val="00E01816"/>
    <w:rsid w:val="00E02FE9"/>
    <w:rsid w:val="00E0399B"/>
    <w:rsid w:val="00E03A44"/>
    <w:rsid w:val="00E06172"/>
    <w:rsid w:val="00E13509"/>
    <w:rsid w:val="00E1586F"/>
    <w:rsid w:val="00E15A2E"/>
    <w:rsid w:val="00E15DD1"/>
    <w:rsid w:val="00E17FDF"/>
    <w:rsid w:val="00E2065B"/>
    <w:rsid w:val="00E21AD3"/>
    <w:rsid w:val="00E22436"/>
    <w:rsid w:val="00E2734E"/>
    <w:rsid w:val="00E30CDE"/>
    <w:rsid w:val="00E31431"/>
    <w:rsid w:val="00E33115"/>
    <w:rsid w:val="00E37D49"/>
    <w:rsid w:val="00E4772B"/>
    <w:rsid w:val="00E519E7"/>
    <w:rsid w:val="00E54150"/>
    <w:rsid w:val="00E558B1"/>
    <w:rsid w:val="00E56A40"/>
    <w:rsid w:val="00E5746C"/>
    <w:rsid w:val="00E61B4B"/>
    <w:rsid w:val="00E63162"/>
    <w:rsid w:val="00E65118"/>
    <w:rsid w:val="00E672CE"/>
    <w:rsid w:val="00E67EA7"/>
    <w:rsid w:val="00E67FE8"/>
    <w:rsid w:val="00E717CD"/>
    <w:rsid w:val="00E71BD7"/>
    <w:rsid w:val="00E721E6"/>
    <w:rsid w:val="00E72952"/>
    <w:rsid w:val="00E77ED8"/>
    <w:rsid w:val="00E8177C"/>
    <w:rsid w:val="00E844FE"/>
    <w:rsid w:val="00E9071B"/>
    <w:rsid w:val="00E9153A"/>
    <w:rsid w:val="00E91662"/>
    <w:rsid w:val="00E9223F"/>
    <w:rsid w:val="00E94489"/>
    <w:rsid w:val="00E95887"/>
    <w:rsid w:val="00EA1970"/>
    <w:rsid w:val="00EA388F"/>
    <w:rsid w:val="00EA3E49"/>
    <w:rsid w:val="00EA3EAB"/>
    <w:rsid w:val="00EA4240"/>
    <w:rsid w:val="00EC10C6"/>
    <w:rsid w:val="00EC193D"/>
    <w:rsid w:val="00EC6F8C"/>
    <w:rsid w:val="00EC7493"/>
    <w:rsid w:val="00ED1407"/>
    <w:rsid w:val="00ED4363"/>
    <w:rsid w:val="00EE0887"/>
    <w:rsid w:val="00EE134D"/>
    <w:rsid w:val="00EE21AE"/>
    <w:rsid w:val="00EE3681"/>
    <w:rsid w:val="00EF1039"/>
    <w:rsid w:val="00EF26D1"/>
    <w:rsid w:val="00EF2F60"/>
    <w:rsid w:val="00EF4613"/>
    <w:rsid w:val="00EF4EA1"/>
    <w:rsid w:val="00EF551A"/>
    <w:rsid w:val="00F02395"/>
    <w:rsid w:val="00F02D35"/>
    <w:rsid w:val="00F03B4E"/>
    <w:rsid w:val="00F04226"/>
    <w:rsid w:val="00F116A6"/>
    <w:rsid w:val="00F1589F"/>
    <w:rsid w:val="00F20438"/>
    <w:rsid w:val="00F21363"/>
    <w:rsid w:val="00F2138C"/>
    <w:rsid w:val="00F217A0"/>
    <w:rsid w:val="00F22416"/>
    <w:rsid w:val="00F22B3D"/>
    <w:rsid w:val="00F23D20"/>
    <w:rsid w:val="00F25D6F"/>
    <w:rsid w:val="00F2600E"/>
    <w:rsid w:val="00F27AFA"/>
    <w:rsid w:val="00F3450B"/>
    <w:rsid w:val="00F35A4C"/>
    <w:rsid w:val="00F367FE"/>
    <w:rsid w:val="00F40BA6"/>
    <w:rsid w:val="00F43EEF"/>
    <w:rsid w:val="00F448B6"/>
    <w:rsid w:val="00F477FB"/>
    <w:rsid w:val="00F5220D"/>
    <w:rsid w:val="00F533E0"/>
    <w:rsid w:val="00F53F87"/>
    <w:rsid w:val="00F55727"/>
    <w:rsid w:val="00F5584B"/>
    <w:rsid w:val="00F60B78"/>
    <w:rsid w:val="00F6333A"/>
    <w:rsid w:val="00F635F4"/>
    <w:rsid w:val="00F639DD"/>
    <w:rsid w:val="00F643EE"/>
    <w:rsid w:val="00F64863"/>
    <w:rsid w:val="00F656D1"/>
    <w:rsid w:val="00F66341"/>
    <w:rsid w:val="00F6756D"/>
    <w:rsid w:val="00F7648A"/>
    <w:rsid w:val="00F767F0"/>
    <w:rsid w:val="00F76AF2"/>
    <w:rsid w:val="00F818AC"/>
    <w:rsid w:val="00F82023"/>
    <w:rsid w:val="00F82163"/>
    <w:rsid w:val="00F86410"/>
    <w:rsid w:val="00F867B5"/>
    <w:rsid w:val="00F92E06"/>
    <w:rsid w:val="00F92EA1"/>
    <w:rsid w:val="00F93582"/>
    <w:rsid w:val="00F94EDB"/>
    <w:rsid w:val="00F9647C"/>
    <w:rsid w:val="00F9673E"/>
    <w:rsid w:val="00F97498"/>
    <w:rsid w:val="00FA20AC"/>
    <w:rsid w:val="00FA4FA0"/>
    <w:rsid w:val="00FA6B86"/>
    <w:rsid w:val="00FA7822"/>
    <w:rsid w:val="00FB0168"/>
    <w:rsid w:val="00FB1782"/>
    <w:rsid w:val="00FB34AB"/>
    <w:rsid w:val="00FB50F0"/>
    <w:rsid w:val="00FB5E45"/>
    <w:rsid w:val="00FB6060"/>
    <w:rsid w:val="00FB6314"/>
    <w:rsid w:val="00FC2653"/>
    <w:rsid w:val="00FD17D5"/>
    <w:rsid w:val="00FD2A5A"/>
    <w:rsid w:val="00FE065C"/>
    <w:rsid w:val="00FF59BF"/>
    <w:rsid w:val="0ABC43A6"/>
    <w:rsid w:val="4E8B1090"/>
    <w:rsid w:val="76716342"/>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B896D"/>
  <w15:chartTrackingRefBased/>
  <w15:docId w15:val="{F89CF0B0-FBDF-DA40-AD74-ED0524572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38F"/>
    <w:pPr>
      <w:spacing w:after="200" w:line="276" w:lineRule="auto"/>
    </w:pPr>
    <w:rPr>
      <w:rFonts w:ascii="Calibri" w:eastAsia="Calibri" w:hAnsi="Calibri" w:cs="Arial"/>
      <w:sz w:val="22"/>
      <w:szCs w:val="22"/>
    </w:rPr>
  </w:style>
  <w:style w:type="paragraph" w:styleId="Heading1">
    <w:name w:val="heading 1"/>
    <w:aliases w:val="CCIS_Heading 1"/>
    <w:basedOn w:val="Normal"/>
    <w:next w:val="Normal"/>
    <w:link w:val="Heading1Char"/>
    <w:uiPriority w:val="9"/>
    <w:qFormat/>
    <w:rsid w:val="00983BEC"/>
    <w:pPr>
      <w:widowControl w:val="0"/>
      <w:numPr>
        <w:numId w:val="1"/>
      </w:numPr>
      <w:autoSpaceDE w:val="0"/>
      <w:autoSpaceDN w:val="0"/>
      <w:adjustRightInd w:val="0"/>
      <w:spacing w:after="0" w:line="240" w:lineRule="auto"/>
      <w:outlineLvl w:val="0"/>
    </w:pPr>
    <w:rPr>
      <w:rFonts w:ascii="PEFNAN+TimesNewRoman" w:eastAsia="Times New Roman" w:hAnsi="PEFNAN+TimesNewRoman"/>
      <w:sz w:val="24"/>
      <w:szCs w:val="24"/>
    </w:rPr>
  </w:style>
  <w:style w:type="paragraph" w:styleId="Heading2">
    <w:name w:val="heading 2"/>
    <w:basedOn w:val="Normal"/>
    <w:next w:val="Normal"/>
    <w:link w:val="Heading2Char"/>
    <w:uiPriority w:val="9"/>
    <w:unhideWhenUsed/>
    <w:qFormat/>
    <w:rsid w:val="00983BE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3BE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83BE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83BE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83BE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83BE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83BE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3BE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CIS_Heading 1 Char"/>
    <w:basedOn w:val="DefaultParagraphFont"/>
    <w:link w:val="Heading1"/>
    <w:uiPriority w:val="9"/>
    <w:rsid w:val="00983BEC"/>
    <w:rPr>
      <w:rFonts w:ascii="PEFNAN+TimesNewRoman" w:eastAsia="Times New Roman" w:hAnsi="PEFNAN+TimesNewRoman" w:cs="Arial"/>
      <w:lang w:val="en-US"/>
    </w:rPr>
  </w:style>
  <w:style w:type="character" w:customStyle="1" w:styleId="Heading2Char">
    <w:name w:val="Heading 2 Char"/>
    <w:basedOn w:val="DefaultParagraphFont"/>
    <w:link w:val="Heading2"/>
    <w:uiPriority w:val="9"/>
    <w:rsid w:val="00983BEC"/>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983BEC"/>
    <w:rPr>
      <w:rFonts w:asciiTheme="majorHAnsi" w:eastAsiaTheme="majorEastAsia" w:hAnsiTheme="majorHAnsi" w:cstheme="majorBidi"/>
      <w:color w:val="1F3763" w:themeColor="accent1" w:themeShade="7F"/>
      <w:lang w:val="en-US"/>
    </w:rPr>
  </w:style>
  <w:style w:type="character" w:customStyle="1" w:styleId="Heading4Char">
    <w:name w:val="Heading 4 Char"/>
    <w:basedOn w:val="DefaultParagraphFont"/>
    <w:link w:val="Heading4"/>
    <w:uiPriority w:val="9"/>
    <w:semiHidden/>
    <w:rsid w:val="00983BEC"/>
    <w:rPr>
      <w:rFonts w:asciiTheme="majorHAnsi" w:eastAsiaTheme="majorEastAsia" w:hAnsiTheme="majorHAnsi" w:cstheme="majorBidi"/>
      <w:i/>
      <w:iCs/>
      <w:color w:val="2F5496" w:themeColor="accent1" w:themeShade="BF"/>
      <w:sz w:val="22"/>
      <w:szCs w:val="22"/>
      <w:lang w:val="en-US"/>
    </w:rPr>
  </w:style>
  <w:style w:type="character" w:customStyle="1" w:styleId="Heading5Char">
    <w:name w:val="Heading 5 Char"/>
    <w:basedOn w:val="DefaultParagraphFont"/>
    <w:link w:val="Heading5"/>
    <w:uiPriority w:val="9"/>
    <w:semiHidden/>
    <w:rsid w:val="00983BEC"/>
    <w:rPr>
      <w:rFonts w:asciiTheme="majorHAnsi" w:eastAsiaTheme="majorEastAsia" w:hAnsiTheme="majorHAnsi" w:cstheme="majorBidi"/>
      <w:color w:val="2F5496" w:themeColor="accent1" w:themeShade="BF"/>
      <w:sz w:val="22"/>
      <w:szCs w:val="22"/>
      <w:lang w:val="en-US"/>
    </w:rPr>
  </w:style>
  <w:style w:type="character" w:customStyle="1" w:styleId="Heading6Char">
    <w:name w:val="Heading 6 Char"/>
    <w:basedOn w:val="DefaultParagraphFont"/>
    <w:link w:val="Heading6"/>
    <w:uiPriority w:val="9"/>
    <w:semiHidden/>
    <w:rsid w:val="00983BEC"/>
    <w:rPr>
      <w:rFonts w:asciiTheme="majorHAnsi" w:eastAsiaTheme="majorEastAsia" w:hAnsiTheme="majorHAnsi" w:cstheme="majorBidi"/>
      <w:color w:val="1F3763" w:themeColor="accent1" w:themeShade="7F"/>
      <w:sz w:val="22"/>
      <w:szCs w:val="22"/>
      <w:lang w:val="en-US"/>
    </w:rPr>
  </w:style>
  <w:style w:type="character" w:customStyle="1" w:styleId="Heading7Char">
    <w:name w:val="Heading 7 Char"/>
    <w:basedOn w:val="DefaultParagraphFont"/>
    <w:link w:val="Heading7"/>
    <w:uiPriority w:val="9"/>
    <w:semiHidden/>
    <w:rsid w:val="00983BEC"/>
    <w:rPr>
      <w:rFonts w:asciiTheme="majorHAnsi" w:eastAsiaTheme="majorEastAsia" w:hAnsiTheme="majorHAnsi" w:cstheme="majorBidi"/>
      <w:i/>
      <w:iCs/>
      <w:color w:val="1F3763" w:themeColor="accent1" w:themeShade="7F"/>
      <w:sz w:val="22"/>
      <w:szCs w:val="22"/>
      <w:lang w:val="en-US"/>
    </w:rPr>
  </w:style>
  <w:style w:type="character" w:customStyle="1" w:styleId="Heading8Char">
    <w:name w:val="Heading 8 Char"/>
    <w:basedOn w:val="DefaultParagraphFont"/>
    <w:link w:val="Heading8"/>
    <w:uiPriority w:val="9"/>
    <w:semiHidden/>
    <w:rsid w:val="00983BE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83BEC"/>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983BEC"/>
    <w:pPr>
      <w:keepNext/>
      <w:keepLines/>
      <w:widowControl/>
      <w:numPr>
        <w:numId w:val="0"/>
      </w:numPr>
      <w:autoSpaceDE/>
      <w:autoSpaceDN/>
      <w:adjustRightInd/>
      <w:spacing w:before="480" w:line="276" w:lineRule="auto"/>
      <w:outlineLvl w:val="9"/>
    </w:pPr>
    <w:rPr>
      <w:rFonts w:ascii="Cambria" w:hAnsi="Cambria" w:cs="Times New Roman"/>
      <w:b/>
      <w:bCs/>
      <w:color w:val="365F91"/>
      <w:sz w:val="28"/>
      <w:szCs w:val="28"/>
      <w:lang w:eastAsia="ja-JP"/>
    </w:rPr>
  </w:style>
  <w:style w:type="paragraph" w:styleId="TOC1">
    <w:name w:val="toc 1"/>
    <w:basedOn w:val="Normal"/>
    <w:next w:val="Normal"/>
    <w:autoRedefine/>
    <w:uiPriority w:val="39"/>
    <w:unhideWhenUsed/>
    <w:rsid w:val="00372BE7"/>
    <w:pPr>
      <w:tabs>
        <w:tab w:val="right" w:leader="dot" w:pos="9089"/>
      </w:tabs>
      <w:spacing w:before="120" w:after="0"/>
    </w:pPr>
    <w:rPr>
      <w:rFonts w:asciiTheme="minorHAnsi" w:hAnsiTheme="minorHAnsi" w:cstheme="minorHAnsi"/>
      <w:b/>
      <w:bCs/>
      <w:i/>
      <w:iCs/>
      <w:sz w:val="24"/>
      <w:szCs w:val="28"/>
    </w:rPr>
  </w:style>
  <w:style w:type="character" w:styleId="Hyperlink">
    <w:name w:val="Hyperlink"/>
    <w:basedOn w:val="DefaultParagraphFont"/>
    <w:uiPriority w:val="99"/>
    <w:unhideWhenUsed/>
    <w:rsid w:val="00983BEC"/>
    <w:rPr>
      <w:color w:val="0563C1" w:themeColor="hyperlink"/>
      <w:u w:val="single"/>
    </w:rPr>
  </w:style>
  <w:style w:type="paragraph" w:styleId="TOC2">
    <w:name w:val="toc 2"/>
    <w:basedOn w:val="Normal"/>
    <w:next w:val="Normal"/>
    <w:autoRedefine/>
    <w:uiPriority w:val="39"/>
    <w:unhideWhenUsed/>
    <w:rsid w:val="00983BEC"/>
    <w:pPr>
      <w:spacing w:before="120" w:after="0"/>
      <w:ind w:left="220"/>
    </w:pPr>
    <w:rPr>
      <w:rFonts w:asciiTheme="minorHAnsi" w:hAnsiTheme="minorHAnsi" w:cstheme="minorHAnsi"/>
      <w:b/>
      <w:bCs/>
      <w:szCs w:val="26"/>
    </w:rPr>
  </w:style>
  <w:style w:type="paragraph" w:styleId="Header">
    <w:name w:val="header"/>
    <w:basedOn w:val="Normal"/>
    <w:link w:val="HeaderChar"/>
    <w:uiPriority w:val="99"/>
    <w:unhideWhenUsed/>
    <w:rsid w:val="00983B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BEC"/>
    <w:rPr>
      <w:rFonts w:ascii="Calibri" w:eastAsia="Calibri" w:hAnsi="Calibri" w:cs="Arial"/>
      <w:sz w:val="22"/>
      <w:szCs w:val="22"/>
      <w:lang w:val="en-US"/>
    </w:rPr>
  </w:style>
  <w:style w:type="paragraph" w:styleId="Footer">
    <w:name w:val="footer"/>
    <w:basedOn w:val="Normal"/>
    <w:link w:val="FooterChar"/>
    <w:uiPriority w:val="99"/>
    <w:unhideWhenUsed/>
    <w:rsid w:val="0098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BEC"/>
    <w:rPr>
      <w:rFonts w:ascii="Calibri" w:eastAsia="Calibri" w:hAnsi="Calibri" w:cs="Arial"/>
      <w:sz w:val="22"/>
      <w:szCs w:val="22"/>
      <w:lang w:val="en-US"/>
    </w:rPr>
  </w:style>
  <w:style w:type="paragraph" w:customStyle="1" w:styleId="CCISTitleAppendix">
    <w:name w:val="CCIS_Title_Appendix"/>
    <w:basedOn w:val="Normal"/>
    <w:qFormat/>
    <w:rsid w:val="00983BEC"/>
    <w:pPr>
      <w:spacing w:after="0" w:line="240" w:lineRule="auto"/>
      <w:jc w:val="center"/>
    </w:pPr>
    <w:rPr>
      <w:rFonts w:ascii="Arial" w:eastAsiaTheme="minorEastAsia" w:hAnsi="Arial" w:cstheme="minorBidi"/>
      <w:b/>
      <w:sz w:val="32"/>
      <w:szCs w:val="24"/>
    </w:rPr>
  </w:style>
  <w:style w:type="paragraph" w:customStyle="1" w:styleId="CCISAffilation">
    <w:name w:val="CCIS_Affilation"/>
    <w:basedOn w:val="CCISTitleAppendix"/>
    <w:qFormat/>
    <w:rsid w:val="00983BEC"/>
    <w:rPr>
      <w:b w:val="0"/>
      <w:sz w:val="24"/>
    </w:rPr>
  </w:style>
  <w:style w:type="paragraph" w:customStyle="1" w:styleId="CCISNormal">
    <w:name w:val="CCIS_Normal"/>
    <w:basedOn w:val="Normal"/>
    <w:qFormat/>
    <w:rsid w:val="00983BEC"/>
    <w:pPr>
      <w:spacing w:after="120"/>
      <w:jc w:val="both"/>
    </w:pPr>
    <w:rPr>
      <w:rFonts w:ascii="Arial" w:eastAsiaTheme="minorEastAsia" w:hAnsi="Arial"/>
      <w:bCs/>
      <w:sz w:val="24"/>
      <w:szCs w:val="24"/>
    </w:rPr>
  </w:style>
  <w:style w:type="paragraph" w:customStyle="1" w:styleId="CCISHeading">
    <w:name w:val="CCIS_Heading"/>
    <w:qFormat/>
    <w:rsid w:val="00983BEC"/>
    <w:pPr>
      <w:spacing w:after="240"/>
    </w:pPr>
    <w:rPr>
      <w:rFonts w:ascii="Arial" w:eastAsia="Times New Roman" w:hAnsi="Arial" w:cs="Times New Roman"/>
      <w:b/>
      <w:bCs/>
      <w:caps/>
      <w:lang w:val="en-GB"/>
    </w:rPr>
  </w:style>
  <w:style w:type="paragraph" w:styleId="TableofFigures">
    <w:name w:val="table of figures"/>
    <w:basedOn w:val="Normal"/>
    <w:next w:val="Normal"/>
    <w:uiPriority w:val="99"/>
    <w:unhideWhenUsed/>
    <w:rsid w:val="00983BEC"/>
    <w:pPr>
      <w:spacing w:after="0"/>
    </w:pPr>
  </w:style>
  <w:style w:type="paragraph" w:styleId="ListParagraph">
    <w:name w:val="List Paragraph"/>
    <w:basedOn w:val="Normal"/>
    <w:uiPriority w:val="34"/>
    <w:qFormat/>
    <w:rsid w:val="00983BEC"/>
    <w:pPr>
      <w:ind w:left="720"/>
      <w:contextualSpacing/>
    </w:pPr>
  </w:style>
  <w:style w:type="paragraph" w:customStyle="1" w:styleId="Default">
    <w:name w:val="Default"/>
    <w:rsid w:val="00983BEC"/>
    <w:pPr>
      <w:widowControl w:val="0"/>
      <w:autoSpaceDE w:val="0"/>
      <w:autoSpaceDN w:val="0"/>
      <w:adjustRightInd w:val="0"/>
    </w:pPr>
    <w:rPr>
      <w:rFonts w:ascii="PEFNAN+TimesNewRoman" w:eastAsia="Times New Roman" w:hAnsi="PEFNAN+TimesNewRoman" w:cs="PEFNAN+TimesNewRoman"/>
      <w:color w:val="000000"/>
    </w:rPr>
  </w:style>
  <w:style w:type="paragraph" w:styleId="NormalWeb">
    <w:name w:val="Normal (Web)"/>
    <w:basedOn w:val="Normal"/>
    <w:uiPriority w:val="99"/>
    <w:unhideWhenUsed/>
    <w:rsid w:val="00983BE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83BEC"/>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83BEC"/>
    <w:pPr>
      <w:spacing w:line="240" w:lineRule="auto"/>
    </w:pPr>
    <w:rPr>
      <w:i/>
      <w:iCs/>
      <w:color w:val="44546A" w:themeColor="text2"/>
      <w:sz w:val="18"/>
      <w:szCs w:val="18"/>
    </w:rPr>
  </w:style>
  <w:style w:type="character" w:customStyle="1" w:styleId="apple-converted-space">
    <w:name w:val="apple-converted-space"/>
    <w:basedOn w:val="DefaultParagraphFont"/>
    <w:rsid w:val="00983BEC"/>
  </w:style>
  <w:style w:type="character" w:customStyle="1" w:styleId="issue-underline">
    <w:name w:val="issue-underline"/>
    <w:basedOn w:val="DefaultParagraphFont"/>
    <w:rsid w:val="00983BEC"/>
  </w:style>
  <w:style w:type="character" w:styleId="PageNumber">
    <w:name w:val="page number"/>
    <w:basedOn w:val="DefaultParagraphFont"/>
    <w:uiPriority w:val="99"/>
    <w:semiHidden/>
    <w:unhideWhenUsed/>
    <w:rsid w:val="00CA6727"/>
  </w:style>
  <w:style w:type="character" w:styleId="Emphasis">
    <w:name w:val="Emphasis"/>
    <w:basedOn w:val="DefaultParagraphFont"/>
    <w:uiPriority w:val="20"/>
    <w:qFormat/>
    <w:rsid w:val="00080DE2"/>
    <w:rPr>
      <w:i/>
      <w:iCs/>
    </w:rPr>
  </w:style>
  <w:style w:type="character" w:styleId="Strong">
    <w:name w:val="Strong"/>
    <w:basedOn w:val="DefaultParagraphFont"/>
    <w:uiPriority w:val="22"/>
    <w:qFormat/>
    <w:rsid w:val="00C172F2"/>
    <w:rPr>
      <w:b/>
      <w:bCs/>
    </w:rPr>
  </w:style>
  <w:style w:type="paragraph" w:styleId="TOC3">
    <w:name w:val="toc 3"/>
    <w:basedOn w:val="Normal"/>
    <w:next w:val="Normal"/>
    <w:autoRedefine/>
    <w:uiPriority w:val="39"/>
    <w:unhideWhenUsed/>
    <w:rsid w:val="003F0BC1"/>
    <w:pPr>
      <w:spacing w:after="100"/>
      <w:ind w:left="440"/>
    </w:pPr>
  </w:style>
  <w:style w:type="character" w:styleId="CommentReference">
    <w:name w:val="annotation reference"/>
    <w:basedOn w:val="DefaultParagraphFont"/>
    <w:uiPriority w:val="99"/>
    <w:semiHidden/>
    <w:unhideWhenUsed/>
    <w:rsid w:val="0019494D"/>
    <w:rPr>
      <w:sz w:val="16"/>
      <w:szCs w:val="16"/>
    </w:rPr>
  </w:style>
  <w:style w:type="paragraph" w:styleId="CommentText">
    <w:name w:val="annotation text"/>
    <w:basedOn w:val="Normal"/>
    <w:link w:val="CommentTextChar"/>
    <w:uiPriority w:val="99"/>
    <w:unhideWhenUsed/>
    <w:rsid w:val="0019494D"/>
    <w:pPr>
      <w:spacing w:line="240" w:lineRule="auto"/>
    </w:pPr>
    <w:rPr>
      <w:sz w:val="20"/>
      <w:szCs w:val="20"/>
    </w:rPr>
  </w:style>
  <w:style w:type="character" w:customStyle="1" w:styleId="CommentTextChar">
    <w:name w:val="Comment Text Char"/>
    <w:basedOn w:val="DefaultParagraphFont"/>
    <w:link w:val="CommentText"/>
    <w:uiPriority w:val="99"/>
    <w:rsid w:val="0019494D"/>
    <w:rPr>
      <w:rFonts w:ascii="Calibri" w:eastAsia="Calibri" w:hAnsi="Calibri" w:cs="Arial"/>
      <w:sz w:val="20"/>
      <w:szCs w:val="20"/>
      <w:lang w:val="en-US"/>
    </w:rPr>
  </w:style>
  <w:style w:type="character" w:styleId="PlaceholderText">
    <w:name w:val="Placeholder Text"/>
    <w:basedOn w:val="DefaultParagraphFont"/>
    <w:uiPriority w:val="99"/>
    <w:semiHidden/>
    <w:rsid w:val="006B72C3"/>
    <w:rPr>
      <w:color w:val="808080"/>
    </w:rPr>
  </w:style>
  <w:style w:type="paragraph" w:styleId="Revision">
    <w:name w:val="Revision"/>
    <w:hidden/>
    <w:uiPriority w:val="99"/>
    <w:semiHidden/>
    <w:rsid w:val="00EF4613"/>
    <w:rPr>
      <w:rFonts w:ascii="Calibri" w:eastAsia="Calibri" w:hAnsi="Calibri"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7189">
      <w:bodyDiv w:val="1"/>
      <w:marLeft w:val="0"/>
      <w:marRight w:val="0"/>
      <w:marTop w:val="0"/>
      <w:marBottom w:val="0"/>
      <w:divBdr>
        <w:top w:val="none" w:sz="0" w:space="0" w:color="auto"/>
        <w:left w:val="none" w:sz="0" w:space="0" w:color="auto"/>
        <w:bottom w:val="none" w:sz="0" w:space="0" w:color="auto"/>
        <w:right w:val="none" w:sz="0" w:space="0" w:color="auto"/>
      </w:divBdr>
    </w:div>
    <w:div w:id="92435035">
      <w:bodyDiv w:val="1"/>
      <w:marLeft w:val="0"/>
      <w:marRight w:val="0"/>
      <w:marTop w:val="0"/>
      <w:marBottom w:val="0"/>
      <w:divBdr>
        <w:top w:val="none" w:sz="0" w:space="0" w:color="auto"/>
        <w:left w:val="none" w:sz="0" w:space="0" w:color="auto"/>
        <w:bottom w:val="none" w:sz="0" w:space="0" w:color="auto"/>
        <w:right w:val="none" w:sz="0" w:space="0" w:color="auto"/>
      </w:divBdr>
    </w:div>
    <w:div w:id="106656620">
      <w:bodyDiv w:val="1"/>
      <w:marLeft w:val="0"/>
      <w:marRight w:val="0"/>
      <w:marTop w:val="0"/>
      <w:marBottom w:val="0"/>
      <w:divBdr>
        <w:top w:val="none" w:sz="0" w:space="0" w:color="auto"/>
        <w:left w:val="none" w:sz="0" w:space="0" w:color="auto"/>
        <w:bottom w:val="none" w:sz="0" w:space="0" w:color="auto"/>
        <w:right w:val="none" w:sz="0" w:space="0" w:color="auto"/>
      </w:divBdr>
    </w:div>
    <w:div w:id="107238897">
      <w:bodyDiv w:val="1"/>
      <w:marLeft w:val="0"/>
      <w:marRight w:val="0"/>
      <w:marTop w:val="0"/>
      <w:marBottom w:val="0"/>
      <w:divBdr>
        <w:top w:val="none" w:sz="0" w:space="0" w:color="auto"/>
        <w:left w:val="none" w:sz="0" w:space="0" w:color="auto"/>
        <w:bottom w:val="none" w:sz="0" w:space="0" w:color="auto"/>
        <w:right w:val="none" w:sz="0" w:space="0" w:color="auto"/>
      </w:divBdr>
      <w:divsChild>
        <w:div w:id="25451891">
          <w:marLeft w:val="640"/>
          <w:marRight w:val="0"/>
          <w:marTop w:val="0"/>
          <w:marBottom w:val="0"/>
          <w:divBdr>
            <w:top w:val="none" w:sz="0" w:space="0" w:color="auto"/>
            <w:left w:val="none" w:sz="0" w:space="0" w:color="auto"/>
            <w:bottom w:val="none" w:sz="0" w:space="0" w:color="auto"/>
            <w:right w:val="none" w:sz="0" w:space="0" w:color="auto"/>
          </w:divBdr>
        </w:div>
        <w:div w:id="64836939">
          <w:marLeft w:val="640"/>
          <w:marRight w:val="0"/>
          <w:marTop w:val="0"/>
          <w:marBottom w:val="0"/>
          <w:divBdr>
            <w:top w:val="none" w:sz="0" w:space="0" w:color="auto"/>
            <w:left w:val="none" w:sz="0" w:space="0" w:color="auto"/>
            <w:bottom w:val="none" w:sz="0" w:space="0" w:color="auto"/>
            <w:right w:val="none" w:sz="0" w:space="0" w:color="auto"/>
          </w:divBdr>
        </w:div>
        <w:div w:id="88939839">
          <w:marLeft w:val="640"/>
          <w:marRight w:val="0"/>
          <w:marTop w:val="0"/>
          <w:marBottom w:val="0"/>
          <w:divBdr>
            <w:top w:val="none" w:sz="0" w:space="0" w:color="auto"/>
            <w:left w:val="none" w:sz="0" w:space="0" w:color="auto"/>
            <w:bottom w:val="none" w:sz="0" w:space="0" w:color="auto"/>
            <w:right w:val="none" w:sz="0" w:space="0" w:color="auto"/>
          </w:divBdr>
        </w:div>
        <w:div w:id="144930663">
          <w:marLeft w:val="640"/>
          <w:marRight w:val="0"/>
          <w:marTop w:val="0"/>
          <w:marBottom w:val="0"/>
          <w:divBdr>
            <w:top w:val="none" w:sz="0" w:space="0" w:color="auto"/>
            <w:left w:val="none" w:sz="0" w:space="0" w:color="auto"/>
            <w:bottom w:val="none" w:sz="0" w:space="0" w:color="auto"/>
            <w:right w:val="none" w:sz="0" w:space="0" w:color="auto"/>
          </w:divBdr>
        </w:div>
        <w:div w:id="166023154">
          <w:marLeft w:val="640"/>
          <w:marRight w:val="0"/>
          <w:marTop w:val="0"/>
          <w:marBottom w:val="0"/>
          <w:divBdr>
            <w:top w:val="none" w:sz="0" w:space="0" w:color="auto"/>
            <w:left w:val="none" w:sz="0" w:space="0" w:color="auto"/>
            <w:bottom w:val="none" w:sz="0" w:space="0" w:color="auto"/>
            <w:right w:val="none" w:sz="0" w:space="0" w:color="auto"/>
          </w:divBdr>
        </w:div>
        <w:div w:id="193008528">
          <w:marLeft w:val="640"/>
          <w:marRight w:val="0"/>
          <w:marTop w:val="0"/>
          <w:marBottom w:val="0"/>
          <w:divBdr>
            <w:top w:val="none" w:sz="0" w:space="0" w:color="auto"/>
            <w:left w:val="none" w:sz="0" w:space="0" w:color="auto"/>
            <w:bottom w:val="none" w:sz="0" w:space="0" w:color="auto"/>
            <w:right w:val="none" w:sz="0" w:space="0" w:color="auto"/>
          </w:divBdr>
        </w:div>
        <w:div w:id="255869800">
          <w:marLeft w:val="640"/>
          <w:marRight w:val="0"/>
          <w:marTop w:val="0"/>
          <w:marBottom w:val="0"/>
          <w:divBdr>
            <w:top w:val="none" w:sz="0" w:space="0" w:color="auto"/>
            <w:left w:val="none" w:sz="0" w:space="0" w:color="auto"/>
            <w:bottom w:val="none" w:sz="0" w:space="0" w:color="auto"/>
            <w:right w:val="none" w:sz="0" w:space="0" w:color="auto"/>
          </w:divBdr>
        </w:div>
        <w:div w:id="313610009">
          <w:marLeft w:val="640"/>
          <w:marRight w:val="0"/>
          <w:marTop w:val="0"/>
          <w:marBottom w:val="0"/>
          <w:divBdr>
            <w:top w:val="none" w:sz="0" w:space="0" w:color="auto"/>
            <w:left w:val="none" w:sz="0" w:space="0" w:color="auto"/>
            <w:bottom w:val="none" w:sz="0" w:space="0" w:color="auto"/>
            <w:right w:val="none" w:sz="0" w:space="0" w:color="auto"/>
          </w:divBdr>
        </w:div>
        <w:div w:id="366413139">
          <w:marLeft w:val="640"/>
          <w:marRight w:val="0"/>
          <w:marTop w:val="0"/>
          <w:marBottom w:val="0"/>
          <w:divBdr>
            <w:top w:val="none" w:sz="0" w:space="0" w:color="auto"/>
            <w:left w:val="none" w:sz="0" w:space="0" w:color="auto"/>
            <w:bottom w:val="none" w:sz="0" w:space="0" w:color="auto"/>
            <w:right w:val="none" w:sz="0" w:space="0" w:color="auto"/>
          </w:divBdr>
        </w:div>
        <w:div w:id="555165883">
          <w:marLeft w:val="640"/>
          <w:marRight w:val="0"/>
          <w:marTop w:val="0"/>
          <w:marBottom w:val="0"/>
          <w:divBdr>
            <w:top w:val="none" w:sz="0" w:space="0" w:color="auto"/>
            <w:left w:val="none" w:sz="0" w:space="0" w:color="auto"/>
            <w:bottom w:val="none" w:sz="0" w:space="0" w:color="auto"/>
            <w:right w:val="none" w:sz="0" w:space="0" w:color="auto"/>
          </w:divBdr>
        </w:div>
        <w:div w:id="584220304">
          <w:marLeft w:val="640"/>
          <w:marRight w:val="0"/>
          <w:marTop w:val="0"/>
          <w:marBottom w:val="0"/>
          <w:divBdr>
            <w:top w:val="none" w:sz="0" w:space="0" w:color="auto"/>
            <w:left w:val="none" w:sz="0" w:space="0" w:color="auto"/>
            <w:bottom w:val="none" w:sz="0" w:space="0" w:color="auto"/>
            <w:right w:val="none" w:sz="0" w:space="0" w:color="auto"/>
          </w:divBdr>
        </w:div>
        <w:div w:id="609168078">
          <w:marLeft w:val="640"/>
          <w:marRight w:val="0"/>
          <w:marTop w:val="0"/>
          <w:marBottom w:val="0"/>
          <w:divBdr>
            <w:top w:val="none" w:sz="0" w:space="0" w:color="auto"/>
            <w:left w:val="none" w:sz="0" w:space="0" w:color="auto"/>
            <w:bottom w:val="none" w:sz="0" w:space="0" w:color="auto"/>
            <w:right w:val="none" w:sz="0" w:space="0" w:color="auto"/>
          </w:divBdr>
        </w:div>
        <w:div w:id="639188945">
          <w:marLeft w:val="640"/>
          <w:marRight w:val="0"/>
          <w:marTop w:val="0"/>
          <w:marBottom w:val="0"/>
          <w:divBdr>
            <w:top w:val="none" w:sz="0" w:space="0" w:color="auto"/>
            <w:left w:val="none" w:sz="0" w:space="0" w:color="auto"/>
            <w:bottom w:val="none" w:sz="0" w:space="0" w:color="auto"/>
            <w:right w:val="none" w:sz="0" w:space="0" w:color="auto"/>
          </w:divBdr>
        </w:div>
        <w:div w:id="689914930">
          <w:marLeft w:val="640"/>
          <w:marRight w:val="0"/>
          <w:marTop w:val="0"/>
          <w:marBottom w:val="0"/>
          <w:divBdr>
            <w:top w:val="none" w:sz="0" w:space="0" w:color="auto"/>
            <w:left w:val="none" w:sz="0" w:space="0" w:color="auto"/>
            <w:bottom w:val="none" w:sz="0" w:space="0" w:color="auto"/>
            <w:right w:val="none" w:sz="0" w:space="0" w:color="auto"/>
          </w:divBdr>
        </w:div>
        <w:div w:id="820468188">
          <w:marLeft w:val="640"/>
          <w:marRight w:val="0"/>
          <w:marTop w:val="0"/>
          <w:marBottom w:val="0"/>
          <w:divBdr>
            <w:top w:val="none" w:sz="0" w:space="0" w:color="auto"/>
            <w:left w:val="none" w:sz="0" w:space="0" w:color="auto"/>
            <w:bottom w:val="none" w:sz="0" w:space="0" w:color="auto"/>
            <w:right w:val="none" w:sz="0" w:space="0" w:color="auto"/>
          </w:divBdr>
        </w:div>
        <w:div w:id="871191467">
          <w:marLeft w:val="640"/>
          <w:marRight w:val="0"/>
          <w:marTop w:val="0"/>
          <w:marBottom w:val="0"/>
          <w:divBdr>
            <w:top w:val="none" w:sz="0" w:space="0" w:color="auto"/>
            <w:left w:val="none" w:sz="0" w:space="0" w:color="auto"/>
            <w:bottom w:val="none" w:sz="0" w:space="0" w:color="auto"/>
            <w:right w:val="none" w:sz="0" w:space="0" w:color="auto"/>
          </w:divBdr>
        </w:div>
        <w:div w:id="873467621">
          <w:marLeft w:val="640"/>
          <w:marRight w:val="0"/>
          <w:marTop w:val="0"/>
          <w:marBottom w:val="0"/>
          <w:divBdr>
            <w:top w:val="none" w:sz="0" w:space="0" w:color="auto"/>
            <w:left w:val="none" w:sz="0" w:space="0" w:color="auto"/>
            <w:bottom w:val="none" w:sz="0" w:space="0" w:color="auto"/>
            <w:right w:val="none" w:sz="0" w:space="0" w:color="auto"/>
          </w:divBdr>
        </w:div>
        <w:div w:id="895508269">
          <w:marLeft w:val="640"/>
          <w:marRight w:val="0"/>
          <w:marTop w:val="0"/>
          <w:marBottom w:val="0"/>
          <w:divBdr>
            <w:top w:val="none" w:sz="0" w:space="0" w:color="auto"/>
            <w:left w:val="none" w:sz="0" w:space="0" w:color="auto"/>
            <w:bottom w:val="none" w:sz="0" w:space="0" w:color="auto"/>
            <w:right w:val="none" w:sz="0" w:space="0" w:color="auto"/>
          </w:divBdr>
        </w:div>
        <w:div w:id="961158442">
          <w:marLeft w:val="640"/>
          <w:marRight w:val="0"/>
          <w:marTop w:val="0"/>
          <w:marBottom w:val="0"/>
          <w:divBdr>
            <w:top w:val="none" w:sz="0" w:space="0" w:color="auto"/>
            <w:left w:val="none" w:sz="0" w:space="0" w:color="auto"/>
            <w:bottom w:val="none" w:sz="0" w:space="0" w:color="auto"/>
            <w:right w:val="none" w:sz="0" w:space="0" w:color="auto"/>
          </w:divBdr>
        </w:div>
        <w:div w:id="1042947540">
          <w:marLeft w:val="640"/>
          <w:marRight w:val="0"/>
          <w:marTop w:val="0"/>
          <w:marBottom w:val="0"/>
          <w:divBdr>
            <w:top w:val="none" w:sz="0" w:space="0" w:color="auto"/>
            <w:left w:val="none" w:sz="0" w:space="0" w:color="auto"/>
            <w:bottom w:val="none" w:sz="0" w:space="0" w:color="auto"/>
            <w:right w:val="none" w:sz="0" w:space="0" w:color="auto"/>
          </w:divBdr>
        </w:div>
        <w:div w:id="1188638032">
          <w:marLeft w:val="640"/>
          <w:marRight w:val="0"/>
          <w:marTop w:val="0"/>
          <w:marBottom w:val="0"/>
          <w:divBdr>
            <w:top w:val="none" w:sz="0" w:space="0" w:color="auto"/>
            <w:left w:val="none" w:sz="0" w:space="0" w:color="auto"/>
            <w:bottom w:val="none" w:sz="0" w:space="0" w:color="auto"/>
            <w:right w:val="none" w:sz="0" w:space="0" w:color="auto"/>
          </w:divBdr>
        </w:div>
        <w:div w:id="1342246802">
          <w:marLeft w:val="640"/>
          <w:marRight w:val="0"/>
          <w:marTop w:val="0"/>
          <w:marBottom w:val="0"/>
          <w:divBdr>
            <w:top w:val="none" w:sz="0" w:space="0" w:color="auto"/>
            <w:left w:val="none" w:sz="0" w:space="0" w:color="auto"/>
            <w:bottom w:val="none" w:sz="0" w:space="0" w:color="auto"/>
            <w:right w:val="none" w:sz="0" w:space="0" w:color="auto"/>
          </w:divBdr>
        </w:div>
        <w:div w:id="1387683143">
          <w:marLeft w:val="640"/>
          <w:marRight w:val="0"/>
          <w:marTop w:val="0"/>
          <w:marBottom w:val="0"/>
          <w:divBdr>
            <w:top w:val="none" w:sz="0" w:space="0" w:color="auto"/>
            <w:left w:val="none" w:sz="0" w:space="0" w:color="auto"/>
            <w:bottom w:val="none" w:sz="0" w:space="0" w:color="auto"/>
            <w:right w:val="none" w:sz="0" w:space="0" w:color="auto"/>
          </w:divBdr>
        </w:div>
        <w:div w:id="1404447675">
          <w:marLeft w:val="640"/>
          <w:marRight w:val="0"/>
          <w:marTop w:val="0"/>
          <w:marBottom w:val="0"/>
          <w:divBdr>
            <w:top w:val="none" w:sz="0" w:space="0" w:color="auto"/>
            <w:left w:val="none" w:sz="0" w:space="0" w:color="auto"/>
            <w:bottom w:val="none" w:sz="0" w:space="0" w:color="auto"/>
            <w:right w:val="none" w:sz="0" w:space="0" w:color="auto"/>
          </w:divBdr>
        </w:div>
        <w:div w:id="1416052082">
          <w:marLeft w:val="640"/>
          <w:marRight w:val="0"/>
          <w:marTop w:val="0"/>
          <w:marBottom w:val="0"/>
          <w:divBdr>
            <w:top w:val="none" w:sz="0" w:space="0" w:color="auto"/>
            <w:left w:val="none" w:sz="0" w:space="0" w:color="auto"/>
            <w:bottom w:val="none" w:sz="0" w:space="0" w:color="auto"/>
            <w:right w:val="none" w:sz="0" w:space="0" w:color="auto"/>
          </w:divBdr>
        </w:div>
        <w:div w:id="1417940483">
          <w:marLeft w:val="640"/>
          <w:marRight w:val="0"/>
          <w:marTop w:val="0"/>
          <w:marBottom w:val="0"/>
          <w:divBdr>
            <w:top w:val="none" w:sz="0" w:space="0" w:color="auto"/>
            <w:left w:val="none" w:sz="0" w:space="0" w:color="auto"/>
            <w:bottom w:val="none" w:sz="0" w:space="0" w:color="auto"/>
            <w:right w:val="none" w:sz="0" w:space="0" w:color="auto"/>
          </w:divBdr>
        </w:div>
        <w:div w:id="1439595708">
          <w:marLeft w:val="640"/>
          <w:marRight w:val="0"/>
          <w:marTop w:val="0"/>
          <w:marBottom w:val="0"/>
          <w:divBdr>
            <w:top w:val="none" w:sz="0" w:space="0" w:color="auto"/>
            <w:left w:val="none" w:sz="0" w:space="0" w:color="auto"/>
            <w:bottom w:val="none" w:sz="0" w:space="0" w:color="auto"/>
            <w:right w:val="none" w:sz="0" w:space="0" w:color="auto"/>
          </w:divBdr>
        </w:div>
        <w:div w:id="1479608425">
          <w:marLeft w:val="640"/>
          <w:marRight w:val="0"/>
          <w:marTop w:val="0"/>
          <w:marBottom w:val="0"/>
          <w:divBdr>
            <w:top w:val="none" w:sz="0" w:space="0" w:color="auto"/>
            <w:left w:val="none" w:sz="0" w:space="0" w:color="auto"/>
            <w:bottom w:val="none" w:sz="0" w:space="0" w:color="auto"/>
            <w:right w:val="none" w:sz="0" w:space="0" w:color="auto"/>
          </w:divBdr>
        </w:div>
        <w:div w:id="1481461428">
          <w:marLeft w:val="640"/>
          <w:marRight w:val="0"/>
          <w:marTop w:val="0"/>
          <w:marBottom w:val="0"/>
          <w:divBdr>
            <w:top w:val="none" w:sz="0" w:space="0" w:color="auto"/>
            <w:left w:val="none" w:sz="0" w:space="0" w:color="auto"/>
            <w:bottom w:val="none" w:sz="0" w:space="0" w:color="auto"/>
            <w:right w:val="none" w:sz="0" w:space="0" w:color="auto"/>
          </w:divBdr>
        </w:div>
        <w:div w:id="1502502613">
          <w:marLeft w:val="640"/>
          <w:marRight w:val="0"/>
          <w:marTop w:val="0"/>
          <w:marBottom w:val="0"/>
          <w:divBdr>
            <w:top w:val="none" w:sz="0" w:space="0" w:color="auto"/>
            <w:left w:val="none" w:sz="0" w:space="0" w:color="auto"/>
            <w:bottom w:val="none" w:sz="0" w:space="0" w:color="auto"/>
            <w:right w:val="none" w:sz="0" w:space="0" w:color="auto"/>
          </w:divBdr>
        </w:div>
        <w:div w:id="1510489292">
          <w:marLeft w:val="640"/>
          <w:marRight w:val="0"/>
          <w:marTop w:val="0"/>
          <w:marBottom w:val="0"/>
          <w:divBdr>
            <w:top w:val="none" w:sz="0" w:space="0" w:color="auto"/>
            <w:left w:val="none" w:sz="0" w:space="0" w:color="auto"/>
            <w:bottom w:val="none" w:sz="0" w:space="0" w:color="auto"/>
            <w:right w:val="none" w:sz="0" w:space="0" w:color="auto"/>
          </w:divBdr>
        </w:div>
        <w:div w:id="1544709902">
          <w:marLeft w:val="640"/>
          <w:marRight w:val="0"/>
          <w:marTop w:val="0"/>
          <w:marBottom w:val="0"/>
          <w:divBdr>
            <w:top w:val="none" w:sz="0" w:space="0" w:color="auto"/>
            <w:left w:val="none" w:sz="0" w:space="0" w:color="auto"/>
            <w:bottom w:val="none" w:sz="0" w:space="0" w:color="auto"/>
            <w:right w:val="none" w:sz="0" w:space="0" w:color="auto"/>
          </w:divBdr>
        </w:div>
        <w:div w:id="1563252775">
          <w:marLeft w:val="640"/>
          <w:marRight w:val="0"/>
          <w:marTop w:val="0"/>
          <w:marBottom w:val="0"/>
          <w:divBdr>
            <w:top w:val="none" w:sz="0" w:space="0" w:color="auto"/>
            <w:left w:val="none" w:sz="0" w:space="0" w:color="auto"/>
            <w:bottom w:val="none" w:sz="0" w:space="0" w:color="auto"/>
            <w:right w:val="none" w:sz="0" w:space="0" w:color="auto"/>
          </w:divBdr>
        </w:div>
        <w:div w:id="1659268333">
          <w:marLeft w:val="640"/>
          <w:marRight w:val="0"/>
          <w:marTop w:val="0"/>
          <w:marBottom w:val="0"/>
          <w:divBdr>
            <w:top w:val="none" w:sz="0" w:space="0" w:color="auto"/>
            <w:left w:val="none" w:sz="0" w:space="0" w:color="auto"/>
            <w:bottom w:val="none" w:sz="0" w:space="0" w:color="auto"/>
            <w:right w:val="none" w:sz="0" w:space="0" w:color="auto"/>
          </w:divBdr>
        </w:div>
        <w:div w:id="1675648743">
          <w:marLeft w:val="640"/>
          <w:marRight w:val="0"/>
          <w:marTop w:val="0"/>
          <w:marBottom w:val="0"/>
          <w:divBdr>
            <w:top w:val="none" w:sz="0" w:space="0" w:color="auto"/>
            <w:left w:val="none" w:sz="0" w:space="0" w:color="auto"/>
            <w:bottom w:val="none" w:sz="0" w:space="0" w:color="auto"/>
            <w:right w:val="none" w:sz="0" w:space="0" w:color="auto"/>
          </w:divBdr>
        </w:div>
        <w:div w:id="1739745465">
          <w:marLeft w:val="640"/>
          <w:marRight w:val="0"/>
          <w:marTop w:val="0"/>
          <w:marBottom w:val="0"/>
          <w:divBdr>
            <w:top w:val="none" w:sz="0" w:space="0" w:color="auto"/>
            <w:left w:val="none" w:sz="0" w:space="0" w:color="auto"/>
            <w:bottom w:val="none" w:sz="0" w:space="0" w:color="auto"/>
            <w:right w:val="none" w:sz="0" w:space="0" w:color="auto"/>
          </w:divBdr>
        </w:div>
        <w:div w:id="1786272373">
          <w:marLeft w:val="640"/>
          <w:marRight w:val="0"/>
          <w:marTop w:val="0"/>
          <w:marBottom w:val="0"/>
          <w:divBdr>
            <w:top w:val="none" w:sz="0" w:space="0" w:color="auto"/>
            <w:left w:val="none" w:sz="0" w:space="0" w:color="auto"/>
            <w:bottom w:val="none" w:sz="0" w:space="0" w:color="auto"/>
            <w:right w:val="none" w:sz="0" w:space="0" w:color="auto"/>
          </w:divBdr>
        </w:div>
        <w:div w:id="1803183502">
          <w:marLeft w:val="640"/>
          <w:marRight w:val="0"/>
          <w:marTop w:val="0"/>
          <w:marBottom w:val="0"/>
          <w:divBdr>
            <w:top w:val="none" w:sz="0" w:space="0" w:color="auto"/>
            <w:left w:val="none" w:sz="0" w:space="0" w:color="auto"/>
            <w:bottom w:val="none" w:sz="0" w:space="0" w:color="auto"/>
            <w:right w:val="none" w:sz="0" w:space="0" w:color="auto"/>
          </w:divBdr>
        </w:div>
        <w:div w:id="1826973282">
          <w:marLeft w:val="640"/>
          <w:marRight w:val="0"/>
          <w:marTop w:val="0"/>
          <w:marBottom w:val="0"/>
          <w:divBdr>
            <w:top w:val="none" w:sz="0" w:space="0" w:color="auto"/>
            <w:left w:val="none" w:sz="0" w:space="0" w:color="auto"/>
            <w:bottom w:val="none" w:sz="0" w:space="0" w:color="auto"/>
            <w:right w:val="none" w:sz="0" w:space="0" w:color="auto"/>
          </w:divBdr>
        </w:div>
        <w:div w:id="1877738705">
          <w:marLeft w:val="640"/>
          <w:marRight w:val="0"/>
          <w:marTop w:val="0"/>
          <w:marBottom w:val="0"/>
          <w:divBdr>
            <w:top w:val="none" w:sz="0" w:space="0" w:color="auto"/>
            <w:left w:val="none" w:sz="0" w:space="0" w:color="auto"/>
            <w:bottom w:val="none" w:sz="0" w:space="0" w:color="auto"/>
            <w:right w:val="none" w:sz="0" w:space="0" w:color="auto"/>
          </w:divBdr>
        </w:div>
        <w:div w:id="1920367168">
          <w:marLeft w:val="640"/>
          <w:marRight w:val="0"/>
          <w:marTop w:val="0"/>
          <w:marBottom w:val="0"/>
          <w:divBdr>
            <w:top w:val="none" w:sz="0" w:space="0" w:color="auto"/>
            <w:left w:val="none" w:sz="0" w:space="0" w:color="auto"/>
            <w:bottom w:val="none" w:sz="0" w:space="0" w:color="auto"/>
            <w:right w:val="none" w:sz="0" w:space="0" w:color="auto"/>
          </w:divBdr>
        </w:div>
        <w:div w:id="1931425988">
          <w:marLeft w:val="640"/>
          <w:marRight w:val="0"/>
          <w:marTop w:val="0"/>
          <w:marBottom w:val="0"/>
          <w:divBdr>
            <w:top w:val="none" w:sz="0" w:space="0" w:color="auto"/>
            <w:left w:val="none" w:sz="0" w:space="0" w:color="auto"/>
            <w:bottom w:val="none" w:sz="0" w:space="0" w:color="auto"/>
            <w:right w:val="none" w:sz="0" w:space="0" w:color="auto"/>
          </w:divBdr>
        </w:div>
        <w:div w:id="1959332239">
          <w:marLeft w:val="640"/>
          <w:marRight w:val="0"/>
          <w:marTop w:val="0"/>
          <w:marBottom w:val="0"/>
          <w:divBdr>
            <w:top w:val="none" w:sz="0" w:space="0" w:color="auto"/>
            <w:left w:val="none" w:sz="0" w:space="0" w:color="auto"/>
            <w:bottom w:val="none" w:sz="0" w:space="0" w:color="auto"/>
            <w:right w:val="none" w:sz="0" w:space="0" w:color="auto"/>
          </w:divBdr>
        </w:div>
        <w:div w:id="2010328233">
          <w:marLeft w:val="640"/>
          <w:marRight w:val="0"/>
          <w:marTop w:val="0"/>
          <w:marBottom w:val="0"/>
          <w:divBdr>
            <w:top w:val="none" w:sz="0" w:space="0" w:color="auto"/>
            <w:left w:val="none" w:sz="0" w:space="0" w:color="auto"/>
            <w:bottom w:val="none" w:sz="0" w:space="0" w:color="auto"/>
            <w:right w:val="none" w:sz="0" w:space="0" w:color="auto"/>
          </w:divBdr>
        </w:div>
        <w:div w:id="2018800607">
          <w:marLeft w:val="640"/>
          <w:marRight w:val="0"/>
          <w:marTop w:val="0"/>
          <w:marBottom w:val="0"/>
          <w:divBdr>
            <w:top w:val="none" w:sz="0" w:space="0" w:color="auto"/>
            <w:left w:val="none" w:sz="0" w:space="0" w:color="auto"/>
            <w:bottom w:val="none" w:sz="0" w:space="0" w:color="auto"/>
            <w:right w:val="none" w:sz="0" w:space="0" w:color="auto"/>
          </w:divBdr>
        </w:div>
        <w:div w:id="2046563796">
          <w:marLeft w:val="640"/>
          <w:marRight w:val="0"/>
          <w:marTop w:val="0"/>
          <w:marBottom w:val="0"/>
          <w:divBdr>
            <w:top w:val="none" w:sz="0" w:space="0" w:color="auto"/>
            <w:left w:val="none" w:sz="0" w:space="0" w:color="auto"/>
            <w:bottom w:val="none" w:sz="0" w:space="0" w:color="auto"/>
            <w:right w:val="none" w:sz="0" w:space="0" w:color="auto"/>
          </w:divBdr>
        </w:div>
        <w:div w:id="2055155337">
          <w:marLeft w:val="640"/>
          <w:marRight w:val="0"/>
          <w:marTop w:val="0"/>
          <w:marBottom w:val="0"/>
          <w:divBdr>
            <w:top w:val="none" w:sz="0" w:space="0" w:color="auto"/>
            <w:left w:val="none" w:sz="0" w:space="0" w:color="auto"/>
            <w:bottom w:val="none" w:sz="0" w:space="0" w:color="auto"/>
            <w:right w:val="none" w:sz="0" w:space="0" w:color="auto"/>
          </w:divBdr>
        </w:div>
        <w:div w:id="2109426104">
          <w:marLeft w:val="640"/>
          <w:marRight w:val="0"/>
          <w:marTop w:val="0"/>
          <w:marBottom w:val="0"/>
          <w:divBdr>
            <w:top w:val="none" w:sz="0" w:space="0" w:color="auto"/>
            <w:left w:val="none" w:sz="0" w:space="0" w:color="auto"/>
            <w:bottom w:val="none" w:sz="0" w:space="0" w:color="auto"/>
            <w:right w:val="none" w:sz="0" w:space="0" w:color="auto"/>
          </w:divBdr>
        </w:div>
        <w:div w:id="2115251148">
          <w:marLeft w:val="640"/>
          <w:marRight w:val="0"/>
          <w:marTop w:val="0"/>
          <w:marBottom w:val="0"/>
          <w:divBdr>
            <w:top w:val="none" w:sz="0" w:space="0" w:color="auto"/>
            <w:left w:val="none" w:sz="0" w:space="0" w:color="auto"/>
            <w:bottom w:val="none" w:sz="0" w:space="0" w:color="auto"/>
            <w:right w:val="none" w:sz="0" w:space="0" w:color="auto"/>
          </w:divBdr>
        </w:div>
      </w:divsChild>
    </w:div>
    <w:div w:id="117258234">
      <w:bodyDiv w:val="1"/>
      <w:marLeft w:val="0"/>
      <w:marRight w:val="0"/>
      <w:marTop w:val="0"/>
      <w:marBottom w:val="0"/>
      <w:divBdr>
        <w:top w:val="none" w:sz="0" w:space="0" w:color="auto"/>
        <w:left w:val="none" w:sz="0" w:space="0" w:color="auto"/>
        <w:bottom w:val="none" w:sz="0" w:space="0" w:color="auto"/>
        <w:right w:val="none" w:sz="0" w:space="0" w:color="auto"/>
      </w:divBdr>
    </w:div>
    <w:div w:id="202324845">
      <w:bodyDiv w:val="1"/>
      <w:marLeft w:val="0"/>
      <w:marRight w:val="0"/>
      <w:marTop w:val="0"/>
      <w:marBottom w:val="0"/>
      <w:divBdr>
        <w:top w:val="none" w:sz="0" w:space="0" w:color="auto"/>
        <w:left w:val="none" w:sz="0" w:space="0" w:color="auto"/>
        <w:bottom w:val="none" w:sz="0" w:space="0" w:color="auto"/>
        <w:right w:val="none" w:sz="0" w:space="0" w:color="auto"/>
      </w:divBdr>
      <w:divsChild>
        <w:div w:id="33164270">
          <w:marLeft w:val="640"/>
          <w:marRight w:val="0"/>
          <w:marTop w:val="0"/>
          <w:marBottom w:val="0"/>
          <w:divBdr>
            <w:top w:val="none" w:sz="0" w:space="0" w:color="auto"/>
            <w:left w:val="none" w:sz="0" w:space="0" w:color="auto"/>
            <w:bottom w:val="none" w:sz="0" w:space="0" w:color="auto"/>
            <w:right w:val="none" w:sz="0" w:space="0" w:color="auto"/>
          </w:divBdr>
        </w:div>
        <w:div w:id="39324414">
          <w:marLeft w:val="640"/>
          <w:marRight w:val="0"/>
          <w:marTop w:val="0"/>
          <w:marBottom w:val="0"/>
          <w:divBdr>
            <w:top w:val="none" w:sz="0" w:space="0" w:color="auto"/>
            <w:left w:val="none" w:sz="0" w:space="0" w:color="auto"/>
            <w:bottom w:val="none" w:sz="0" w:space="0" w:color="auto"/>
            <w:right w:val="none" w:sz="0" w:space="0" w:color="auto"/>
          </w:divBdr>
        </w:div>
        <w:div w:id="76749631">
          <w:marLeft w:val="640"/>
          <w:marRight w:val="0"/>
          <w:marTop w:val="0"/>
          <w:marBottom w:val="0"/>
          <w:divBdr>
            <w:top w:val="none" w:sz="0" w:space="0" w:color="auto"/>
            <w:left w:val="none" w:sz="0" w:space="0" w:color="auto"/>
            <w:bottom w:val="none" w:sz="0" w:space="0" w:color="auto"/>
            <w:right w:val="none" w:sz="0" w:space="0" w:color="auto"/>
          </w:divBdr>
        </w:div>
        <w:div w:id="114957431">
          <w:marLeft w:val="640"/>
          <w:marRight w:val="0"/>
          <w:marTop w:val="0"/>
          <w:marBottom w:val="0"/>
          <w:divBdr>
            <w:top w:val="none" w:sz="0" w:space="0" w:color="auto"/>
            <w:left w:val="none" w:sz="0" w:space="0" w:color="auto"/>
            <w:bottom w:val="none" w:sz="0" w:space="0" w:color="auto"/>
            <w:right w:val="none" w:sz="0" w:space="0" w:color="auto"/>
          </w:divBdr>
        </w:div>
        <w:div w:id="280839730">
          <w:marLeft w:val="640"/>
          <w:marRight w:val="0"/>
          <w:marTop w:val="0"/>
          <w:marBottom w:val="0"/>
          <w:divBdr>
            <w:top w:val="none" w:sz="0" w:space="0" w:color="auto"/>
            <w:left w:val="none" w:sz="0" w:space="0" w:color="auto"/>
            <w:bottom w:val="none" w:sz="0" w:space="0" w:color="auto"/>
            <w:right w:val="none" w:sz="0" w:space="0" w:color="auto"/>
          </w:divBdr>
        </w:div>
        <w:div w:id="346368042">
          <w:marLeft w:val="640"/>
          <w:marRight w:val="0"/>
          <w:marTop w:val="0"/>
          <w:marBottom w:val="0"/>
          <w:divBdr>
            <w:top w:val="none" w:sz="0" w:space="0" w:color="auto"/>
            <w:left w:val="none" w:sz="0" w:space="0" w:color="auto"/>
            <w:bottom w:val="none" w:sz="0" w:space="0" w:color="auto"/>
            <w:right w:val="none" w:sz="0" w:space="0" w:color="auto"/>
          </w:divBdr>
        </w:div>
        <w:div w:id="369913266">
          <w:marLeft w:val="640"/>
          <w:marRight w:val="0"/>
          <w:marTop w:val="0"/>
          <w:marBottom w:val="0"/>
          <w:divBdr>
            <w:top w:val="none" w:sz="0" w:space="0" w:color="auto"/>
            <w:left w:val="none" w:sz="0" w:space="0" w:color="auto"/>
            <w:bottom w:val="none" w:sz="0" w:space="0" w:color="auto"/>
            <w:right w:val="none" w:sz="0" w:space="0" w:color="auto"/>
          </w:divBdr>
        </w:div>
        <w:div w:id="381485289">
          <w:marLeft w:val="640"/>
          <w:marRight w:val="0"/>
          <w:marTop w:val="0"/>
          <w:marBottom w:val="0"/>
          <w:divBdr>
            <w:top w:val="none" w:sz="0" w:space="0" w:color="auto"/>
            <w:left w:val="none" w:sz="0" w:space="0" w:color="auto"/>
            <w:bottom w:val="none" w:sz="0" w:space="0" w:color="auto"/>
            <w:right w:val="none" w:sz="0" w:space="0" w:color="auto"/>
          </w:divBdr>
        </w:div>
        <w:div w:id="418453772">
          <w:marLeft w:val="640"/>
          <w:marRight w:val="0"/>
          <w:marTop w:val="0"/>
          <w:marBottom w:val="0"/>
          <w:divBdr>
            <w:top w:val="none" w:sz="0" w:space="0" w:color="auto"/>
            <w:left w:val="none" w:sz="0" w:space="0" w:color="auto"/>
            <w:bottom w:val="none" w:sz="0" w:space="0" w:color="auto"/>
            <w:right w:val="none" w:sz="0" w:space="0" w:color="auto"/>
          </w:divBdr>
        </w:div>
        <w:div w:id="493300782">
          <w:marLeft w:val="640"/>
          <w:marRight w:val="0"/>
          <w:marTop w:val="0"/>
          <w:marBottom w:val="0"/>
          <w:divBdr>
            <w:top w:val="none" w:sz="0" w:space="0" w:color="auto"/>
            <w:left w:val="none" w:sz="0" w:space="0" w:color="auto"/>
            <w:bottom w:val="none" w:sz="0" w:space="0" w:color="auto"/>
            <w:right w:val="none" w:sz="0" w:space="0" w:color="auto"/>
          </w:divBdr>
        </w:div>
        <w:div w:id="495458063">
          <w:marLeft w:val="640"/>
          <w:marRight w:val="0"/>
          <w:marTop w:val="0"/>
          <w:marBottom w:val="0"/>
          <w:divBdr>
            <w:top w:val="none" w:sz="0" w:space="0" w:color="auto"/>
            <w:left w:val="none" w:sz="0" w:space="0" w:color="auto"/>
            <w:bottom w:val="none" w:sz="0" w:space="0" w:color="auto"/>
            <w:right w:val="none" w:sz="0" w:space="0" w:color="auto"/>
          </w:divBdr>
        </w:div>
        <w:div w:id="564145292">
          <w:marLeft w:val="640"/>
          <w:marRight w:val="0"/>
          <w:marTop w:val="0"/>
          <w:marBottom w:val="0"/>
          <w:divBdr>
            <w:top w:val="none" w:sz="0" w:space="0" w:color="auto"/>
            <w:left w:val="none" w:sz="0" w:space="0" w:color="auto"/>
            <w:bottom w:val="none" w:sz="0" w:space="0" w:color="auto"/>
            <w:right w:val="none" w:sz="0" w:space="0" w:color="auto"/>
          </w:divBdr>
        </w:div>
        <w:div w:id="568462147">
          <w:marLeft w:val="640"/>
          <w:marRight w:val="0"/>
          <w:marTop w:val="0"/>
          <w:marBottom w:val="0"/>
          <w:divBdr>
            <w:top w:val="none" w:sz="0" w:space="0" w:color="auto"/>
            <w:left w:val="none" w:sz="0" w:space="0" w:color="auto"/>
            <w:bottom w:val="none" w:sz="0" w:space="0" w:color="auto"/>
            <w:right w:val="none" w:sz="0" w:space="0" w:color="auto"/>
          </w:divBdr>
        </w:div>
        <w:div w:id="685134036">
          <w:marLeft w:val="640"/>
          <w:marRight w:val="0"/>
          <w:marTop w:val="0"/>
          <w:marBottom w:val="0"/>
          <w:divBdr>
            <w:top w:val="none" w:sz="0" w:space="0" w:color="auto"/>
            <w:left w:val="none" w:sz="0" w:space="0" w:color="auto"/>
            <w:bottom w:val="none" w:sz="0" w:space="0" w:color="auto"/>
            <w:right w:val="none" w:sz="0" w:space="0" w:color="auto"/>
          </w:divBdr>
        </w:div>
        <w:div w:id="693114075">
          <w:marLeft w:val="640"/>
          <w:marRight w:val="0"/>
          <w:marTop w:val="0"/>
          <w:marBottom w:val="0"/>
          <w:divBdr>
            <w:top w:val="none" w:sz="0" w:space="0" w:color="auto"/>
            <w:left w:val="none" w:sz="0" w:space="0" w:color="auto"/>
            <w:bottom w:val="none" w:sz="0" w:space="0" w:color="auto"/>
            <w:right w:val="none" w:sz="0" w:space="0" w:color="auto"/>
          </w:divBdr>
        </w:div>
        <w:div w:id="714545591">
          <w:marLeft w:val="640"/>
          <w:marRight w:val="0"/>
          <w:marTop w:val="0"/>
          <w:marBottom w:val="0"/>
          <w:divBdr>
            <w:top w:val="none" w:sz="0" w:space="0" w:color="auto"/>
            <w:left w:val="none" w:sz="0" w:space="0" w:color="auto"/>
            <w:bottom w:val="none" w:sz="0" w:space="0" w:color="auto"/>
            <w:right w:val="none" w:sz="0" w:space="0" w:color="auto"/>
          </w:divBdr>
        </w:div>
        <w:div w:id="720860076">
          <w:marLeft w:val="640"/>
          <w:marRight w:val="0"/>
          <w:marTop w:val="0"/>
          <w:marBottom w:val="0"/>
          <w:divBdr>
            <w:top w:val="none" w:sz="0" w:space="0" w:color="auto"/>
            <w:left w:val="none" w:sz="0" w:space="0" w:color="auto"/>
            <w:bottom w:val="none" w:sz="0" w:space="0" w:color="auto"/>
            <w:right w:val="none" w:sz="0" w:space="0" w:color="auto"/>
          </w:divBdr>
        </w:div>
        <w:div w:id="818692894">
          <w:marLeft w:val="640"/>
          <w:marRight w:val="0"/>
          <w:marTop w:val="0"/>
          <w:marBottom w:val="0"/>
          <w:divBdr>
            <w:top w:val="none" w:sz="0" w:space="0" w:color="auto"/>
            <w:left w:val="none" w:sz="0" w:space="0" w:color="auto"/>
            <w:bottom w:val="none" w:sz="0" w:space="0" w:color="auto"/>
            <w:right w:val="none" w:sz="0" w:space="0" w:color="auto"/>
          </w:divBdr>
        </w:div>
        <w:div w:id="835267263">
          <w:marLeft w:val="640"/>
          <w:marRight w:val="0"/>
          <w:marTop w:val="0"/>
          <w:marBottom w:val="0"/>
          <w:divBdr>
            <w:top w:val="none" w:sz="0" w:space="0" w:color="auto"/>
            <w:left w:val="none" w:sz="0" w:space="0" w:color="auto"/>
            <w:bottom w:val="none" w:sz="0" w:space="0" w:color="auto"/>
            <w:right w:val="none" w:sz="0" w:space="0" w:color="auto"/>
          </w:divBdr>
        </w:div>
        <w:div w:id="876743474">
          <w:marLeft w:val="640"/>
          <w:marRight w:val="0"/>
          <w:marTop w:val="0"/>
          <w:marBottom w:val="0"/>
          <w:divBdr>
            <w:top w:val="none" w:sz="0" w:space="0" w:color="auto"/>
            <w:left w:val="none" w:sz="0" w:space="0" w:color="auto"/>
            <w:bottom w:val="none" w:sz="0" w:space="0" w:color="auto"/>
            <w:right w:val="none" w:sz="0" w:space="0" w:color="auto"/>
          </w:divBdr>
        </w:div>
        <w:div w:id="984166196">
          <w:marLeft w:val="640"/>
          <w:marRight w:val="0"/>
          <w:marTop w:val="0"/>
          <w:marBottom w:val="0"/>
          <w:divBdr>
            <w:top w:val="none" w:sz="0" w:space="0" w:color="auto"/>
            <w:left w:val="none" w:sz="0" w:space="0" w:color="auto"/>
            <w:bottom w:val="none" w:sz="0" w:space="0" w:color="auto"/>
            <w:right w:val="none" w:sz="0" w:space="0" w:color="auto"/>
          </w:divBdr>
        </w:div>
        <w:div w:id="1030841301">
          <w:marLeft w:val="640"/>
          <w:marRight w:val="0"/>
          <w:marTop w:val="0"/>
          <w:marBottom w:val="0"/>
          <w:divBdr>
            <w:top w:val="none" w:sz="0" w:space="0" w:color="auto"/>
            <w:left w:val="none" w:sz="0" w:space="0" w:color="auto"/>
            <w:bottom w:val="none" w:sz="0" w:space="0" w:color="auto"/>
            <w:right w:val="none" w:sz="0" w:space="0" w:color="auto"/>
          </w:divBdr>
        </w:div>
        <w:div w:id="1062412038">
          <w:marLeft w:val="640"/>
          <w:marRight w:val="0"/>
          <w:marTop w:val="0"/>
          <w:marBottom w:val="0"/>
          <w:divBdr>
            <w:top w:val="none" w:sz="0" w:space="0" w:color="auto"/>
            <w:left w:val="none" w:sz="0" w:space="0" w:color="auto"/>
            <w:bottom w:val="none" w:sz="0" w:space="0" w:color="auto"/>
            <w:right w:val="none" w:sz="0" w:space="0" w:color="auto"/>
          </w:divBdr>
        </w:div>
        <w:div w:id="1076324555">
          <w:marLeft w:val="640"/>
          <w:marRight w:val="0"/>
          <w:marTop w:val="0"/>
          <w:marBottom w:val="0"/>
          <w:divBdr>
            <w:top w:val="none" w:sz="0" w:space="0" w:color="auto"/>
            <w:left w:val="none" w:sz="0" w:space="0" w:color="auto"/>
            <w:bottom w:val="none" w:sz="0" w:space="0" w:color="auto"/>
            <w:right w:val="none" w:sz="0" w:space="0" w:color="auto"/>
          </w:divBdr>
        </w:div>
        <w:div w:id="1098914457">
          <w:marLeft w:val="640"/>
          <w:marRight w:val="0"/>
          <w:marTop w:val="0"/>
          <w:marBottom w:val="0"/>
          <w:divBdr>
            <w:top w:val="none" w:sz="0" w:space="0" w:color="auto"/>
            <w:left w:val="none" w:sz="0" w:space="0" w:color="auto"/>
            <w:bottom w:val="none" w:sz="0" w:space="0" w:color="auto"/>
            <w:right w:val="none" w:sz="0" w:space="0" w:color="auto"/>
          </w:divBdr>
        </w:div>
        <w:div w:id="1195343235">
          <w:marLeft w:val="640"/>
          <w:marRight w:val="0"/>
          <w:marTop w:val="0"/>
          <w:marBottom w:val="0"/>
          <w:divBdr>
            <w:top w:val="none" w:sz="0" w:space="0" w:color="auto"/>
            <w:left w:val="none" w:sz="0" w:space="0" w:color="auto"/>
            <w:bottom w:val="none" w:sz="0" w:space="0" w:color="auto"/>
            <w:right w:val="none" w:sz="0" w:space="0" w:color="auto"/>
          </w:divBdr>
        </w:div>
        <w:div w:id="1226988926">
          <w:marLeft w:val="640"/>
          <w:marRight w:val="0"/>
          <w:marTop w:val="0"/>
          <w:marBottom w:val="0"/>
          <w:divBdr>
            <w:top w:val="none" w:sz="0" w:space="0" w:color="auto"/>
            <w:left w:val="none" w:sz="0" w:space="0" w:color="auto"/>
            <w:bottom w:val="none" w:sz="0" w:space="0" w:color="auto"/>
            <w:right w:val="none" w:sz="0" w:space="0" w:color="auto"/>
          </w:divBdr>
        </w:div>
        <w:div w:id="1266571935">
          <w:marLeft w:val="640"/>
          <w:marRight w:val="0"/>
          <w:marTop w:val="0"/>
          <w:marBottom w:val="0"/>
          <w:divBdr>
            <w:top w:val="none" w:sz="0" w:space="0" w:color="auto"/>
            <w:left w:val="none" w:sz="0" w:space="0" w:color="auto"/>
            <w:bottom w:val="none" w:sz="0" w:space="0" w:color="auto"/>
            <w:right w:val="none" w:sz="0" w:space="0" w:color="auto"/>
          </w:divBdr>
        </w:div>
        <w:div w:id="1411654008">
          <w:marLeft w:val="640"/>
          <w:marRight w:val="0"/>
          <w:marTop w:val="0"/>
          <w:marBottom w:val="0"/>
          <w:divBdr>
            <w:top w:val="none" w:sz="0" w:space="0" w:color="auto"/>
            <w:left w:val="none" w:sz="0" w:space="0" w:color="auto"/>
            <w:bottom w:val="none" w:sz="0" w:space="0" w:color="auto"/>
            <w:right w:val="none" w:sz="0" w:space="0" w:color="auto"/>
          </w:divBdr>
        </w:div>
        <w:div w:id="1414473304">
          <w:marLeft w:val="640"/>
          <w:marRight w:val="0"/>
          <w:marTop w:val="0"/>
          <w:marBottom w:val="0"/>
          <w:divBdr>
            <w:top w:val="none" w:sz="0" w:space="0" w:color="auto"/>
            <w:left w:val="none" w:sz="0" w:space="0" w:color="auto"/>
            <w:bottom w:val="none" w:sz="0" w:space="0" w:color="auto"/>
            <w:right w:val="none" w:sz="0" w:space="0" w:color="auto"/>
          </w:divBdr>
        </w:div>
        <w:div w:id="1418097358">
          <w:marLeft w:val="640"/>
          <w:marRight w:val="0"/>
          <w:marTop w:val="0"/>
          <w:marBottom w:val="0"/>
          <w:divBdr>
            <w:top w:val="none" w:sz="0" w:space="0" w:color="auto"/>
            <w:left w:val="none" w:sz="0" w:space="0" w:color="auto"/>
            <w:bottom w:val="none" w:sz="0" w:space="0" w:color="auto"/>
            <w:right w:val="none" w:sz="0" w:space="0" w:color="auto"/>
          </w:divBdr>
        </w:div>
        <w:div w:id="1459030242">
          <w:marLeft w:val="640"/>
          <w:marRight w:val="0"/>
          <w:marTop w:val="0"/>
          <w:marBottom w:val="0"/>
          <w:divBdr>
            <w:top w:val="none" w:sz="0" w:space="0" w:color="auto"/>
            <w:left w:val="none" w:sz="0" w:space="0" w:color="auto"/>
            <w:bottom w:val="none" w:sz="0" w:space="0" w:color="auto"/>
            <w:right w:val="none" w:sz="0" w:space="0" w:color="auto"/>
          </w:divBdr>
        </w:div>
        <w:div w:id="1473523466">
          <w:marLeft w:val="640"/>
          <w:marRight w:val="0"/>
          <w:marTop w:val="0"/>
          <w:marBottom w:val="0"/>
          <w:divBdr>
            <w:top w:val="none" w:sz="0" w:space="0" w:color="auto"/>
            <w:left w:val="none" w:sz="0" w:space="0" w:color="auto"/>
            <w:bottom w:val="none" w:sz="0" w:space="0" w:color="auto"/>
            <w:right w:val="none" w:sz="0" w:space="0" w:color="auto"/>
          </w:divBdr>
        </w:div>
        <w:div w:id="1720321745">
          <w:marLeft w:val="640"/>
          <w:marRight w:val="0"/>
          <w:marTop w:val="0"/>
          <w:marBottom w:val="0"/>
          <w:divBdr>
            <w:top w:val="none" w:sz="0" w:space="0" w:color="auto"/>
            <w:left w:val="none" w:sz="0" w:space="0" w:color="auto"/>
            <w:bottom w:val="none" w:sz="0" w:space="0" w:color="auto"/>
            <w:right w:val="none" w:sz="0" w:space="0" w:color="auto"/>
          </w:divBdr>
        </w:div>
        <w:div w:id="1760635912">
          <w:marLeft w:val="640"/>
          <w:marRight w:val="0"/>
          <w:marTop w:val="0"/>
          <w:marBottom w:val="0"/>
          <w:divBdr>
            <w:top w:val="none" w:sz="0" w:space="0" w:color="auto"/>
            <w:left w:val="none" w:sz="0" w:space="0" w:color="auto"/>
            <w:bottom w:val="none" w:sz="0" w:space="0" w:color="auto"/>
            <w:right w:val="none" w:sz="0" w:space="0" w:color="auto"/>
          </w:divBdr>
        </w:div>
        <w:div w:id="1794669583">
          <w:marLeft w:val="640"/>
          <w:marRight w:val="0"/>
          <w:marTop w:val="0"/>
          <w:marBottom w:val="0"/>
          <w:divBdr>
            <w:top w:val="none" w:sz="0" w:space="0" w:color="auto"/>
            <w:left w:val="none" w:sz="0" w:space="0" w:color="auto"/>
            <w:bottom w:val="none" w:sz="0" w:space="0" w:color="auto"/>
            <w:right w:val="none" w:sz="0" w:space="0" w:color="auto"/>
          </w:divBdr>
        </w:div>
        <w:div w:id="1799564810">
          <w:marLeft w:val="640"/>
          <w:marRight w:val="0"/>
          <w:marTop w:val="0"/>
          <w:marBottom w:val="0"/>
          <w:divBdr>
            <w:top w:val="none" w:sz="0" w:space="0" w:color="auto"/>
            <w:left w:val="none" w:sz="0" w:space="0" w:color="auto"/>
            <w:bottom w:val="none" w:sz="0" w:space="0" w:color="auto"/>
            <w:right w:val="none" w:sz="0" w:space="0" w:color="auto"/>
          </w:divBdr>
        </w:div>
        <w:div w:id="1839684960">
          <w:marLeft w:val="640"/>
          <w:marRight w:val="0"/>
          <w:marTop w:val="0"/>
          <w:marBottom w:val="0"/>
          <w:divBdr>
            <w:top w:val="none" w:sz="0" w:space="0" w:color="auto"/>
            <w:left w:val="none" w:sz="0" w:space="0" w:color="auto"/>
            <w:bottom w:val="none" w:sz="0" w:space="0" w:color="auto"/>
            <w:right w:val="none" w:sz="0" w:space="0" w:color="auto"/>
          </w:divBdr>
        </w:div>
        <w:div w:id="1916746047">
          <w:marLeft w:val="640"/>
          <w:marRight w:val="0"/>
          <w:marTop w:val="0"/>
          <w:marBottom w:val="0"/>
          <w:divBdr>
            <w:top w:val="none" w:sz="0" w:space="0" w:color="auto"/>
            <w:left w:val="none" w:sz="0" w:space="0" w:color="auto"/>
            <w:bottom w:val="none" w:sz="0" w:space="0" w:color="auto"/>
            <w:right w:val="none" w:sz="0" w:space="0" w:color="auto"/>
          </w:divBdr>
        </w:div>
        <w:div w:id="1937781833">
          <w:marLeft w:val="640"/>
          <w:marRight w:val="0"/>
          <w:marTop w:val="0"/>
          <w:marBottom w:val="0"/>
          <w:divBdr>
            <w:top w:val="none" w:sz="0" w:space="0" w:color="auto"/>
            <w:left w:val="none" w:sz="0" w:space="0" w:color="auto"/>
            <w:bottom w:val="none" w:sz="0" w:space="0" w:color="auto"/>
            <w:right w:val="none" w:sz="0" w:space="0" w:color="auto"/>
          </w:divBdr>
        </w:div>
        <w:div w:id="1970699136">
          <w:marLeft w:val="640"/>
          <w:marRight w:val="0"/>
          <w:marTop w:val="0"/>
          <w:marBottom w:val="0"/>
          <w:divBdr>
            <w:top w:val="none" w:sz="0" w:space="0" w:color="auto"/>
            <w:left w:val="none" w:sz="0" w:space="0" w:color="auto"/>
            <w:bottom w:val="none" w:sz="0" w:space="0" w:color="auto"/>
            <w:right w:val="none" w:sz="0" w:space="0" w:color="auto"/>
          </w:divBdr>
        </w:div>
        <w:div w:id="1977637206">
          <w:marLeft w:val="640"/>
          <w:marRight w:val="0"/>
          <w:marTop w:val="0"/>
          <w:marBottom w:val="0"/>
          <w:divBdr>
            <w:top w:val="none" w:sz="0" w:space="0" w:color="auto"/>
            <w:left w:val="none" w:sz="0" w:space="0" w:color="auto"/>
            <w:bottom w:val="none" w:sz="0" w:space="0" w:color="auto"/>
            <w:right w:val="none" w:sz="0" w:space="0" w:color="auto"/>
          </w:divBdr>
        </w:div>
        <w:div w:id="2023967998">
          <w:marLeft w:val="640"/>
          <w:marRight w:val="0"/>
          <w:marTop w:val="0"/>
          <w:marBottom w:val="0"/>
          <w:divBdr>
            <w:top w:val="none" w:sz="0" w:space="0" w:color="auto"/>
            <w:left w:val="none" w:sz="0" w:space="0" w:color="auto"/>
            <w:bottom w:val="none" w:sz="0" w:space="0" w:color="auto"/>
            <w:right w:val="none" w:sz="0" w:space="0" w:color="auto"/>
          </w:divBdr>
        </w:div>
        <w:div w:id="2036227448">
          <w:marLeft w:val="640"/>
          <w:marRight w:val="0"/>
          <w:marTop w:val="0"/>
          <w:marBottom w:val="0"/>
          <w:divBdr>
            <w:top w:val="none" w:sz="0" w:space="0" w:color="auto"/>
            <w:left w:val="none" w:sz="0" w:space="0" w:color="auto"/>
            <w:bottom w:val="none" w:sz="0" w:space="0" w:color="auto"/>
            <w:right w:val="none" w:sz="0" w:space="0" w:color="auto"/>
          </w:divBdr>
        </w:div>
        <w:div w:id="2041934163">
          <w:marLeft w:val="640"/>
          <w:marRight w:val="0"/>
          <w:marTop w:val="0"/>
          <w:marBottom w:val="0"/>
          <w:divBdr>
            <w:top w:val="none" w:sz="0" w:space="0" w:color="auto"/>
            <w:left w:val="none" w:sz="0" w:space="0" w:color="auto"/>
            <w:bottom w:val="none" w:sz="0" w:space="0" w:color="auto"/>
            <w:right w:val="none" w:sz="0" w:space="0" w:color="auto"/>
          </w:divBdr>
        </w:div>
        <w:div w:id="2045254247">
          <w:marLeft w:val="640"/>
          <w:marRight w:val="0"/>
          <w:marTop w:val="0"/>
          <w:marBottom w:val="0"/>
          <w:divBdr>
            <w:top w:val="none" w:sz="0" w:space="0" w:color="auto"/>
            <w:left w:val="none" w:sz="0" w:space="0" w:color="auto"/>
            <w:bottom w:val="none" w:sz="0" w:space="0" w:color="auto"/>
            <w:right w:val="none" w:sz="0" w:space="0" w:color="auto"/>
          </w:divBdr>
        </w:div>
        <w:div w:id="2053260814">
          <w:marLeft w:val="640"/>
          <w:marRight w:val="0"/>
          <w:marTop w:val="0"/>
          <w:marBottom w:val="0"/>
          <w:divBdr>
            <w:top w:val="none" w:sz="0" w:space="0" w:color="auto"/>
            <w:left w:val="none" w:sz="0" w:space="0" w:color="auto"/>
            <w:bottom w:val="none" w:sz="0" w:space="0" w:color="auto"/>
            <w:right w:val="none" w:sz="0" w:space="0" w:color="auto"/>
          </w:divBdr>
        </w:div>
        <w:div w:id="2077237761">
          <w:marLeft w:val="640"/>
          <w:marRight w:val="0"/>
          <w:marTop w:val="0"/>
          <w:marBottom w:val="0"/>
          <w:divBdr>
            <w:top w:val="none" w:sz="0" w:space="0" w:color="auto"/>
            <w:left w:val="none" w:sz="0" w:space="0" w:color="auto"/>
            <w:bottom w:val="none" w:sz="0" w:space="0" w:color="auto"/>
            <w:right w:val="none" w:sz="0" w:space="0" w:color="auto"/>
          </w:divBdr>
        </w:div>
        <w:div w:id="2105297301">
          <w:marLeft w:val="640"/>
          <w:marRight w:val="0"/>
          <w:marTop w:val="0"/>
          <w:marBottom w:val="0"/>
          <w:divBdr>
            <w:top w:val="none" w:sz="0" w:space="0" w:color="auto"/>
            <w:left w:val="none" w:sz="0" w:space="0" w:color="auto"/>
            <w:bottom w:val="none" w:sz="0" w:space="0" w:color="auto"/>
            <w:right w:val="none" w:sz="0" w:space="0" w:color="auto"/>
          </w:divBdr>
        </w:div>
        <w:div w:id="2114590394">
          <w:marLeft w:val="640"/>
          <w:marRight w:val="0"/>
          <w:marTop w:val="0"/>
          <w:marBottom w:val="0"/>
          <w:divBdr>
            <w:top w:val="none" w:sz="0" w:space="0" w:color="auto"/>
            <w:left w:val="none" w:sz="0" w:space="0" w:color="auto"/>
            <w:bottom w:val="none" w:sz="0" w:space="0" w:color="auto"/>
            <w:right w:val="none" w:sz="0" w:space="0" w:color="auto"/>
          </w:divBdr>
        </w:div>
        <w:div w:id="2122995290">
          <w:marLeft w:val="640"/>
          <w:marRight w:val="0"/>
          <w:marTop w:val="0"/>
          <w:marBottom w:val="0"/>
          <w:divBdr>
            <w:top w:val="none" w:sz="0" w:space="0" w:color="auto"/>
            <w:left w:val="none" w:sz="0" w:space="0" w:color="auto"/>
            <w:bottom w:val="none" w:sz="0" w:space="0" w:color="auto"/>
            <w:right w:val="none" w:sz="0" w:space="0" w:color="auto"/>
          </w:divBdr>
        </w:div>
      </w:divsChild>
    </w:div>
    <w:div w:id="254093669">
      <w:bodyDiv w:val="1"/>
      <w:marLeft w:val="0"/>
      <w:marRight w:val="0"/>
      <w:marTop w:val="0"/>
      <w:marBottom w:val="0"/>
      <w:divBdr>
        <w:top w:val="none" w:sz="0" w:space="0" w:color="auto"/>
        <w:left w:val="none" w:sz="0" w:space="0" w:color="auto"/>
        <w:bottom w:val="none" w:sz="0" w:space="0" w:color="auto"/>
        <w:right w:val="none" w:sz="0" w:space="0" w:color="auto"/>
      </w:divBdr>
      <w:divsChild>
        <w:div w:id="10382967">
          <w:marLeft w:val="640"/>
          <w:marRight w:val="0"/>
          <w:marTop w:val="0"/>
          <w:marBottom w:val="0"/>
          <w:divBdr>
            <w:top w:val="none" w:sz="0" w:space="0" w:color="auto"/>
            <w:left w:val="none" w:sz="0" w:space="0" w:color="auto"/>
            <w:bottom w:val="none" w:sz="0" w:space="0" w:color="auto"/>
            <w:right w:val="none" w:sz="0" w:space="0" w:color="auto"/>
          </w:divBdr>
        </w:div>
        <w:div w:id="52772886">
          <w:marLeft w:val="640"/>
          <w:marRight w:val="0"/>
          <w:marTop w:val="0"/>
          <w:marBottom w:val="0"/>
          <w:divBdr>
            <w:top w:val="none" w:sz="0" w:space="0" w:color="auto"/>
            <w:left w:val="none" w:sz="0" w:space="0" w:color="auto"/>
            <w:bottom w:val="none" w:sz="0" w:space="0" w:color="auto"/>
            <w:right w:val="none" w:sz="0" w:space="0" w:color="auto"/>
          </w:divBdr>
        </w:div>
        <w:div w:id="100145176">
          <w:marLeft w:val="640"/>
          <w:marRight w:val="0"/>
          <w:marTop w:val="0"/>
          <w:marBottom w:val="0"/>
          <w:divBdr>
            <w:top w:val="none" w:sz="0" w:space="0" w:color="auto"/>
            <w:left w:val="none" w:sz="0" w:space="0" w:color="auto"/>
            <w:bottom w:val="none" w:sz="0" w:space="0" w:color="auto"/>
            <w:right w:val="none" w:sz="0" w:space="0" w:color="auto"/>
          </w:divBdr>
        </w:div>
        <w:div w:id="118383163">
          <w:marLeft w:val="640"/>
          <w:marRight w:val="0"/>
          <w:marTop w:val="0"/>
          <w:marBottom w:val="0"/>
          <w:divBdr>
            <w:top w:val="none" w:sz="0" w:space="0" w:color="auto"/>
            <w:left w:val="none" w:sz="0" w:space="0" w:color="auto"/>
            <w:bottom w:val="none" w:sz="0" w:space="0" w:color="auto"/>
            <w:right w:val="none" w:sz="0" w:space="0" w:color="auto"/>
          </w:divBdr>
        </w:div>
        <w:div w:id="191235696">
          <w:marLeft w:val="640"/>
          <w:marRight w:val="0"/>
          <w:marTop w:val="0"/>
          <w:marBottom w:val="0"/>
          <w:divBdr>
            <w:top w:val="none" w:sz="0" w:space="0" w:color="auto"/>
            <w:left w:val="none" w:sz="0" w:space="0" w:color="auto"/>
            <w:bottom w:val="none" w:sz="0" w:space="0" w:color="auto"/>
            <w:right w:val="none" w:sz="0" w:space="0" w:color="auto"/>
          </w:divBdr>
        </w:div>
        <w:div w:id="219827306">
          <w:marLeft w:val="640"/>
          <w:marRight w:val="0"/>
          <w:marTop w:val="0"/>
          <w:marBottom w:val="0"/>
          <w:divBdr>
            <w:top w:val="none" w:sz="0" w:space="0" w:color="auto"/>
            <w:left w:val="none" w:sz="0" w:space="0" w:color="auto"/>
            <w:bottom w:val="none" w:sz="0" w:space="0" w:color="auto"/>
            <w:right w:val="none" w:sz="0" w:space="0" w:color="auto"/>
          </w:divBdr>
        </w:div>
        <w:div w:id="249237568">
          <w:marLeft w:val="640"/>
          <w:marRight w:val="0"/>
          <w:marTop w:val="0"/>
          <w:marBottom w:val="0"/>
          <w:divBdr>
            <w:top w:val="none" w:sz="0" w:space="0" w:color="auto"/>
            <w:left w:val="none" w:sz="0" w:space="0" w:color="auto"/>
            <w:bottom w:val="none" w:sz="0" w:space="0" w:color="auto"/>
            <w:right w:val="none" w:sz="0" w:space="0" w:color="auto"/>
          </w:divBdr>
        </w:div>
        <w:div w:id="383410331">
          <w:marLeft w:val="640"/>
          <w:marRight w:val="0"/>
          <w:marTop w:val="0"/>
          <w:marBottom w:val="0"/>
          <w:divBdr>
            <w:top w:val="none" w:sz="0" w:space="0" w:color="auto"/>
            <w:left w:val="none" w:sz="0" w:space="0" w:color="auto"/>
            <w:bottom w:val="none" w:sz="0" w:space="0" w:color="auto"/>
            <w:right w:val="none" w:sz="0" w:space="0" w:color="auto"/>
          </w:divBdr>
        </w:div>
        <w:div w:id="428359479">
          <w:marLeft w:val="640"/>
          <w:marRight w:val="0"/>
          <w:marTop w:val="0"/>
          <w:marBottom w:val="0"/>
          <w:divBdr>
            <w:top w:val="none" w:sz="0" w:space="0" w:color="auto"/>
            <w:left w:val="none" w:sz="0" w:space="0" w:color="auto"/>
            <w:bottom w:val="none" w:sz="0" w:space="0" w:color="auto"/>
            <w:right w:val="none" w:sz="0" w:space="0" w:color="auto"/>
          </w:divBdr>
        </w:div>
        <w:div w:id="436145765">
          <w:marLeft w:val="640"/>
          <w:marRight w:val="0"/>
          <w:marTop w:val="0"/>
          <w:marBottom w:val="0"/>
          <w:divBdr>
            <w:top w:val="none" w:sz="0" w:space="0" w:color="auto"/>
            <w:left w:val="none" w:sz="0" w:space="0" w:color="auto"/>
            <w:bottom w:val="none" w:sz="0" w:space="0" w:color="auto"/>
            <w:right w:val="none" w:sz="0" w:space="0" w:color="auto"/>
          </w:divBdr>
        </w:div>
        <w:div w:id="498813961">
          <w:marLeft w:val="640"/>
          <w:marRight w:val="0"/>
          <w:marTop w:val="0"/>
          <w:marBottom w:val="0"/>
          <w:divBdr>
            <w:top w:val="none" w:sz="0" w:space="0" w:color="auto"/>
            <w:left w:val="none" w:sz="0" w:space="0" w:color="auto"/>
            <w:bottom w:val="none" w:sz="0" w:space="0" w:color="auto"/>
            <w:right w:val="none" w:sz="0" w:space="0" w:color="auto"/>
          </w:divBdr>
        </w:div>
        <w:div w:id="587496633">
          <w:marLeft w:val="640"/>
          <w:marRight w:val="0"/>
          <w:marTop w:val="0"/>
          <w:marBottom w:val="0"/>
          <w:divBdr>
            <w:top w:val="none" w:sz="0" w:space="0" w:color="auto"/>
            <w:left w:val="none" w:sz="0" w:space="0" w:color="auto"/>
            <w:bottom w:val="none" w:sz="0" w:space="0" w:color="auto"/>
            <w:right w:val="none" w:sz="0" w:space="0" w:color="auto"/>
          </w:divBdr>
        </w:div>
        <w:div w:id="591860993">
          <w:marLeft w:val="640"/>
          <w:marRight w:val="0"/>
          <w:marTop w:val="0"/>
          <w:marBottom w:val="0"/>
          <w:divBdr>
            <w:top w:val="none" w:sz="0" w:space="0" w:color="auto"/>
            <w:left w:val="none" w:sz="0" w:space="0" w:color="auto"/>
            <w:bottom w:val="none" w:sz="0" w:space="0" w:color="auto"/>
            <w:right w:val="none" w:sz="0" w:space="0" w:color="auto"/>
          </w:divBdr>
        </w:div>
        <w:div w:id="653408614">
          <w:marLeft w:val="640"/>
          <w:marRight w:val="0"/>
          <w:marTop w:val="0"/>
          <w:marBottom w:val="0"/>
          <w:divBdr>
            <w:top w:val="none" w:sz="0" w:space="0" w:color="auto"/>
            <w:left w:val="none" w:sz="0" w:space="0" w:color="auto"/>
            <w:bottom w:val="none" w:sz="0" w:space="0" w:color="auto"/>
            <w:right w:val="none" w:sz="0" w:space="0" w:color="auto"/>
          </w:divBdr>
        </w:div>
        <w:div w:id="692531904">
          <w:marLeft w:val="640"/>
          <w:marRight w:val="0"/>
          <w:marTop w:val="0"/>
          <w:marBottom w:val="0"/>
          <w:divBdr>
            <w:top w:val="none" w:sz="0" w:space="0" w:color="auto"/>
            <w:left w:val="none" w:sz="0" w:space="0" w:color="auto"/>
            <w:bottom w:val="none" w:sz="0" w:space="0" w:color="auto"/>
            <w:right w:val="none" w:sz="0" w:space="0" w:color="auto"/>
          </w:divBdr>
        </w:div>
        <w:div w:id="761609657">
          <w:marLeft w:val="640"/>
          <w:marRight w:val="0"/>
          <w:marTop w:val="0"/>
          <w:marBottom w:val="0"/>
          <w:divBdr>
            <w:top w:val="none" w:sz="0" w:space="0" w:color="auto"/>
            <w:left w:val="none" w:sz="0" w:space="0" w:color="auto"/>
            <w:bottom w:val="none" w:sz="0" w:space="0" w:color="auto"/>
            <w:right w:val="none" w:sz="0" w:space="0" w:color="auto"/>
          </w:divBdr>
        </w:div>
        <w:div w:id="867181559">
          <w:marLeft w:val="640"/>
          <w:marRight w:val="0"/>
          <w:marTop w:val="0"/>
          <w:marBottom w:val="0"/>
          <w:divBdr>
            <w:top w:val="none" w:sz="0" w:space="0" w:color="auto"/>
            <w:left w:val="none" w:sz="0" w:space="0" w:color="auto"/>
            <w:bottom w:val="none" w:sz="0" w:space="0" w:color="auto"/>
            <w:right w:val="none" w:sz="0" w:space="0" w:color="auto"/>
          </w:divBdr>
        </w:div>
        <w:div w:id="911813610">
          <w:marLeft w:val="640"/>
          <w:marRight w:val="0"/>
          <w:marTop w:val="0"/>
          <w:marBottom w:val="0"/>
          <w:divBdr>
            <w:top w:val="none" w:sz="0" w:space="0" w:color="auto"/>
            <w:left w:val="none" w:sz="0" w:space="0" w:color="auto"/>
            <w:bottom w:val="none" w:sz="0" w:space="0" w:color="auto"/>
            <w:right w:val="none" w:sz="0" w:space="0" w:color="auto"/>
          </w:divBdr>
        </w:div>
        <w:div w:id="944574561">
          <w:marLeft w:val="640"/>
          <w:marRight w:val="0"/>
          <w:marTop w:val="0"/>
          <w:marBottom w:val="0"/>
          <w:divBdr>
            <w:top w:val="none" w:sz="0" w:space="0" w:color="auto"/>
            <w:left w:val="none" w:sz="0" w:space="0" w:color="auto"/>
            <w:bottom w:val="none" w:sz="0" w:space="0" w:color="auto"/>
            <w:right w:val="none" w:sz="0" w:space="0" w:color="auto"/>
          </w:divBdr>
        </w:div>
        <w:div w:id="1022363193">
          <w:marLeft w:val="640"/>
          <w:marRight w:val="0"/>
          <w:marTop w:val="0"/>
          <w:marBottom w:val="0"/>
          <w:divBdr>
            <w:top w:val="none" w:sz="0" w:space="0" w:color="auto"/>
            <w:left w:val="none" w:sz="0" w:space="0" w:color="auto"/>
            <w:bottom w:val="none" w:sz="0" w:space="0" w:color="auto"/>
            <w:right w:val="none" w:sz="0" w:space="0" w:color="auto"/>
          </w:divBdr>
        </w:div>
        <w:div w:id="1051805283">
          <w:marLeft w:val="640"/>
          <w:marRight w:val="0"/>
          <w:marTop w:val="0"/>
          <w:marBottom w:val="0"/>
          <w:divBdr>
            <w:top w:val="none" w:sz="0" w:space="0" w:color="auto"/>
            <w:left w:val="none" w:sz="0" w:space="0" w:color="auto"/>
            <w:bottom w:val="none" w:sz="0" w:space="0" w:color="auto"/>
            <w:right w:val="none" w:sz="0" w:space="0" w:color="auto"/>
          </w:divBdr>
        </w:div>
        <w:div w:id="1110123732">
          <w:marLeft w:val="640"/>
          <w:marRight w:val="0"/>
          <w:marTop w:val="0"/>
          <w:marBottom w:val="0"/>
          <w:divBdr>
            <w:top w:val="none" w:sz="0" w:space="0" w:color="auto"/>
            <w:left w:val="none" w:sz="0" w:space="0" w:color="auto"/>
            <w:bottom w:val="none" w:sz="0" w:space="0" w:color="auto"/>
            <w:right w:val="none" w:sz="0" w:space="0" w:color="auto"/>
          </w:divBdr>
        </w:div>
        <w:div w:id="1115828918">
          <w:marLeft w:val="640"/>
          <w:marRight w:val="0"/>
          <w:marTop w:val="0"/>
          <w:marBottom w:val="0"/>
          <w:divBdr>
            <w:top w:val="none" w:sz="0" w:space="0" w:color="auto"/>
            <w:left w:val="none" w:sz="0" w:space="0" w:color="auto"/>
            <w:bottom w:val="none" w:sz="0" w:space="0" w:color="auto"/>
            <w:right w:val="none" w:sz="0" w:space="0" w:color="auto"/>
          </w:divBdr>
        </w:div>
        <w:div w:id="1117682172">
          <w:marLeft w:val="640"/>
          <w:marRight w:val="0"/>
          <w:marTop w:val="0"/>
          <w:marBottom w:val="0"/>
          <w:divBdr>
            <w:top w:val="none" w:sz="0" w:space="0" w:color="auto"/>
            <w:left w:val="none" w:sz="0" w:space="0" w:color="auto"/>
            <w:bottom w:val="none" w:sz="0" w:space="0" w:color="auto"/>
            <w:right w:val="none" w:sz="0" w:space="0" w:color="auto"/>
          </w:divBdr>
        </w:div>
        <w:div w:id="1162501834">
          <w:marLeft w:val="640"/>
          <w:marRight w:val="0"/>
          <w:marTop w:val="0"/>
          <w:marBottom w:val="0"/>
          <w:divBdr>
            <w:top w:val="none" w:sz="0" w:space="0" w:color="auto"/>
            <w:left w:val="none" w:sz="0" w:space="0" w:color="auto"/>
            <w:bottom w:val="none" w:sz="0" w:space="0" w:color="auto"/>
            <w:right w:val="none" w:sz="0" w:space="0" w:color="auto"/>
          </w:divBdr>
        </w:div>
        <w:div w:id="1164515668">
          <w:marLeft w:val="640"/>
          <w:marRight w:val="0"/>
          <w:marTop w:val="0"/>
          <w:marBottom w:val="0"/>
          <w:divBdr>
            <w:top w:val="none" w:sz="0" w:space="0" w:color="auto"/>
            <w:left w:val="none" w:sz="0" w:space="0" w:color="auto"/>
            <w:bottom w:val="none" w:sz="0" w:space="0" w:color="auto"/>
            <w:right w:val="none" w:sz="0" w:space="0" w:color="auto"/>
          </w:divBdr>
        </w:div>
        <w:div w:id="1257329932">
          <w:marLeft w:val="640"/>
          <w:marRight w:val="0"/>
          <w:marTop w:val="0"/>
          <w:marBottom w:val="0"/>
          <w:divBdr>
            <w:top w:val="none" w:sz="0" w:space="0" w:color="auto"/>
            <w:left w:val="none" w:sz="0" w:space="0" w:color="auto"/>
            <w:bottom w:val="none" w:sz="0" w:space="0" w:color="auto"/>
            <w:right w:val="none" w:sz="0" w:space="0" w:color="auto"/>
          </w:divBdr>
        </w:div>
        <w:div w:id="1279947601">
          <w:marLeft w:val="640"/>
          <w:marRight w:val="0"/>
          <w:marTop w:val="0"/>
          <w:marBottom w:val="0"/>
          <w:divBdr>
            <w:top w:val="none" w:sz="0" w:space="0" w:color="auto"/>
            <w:left w:val="none" w:sz="0" w:space="0" w:color="auto"/>
            <w:bottom w:val="none" w:sz="0" w:space="0" w:color="auto"/>
            <w:right w:val="none" w:sz="0" w:space="0" w:color="auto"/>
          </w:divBdr>
        </w:div>
        <w:div w:id="1310593523">
          <w:marLeft w:val="640"/>
          <w:marRight w:val="0"/>
          <w:marTop w:val="0"/>
          <w:marBottom w:val="0"/>
          <w:divBdr>
            <w:top w:val="none" w:sz="0" w:space="0" w:color="auto"/>
            <w:left w:val="none" w:sz="0" w:space="0" w:color="auto"/>
            <w:bottom w:val="none" w:sz="0" w:space="0" w:color="auto"/>
            <w:right w:val="none" w:sz="0" w:space="0" w:color="auto"/>
          </w:divBdr>
        </w:div>
        <w:div w:id="1313363549">
          <w:marLeft w:val="640"/>
          <w:marRight w:val="0"/>
          <w:marTop w:val="0"/>
          <w:marBottom w:val="0"/>
          <w:divBdr>
            <w:top w:val="none" w:sz="0" w:space="0" w:color="auto"/>
            <w:left w:val="none" w:sz="0" w:space="0" w:color="auto"/>
            <w:bottom w:val="none" w:sz="0" w:space="0" w:color="auto"/>
            <w:right w:val="none" w:sz="0" w:space="0" w:color="auto"/>
          </w:divBdr>
        </w:div>
        <w:div w:id="1336571018">
          <w:marLeft w:val="640"/>
          <w:marRight w:val="0"/>
          <w:marTop w:val="0"/>
          <w:marBottom w:val="0"/>
          <w:divBdr>
            <w:top w:val="none" w:sz="0" w:space="0" w:color="auto"/>
            <w:left w:val="none" w:sz="0" w:space="0" w:color="auto"/>
            <w:bottom w:val="none" w:sz="0" w:space="0" w:color="auto"/>
            <w:right w:val="none" w:sz="0" w:space="0" w:color="auto"/>
          </w:divBdr>
        </w:div>
        <w:div w:id="1364750080">
          <w:marLeft w:val="640"/>
          <w:marRight w:val="0"/>
          <w:marTop w:val="0"/>
          <w:marBottom w:val="0"/>
          <w:divBdr>
            <w:top w:val="none" w:sz="0" w:space="0" w:color="auto"/>
            <w:left w:val="none" w:sz="0" w:space="0" w:color="auto"/>
            <w:bottom w:val="none" w:sz="0" w:space="0" w:color="auto"/>
            <w:right w:val="none" w:sz="0" w:space="0" w:color="auto"/>
          </w:divBdr>
        </w:div>
        <w:div w:id="1557013297">
          <w:marLeft w:val="640"/>
          <w:marRight w:val="0"/>
          <w:marTop w:val="0"/>
          <w:marBottom w:val="0"/>
          <w:divBdr>
            <w:top w:val="none" w:sz="0" w:space="0" w:color="auto"/>
            <w:left w:val="none" w:sz="0" w:space="0" w:color="auto"/>
            <w:bottom w:val="none" w:sz="0" w:space="0" w:color="auto"/>
            <w:right w:val="none" w:sz="0" w:space="0" w:color="auto"/>
          </w:divBdr>
        </w:div>
        <w:div w:id="1592271564">
          <w:marLeft w:val="640"/>
          <w:marRight w:val="0"/>
          <w:marTop w:val="0"/>
          <w:marBottom w:val="0"/>
          <w:divBdr>
            <w:top w:val="none" w:sz="0" w:space="0" w:color="auto"/>
            <w:left w:val="none" w:sz="0" w:space="0" w:color="auto"/>
            <w:bottom w:val="none" w:sz="0" w:space="0" w:color="auto"/>
            <w:right w:val="none" w:sz="0" w:space="0" w:color="auto"/>
          </w:divBdr>
        </w:div>
        <w:div w:id="1636832815">
          <w:marLeft w:val="640"/>
          <w:marRight w:val="0"/>
          <w:marTop w:val="0"/>
          <w:marBottom w:val="0"/>
          <w:divBdr>
            <w:top w:val="none" w:sz="0" w:space="0" w:color="auto"/>
            <w:left w:val="none" w:sz="0" w:space="0" w:color="auto"/>
            <w:bottom w:val="none" w:sz="0" w:space="0" w:color="auto"/>
            <w:right w:val="none" w:sz="0" w:space="0" w:color="auto"/>
          </w:divBdr>
        </w:div>
        <w:div w:id="1768110117">
          <w:marLeft w:val="640"/>
          <w:marRight w:val="0"/>
          <w:marTop w:val="0"/>
          <w:marBottom w:val="0"/>
          <w:divBdr>
            <w:top w:val="none" w:sz="0" w:space="0" w:color="auto"/>
            <w:left w:val="none" w:sz="0" w:space="0" w:color="auto"/>
            <w:bottom w:val="none" w:sz="0" w:space="0" w:color="auto"/>
            <w:right w:val="none" w:sz="0" w:space="0" w:color="auto"/>
          </w:divBdr>
        </w:div>
        <w:div w:id="1792164899">
          <w:marLeft w:val="640"/>
          <w:marRight w:val="0"/>
          <w:marTop w:val="0"/>
          <w:marBottom w:val="0"/>
          <w:divBdr>
            <w:top w:val="none" w:sz="0" w:space="0" w:color="auto"/>
            <w:left w:val="none" w:sz="0" w:space="0" w:color="auto"/>
            <w:bottom w:val="none" w:sz="0" w:space="0" w:color="auto"/>
            <w:right w:val="none" w:sz="0" w:space="0" w:color="auto"/>
          </w:divBdr>
        </w:div>
        <w:div w:id="1819034204">
          <w:marLeft w:val="640"/>
          <w:marRight w:val="0"/>
          <w:marTop w:val="0"/>
          <w:marBottom w:val="0"/>
          <w:divBdr>
            <w:top w:val="none" w:sz="0" w:space="0" w:color="auto"/>
            <w:left w:val="none" w:sz="0" w:space="0" w:color="auto"/>
            <w:bottom w:val="none" w:sz="0" w:space="0" w:color="auto"/>
            <w:right w:val="none" w:sz="0" w:space="0" w:color="auto"/>
          </w:divBdr>
        </w:div>
        <w:div w:id="1918174930">
          <w:marLeft w:val="640"/>
          <w:marRight w:val="0"/>
          <w:marTop w:val="0"/>
          <w:marBottom w:val="0"/>
          <w:divBdr>
            <w:top w:val="none" w:sz="0" w:space="0" w:color="auto"/>
            <w:left w:val="none" w:sz="0" w:space="0" w:color="auto"/>
            <w:bottom w:val="none" w:sz="0" w:space="0" w:color="auto"/>
            <w:right w:val="none" w:sz="0" w:space="0" w:color="auto"/>
          </w:divBdr>
        </w:div>
        <w:div w:id="1952590118">
          <w:marLeft w:val="640"/>
          <w:marRight w:val="0"/>
          <w:marTop w:val="0"/>
          <w:marBottom w:val="0"/>
          <w:divBdr>
            <w:top w:val="none" w:sz="0" w:space="0" w:color="auto"/>
            <w:left w:val="none" w:sz="0" w:space="0" w:color="auto"/>
            <w:bottom w:val="none" w:sz="0" w:space="0" w:color="auto"/>
            <w:right w:val="none" w:sz="0" w:space="0" w:color="auto"/>
          </w:divBdr>
        </w:div>
        <w:div w:id="2008511392">
          <w:marLeft w:val="640"/>
          <w:marRight w:val="0"/>
          <w:marTop w:val="0"/>
          <w:marBottom w:val="0"/>
          <w:divBdr>
            <w:top w:val="none" w:sz="0" w:space="0" w:color="auto"/>
            <w:left w:val="none" w:sz="0" w:space="0" w:color="auto"/>
            <w:bottom w:val="none" w:sz="0" w:space="0" w:color="auto"/>
            <w:right w:val="none" w:sz="0" w:space="0" w:color="auto"/>
          </w:divBdr>
        </w:div>
        <w:div w:id="2028830667">
          <w:marLeft w:val="640"/>
          <w:marRight w:val="0"/>
          <w:marTop w:val="0"/>
          <w:marBottom w:val="0"/>
          <w:divBdr>
            <w:top w:val="none" w:sz="0" w:space="0" w:color="auto"/>
            <w:left w:val="none" w:sz="0" w:space="0" w:color="auto"/>
            <w:bottom w:val="none" w:sz="0" w:space="0" w:color="auto"/>
            <w:right w:val="none" w:sz="0" w:space="0" w:color="auto"/>
          </w:divBdr>
        </w:div>
        <w:div w:id="2087878324">
          <w:marLeft w:val="640"/>
          <w:marRight w:val="0"/>
          <w:marTop w:val="0"/>
          <w:marBottom w:val="0"/>
          <w:divBdr>
            <w:top w:val="none" w:sz="0" w:space="0" w:color="auto"/>
            <w:left w:val="none" w:sz="0" w:space="0" w:color="auto"/>
            <w:bottom w:val="none" w:sz="0" w:space="0" w:color="auto"/>
            <w:right w:val="none" w:sz="0" w:space="0" w:color="auto"/>
          </w:divBdr>
        </w:div>
        <w:div w:id="2108109212">
          <w:marLeft w:val="640"/>
          <w:marRight w:val="0"/>
          <w:marTop w:val="0"/>
          <w:marBottom w:val="0"/>
          <w:divBdr>
            <w:top w:val="none" w:sz="0" w:space="0" w:color="auto"/>
            <w:left w:val="none" w:sz="0" w:space="0" w:color="auto"/>
            <w:bottom w:val="none" w:sz="0" w:space="0" w:color="auto"/>
            <w:right w:val="none" w:sz="0" w:space="0" w:color="auto"/>
          </w:divBdr>
        </w:div>
        <w:div w:id="2122602622">
          <w:marLeft w:val="640"/>
          <w:marRight w:val="0"/>
          <w:marTop w:val="0"/>
          <w:marBottom w:val="0"/>
          <w:divBdr>
            <w:top w:val="none" w:sz="0" w:space="0" w:color="auto"/>
            <w:left w:val="none" w:sz="0" w:space="0" w:color="auto"/>
            <w:bottom w:val="none" w:sz="0" w:space="0" w:color="auto"/>
            <w:right w:val="none" w:sz="0" w:space="0" w:color="auto"/>
          </w:divBdr>
        </w:div>
        <w:div w:id="2140804959">
          <w:marLeft w:val="640"/>
          <w:marRight w:val="0"/>
          <w:marTop w:val="0"/>
          <w:marBottom w:val="0"/>
          <w:divBdr>
            <w:top w:val="none" w:sz="0" w:space="0" w:color="auto"/>
            <w:left w:val="none" w:sz="0" w:space="0" w:color="auto"/>
            <w:bottom w:val="none" w:sz="0" w:space="0" w:color="auto"/>
            <w:right w:val="none" w:sz="0" w:space="0" w:color="auto"/>
          </w:divBdr>
        </w:div>
      </w:divsChild>
    </w:div>
    <w:div w:id="259484252">
      <w:bodyDiv w:val="1"/>
      <w:marLeft w:val="0"/>
      <w:marRight w:val="0"/>
      <w:marTop w:val="0"/>
      <w:marBottom w:val="0"/>
      <w:divBdr>
        <w:top w:val="none" w:sz="0" w:space="0" w:color="auto"/>
        <w:left w:val="none" w:sz="0" w:space="0" w:color="auto"/>
        <w:bottom w:val="none" w:sz="0" w:space="0" w:color="auto"/>
        <w:right w:val="none" w:sz="0" w:space="0" w:color="auto"/>
      </w:divBdr>
      <w:divsChild>
        <w:div w:id="1401713656">
          <w:marLeft w:val="0"/>
          <w:marRight w:val="0"/>
          <w:marTop w:val="0"/>
          <w:marBottom w:val="0"/>
          <w:divBdr>
            <w:top w:val="none" w:sz="0" w:space="0" w:color="auto"/>
            <w:left w:val="none" w:sz="0" w:space="0" w:color="auto"/>
            <w:bottom w:val="none" w:sz="0" w:space="0" w:color="auto"/>
            <w:right w:val="none" w:sz="0" w:space="0" w:color="auto"/>
          </w:divBdr>
          <w:divsChild>
            <w:div w:id="1908223014">
              <w:marLeft w:val="0"/>
              <w:marRight w:val="0"/>
              <w:marTop w:val="0"/>
              <w:marBottom w:val="0"/>
              <w:divBdr>
                <w:top w:val="none" w:sz="0" w:space="0" w:color="auto"/>
                <w:left w:val="none" w:sz="0" w:space="0" w:color="auto"/>
                <w:bottom w:val="none" w:sz="0" w:space="0" w:color="auto"/>
                <w:right w:val="none" w:sz="0" w:space="0" w:color="auto"/>
              </w:divBdr>
              <w:divsChild>
                <w:div w:id="158803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37613">
      <w:bodyDiv w:val="1"/>
      <w:marLeft w:val="0"/>
      <w:marRight w:val="0"/>
      <w:marTop w:val="0"/>
      <w:marBottom w:val="0"/>
      <w:divBdr>
        <w:top w:val="none" w:sz="0" w:space="0" w:color="auto"/>
        <w:left w:val="none" w:sz="0" w:space="0" w:color="auto"/>
        <w:bottom w:val="none" w:sz="0" w:space="0" w:color="auto"/>
        <w:right w:val="none" w:sz="0" w:space="0" w:color="auto"/>
      </w:divBdr>
      <w:divsChild>
        <w:div w:id="592271">
          <w:marLeft w:val="640"/>
          <w:marRight w:val="0"/>
          <w:marTop w:val="0"/>
          <w:marBottom w:val="0"/>
          <w:divBdr>
            <w:top w:val="none" w:sz="0" w:space="0" w:color="auto"/>
            <w:left w:val="none" w:sz="0" w:space="0" w:color="auto"/>
            <w:bottom w:val="none" w:sz="0" w:space="0" w:color="auto"/>
            <w:right w:val="none" w:sz="0" w:space="0" w:color="auto"/>
          </w:divBdr>
        </w:div>
        <w:div w:id="53285262">
          <w:marLeft w:val="640"/>
          <w:marRight w:val="0"/>
          <w:marTop w:val="0"/>
          <w:marBottom w:val="0"/>
          <w:divBdr>
            <w:top w:val="none" w:sz="0" w:space="0" w:color="auto"/>
            <w:left w:val="none" w:sz="0" w:space="0" w:color="auto"/>
            <w:bottom w:val="none" w:sz="0" w:space="0" w:color="auto"/>
            <w:right w:val="none" w:sz="0" w:space="0" w:color="auto"/>
          </w:divBdr>
        </w:div>
        <w:div w:id="97605739">
          <w:marLeft w:val="640"/>
          <w:marRight w:val="0"/>
          <w:marTop w:val="0"/>
          <w:marBottom w:val="0"/>
          <w:divBdr>
            <w:top w:val="none" w:sz="0" w:space="0" w:color="auto"/>
            <w:left w:val="none" w:sz="0" w:space="0" w:color="auto"/>
            <w:bottom w:val="none" w:sz="0" w:space="0" w:color="auto"/>
            <w:right w:val="none" w:sz="0" w:space="0" w:color="auto"/>
          </w:divBdr>
        </w:div>
        <w:div w:id="129637835">
          <w:marLeft w:val="640"/>
          <w:marRight w:val="0"/>
          <w:marTop w:val="0"/>
          <w:marBottom w:val="0"/>
          <w:divBdr>
            <w:top w:val="none" w:sz="0" w:space="0" w:color="auto"/>
            <w:left w:val="none" w:sz="0" w:space="0" w:color="auto"/>
            <w:bottom w:val="none" w:sz="0" w:space="0" w:color="auto"/>
            <w:right w:val="none" w:sz="0" w:space="0" w:color="auto"/>
          </w:divBdr>
        </w:div>
        <w:div w:id="173031290">
          <w:marLeft w:val="640"/>
          <w:marRight w:val="0"/>
          <w:marTop w:val="0"/>
          <w:marBottom w:val="0"/>
          <w:divBdr>
            <w:top w:val="none" w:sz="0" w:space="0" w:color="auto"/>
            <w:left w:val="none" w:sz="0" w:space="0" w:color="auto"/>
            <w:bottom w:val="none" w:sz="0" w:space="0" w:color="auto"/>
            <w:right w:val="none" w:sz="0" w:space="0" w:color="auto"/>
          </w:divBdr>
        </w:div>
        <w:div w:id="186138437">
          <w:marLeft w:val="640"/>
          <w:marRight w:val="0"/>
          <w:marTop w:val="0"/>
          <w:marBottom w:val="0"/>
          <w:divBdr>
            <w:top w:val="none" w:sz="0" w:space="0" w:color="auto"/>
            <w:left w:val="none" w:sz="0" w:space="0" w:color="auto"/>
            <w:bottom w:val="none" w:sz="0" w:space="0" w:color="auto"/>
            <w:right w:val="none" w:sz="0" w:space="0" w:color="auto"/>
          </w:divBdr>
        </w:div>
        <w:div w:id="198781860">
          <w:marLeft w:val="640"/>
          <w:marRight w:val="0"/>
          <w:marTop w:val="0"/>
          <w:marBottom w:val="0"/>
          <w:divBdr>
            <w:top w:val="none" w:sz="0" w:space="0" w:color="auto"/>
            <w:left w:val="none" w:sz="0" w:space="0" w:color="auto"/>
            <w:bottom w:val="none" w:sz="0" w:space="0" w:color="auto"/>
            <w:right w:val="none" w:sz="0" w:space="0" w:color="auto"/>
          </w:divBdr>
        </w:div>
        <w:div w:id="206336235">
          <w:marLeft w:val="640"/>
          <w:marRight w:val="0"/>
          <w:marTop w:val="0"/>
          <w:marBottom w:val="0"/>
          <w:divBdr>
            <w:top w:val="none" w:sz="0" w:space="0" w:color="auto"/>
            <w:left w:val="none" w:sz="0" w:space="0" w:color="auto"/>
            <w:bottom w:val="none" w:sz="0" w:space="0" w:color="auto"/>
            <w:right w:val="none" w:sz="0" w:space="0" w:color="auto"/>
          </w:divBdr>
        </w:div>
        <w:div w:id="216939316">
          <w:marLeft w:val="640"/>
          <w:marRight w:val="0"/>
          <w:marTop w:val="0"/>
          <w:marBottom w:val="0"/>
          <w:divBdr>
            <w:top w:val="none" w:sz="0" w:space="0" w:color="auto"/>
            <w:left w:val="none" w:sz="0" w:space="0" w:color="auto"/>
            <w:bottom w:val="none" w:sz="0" w:space="0" w:color="auto"/>
            <w:right w:val="none" w:sz="0" w:space="0" w:color="auto"/>
          </w:divBdr>
        </w:div>
        <w:div w:id="234626777">
          <w:marLeft w:val="640"/>
          <w:marRight w:val="0"/>
          <w:marTop w:val="0"/>
          <w:marBottom w:val="0"/>
          <w:divBdr>
            <w:top w:val="none" w:sz="0" w:space="0" w:color="auto"/>
            <w:left w:val="none" w:sz="0" w:space="0" w:color="auto"/>
            <w:bottom w:val="none" w:sz="0" w:space="0" w:color="auto"/>
            <w:right w:val="none" w:sz="0" w:space="0" w:color="auto"/>
          </w:divBdr>
        </w:div>
        <w:div w:id="244843235">
          <w:marLeft w:val="640"/>
          <w:marRight w:val="0"/>
          <w:marTop w:val="0"/>
          <w:marBottom w:val="0"/>
          <w:divBdr>
            <w:top w:val="none" w:sz="0" w:space="0" w:color="auto"/>
            <w:left w:val="none" w:sz="0" w:space="0" w:color="auto"/>
            <w:bottom w:val="none" w:sz="0" w:space="0" w:color="auto"/>
            <w:right w:val="none" w:sz="0" w:space="0" w:color="auto"/>
          </w:divBdr>
        </w:div>
        <w:div w:id="247885052">
          <w:marLeft w:val="640"/>
          <w:marRight w:val="0"/>
          <w:marTop w:val="0"/>
          <w:marBottom w:val="0"/>
          <w:divBdr>
            <w:top w:val="none" w:sz="0" w:space="0" w:color="auto"/>
            <w:left w:val="none" w:sz="0" w:space="0" w:color="auto"/>
            <w:bottom w:val="none" w:sz="0" w:space="0" w:color="auto"/>
            <w:right w:val="none" w:sz="0" w:space="0" w:color="auto"/>
          </w:divBdr>
        </w:div>
        <w:div w:id="278611623">
          <w:marLeft w:val="640"/>
          <w:marRight w:val="0"/>
          <w:marTop w:val="0"/>
          <w:marBottom w:val="0"/>
          <w:divBdr>
            <w:top w:val="none" w:sz="0" w:space="0" w:color="auto"/>
            <w:left w:val="none" w:sz="0" w:space="0" w:color="auto"/>
            <w:bottom w:val="none" w:sz="0" w:space="0" w:color="auto"/>
            <w:right w:val="none" w:sz="0" w:space="0" w:color="auto"/>
          </w:divBdr>
        </w:div>
        <w:div w:id="347567759">
          <w:marLeft w:val="640"/>
          <w:marRight w:val="0"/>
          <w:marTop w:val="0"/>
          <w:marBottom w:val="0"/>
          <w:divBdr>
            <w:top w:val="none" w:sz="0" w:space="0" w:color="auto"/>
            <w:left w:val="none" w:sz="0" w:space="0" w:color="auto"/>
            <w:bottom w:val="none" w:sz="0" w:space="0" w:color="auto"/>
            <w:right w:val="none" w:sz="0" w:space="0" w:color="auto"/>
          </w:divBdr>
        </w:div>
        <w:div w:id="475756861">
          <w:marLeft w:val="640"/>
          <w:marRight w:val="0"/>
          <w:marTop w:val="0"/>
          <w:marBottom w:val="0"/>
          <w:divBdr>
            <w:top w:val="none" w:sz="0" w:space="0" w:color="auto"/>
            <w:left w:val="none" w:sz="0" w:space="0" w:color="auto"/>
            <w:bottom w:val="none" w:sz="0" w:space="0" w:color="auto"/>
            <w:right w:val="none" w:sz="0" w:space="0" w:color="auto"/>
          </w:divBdr>
        </w:div>
        <w:div w:id="476915644">
          <w:marLeft w:val="640"/>
          <w:marRight w:val="0"/>
          <w:marTop w:val="0"/>
          <w:marBottom w:val="0"/>
          <w:divBdr>
            <w:top w:val="none" w:sz="0" w:space="0" w:color="auto"/>
            <w:left w:val="none" w:sz="0" w:space="0" w:color="auto"/>
            <w:bottom w:val="none" w:sz="0" w:space="0" w:color="auto"/>
            <w:right w:val="none" w:sz="0" w:space="0" w:color="auto"/>
          </w:divBdr>
        </w:div>
        <w:div w:id="606666866">
          <w:marLeft w:val="640"/>
          <w:marRight w:val="0"/>
          <w:marTop w:val="0"/>
          <w:marBottom w:val="0"/>
          <w:divBdr>
            <w:top w:val="none" w:sz="0" w:space="0" w:color="auto"/>
            <w:left w:val="none" w:sz="0" w:space="0" w:color="auto"/>
            <w:bottom w:val="none" w:sz="0" w:space="0" w:color="auto"/>
            <w:right w:val="none" w:sz="0" w:space="0" w:color="auto"/>
          </w:divBdr>
        </w:div>
        <w:div w:id="637607813">
          <w:marLeft w:val="640"/>
          <w:marRight w:val="0"/>
          <w:marTop w:val="0"/>
          <w:marBottom w:val="0"/>
          <w:divBdr>
            <w:top w:val="none" w:sz="0" w:space="0" w:color="auto"/>
            <w:left w:val="none" w:sz="0" w:space="0" w:color="auto"/>
            <w:bottom w:val="none" w:sz="0" w:space="0" w:color="auto"/>
            <w:right w:val="none" w:sz="0" w:space="0" w:color="auto"/>
          </w:divBdr>
        </w:div>
        <w:div w:id="859782835">
          <w:marLeft w:val="640"/>
          <w:marRight w:val="0"/>
          <w:marTop w:val="0"/>
          <w:marBottom w:val="0"/>
          <w:divBdr>
            <w:top w:val="none" w:sz="0" w:space="0" w:color="auto"/>
            <w:left w:val="none" w:sz="0" w:space="0" w:color="auto"/>
            <w:bottom w:val="none" w:sz="0" w:space="0" w:color="auto"/>
            <w:right w:val="none" w:sz="0" w:space="0" w:color="auto"/>
          </w:divBdr>
        </w:div>
        <w:div w:id="868638132">
          <w:marLeft w:val="640"/>
          <w:marRight w:val="0"/>
          <w:marTop w:val="0"/>
          <w:marBottom w:val="0"/>
          <w:divBdr>
            <w:top w:val="none" w:sz="0" w:space="0" w:color="auto"/>
            <w:left w:val="none" w:sz="0" w:space="0" w:color="auto"/>
            <w:bottom w:val="none" w:sz="0" w:space="0" w:color="auto"/>
            <w:right w:val="none" w:sz="0" w:space="0" w:color="auto"/>
          </w:divBdr>
        </w:div>
        <w:div w:id="889069940">
          <w:marLeft w:val="640"/>
          <w:marRight w:val="0"/>
          <w:marTop w:val="0"/>
          <w:marBottom w:val="0"/>
          <w:divBdr>
            <w:top w:val="none" w:sz="0" w:space="0" w:color="auto"/>
            <w:left w:val="none" w:sz="0" w:space="0" w:color="auto"/>
            <w:bottom w:val="none" w:sz="0" w:space="0" w:color="auto"/>
            <w:right w:val="none" w:sz="0" w:space="0" w:color="auto"/>
          </w:divBdr>
        </w:div>
        <w:div w:id="894197369">
          <w:marLeft w:val="640"/>
          <w:marRight w:val="0"/>
          <w:marTop w:val="0"/>
          <w:marBottom w:val="0"/>
          <w:divBdr>
            <w:top w:val="none" w:sz="0" w:space="0" w:color="auto"/>
            <w:left w:val="none" w:sz="0" w:space="0" w:color="auto"/>
            <w:bottom w:val="none" w:sz="0" w:space="0" w:color="auto"/>
            <w:right w:val="none" w:sz="0" w:space="0" w:color="auto"/>
          </w:divBdr>
        </w:div>
        <w:div w:id="945423050">
          <w:marLeft w:val="640"/>
          <w:marRight w:val="0"/>
          <w:marTop w:val="0"/>
          <w:marBottom w:val="0"/>
          <w:divBdr>
            <w:top w:val="none" w:sz="0" w:space="0" w:color="auto"/>
            <w:left w:val="none" w:sz="0" w:space="0" w:color="auto"/>
            <w:bottom w:val="none" w:sz="0" w:space="0" w:color="auto"/>
            <w:right w:val="none" w:sz="0" w:space="0" w:color="auto"/>
          </w:divBdr>
        </w:div>
        <w:div w:id="985625151">
          <w:marLeft w:val="640"/>
          <w:marRight w:val="0"/>
          <w:marTop w:val="0"/>
          <w:marBottom w:val="0"/>
          <w:divBdr>
            <w:top w:val="none" w:sz="0" w:space="0" w:color="auto"/>
            <w:left w:val="none" w:sz="0" w:space="0" w:color="auto"/>
            <w:bottom w:val="none" w:sz="0" w:space="0" w:color="auto"/>
            <w:right w:val="none" w:sz="0" w:space="0" w:color="auto"/>
          </w:divBdr>
        </w:div>
        <w:div w:id="1023245073">
          <w:marLeft w:val="640"/>
          <w:marRight w:val="0"/>
          <w:marTop w:val="0"/>
          <w:marBottom w:val="0"/>
          <w:divBdr>
            <w:top w:val="none" w:sz="0" w:space="0" w:color="auto"/>
            <w:left w:val="none" w:sz="0" w:space="0" w:color="auto"/>
            <w:bottom w:val="none" w:sz="0" w:space="0" w:color="auto"/>
            <w:right w:val="none" w:sz="0" w:space="0" w:color="auto"/>
          </w:divBdr>
        </w:div>
        <w:div w:id="1082678532">
          <w:marLeft w:val="640"/>
          <w:marRight w:val="0"/>
          <w:marTop w:val="0"/>
          <w:marBottom w:val="0"/>
          <w:divBdr>
            <w:top w:val="none" w:sz="0" w:space="0" w:color="auto"/>
            <w:left w:val="none" w:sz="0" w:space="0" w:color="auto"/>
            <w:bottom w:val="none" w:sz="0" w:space="0" w:color="auto"/>
            <w:right w:val="none" w:sz="0" w:space="0" w:color="auto"/>
          </w:divBdr>
        </w:div>
        <w:div w:id="1129931880">
          <w:marLeft w:val="640"/>
          <w:marRight w:val="0"/>
          <w:marTop w:val="0"/>
          <w:marBottom w:val="0"/>
          <w:divBdr>
            <w:top w:val="none" w:sz="0" w:space="0" w:color="auto"/>
            <w:left w:val="none" w:sz="0" w:space="0" w:color="auto"/>
            <w:bottom w:val="none" w:sz="0" w:space="0" w:color="auto"/>
            <w:right w:val="none" w:sz="0" w:space="0" w:color="auto"/>
          </w:divBdr>
        </w:div>
        <w:div w:id="1154447647">
          <w:marLeft w:val="640"/>
          <w:marRight w:val="0"/>
          <w:marTop w:val="0"/>
          <w:marBottom w:val="0"/>
          <w:divBdr>
            <w:top w:val="none" w:sz="0" w:space="0" w:color="auto"/>
            <w:left w:val="none" w:sz="0" w:space="0" w:color="auto"/>
            <w:bottom w:val="none" w:sz="0" w:space="0" w:color="auto"/>
            <w:right w:val="none" w:sz="0" w:space="0" w:color="auto"/>
          </w:divBdr>
        </w:div>
        <w:div w:id="1220433705">
          <w:marLeft w:val="640"/>
          <w:marRight w:val="0"/>
          <w:marTop w:val="0"/>
          <w:marBottom w:val="0"/>
          <w:divBdr>
            <w:top w:val="none" w:sz="0" w:space="0" w:color="auto"/>
            <w:left w:val="none" w:sz="0" w:space="0" w:color="auto"/>
            <w:bottom w:val="none" w:sz="0" w:space="0" w:color="auto"/>
            <w:right w:val="none" w:sz="0" w:space="0" w:color="auto"/>
          </w:divBdr>
        </w:div>
        <w:div w:id="1222062891">
          <w:marLeft w:val="640"/>
          <w:marRight w:val="0"/>
          <w:marTop w:val="0"/>
          <w:marBottom w:val="0"/>
          <w:divBdr>
            <w:top w:val="none" w:sz="0" w:space="0" w:color="auto"/>
            <w:left w:val="none" w:sz="0" w:space="0" w:color="auto"/>
            <w:bottom w:val="none" w:sz="0" w:space="0" w:color="auto"/>
            <w:right w:val="none" w:sz="0" w:space="0" w:color="auto"/>
          </w:divBdr>
        </w:div>
        <w:div w:id="1339426715">
          <w:marLeft w:val="640"/>
          <w:marRight w:val="0"/>
          <w:marTop w:val="0"/>
          <w:marBottom w:val="0"/>
          <w:divBdr>
            <w:top w:val="none" w:sz="0" w:space="0" w:color="auto"/>
            <w:left w:val="none" w:sz="0" w:space="0" w:color="auto"/>
            <w:bottom w:val="none" w:sz="0" w:space="0" w:color="auto"/>
            <w:right w:val="none" w:sz="0" w:space="0" w:color="auto"/>
          </w:divBdr>
        </w:div>
        <w:div w:id="1344017713">
          <w:marLeft w:val="640"/>
          <w:marRight w:val="0"/>
          <w:marTop w:val="0"/>
          <w:marBottom w:val="0"/>
          <w:divBdr>
            <w:top w:val="none" w:sz="0" w:space="0" w:color="auto"/>
            <w:left w:val="none" w:sz="0" w:space="0" w:color="auto"/>
            <w:bottom w:val="none" w:sz="0" w:space="0" w:color="auto"/>
            <w:right w:val="none" w:sz="0" w:space="0" w:color="auto"/>
          </w:divBdr>
        </w:div>
        <w:div w:id="1347975852">
          <w:marLeft w:val="640"/>
          <w:marRight w:val="0"/>
          <w:marTop w:val="0"/>
          <w:marBottom w:val="0"/>
          <w:divBdr>
            <w:top w:val="none" w:sz="0" w:space="0" w:color="auto"/>
            <w:left w:val="none" w:sz="0" w:space="0" w:color="auto"/>
            <w:bottom w:val="none" w:sz="0" w:space="0" w:color="auto"/>
            <w:right w:val="none" w:sz="0" w:space="0" w:color="auto"/>
          </w:divBdr>
        </w:div>
        <w:div w:id="1369522795">
          <w:marLeft w:val="640"/>
          <w:marRight w:val="0"/>
          <w:marTop w:val="0"/>
          <w:marBottom w:val="0"/>
          <w:divBdr>
            <w:top w:val="none" w:sz="0" w:space="0" w:color="auto"/>
            <w:left w:val="none" w:sz="0" w:space="0" w:color="auto"/>
            <w:bottom w:val="none" w:sz="0" w:space="0" w:color="auto"/>
            <w:right w:val="none" w:sz="0" w:space="0" w:color="auto"/>
          </w:divBdr>
        </w:div>
        <w:div w:id="1476490468">
          <w:marLeft w:val="640"/>
          <w:marRight w:val="0"/>
          <w:marTop w:val="0"/>
          <w:marBottom w:val="0"/>
          <w:divBdr>
            <w:top w:val="none" w:sz="0" w:space="0" w:color="auto"/>
            <w:left w:val="none" w:sz="0" w:space="0" w:color="auto"/>
            <w:bottom w:val="none" w:sz="0" w:space="0" w:color="auto"/>
            <w:right w:val="none" w:sz="0" w:space="0" w:color="auto"/>
          </w:divBdr>
        </w:div>
        <w:div w:id="1511993377">
          <w:marLeft w:val="640"/>
          <w:marRight w:val="0"/>
          <w:marTop w:val="0"/>
          <w:marBottom w:val="0"/>
          <w:divBdr>
            <w:top w:val="none" w:sz="0" w:space="0" w:color="auto"/>
            <w:left w:val="none" w:sz="0" w:space="0" w:color="auto"/>
            <w:bottom w:val="none" w:sz="0" w:space="0" w:color="auto"/>
            <w:right w:val="none" w:sz="0" w:space="0" w:color="auto"/>
          </w:divBdr>
        </w:div>
        <w:div w:id="1583179347">
          <w:marLeft w:val="640"/>
          <w:marRight w:val="0"/>
          <w:marTop w:val="0"/>
          <w:marBottom w:val="0"/>
          <w:divBdr>
            <w:top w:val="none" w:sz="0" w:space="0" w:color="auto"/>
            <w:left w:val="none" w:sz="0" w:space="0" w:color="auto"/>
            <w:bottom w:val="none" w:sz="0" w:space="0" w:color="auto"/>
            <w:right w:val="none" w:sz="0" w:space="0" w:color="auto"/>
          </w:divBdr>
        </w:div>
        <w:div w:id="1615987797">
          <w:marLeft w:val="640"/>
          <w:marRight w:val="0"/>
          <w:marTop w:val="0"/>
          <w:marBottom w:val="0"/>
          <w:divBdr>
            <w:top w:val="none" w:sz="0" w:space="0" w:color="auto"/>
            <w:left w:val="none" w:sz="0" w:space="0" w:color="auto"/>
            <w:bottom w:val="none" w:sz="0" w:space="0" w:color="auto"/>
            <w:right w:val="none" w:sz="0" w:space="0" w:color="auto"/>
          </w:divBdr>
        </w:div>
        <w:div w:id="1694304337">
          <w:marLeft w:val="640"/>
          <w:marRight w:val="0"/>
          <w:marTop w:val="0"/>
          <w:marBottom w:val="0"/>
          <w:divBdr>
            <w:top w:val="none" w:sz="0" w:space="0" w:color="auto"/>
            <w:left w:val="none" w:sz="0" w:space="0" w:color="auto"/>
            <w:bottom w:val="none" w:sz="0" w:space="0" w:color="auto"/>
            <w:right w:val="none" w:sz="0" w:space="0" w:color="auto"/>
          </w:divBdr>
        </w:div>
        <w:div w:id="1714229545">
          <w:marLeft w:val="640"/>
          <w:marRight w:val="0"/>
          <w:marTop w:val="0"/>
          <w:marBottom w:val="0"/>
          <w:divBdr>
            <w:top w:val="none" w:sz="0" w:space="0" w:color="auto"/>
            <w:left w:val="none" w:sz="0" w:space="0" w:color="auto"/>
            <w:bottom w:val="none" w:sz="0" w:space="0" w:color="auto"/>
            <w:right w:val="none" w:sz="0" w:space="0" w:color="auto"/>
          </w:divBdr>
        </w:div>
        <w:div w:id="1747415219">
          <w:marLeft w:val="640"/>
          <w:marRight w:val="0"/>
          <w:marTop w:val="0"/>
          <w:marBottom w:val="0"/>
          <w:divBdr>
            <w:top w:val="none" w:sz="0" w:space="0" w:color="auto"/>
            <w:left w:val="none" w:sz="0" w:space="0" w:color="auto"/>
            <w:bottom w:val="none" w:sz="0" w:space="0" w:color="auto"/>
            <w:right w:val="none" w:sz="0" w:space="0" w:color="auto"/>
          </w:divBdr>
        </w:div>
        <w:div w:id="1815177811">
          <w:marLeft w:val="640"/>
          <w:marRight w:val="0"/>
          <w:marTop w:val="0"/>
          <w:marBottom w:val="0"/>
          <w:divBdr>
            <w:top w:val="none" w:sz="0" w:space="0" w:color="auto"/>
            <w:left w:val="none" w:sz="0" w:space="0" w:color="auto"/>
            <w:bottom w:val="none" w:sz="0" w:space="0" w:color="auto"/>
            <w:right w:val="none" w:sz="0" w:space="0" w:color="auto"/>
          </w:divBdr>
        </w:div>
        <w:div w:id="1849253007">
          <w:marLeft w:val="640"/>
          <w:marRight w:val="0"/>
          <w:marTop w:val="0"/>
          <w:marBottom w:val="0"/>
          <w:divBdr>
            <w:top w:val="none" w:sz="0" w:space="0" w:color="auto"/>
            <w:left w:val="none" w:sz="0" w:space="0" w:color="auto"/>
            <w:bottom w:val="none" w:sz="0" w:space="0" w:color="auto"/>
            <w:right w:val="none" w:sz="0" w:space="0" w:color="auto"/>
          </w:divBdr>
        </w:div>
        <w:div w:id="1863935771">
          <w:marLeft w:val="640"/>
          <w:marRight w:val="0"/>
          <w:marTop w:val="0"/>
          <w:marBottom w:val="0"/>
          <w:divBdr>
            <w:top w:val="none" w:sz="0" w:space="0" w:color="auto"/>
            <w:left w:val="none" w:sz="0" w:space="0" w:color="auto"/>
            <w:bottom w:val="none" w:sz="0" w:space="0" w:color="auto"/>
            <w:right w:val="none" w:sz="0" w:space="0" w:color="auto"/>
          </w:divBdr>
        </w:div>
        <w:div w:id="1870991097">
          <w:marLeft w:val="640"/>
          <w:marRight w:val="0"/>
          <w:marTop w:val="0"/>
          <w:marBottom w:val="0"/>
          <w:divBdr>
            <w:top w:val="none" w:sz="0" w:space="0" w:color="auto"/>
            <w:left w:val="none" w:sz="0" w:space="0" w:color="auto"/>
            <w:bottom w:val="none" w:sz="0" w:space="0" w:color="auto"/>
            <w:right w:val="none" w:sz="0" w:space="0" w:color="auto"/>
          </w:divBdr>
        </w:div>
        <w:div w:id="1931041374">
          <w:marLeft w:val="640"/>
          <w:marRight w:val="0"/>
          <w:marTop w:val="0"/>
          <w:marBottom w:val="0"/>
          <w:divBdr>
            <w:top w:val="none" w:sz="0" w:space="0" w:color="auto"/>
            <w:left w:val="none" w:sz="0" w:space="0" w:color="auto"/>
            <w:bottom w:val="none" w:sz="0" w:space="0" w:color="auto"/>
            <w:right w:val="none" w:sz="0" w:space="0" w:color="auto"/>
          </w:divBdr>
        </w:div>
        <w:div w:id="1936354231">
          <w:marLeft w:val="640"/>
          <w:marRight w:val="0"/>
          <w:marTop w:val="0"/>
          <w:marBottom w:val="0"/>
          <w:divBdr>
            <w:top w:val="none" w:sz="0" w:space="0" w:color="auto"/>
            <w:left w:val="none" w:sz="0" w:space="0" w:color="auto"/>
            <w:bottom w:val="none" w:sz="0" w:space="0" w:color="auto"/>
            <w:right w:val="none" w:sz="0" w:space="0" w:color="auto"/>
          </w:divBdr>
        </w:div>
        <w:div w:id="1943491623">
          <w:marLeft w:val="640"/>
          <w:marRight w:val="0"/>
          <w:marTop w:val="0"/>
          <w:marBottom w:val="0"/>
          <w:divBdr>
            <w:top w:val="none" w:sz="0" w:space="0" w:color="auto"/>
            <w:left w:val="none" w:sz="0" w:space="0" w:color="auto"/>
            <w:bottom w:val="none" w:sz="0" w:space="0" w:color="auto"/>
            <w:right w:val="none" w:sz="0" w:space="0" w:color="auto"/>
          </w:divBdr>
        </w:div>
        <w:div w:id="2014599846">
          <w:marLeft w:val="640"/>
          <w:marRight w:val="0"/>
          <w:marTop w:val="0"/>
          <w:marBottom w:val="0"/>
          <w:divBdr>
            <w:top w:val="none" w:sz="0" w:space="0" w:color="auto"/>
            <w:left w:val="none" w:sz="0" w:space="0" w:color="auto"/>
            <w:bottom w:val="none" w:sz="0" w:space="0" w:color="auto"/>
            <w:right w:val="none" w:sz="0" w:space="0" w:color="auto"/>
          </w:divBdr>
        </w:div>
        <w:div w:id="2026442350">
          <w:marLeft w:val="640"/>
          <w:marRight w:val="0"/>
          <w:marTop w:val="0"/>
          <w:marBottom w:val="0"/>
          <w:divBdr>
            <w:top w:val="none" w:sz="0" w:space="0" w:color="auto"/>
            <w:left w:val="none" w:sz="0" w:space="0" w:color="auto"/>
            <w:bottom w:val="none" w:sz="0" w:space="0" w:color="auto"/>
            <w:right w:val="none" w:sz="0" w:space="0" w:color="auto"/>
          </w:divBdr>
        </w:div>
        <w:div w:id="2076540344">
          <w:marLeft w:val="640"/>
          <w:marRight w:val="0"/>
          <w:marTop w:val="0"/>
          <w:marBottom w:val="0"/>
          <w:divBdr>
            <w:top w:val="none" w:sz="0" w:space="0" w:color="auto"/>
            <w:left w:val="none" w:sz="0" w:space="0" w:color="auto"/>
            <w:bottom w:val="none" w:sz="0" w:space="0" w:color="auto"/>
            <w:right w:val="none" w:sz="0" w:space="0" w:color="auto"/>
          </w:divBdr>
        </w:div>
        <w:div w:id="2106415717">
          <w:marLeft w:val="640"/>
          <w:marRight w:val="0"/>
          <w:marTop w:val="0"/>
          <w:marBottom w:val="0"/>
          <w:divBdr>
            <w:top w:val="none" w:sz="0" w:space="0" w:color="auto"/>
            <w:left w:val="none" w:sz="0" w:space="0" w:color="auto"/>
            <w:bottom w:val="none" w:sz="0" w:space="0" w:color="auto"/>
            <w:right w:val="none" w:sz="0" w:space="0" w:color="auto"/>
          </w:divBdr>
        </w:div>
        <w:div w:id="2129620185">
          <w:marLeft w:val="640"/>
          <w:marRight w:val="0"/>
          <w:marTop w:val="0"/>
          <w:marBottom w:val="0"/>
          <w:divBdr>
            <w:top w:val="none" w:sz="0" w:space="0" w:color="auto"/>
            <w:left w:val="none" w:sz="0" w:space="0" w:color="auto"/>
            <w:bottom w:val="none" w:sz="0" w:space="0" w:color="auto"/>
            <w:right w:val="none" w:sz="0" w:space="0" w:color="auto"/>
          </w:divBdr>
        </w:div>
      </w:divsChild>
    </w:div>
    <w:div w:id="288707861">
      <w:bodyDiv w:val="1"/>
      <w:marLeft w:val="0"/>
      <w:marRight w:val="0"/>
      <w:marTop w:val="0"/>
      <w:marBottom w:val="0"/>
      <w:divBdr>
        <w:top w:val="none" w:sz="0" w:space="0" w:color="auto"/>
        <w:left w:val="none" w:sz="0" w:space="0" w:color="auto"/>
        <w:bottom w:val="none" w:sz="0" w:space="0" w:color="auto"/>
        <w:right w:val="none" w:sz="0" w:space="0" w:color="auto"/>
      </w:divBdr>
      <w:divsChild>
        <w:div w:id="725105542">
          <w:marLeft w:val="0"/>
          <w:marRight w:val="0"/>
          <w:marTop w:val="0"/>
          <w:marBottom w:val="0"/>
          <w:divBdr>
            <w:top w:val="none" w:sz="0" w:space="0" w:color="auto"/>
            <w:left w:val="none" w:sz="0" w:space="0" w:color="auto"/>
            <w:bottom w:val="none" w:sz="0" w:space="0" w:color="auto"/>
            <w:right w:val="none" w:sz="0" w:space="0" w:color="auto"/>
          </w:divBdr>
          <w:divsChild>
            <w:div w:id="1762794242">
              <w:marLeft w:val="0"/>
              <w:marRight w:val="0"/>
              <w:marTop w:val="0"/>
              <w:marBottom w:val="0"/>
              <w:divBdr>
                <w:top w:val="none" w:sz="0" w:space="0" w:color="auto"/>
                <w:left w:val="none" w:sz="0" w:space="0" w:color="auto"/>
                <w:bottom w:val="none" w:sz="0" w:space="0" w:color="auto"/>
                <w:right w:val="none" w:sz="0" w:space="0" w:color="auto"/>
              </w:divBdr>
              <w:divsChild>
                <w:div w:id="9686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722560">
      <w:bodyDiv w:val="1"/>
      <w:marLeft w:val="0"/>
      <w:marRight w:val="0"/>
      <w:marTop w:val="0"/>
      <w:marBottom w:val="0"/>
      <w:divBdr>
        <w:top w:val="none" w:sz="0" w:space="0" w:color="auto"/>
        <w:left w:val="none" w:sz="0" w:space="0" w:color="auto"/>
        <w:bottom w:val="none" w:sz="0" w:space="0" w:color="auto"/>
        <w:right w:val="none" w:sz="0" w:space="0" w:color="auto"/>
      </w:divBdr>
      <w:divsChild>
        <w:div w:id="1257206125">
          <w:marLeft w:val="0"/>
          <w:marRight w:val="0"/>
          <w:marTop w:val="0"/>
          <w:marBottom w:val="0"/>
          <w:divBdr>
            <w:top w:val="none" w:sz="0" w:space="0" w:color="auto"/>
            <w:left w:val="none" w:sz="0" w:space="0" w:color="auto"/>
            <w:bottom w:val="none" w:sz="0" w:space="0" w:color="auto"/>
            <w:right w:val="none" w:sz="0" w:space="0" w:color="auto"/>
          </w:divBdr>
          <w:divsChild>
            <w:div w:id="1363170422">
              <w:marLeft w:val="0"/>
              <w:marRight w:val="0"/>
              <w:marTop w:val="0"/>
              <w:marBottom w:val="0"/>
              <w:divBdr>
                <w:top w:val="none" w:sz="0" w:space="0" w:color="auto"/>
                <w:left w:val="none" w:sz="0" w:space="0" w:color="auto"/>
                <w:bottom w:val="none" w:sz="0" w:space="0" w:color="auto"/>
                <w:right w:val="none" w:sz="0" w:space="0" w:color="auto"/>
              </w:divBdr>
              <w:divsChild>
                <w:div w:id="11833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800825">
      <w:bodyDiv w:val="1"/>
      <w:marLeft w:val="0"/>
      <w:marRight w:val="0"/>
      <w:marTop w:val="0"/>
      <w:marBottom w:val="0"/>
      <w:divBdr>
        <w:top w:val="none" w:sz="0" w:space="0" w:color="auto"/>
        <w:left w:val="none" w:sz="0" w:space="0" w:color="auto"/>
        <w:bottom w:val="none" w:sz="0" w:space="0" w:color="auto"/>
        <w:right w:val="none" w:sz="0" w:space="0" w:color="auto"/>
      </w:divBdr>
    </w:div>
    <w:div w:id="322977416">
      <w:bodyDiv w:val="1"/>
      <w:marLeft w:val="0"/>
      <w:marRight w:val="0"/>
      <w:marTop w:val="0"/>
      <w:marBottom w:val="0"/>
      <w:divBdr>
        <w:top w:val="none" w:sz="0" w:space="0" w:color="auto"/>
        <w:left w:val="none" w:sz="0" w:space="0" w:color="auto"/>
        <w:bottom w:val="none" w:sz="0" w:space="0" w:color="auto"/>
        <w:right w:val="none" w:sz="0" w:space="0" w:color="auto"/>
      </w:divBdr>
    </w:div>
    <w:div w:id="343747137">
      <w:bodyDiv w:val="1"/>
      <w:marLeft w:val="0"/>
      <w:marRight w:val="0"/>
      <w:marTop w:val="0"/>
      <w:marBottom w:val="0"/>
      <w:divBdr>
        <w:top w:val="none" w:sz="0" w:space="0" w:color="auto"/>
        <w:left w:val="none" w:sz="0" w:space="0" w:color="auto"/>
        <w:bottom w:val="none" w:sz="0" w:space="0" w:color="auto"/>
        <w:right w:val="none" w:sz="0" w:space="0" w:color="auto"/>
      </w:divBdr>
      <w:divsChild>
        <w:div w:id="46415442">
          <w:marLeft w:val="640"/>
          <w:marRight w:val="0"/>
          <w:marTop w:val="0"/>
          <w:marBottom w:val="0"/>
          <w:divBdr>
            <w:top w:val="none" w:sz="0" w:space="0" w:color="auto"/>
            <w:left w:val="none" w:sz="0" w:space="0" w:color="auto"/>
            <w:bottom w:val="none" w:sz="0" w:space="0" w:color="auto"/>
            <w:right w:val="none" w:sz="0" w:space="0" w:color="auto"/>
          </w:divBdr>
        </w:div>
        <w:div w:id="116997105">
          <w:marLeft w:val="640"/>
          <w:marRight w:val="0"/>
          <w:marTop w:val="0"/>
          <w:marBottom w:val="0"/>
          <w:divBdr>
            <w:top w:val="none" w:sz="0" w:space="0" w:color="auto"/>
            <w:left w:val="none" w:sz="0" w:space="0" w:color="auto"/>
            <w:bottom w:val="none" w:sz="0" w:space="0" w:color="auto"/>
            <w:right w:val="none" w:sz="0" w:space="0" w:color="auto"/>
          </w:divBdr>
        </w:div>
        <w:div w:id="120344253">
          <w:marLeft w:val="640"/>
          <w:marRight w:val="0"/>
          <w:marTop w:val="0"/>
          <w:marBottom w:val="0"/>
          <w:divBdr>
            <w:top w:val="none" w:sz="0" w:space="0" w:color="auto"/>
            <w:left w:val="none" w:sz="0" w:space="0" w:color="auto"/>
            <w:bottom w:val="none" w:sz="0" w:space="0" w:color="auto"/>
            <w:right w:val="none" w:sz="0" w:space="0" w:color="auto"/>
          </w:divBdr>
        </w:div>
        <w:div w:id="144705685">
          <w:marLeft w:val="640"/>
          <w:marRight w:val="0"/>
          <w:marTop w:val="0"/>
          <w:marBottom w:val="0"/>
          <w:divBdr>
            <w:top w:val="none" w:sz="0" w:space="0" w:color="auto"/>
            <w:left w:val="none" w:sz="0" w:space="0" w:color="auto"/>
            <w:bottom w:val="none" w:sz="0" w:space="0" w:color="auto"/>
            <w:right w:val="none" w:sz="0" w:space="0" w:color="auto"/>
          </w:divBdr>
        </w:div>
        <w:div w:id="211043091">
          <w:marLeft w:val="640"/>
          <w:marRight w:val="0"/>
          <w:marTop w:val="0"/>
          <w:marBottom w:val="0"/>
          <w:divBdr>
            <w:top w:val="none" w:sz="0" w:space="0" w:color="auto"/>
            <w:left w:val="none" w:sz="0" w:space="0" w:color="auto"/>
            <w:bottom w:val="none" w:sz="0" w:space="0" w:color="auto"/>
            <w:right w:val="none" w:sz="0" w:space="0" w:color="auto"/>
          </w:divBdr>
        </w:div>
        <w:div w:id="221524531">
          <w:marLeft w:val="640"/>
          <w:marRight w:val="0"/>
          <w:marTop w:val="0"/>
          <w:marBottom w:val="0"/>
          <w:divBdr>
            <w:top w:val="none" w:sz="0" w:space="0" w:color="auto"/>
            <w:left w:val="none" w:sz="0" w:space="0" w:color="auto"/>
            <w:bottom w:val="none" w:sz="0" w:space="0" w:color="auto"/>
            <w:right w:val="none" w:sz="0" w:space="0" w:color="auto"/>
          </w:divBdr>
        </w:div>
        <w:div w:id="251667510">
          <w:marLeft w:val="640"/>
          <w:marRight w:val="0"/>
          <w:marTop w:val="0"/>
          <w:marBottom w:val="0"/>
          <w:divBdr>
            <w:top w:val="none" w:sz="0" w:space="0" w:color="auto"/>
            <w:left w:val="none" w:sz="0" w:space="0" w:color="auto"/>
            <w:bottom w:val="none" w:sz="0" w:space="0" w:color="auto"/>
            <w:right w:val="none" w:sz="0" w:space="0" w:color="auto"/>
          </w:divBdr>
        </w:div>
        <w:div w:id="288098898">
          <w:marLeft w:val="640"/>
          <w:marRight w:val="0"/>
          <w:marTop w:val="0"/>
          <w:marBottom w:val="0"/>
          <w:divBdr>
            <w:top w:val="none" w:sz="0" w:space="0" w:color="auto"/>
            <w:left w:val="none" w:sz="0" w:space="0" w:color="auto"/>
            <w:bottom w:val="none" w:sz="0" w:space="0" w:color="auto"/>
            <w:right w:val="none" w:sz="0" w:space="0" w:color="auto"/>
          </w:divBdr>
        </w:div>
        <w:div w:id="364140907">
          <w:marLeft w:val="640"/>
          <w:marRight w:val="0"/>
          <w:marTop w:val="0"/>
          <w:marBottom w:val="0"/>
          <w:divBdr>
            <w:top w:val="none" w:sz="0" w:space="0" w:color="auto"/>
            <w:left w:val="none" w:sz="0" w:space="0" w:color="auto"/>
            <w:bottom w:val="none" w:sz="0" w:space="0" w:color="auto"/>
            <w:right w:val="none" w:sz="0" w:space="0" w:color="auto"/>
          </w:divBdr>
        </w:div>
        <w:div w:id="413859959">
          <w:marLeft w:val="640"/>
          <w:marRight w:val="0"/>
          <w:marTop w:val="0"/>
          <w:marBottom w:val="0"/>
          <w:divBdr>
            <w:top w:val="none" w:sz="0" w:space="0" w:color="auto"/>
            <w:left w:val="none" w:sz="0" w:space="0" w:color="auto"/>
            <w:bottom w:val="none" w:sz="0" w:space="0" w:color="auto"/>
            <w:right w:val="none" w:sz="0" w:space="0" w:color="auto"/>
          </w:divBdr>
        </w:div>
        <w:div w:id="481392841">
          <w:marLeft w:val="640"/>
          <w:marRight w:val="0"/>
          <w:marTop w:val="0"/>
          <w:marBottom w:val="0"/>
          <w:divBdr>
            <w:top w:val="none" w:sz="0" w:space="0" w:color="auto"/>
            <w:left w:val="none" w:sz="0" w:space="0" w:color="auto"/>
            <w:bottom w:val="none" w:sz="0" w:space="0" w:color="auto"/>
            <w:right w:val="none" w:sz="0" w:space="0" w:color="auto"/>
          </w:divBdr>
        </w:div>
        <w:div w:id="564878474">
          <w:marLeft w:val="640"/>
          <w:marRight w:val="0"/>
          <w:marTop w:val="0"/>
          <w:marBottom w:val="0"/>
          <w:divBdr>
            <w:top w:val="none" w:sz="0" w:space="0" w:color="auto"/>
            <w:left w:val="none" w:sz="0" w:space="0" w:color="auto"/>
            <w:bottom w:val="none" w:sz="0" w:space="0" w:color="auto"/>
            <w:right w:val="none" w:sz="0" w:space="0" w:color="auto"/>
          </w:divBdr>
        </w:div>
        <w:div w:id="567346547">
          <w:marLeft w:val="640"/>
          <w:marRight w:val="0"/>
          <w:marTop w:val="0"/>
          <w:marBottom w:val="0"/>
          <w:divBdr>
            <w:top w:val="none" w:sz="0" w:space="0" w:color="auto"/>
            <w:left w:val="none" w:sz="0" w:space="0" w:color="auto"/>
            <w:bottom w:val="none" w:sz="0" w:space="0" w:color="auto"/>
            <w:right w:val="none" w:sz="0" w:space="0" w:color="auto"/>
          </w:divBdr>
        </w:div>
        <w:div w:id="584458697">
          <w:marLeft w:val="640"/>
          <w:marRight w:val="0"/>
          <w:marTop w:val="0"/>
          <w:marBottom w:val="0"/>
          <w:divBdr>
            <w:top w:val="none" w:sz="0" w:space="0" w:color="auto"/>
            <w:left w:val="none" w:sz="0" w:space="0" w:color="auto"/>
            <w:bottom w:val="none" w:sz="0" w:space="0" w:color="auto"/>
            <w:right w:val="none" w:sz="0" w:space="0" w:color="auto"/>
          </w:divBdr>
        </w:div>
        <w:div w:id="599148377">
          <w:marLeft w:val="640"/>
          <w:marRight w:val="0"/>
          <w:marTop w:val="0"/>
          <w:marBottom w:val="0"/>
          <w:divBdr>
            <w:top w:val="none" w:sz="0" w:space="0" w:color="auto"/>
            <w:left w:val="none" w:sz="0" w:space="0" w:color="auto"/>
            <w:bottom w:val="none" w:sz="0" w:space="0" w:color="auto"/>
            <w:right w:val="none" w:sz="0" w:space="0" w:color="auto"/>
          </w:divBdr>
        </w:div>
        <w:div w:id="661397365">
          <w:marLeft w:val="640"/>
          <w:marRight w:val="0"/>
          <w:marTop w:val="0"/>
          <w:marBottom w:val="0"/>
          <w:divBdr>
            <w:top w:val="none" w:sz="0" w:space="0" w:color="auto"/>
            <w:left w:val="none" w:sz="0" w:space="0" w:color="auto"/>
            <w:bottom w:val="none" w:sz="0" w:space="0" w:color="auto"/>
            <w:right w:val="none" w:sz="0" w:space="0" w:color="auto"/>
          </w:divBdr>
        </w:div>
        <w:div w:id="726538437">
          <w:marLeft w:val="640"/>
          <w:marRight w:val="0"/>
          <w:marTop w:val="0"/>
          <w:marBottom w:val="0"/>
          <w:divBdr>
            <w:top w:val="none" w:sz="0" w:space="0" w:color="auto"/>
            <w:left w:val="none" w:sz="0" w:space="0" w:color="auto"/>
            <w:bottom w:val="none" w:sz="0" w:space="0" w:color="auto"/>
            <w:right w:val="none" w:sz="0" w:space="0" w:color="auto"/>
          </w:divBdr>
        </w:div>
        <w:div w:id="762261159">
          <w:marLeft w:val="640"/>
          <w:marRight w:val="0"/>
          <w:marTop w:val="0"/>
          <w:marBottom w:val="0"/>
          <w:divBdr>
            <w:top w:val="none" w:sz="0" w:space="0" w:color="auto"/>
            <w:left w:val="none" w:sz="0" w:space="0" w:color="auto"/>
            <w:bottom w:val="none" w:sz="0" w:space="0" w:color="auto"/>
            <w:right w:val="none" w:sz="0" w:space="0" w:color="auto"/>
          </w:divBdr>
        </w:div>
        <w:div w:id="810170297">
          <w:marLeft w:val="640"/>
          <w:marRight w:val="0"/>
          <w:marTop w:val="0"/>
          <w:marBottom w:val="0"/>
          <w:divBdr>
            <w:top w:val="none" w:sz="0" w:space="0" w:color="auto"/>
            <w:left w:val="none" w:sz="0" w:space="0" w:color="auto"/>
            <w:bottom w:val="none" w:sz="0" w:space="0" w:color="auto"/>
            <w:right w:val="none" w:sz="0" w:space="0" w:color="auto"/>
          </w:divBdr>
        </w:div>
        <w:div w:id="870413472">
          <w:marLeft w:val="640"/>
          <w:marRight w:val="0"/>
          <w:marTop w:val="0"/>
          <w:marBottom w:val="0"/>
          <w:divBdr>
            <w:top w:val="none" w:sz="0" w:space="0" w:color="auto"/>
            <w:left w:val="none" w:sz="0" w:space="0" w:color="auto"/>
            <w:bottom w:val="none" w:sz="0" w:space="0" w:color="auto"/>
            <w:right w:val="none" w:sz="0" w:space="0" w:color="auto"/>
          </w:divBdr>
        </w:div>
        <w:div w:id="885483650">
          <w:marLeft w:val="640"/>
          <w:marRight w:val="0"/>
          <w:marTop w:val="0"/>
          <w:marBottom w:val="0"/>
          <w:divBdr>
            <w:top w:val="none" w:sz="0" w:space="0" w:color="auto"/>
            <w:left w:val="none" w:sz="0" w:space="0" w:color="auto"/>
            <w:bottom w:val="none" w:sz="0" w:space="0" w:color="auto"/>
            <w:right w:val="none" w:sz="0" w:space="0" w:color="auto"/>
          </w:divBdr>
        </w:div>
        <w:div w:id="946889627">
          <w:marLeft w:val="640"/>
          <w:marRight w:val="0"/>
          <w:marTop w:val="0"/>
          <w:marBottom w:val="0"/>
          <w:divBdr>
            <w:top w:val="none" w:sz="0" w:space="0" w:color="auto"/>
            <w:left w:val="none" w:sz="0" w:space="0" w:color="auto"/>
            <w:bottom w:val="none" w:sz="0" w:space="0" w:color="auto"/>
            <w:right w:val="none" w:sz="0" w:space="0" w:color="auto"/>
          </w:divBdr>
        </w:div>
        <w:div w:id="994601794">
          <w:marLeft w:val="640"/>
          <w:marRight w:val="0"/>
          <w:marTop w:val="0"/>
          <w:marBottom w:val="0"/>
          <w:divBdr>
            <w:top w:val="none" w:sz="0" w:space="0" w:color="auto"/>
            <w:left w:val="none" w:sz="0" w:space="0" w:color="auto"/>
            <w:bottom w:val="none" w:sz="0" w:space="0" w:color="auto"/>
            <w:right w:val="none" w:sz="0" w:space="0" w:color="auto"/>
          </w:divBdr>
        </w:div>
        <w:div w:id="1000473182">
          <w:marLeft w:val="640"/>
          <w:marRight w:val="0"/>
          <w:marTop w:val="0"/>
          <w:marBottom w:val="0"/>
          <w:divBdr>
            <w:top w:val="none" w:sz="0" w:space="0" w:color="auto"/>
            <w:left w:val="none" w:sz="0" w:space="0" w:color="auto"/>
            <w:bottom w:val="none" w:sz="0" w:space="0" w:color="auto"/>
            <w:right w:val="none" w:sz="0" w:space="0" w:color="auto"/>
          </w:divBdr>
        </w:div>
        <w:div w:id="1050685297">
          <w:marLeft w:val="640"/>
          <w:marRight w:val="0"/>
          <w:marTop w:val="0"/>
          <w:marBottom w:val="0"/>
          <w:divBdr>
            <w:top w:val="none" w:sz="0" w:space="0" w:color="auto"/>
            <w:left w:val="none" w:sz="0" w:space="0" w:color="auto"/>
            <w:bottom w:val="none" w:sz="0" w:space="0" w:color="auto"/>
            <w:right w:val="none" w:sz="0" w:space="0" w:color="auto"/>
          </w:divBdr>
        </w:div>
        <w:div w:id="1064372970">
          <w:marLeft w:val="640"/>
          <w:marRight w:val="0"/>
          <w:marTop w:val="0"/>
          <w:marBottom w:val="0"/>
          <w:divBdr>
            <w:top w:val="none" w:sz="0" w:space="0" w:color="auto"/>
            <w:left w:val="none" w:sz="0" w:space="0" w:color="auto"/>
            <w:bottom w:val="none" w:sz="0" w:space="0" w:color="auto"/>
            <w:right w:val="none" w:sz="0" w:space="0" w:color="auto"/>
          </w:divBdr>
        </w:div>
        <w:div w:id="1067068784">
          <w:marLeft w:val="640"/>
          <w:marRight w:val="0"/>
          <w:marTop w:val="0"/>
          <w:marBottom w:val="0"/>
          <w:divBdr>
            <w:top w:val="none" w:sz="0" w:space="0" w:color="auto"/>
            <w:left w:val="none" w:sz="0" w:space="0" w:color="auto"/>
            <w:bottom w:val="none" w:sz="0" w:space="0" w:color="auto"/>
            <w:right w:val="none" w:sz="0" w:space="0" w:color="auto"/>
          </w:divBdr>
        </w:div>
        <w:div w:id="1100683844">
          <w:marLeft w:val="640"/>
          <w:marRight w:val="0"/>
          <w:marTop w:val="0"/>
          <w:marBottom w:val="0"/>
          <w:divBdr>
            <w:top w:val="none" w:sz="0" w:space="0" w:color="auto"/>
            <w:left w:val="none" w:sz="0" w:space="0" w:color="auto"/>
            <w:bottom w:val="none" w:sz="0" w:space="0" w:color="auto"/>
            <w:right w:val="none" w:sz="0" w:space="0" w:color="auto"/>
          </w:divBdr>
        </w:div>
        <w:div w:id="1104612855">
          <w:marLeft w:val="640"/>
          <w:marRight w:val="0"/>
          <w:marTop w:val="0"/>
          <w:marBottom w:val="0"/>
          <w:divBdr>
            <w:top w:val="none" w:sz="0" w:space="0" w:color="auto"/>
            <w:left w:val="none" w:sz="0" w:space="0" w:color="auto"/>
            <w:bottom w:val="none" w:sz="0" w:space="0" w:color="auto"/>
            <w:right w:val="none" w:sz="0" w:space="0" w:color="auto"/>
          </w:divBdr>
        </w:div>
        <w:div w:id="1125465926">
          <w:marLeft w:val="640"/>
          <w:marRight w:val="0"/>
          <w:marTop w:val="0"/>
          <w:marBottom w:val="0"/>
          <w:divBdr>
            <w:top w:val="none" w:sz="0" w:space="0" w:color="auto"/>
            <w:left w:val="none" w:sz="0" w:space="0" w:color="auto"/>
            <w:bottom w:val="none" w:sz="0" w:space="0" w:color="auto"/>
            <w:right w:val="none" w:sz="0" w:space="0" w:color="auto"/>
          </w:divBdr>
        </w:div>
        <w:div w:id="1191914425">
          <w:marLeft w:val="640"/>
          <w:marRight w:val="0"/>
          <w:marTop w:val="0"/>
          <w:marBottom w:val="0"/>
          <w:divBdr>
            <w:top w:val="none" w:sz="0" w:space="0" w:color="auto"/>
            <w:left w:val="none" w:sz="0" w:space="0" w:color="auto"/>
            <w:bottom w:val="none" w:sz="0" w:space="0" w:color="auto"/>
            <w:right w:val="none" w:sz="0" w:space="0" w:color="auto"/>
          </w:divBdr>
        </w:div>
        <w:div w:id="1288050363">
          <w:marLeft w:val="640"/>
          <w:marRight w:val="0"/>
          <w:marTop w:val="0"/>
          <w:marBottom w:val="0"/>
          <w:divBdr>
            <w:top w:val="none" w:sz="0" w:space="0" w:color="auto"/>
            <w:left w:val="none" w:sz="0" w:space="0" w:color="auto"/>
            <w:bottom w:val="none" w:sz="0" w:space="0" w:color="auto"/>
            <w:right w:val="none" w:sz="0" w:space="0" w:color="auto"/>
          </w:divBdr>
        </w:div>
        <w:div w:id="1298561758">
          <w:marLeft w:val="640"/>
          <w:marRight w:val="0"/>
          <w:marTop w:val="0"/>
          <w:marBottom w:val="0"/>
          <w:divBdr>
            <w:top w:val="none" w:sz="0" w:space="0" w:color="auto"/>
            <w:left w:val="none" w:sz="0" w:space="0" w:color="auto"/>
            <w:bottom w:val="none" w:sz="0" w:space="0" w:color="auto"/>
            <w:right w:val="none" w:sz="0" w:space="0" w:color="auto"/>
          </w:divBdr>
        </w:div>
        <w:div w:id="1307272298">
          <w:marLeft w:val="640"/>
          <w:marRight w:val="0"/>
          <w:marTop w:val="0"/>
          <w:marBottom w:val="0"/>
          <w:divBdr>
            <w:top w:val="none" w:sz="0" w:space="0" w:color="auto"/>
            <w:left w:val="none" w:sz="0" w:space="0" w:color="auto"/>
            <w:bottom w:val="none" w:sz="0" w:space="0" w:color="auto"/>
            <w:right w:val="none" w:sz="0" w:space="0" w:color="auto"/>
          </w:divBdr>
        </w:div>
        <w:div w:id="1331444907">
          <w:marLeft w:val="640"/>
          <w:marRight w:val="0"/>
          <w:marTop w:val="0"/>
          <w:marBottom w:val="0"/>
          <w:divBdr>
            <w:top w:val="none" w:sz="0" w:space="0" w:color="auto"/>
            <w:left w:val="none" w:sz="0" w:space="0" w:color="auto"/>
            <w:bottom w:val="none" w:sz="0" w:space="0" w:color="auto"/>
            <w:right w:val="none" w:sz="0" w:space="0" w:color="auto"/>
          </w:divBdr>
        </w:div>
        <w:div w:id="1383560574">
          <w:marLeft w:val="640"/>
          <w:marRight w:val="0"/>
          <w:marTop w:val="0"/>
          <w:marBottom w:val="0"/>
          <w:divBdr>
            <w:top w:val="none" w:sz="0" w:space="0" w:color="auto"/>
            <w:left w:val="none" w:sz="0" w:space="0" w:color="auto"/>
            <w:bottom w:val="none" w:sz="0" w:space="0" w:color="auto"/>
            <w:right w:val="none" w:sz="0" w:space="0" w:color="auto"/>
          </w:divBdr>
        </w:div>
        <w:div w:id="1388803321">
          <w:marLeft w:val="640"/>
          <w:marRight w:val="0"/>
          <w:marTop w:val="0"/>
          <w:marBottom w:val="0"/>
          <w:divBdr>
            <w:top w:val="none" w:sz="0" w:space="0" w:color="auto"/>
            <w:left w:val="none" w:sz="0" w:space="0" w:color="auto"/>
            <w:bottom w:val="none" w:sz="0" w:space="0" w:color="auto"/>
            <w:right w:val="none" w:sz="0" w:space="0" w:color="auto"/>
          </w:divBdr>
        </w:div>
        <w:div w:id="1480461545">
          <w:marLeft w:val="640"/>
          <w:marRight w:val="0"/>
          <w:marTop w:val="0"/>
          <w:marBottom w:val="0"/>
          <w:divBdr>
            <w:top w:val="none" w:sz="0" w:space="0" w:color="auto"/>
            <w:left w:val="none" w:sz="0" w:space="0" w:color="auto"/>
            <w:bottom w:val="none" w:sz="0" w:space="0" w:color="auto"/>
            <w:right w:val="none" w:sz="0" w:space="0" w:color="auto"/>
          </w:divBdr>
        </w:div>
        <w:div w:id="1549992023">
          <w:marLeft w:val="640"/>
          <w:marRight w:val="0"/>
          <w:marTop w:val="0"/>
          <w:marBottom w:val="0"/>
          <w:divBdr>
            <w:top w:val="none" w:sz="0" w:space="0" w:color="auto"/>
            <w:left w:val="none" w:sz="0" w:space="0" w:color="auto"/>
            <w:bottom w:val="none" w:sz="0" w:space="0" w:color="auto"/>
            <w:right w:val="none" w:sz="0" w:space="0" w:color="auto"/>
          </w:divBdr>
        </w:div>
        <w:div w:id="1632591494">
          <w:marLeft w:val="640"/>
          <w:marRight w:val="0"/>
          <w:marTop w:val="0"/>
          <w:marBottom w:val="0"/>
          <w:divBdr>
            <w:top w:val="none" w:sz="0" w:space="0" w:color="auto"/>
            <w:left w:val="none" w:sz="0" w:space="0" w:color="auto"/>
            <w:bottom w:val="none" w:sz="0" w:space="0" w:color="auto"/>
            <w:right w:val="none" w:sz="0" w:space="0" w:color="auto"/>
          </w:divBdr>
        </w:div>
        <w:div w:id="1692485807">
          <w:marLeft w:val="640"/>
          <w:marRight w:val="0"/>
          <w:marTop w:val="0"/>
          <w:marBottom w:val="0"/>
          <w:divBdr>
            <w:top w:val="none" w:sz="0" w:space="0" w:color="auto"/>
            <w:left w:val="none" w:sz="0" w:space="0" w:color="auto"/>
            <w:bottom w:val="none" w:sz="0" w:space="0" w:color="auto"/>
            <w:right w:val="none" w:sz="0" w:space="0" w:color="auto"/>
          </w:divBdr>
        </w:div>
        <w:div w:id="1739548770">
          <w:marLeft w:val="640"/>
          <w:marRight w:val="0"/>
          <w:marTop w:val="0"/>
          <w:marBottom w:val="0"/>
          <w:divBdr>
            <w:top w:val="none" w:sz="0" w:space="0" w:color="auto"/>
            <w:left w:val="none" w:sz="0" w:space="0" w:color="auto"/>
            <w:bottom w:val="none" w:sz="0" w:space="0" w:color="auto"/>
            <w:right w:val="none" w:sz="0" w:space="0" w:color="auto"/>
          </w:divBdr>
        </w:div>
        <w:div w:id="1788548138">
          <w:marLeft w:val="640"/>
          <w:marRight w:val="0"/>
          <w:marTop w:val="0"/>
          <w:marBottom w:val="0"/>
          <w:divBdr>
            <w:top w:val="none" w:sz="0" w:space="0" w:color="auto"/>
            <w:left w:val="none" w:sz="0" w:space="0" w:color="auto"/>
            <w:bottom w:val="none" w:sz="0" w:space="0" w:color="auto"/>
            <w:right w:val="none" w:sz="0" w:space="0" w:color="auto"/>
          </w:divBdr>
        </w:div>
        <w:div w:id="1817725774">
          <w:marLeft w:val="640"/>
          <w:marRight w:val="0"/>
          <w:marTop w:val="0"/>
          <w:marBottom w:val="0"/>
          <w:divBdr>
            <w:top w:val="none" w:sz="0" w:space="0" w:color="auto"/>
            <w:left w:val="none" w:sz="0" w:space="0" w:color="auto"/>
            <w:bottom w:val="none" w:sz="0" w:space="0" w:color="auto"/>
            <w:right w:val="none" w:sz="0" w:space="0" w:color="auto"/>
          </w:divBdr>
        </w:div>
        <w:div w:id="1826969529">
          <w:marLeft w:val="640"/>
          <w:marRight w:val="0"/>
          <w:marTop w:val="0"/>
          <w:marBottom w:val="0"/>
          <w:divBdr>
            <w:top w:val="none" w:sz="0" w:space="0" w:color="auto"/>
            <w:left w:val="none" w:sz="0" w:space="0" w:color="auto"/>
            <w:bottom w:val="none" w:sz="0" w:space="0" w:color="auto"/>
            <w:right w:val="none" w:sz="0" w:space="0" w:color="auto"/>
          </w:divBdr>
        </w:div>
        <w:div w:id="1883667348">
          <w:marLeft w:val="640"/>
          <w:marRight w:val="0"/>
          <w:marTop w:val="0"/>
          <w:marBottom w:val="0"/>
          <w:divBdr>
            <w:top w:val="none" w:sz="0" w:space="0" w:color="auto"/>
            <w:left w:val="none" w:sz="0" w:space="0" w:color="auto"/>
            <w:bottom w:val="none" w:sz="0" w:space="0" w:color="auto"/>
            <w:right w:val="none" w:sz="0" w:space="0" w:color="auto"/>
          </w:divBdr>
        </w:div>
        <w:div w:id="1918973646">
          <w:marLeft w:val="640"/>
          <w:marRight w:val="0"/>
          <w:marTop w:val="0"/>
          <w:marBottom w:val="0"/>
          <w:divBdr>
            <w:top w:val="none" w:sz="0" w:space="0" w:color="auto"/>
            <w:left w:val="none" w:sz="0" w:space="0" w:color="auto"/>
            <w:bottom w:val="none" w:sz="0" w:space="0" w:color="auto"/>
            <w:right w:val="none" w:sz="0" w:space="0" w:color="auto"/>
          </w:divBdr>
        </w:div>
        <w:div w:id="1926066003">
          <w:marLeft w:val="640"/>
          <w:marRight w:val="0"/>
          <w:marTop w:val="0"/>
          <w:marBottom w:val="0"/>
          <w:divBdr>
            <w:top w:val="none" w:sz="0" w:space="0" w:color="auto"/>
            <w:left w:val="none" w:sz="0" w:space="0" w:color="auto"/>
            <w:bottom w:val="none" w:sz="0" w:space="0" w:color="auto"/>
            <w:right w:val="none" w:sz="0" w:space="0" w:color="auto"/>
          </w:divBdr>
        </w:div>
        <w:div w:id="1957055074">
          <w:marLeft w:val="640"/>
          <w:marRight w:val="0"/>
          <w:marTop w:val="0"/>
          <w:marBottom w:val="0"/>
          <w:divBdr>
            <w:top w:val="none" w:sz="0" w:space="0" w:color="auto"/>
            <w:left w:val="none" w:sz="0" w:space="0" w:color="auto"/>
            <w:bottom w:val="none" w:sz="0" w:space="0" w:color="auto"/>
            <w:right w:val="none" w:sz="0" w:space="0" w:color="auto"/>
          </w:divBdr>
        </w:div>
        <w:div w:id="1962960101">
          <w:marLeft w:val="640"/>
          <w:marRight w:val="0"/>
          <w:marTop w:val="0"/>
          <w:marBottom w:val="0"/>
          <w:divBdr>
            <w:top w:val="none" w:sz="0" w:space="0" w:color="auto"/>
            <w:left w:val="none" w:sz="0" w:space="0" w:color="auto"/>
            <w:bottom w:val="none" w:sz="0" w:space="0" w:color="auto"/>
            <w:right w:val="none" w:sz="0" w:space="0" w:color="auto"/>
          </w:divBdr>
        </w:div>
        <w:div w:id="1969627892">
          <w:marLeft w:val="640"/>
          <w:marRight w:val="0"/>
          <w:marTop w:val="0"/>
          <w:marBottom w:val="0"/>
          <w:divBdr>
            <w:top w:val="none" w:sz="0" w:space="0" w:color="auto"/>
            <w:left w:val="none" w:sz="0" w:space="0" w:color="auto"/>
            <w:bottom w:val="none" w:sz="0" w:space="0" w:color="auto"/>
            <w:right w:val="none" w:sz="0" w:space="0" w:color="auto"/>
          </w:divBdr>
        </w:div>
        <w:div w:id="2095007622">
          <w:marLeft w:val="640"/>
          <w:marRight w:val="0"/>
          <w:marTop w:val="0"/>
          <w:marBottom w:val="0"/>
          <w:divBdr>
            <w:top w:val="none" w:sz="0" w:space="0" w:color="auto"/>
            <w:left w:val="none" w:sz="0" w:space="0" w:color="auto"/>
            <w:bottom w:val="none" w:sz="0" w:space="0" w:color="auto"/>
            <w:right w:val="none" w:sz="0" w:space="0" w:color="auto"/>
          </w:divBdr>
        </w:div>
        <w:div w:id="2117477102">
          <w:marLeft w:val="640"/>
          <w:marRight w:val="0"/>
          <w:marTop w:val="0"/>
          <w:marBottom w:val="0"/>
          <w:divBdr>
            <w:top w:val="none" w:sz="0" w:space="0" w:color="auto"/>
            <w:left w:val="none" w:sz="0" w:space="0" w:color="auto"/>
            <w:bottom w:val="none" w:sz="0" w:space="0" w:color="auto"/>
            <w:right w:val="none" w:sz="0" w:space="0" w:color="auto"/>
          </w:divBdr>
        </w:div>
      </w:divsChild>
    </w:div>
    <w:div w:id="346373512">
      <w:bodyDiv w:val="1"/>
      <w:marLeft w:val="0"/>
      <w:marRight w:val="0"/>
      <w:marTop w:val="0"/>
      <w:marBottom w:val="0"/>
      <w:divBdr>
        <w:top w:val="none" w:sz="0" w:space="0" w:color="auto"/>
        <w:left w:val="none" w:sz="0" w:space="0" w:color="auto"/>
        <w:bottom w:val="none" w:sz="0" w:space="0" w:color="auto"/>
        <w:right w:val="none" w:sz="0" w:space="0" w:color="auto"/>
      </w:divBdr>
      <w:divsChild>
        <w:div w:id="39786477">
          <w:marLeft w:val="640"/>
          <w:marRight w:val="0"/>
          <w:marTop w:val="0"/>
          <w:marBottom w:val="0"/>
          <w:divBdr>
            <w:top w:val="none" w:sz="0" w:space="0" w:color="auto"/>
            <w:left w:val="none" w:sz="0" w:space="0" w:color="auto"/>
            <w:bottom w:val="none" w:sz="0" w:space="0" w:color="auto"/>
            <w:right w:val="none" w:sz="0" w:space="0" w:color="auto"/>
          </w:divBdr>
        </w:div>
        <w:div w:id="80222319">
          <w:marLeft w:val="640"/>
          <w:marRight w:val="0"/>
          <w:marTop w:val="0"/>
          <w:marBottom w:val="0"/>
          <w:divBdr>
            <w:top w:val="none" w:sz="0" w:space="0" w:color="auto"/>
            <w:left w:val="none" w:sz="0" w:space="0" w:color="auto"/>
            <w:bottom w:val="none" w:sz="0" w:space="0" w:color="auto"/>
            <w:right w:val="none" w:sz="0" w:space="0" w:color="auto"/>
          </w:divBdr>
        </w:div>
        <w:div w:id="265117585">
          <w:marLeft w:val="640"/>
          <w:marRight w:val="0"/>
          <w:marTop w:val="0"/>
          <w:marBottom w:val="0"/>
          <w:divBdr>
            <w:top w:val="none" w:sz="0" w:space="0" w:color="auto"/>
            <w:left w:val="none" w:sz="0" w:space="0" w:color="auto"/>
            <w:bottom w:val="none" w:sz="0" w:space="0" w:color="auto"/>
            <w:right w:val="none" w:sz="0" w:space="0" w:color="auto"/>
          </w:divBdr>
        </w:div>
        <w:div w:id="267735976">
          <w:marLeft w:val="640"/>
          <w:marRight w:val="0"/>
          <w:marTop w:val="0"/>
          <w:marBottom w:val="0"/>
          <w:divBdr>
            <w:top w:val="none" w:sz="0" w:space="0" w:color="auto"/>
            <w:left w:val="none" w:sz="0" w:space="0" w:color="auto"/>
            <w:bottom w:val="none" w:sz="0" w:space="0" w:color="auto"/>
            <w:right w:val="none" w:sz="0" w:space="0" w:color="auto"/>
          </w:divBdr>
        </w:div>
        <w:div w:id="276761990">
          <w:marLeft w:val="640"/>
          <w:marRight w:val="0"/>
          <w:marTop w:val="0"/>
          <w:marBottom w:val="0"/>
          <w:divBdr>
            <w:top w:val="none" w:sz="0" w:space="0" w:color="auto"/>
            <w:left w:val="none" w:sz="0" w:space="0" w:color="auto"/>
            <w:bottom w:val="none" w:sz="0" w:space="0" w:color="auto"/>
            <w:right w:val="none" w:sz="0" w:space="0" w:color="auto"/>
          </w:divBdr>
        </w:div>
        <w:div w:id="283928392">
          <w:marLeft w:val="640"/>
          <w:marRight w:val="0"/>
          <w:marTop w:val="0"/>
          <w:marBottom w:val="0"/>
          <w:divBdr>
            <w:top w:val="none" w:sz="0" w:space="0" w:color="auto"/>
            <w:left w:val="none" w:sz="0" w:space="0" w:color="auto"/>
            <w:bottom w:val="none" w:sz="0" w:space="0" w:color="auto"/>
            <w:right w:val="none" w:sz="0" w:space="0" w:color="auto"/>
          </w:divBdr>
        </w:div>
        <w:div w:id="291864390">
          <w:marLeft w:val="640"/>
          <w:marRight w:val="0"/>
          <w:marTop w:val="0"/>
          <w:marBottom w:val="0"/>
          <w:divBdr>
            <w:top w:val="none" w:sz="0" w:space="0" w:color="auto"/>
            <w:left w:val="none" w:sz="0" w:space="0" w:color="auto"/>
            <w:bottom w:val="none" w:sz="0" w:space="0" w:color="auto"/>
            <w:right w:val="none" w:sz="0" w:space="0" w:color="auto"/>
          </w:divBdr>
        </w:div>
        <w:div w:id="423574823">
          <w:marLeft w:val="640"/>
          <w:marRight w:val="0"/>
          <w:marTop w:val="0"/>
          <w:marBottom w:val="0"/>
          <w:divBdr>
            <w:top w:val="none" w:sz="0" w:space="0" w:color="auto"/>
            <w:left w:val="none" w:sz="0" w:space="0" w:color="auto"/>
            <w:bottom w:val="none" w:sz="0" w:space="0" w:color="auto"/>
            <w:right w:val="none" w:sz="0" w:space="0" w:color="auto"/>
          </w:divBdr>
        </w:div>
        <w:div w:id="440688088">
          <w:marLeft w:val="640"/>
          <w:marRight w:val="0"/>
          <w:marTop w:val="0"/>
          <w:marBottom w:val="0"/>
          <w:divBdr>
            <w:top w:val="none" w:sz="0" w:space="0" w:color="auto"/>
            <w:left w:val="none" w:sz="0" w:space="0" w:color="auto"/>
            <w:bottom w:val="none" w:sz="0" w:space="0" w:color="auto"/>
            <w:right w:val="none" w:sz="0" w:space="0" w:color="auto"/>
          </w:divBdr>
        </w:div>
        <w:div w:id="476608952">
          <w:marLeft w:val="640"/>
          <w:marRight w:val="0"/>
          <w:marTop w:val="0"/>
          <w:marBottom w:val="0"/>
          <w:divBdr>
            <w:top w:val="none" w:sz="0" w:space="0" w:color="auto"/>
            <w:left w:val="none" w:sz="0" w:space="0" w:color="auto"/>
            <w:bottom w:val="none" w:sz="0" w:space="0" w:color="auto"/>
            <w:right w:val="none" w:sz="0" w:space="0" w:color="auto"/>
          </w:divBdr>
        </w:div>
        <w:div w:id="479855631">
          <w:marLeft w:val="640"/>
          <w:marRight w:val="0"/>
          <w:marTop w:val="0"/>
          <w:marBottom w:val="0"/>
          <w:divBdr>
            <w:top w:val="none" w:sz="0" w:space="0" w:color="auto"/>
            <w:left w:val="none" w:sz="0" w:space="0" w:color="auto"/>
            <w:bottom w:val="none" w:sz="0" w:space="0" w:color="auto"/>
            <w:right w:val="none" w:sz="0" w:space="0" w:color="auto"/>
          </w:divBdr>
        </w:div>
        <w:div w:id="603658990">
          <w:marLeft w:val="640"/>
          <w:marRight w:val="0"/>
          <w:marTop w:val="0"/>
          <w:marBottom w:val="0"/>
          <w:divBdr>
            <w:top w:val="none" w:sz="0" w:space="0" w:color="auto"/>
            <w:left w:val="none" w:sz="0" w:space="0" w:color="auto"/>
            <w:bottom w:val="none" w:sz="0" w:space="0" w:color="auto"/>
            <w:right w:val="none" w:sz="0" w:space="0" w:color="auto"/>
          </w:divBdr>
        </w:div>
        <w:div w:id="756485946">
          <w:marLeft w:val="640"/>
          <w:marRight w:val="0"/>
          <w:marTop w:val="0"/>
          <w:marBottom w:val="0"/>
          <w:divBdr>
            <w:top w:val="none" w:sz="0" w:space="0" w:color="auto"/>
            <w:left w:val="none" w:sz="0" w:space="0" w:color="auto"/>
            <w:bottom w:val="none" w:sz="0" w:space="0" w:color="auto"/>
            <w:right w:val="none" w:sz="0" w:space="0" w:color="auto"/>
          </w:divBdr>
        </w:div>
        <w:div w:id="778716706">
          <w:marLeft w:val="640"/>
          <w:marRight w:val="0"/>
          <w:marTop w:val="0"/>
          <w:marBottom w:val="0"/>
          <w:divBdr>
            <w:top w:val="none" w:sz="0" w:space="0" w:color="auto"/>
            <w:left w:val="none" w:sz="0" w:space="0" w:color="auto"/>
            <w:bottom w:val="none" w:sz="0" w:space="0" w:color="auto"/>
            <w:right w:val="none" w:sz="0" w:space="0" w:color="auto"/>
          </w:divBdr>
        </w:div>
        <w:div w:id="826936943">
          <w:marLeft w:val="640"/>
          <w:marRight w:val="0"/>
          <w:marTop w:val="0"/>
          <w:marBottom w:val="0"/>
          <w:divBdr>
            <w:top w:val="none" w:sz="0" w:space="0" w:color="auto"/>
            <w:left w:val="none" w:sz="0" w:space="0" w:color="auto"/>
            <w:bottom w:val="none" w:sz="0" w:space="0" w:color="auto"/>
            <w:right w:val="none" w:sz="0" w:space="0" w:color="auto"/>
          </w:divBdr>
        </w:div>
        <w:div w:id="837887710">
          <w:marLeft w:val="640"/>
          <w:marRight w:val="0"/>
          <w:marTop w:val="0"/>
          <w:marBottom w:val="0"/>
          <w:divBdr>
            <w:top w:val="none" w:sz="0" w:space="0" w:color="auto"/>
            <w:left w:val="none" w:sz="0" w:space="0" w:color="auto"/>
            <w:bottom w:val="none" w:sz="0" w:space="0" w:color="auto"/>
            <w:right w:val="none" w:sz="0" w:space="0" w:color="auto"/>
          </w:divBdr>
        </w:div>
        <w:div w:id="837967361">
          <w:marLeft w:val="640"/>
          <w:marRight w:val="0"/>
          <w:marTop w:val="0"/>
          <w:marBottom w:val="0"/>
          <w:divBdr>
            <w:top w:val="none" w:sz="0" w:space="0" w:color="auto"/>
            <w:left w:val="none" w:sz="0" w:space="0" w:color="auto"/>
            <w:bottom w:val="none" w:sz="0" w:space="0" w:color="auto"/>
            <w:right w:val="none" w:sz="0" w:space="0" w:color="auto"/>
          </w:divBdr>
        </w:div>
        <w:div w:id="844445231">
          <w:marLeft w:val="640"/>
          <w:marRight w:val="0"/>
          <w:marTop w:val="0"/>
          <w:marBottom w:val="0"/>
          <w:divBdr>
            <w:top w:val="none" w:sz="0" w:space="0" w:color="auto"/>
            <w:left w:val="none" w:sz="0" w:space="0" w:color="auto"/>
            <w:bottom w:val="none" w:sz="0" w:space="0" w:color="auto"/>
            <w:right w:val="none" w:sz="0" w:space="0" w:color="auto"/>
          </w:divBdr>
        </w:div>
        <w:div w:id="891187902">
          <w:marLeft w:val="640"/>
          <w:marRight w:val="0"/>
          <w:marTop w:val="0"/>
          <w:marBottom w:val="0"/>
          <w:divBdr>
            <w:top w:val="none" w:sz="0" w:space="0" w:color="auto"/>
            <w:left w:val="none" w:sz="0" w:space="0" w:color="auto"/>
            <w:bottom w:val="none" w:sz="0" w:space="0" w:color="auto"/>
            <w:right w:val="none" w:sz="0" w:space="0" w:color="auto"/>
          </w:divBdr>
        </w:div>
        <w:div w:id="982001712">
          <w:marLeft w:val="640"/>
          <w:marRight w:val="0"/>
          <w:marTop w:val="0"/>
          <w:marBottom w:val="0"/>
          <w:divBdr>
            <w:top w:val="none" w:sz="0" w:space="0" w:color="auto"/>
            <w:left w:val="none" w:sz="0" w:space="0" w:color="auto"/>
            <w:bottom w:val="none" w:sz="0" w:space="0" w:color="auto"/>
            <w:right w:val="none" w:sz="0" w:space="0" w:color="auto"/>
          </w:divBdr>
        </w:div>
        <w:div w:id="996416244">
          <w:marLeft w:val="640"/>
          <w:marRight w:val="0"/>
          <w:marTop w:val="0"/>
          <w:marBottom w:val="0"/>
          <w:divBdr>
            <w:top w:val="none" w:sz="0" w:space="0" w:color="auto"/>
            <w:left w:val="none" w:sz="0" w:space="0" w:color="auto"/>
            <w:bottom w:val="none" w:sz="0" w:space="0" w:color="auto"/>
            <w:right w:val="none" w:sz="0" w:space="0" w:color="auto"/>
          </w:divBdr>
        </w:div>
        <w:div w:id="1051269057">
          <w:marLeft w:val="640"/>
          <w:marRight w:val="0"/>
          <w:marTop w:val="0"/>
          <w:marBottom w:val="0"/>
          <w:divBdr>
            <w:top w:val="none" w:sz="0" w:space="0" w:color="auto"/>
            <w:left w:val="none" w:sz="0" w:space="0" w:color="auto"/>
            <w:bottom w:val="none" w:sz="0" w:space="0" w:color="auto"/>
            <w:right w:val="none" w:sz="0" w:space="0" w:color="auto"/>
          </w:divBdr>
        </w:div>
        <w:div w:id="1059088452">
          <w:marLeft w:val="640"/>
          <w:marRight w:val="0"/>
          <w:marTop w:val="0"/>
          <w:marBottom w:val="0"/>
          <w:divBdr>
            <w:top w:val="none" w:sz="0" w:space="0" w:color="auto"/>
            <w:left w:val="none" w:sz="0" w:space="0" w:color="auto"/>
            <w:bottom w:val="none" w:sz="0" w:space="0" w:color="auto"/>
            <w:right w:val="none" w:sz="0" w:space="0" w:color="auto"/>
          </w:divBdr>
        </w:div>
        <w:div w:id="1082727058">
          <w:marLeft w:val="640"/>
          <w:marRight w:val="0"/>
          <w:marTop w:val="0"/>
          <w:marBottom w:val="0"/>
          <w:divBdr>
            <w:top w:val="none" w:sz="0" w:space="0" w:color="auto"/>
            <w:left w:val="none" w:sz="0" w:space="0" w:color="auto"/>
            <w:bottom w:val="none" w:sz="0" w:space="0" w:color="auto"/>
            <w:right w:val="none" w:sz="0" w:space="0" w:color="auto"/>
          </w:divBdr>
        </w:div>
        <w:div w:id="1089693272">
          <w:marLeft w:val="640"/>
          <w:marRight w:val="0"/>
          <w:marTop w:val="0"/>
          <w:marBottom w:val="0"/>
          <w:divBdr>
            <w:top w:val="none" w:sz="0" w:space="0" w:color="auto"/>
            <w:left w:val="none" w:sz="0" w:space="0" w:color="auto"/>
            <w:bottom w:val="none" w:sz="0" w:space="0" w:color="auto"/>
            <w:right w:val="none" w:sz="0" w:space="0" w:color="auto"/>
          </w:divBdr>
        </w:div>
        <w:div w:id="1126049993">
          <w:marLeft w:val="640"/>
          <w:marRight w:val="0"/>
          <w:marTop w:val="0"/>
          <w:marBottom w:val="0"/>
          <w:divBdr>
            <w:top w:val="none" w:sz="0" w:space="0" w:color="auto"/>
            <w:left w:val="none" w:sz="0" w:space="0" w:color="auto"/>
            <w:bottom w:val="none" w:sz="0" w:space="0" w:color="auto"/>
            <w:right w:val="none" w:sz="0" w:space="0" w:color="auto"/>
          </w:divBdr>
        </w:div>
        <w:div w:id="1149781384">
          <w:marLeft w:val="640"/>
          <w:marRight w:val="0"/>
          <w:marTop w:val="0"/>
          <w:marBottom w:val="0"/>
          <w:divBdr>
            <w:top w:val="none" w:sz="0" w:space="0" w:color="auto"/>
            <w:left w:val="none" w:sz="0" w:space="0" w:color="auto"/>
            <w:bottom w:val="none" w:sz="0" w:space="0" w:color="auto"/>
            <w:right w:val="none" w:sz="0" w:space="0" w:color="auto"/>
          </w:divBdr>
        </w:div>
        <w:div w:id="1170098512">
          <w:marLeft w:val="640"/>
          <w:marRight w:val="0"/>
          <w:marTop w:val="0"/>
          <w:marBottom w:val="0"/>
          <w:divBdr>
            <w:top w:val="none" w:sz="0" w:space="0" w:color="auto"/>
            <w:left w:val="none" w:sz="0" w:space="0" w:color="auto"/>
            <w:bottom w:val="none" w:sz="0" w:space="0" w:color="auto"/>
            <w:right w:val="none" w:sz="0" w:space="0" w:color="auto"/>
          </w:divBdr>
        </w:div>
        <w:div w:id="1179391960">
          <w:marLeft w:val="640"/>
          <w:marRight w:val="0"/>
          <w:marTop w:val="0"/>
          <w:marBottom w:val="0"/>
          <w:divBdr>
            <w:top w:val="none" w:sz="0" w:space="0" w:color="auto"/>
            <w:left w:val="none" w:sz="0" w:space="0" w:color="auto"/>
            <w:bottom w:val="none" w:sz="0" w:space="0" w:color="auto"/>
            <w:right w:val="none" w:sz="0" w:space="0" w:color="auto"/>
          </w:divBdr>
        </w:div>
        <w:div w:id="1216425856">
          <w:marLeft w:val="640"/>
          <w:marRight w:val="0"/>
          <w:marTop w:val="0"/>
          <w:marBottom w:val="0"/>
          <w:divBdr>
            <w:top w:val="none" w:sz="0" w:space="0" w:color="auto"/>
            <w:left w:val="none" w:sz="0" w:space="0" w:color="auto"/>
            <w:bottom w:val="none" w:sz="0" w:space="0" w:color="auto"/>
            <w:right w:val="none" w:sz="0" w:space="0" w:color="auto"/>
          </w:divBdr>
        </w:div>
        <w:div w:id="1304962570">
          <w:marLeft w:val="640"/>
          <w:marRight w:val="0"/>
          <w:marTop w:val="0"/>
          <w:marBottom w:val="0"/>
          <w:divBdr>
            <w:top w:val="none" w:sz="0" w:space="0" w:color="auto"/>
            <w:left w:val="none" w:sz="0" w:space="0" w:color="auto"/>
            <w:bottom w:val="none" w:sz="0" w:space="0" w:color="auto"/>
            <w:right w:val="none" w:sz="0" w:space="0" w:color="auto"/>
          </w:divBdr>
        </w:div>
        <w:div w:id="1348212693">
          <w:marLeft w:val="640"/>
          <w:marRight w:val="0"/>
          <w:marTop w:val="0"/>
          <w:marBottom w:val="0"/>
          <w:divBdr>
            <w:top w:val="none" w:sz="0" w:space="0" w:color="auto"/>
            <w:left w:val="none" w:sz="0" w:space="0" w:color="auto"/>
            <w:bottom w:val="none" w:sz="0" w:space="0" w:color="auto"/>
            <w:right w:val="none" w:sz="0" w:space="0" w:color="auto"/>
          </w:divBdr>
        </w:div>
        <w:div w:id="1353532514">
          <w:marLeft w:val="640"/>
          <w:marRight w:val="0"/>
          <w:marTop w:val="0"/>
          <w:marBottom w:val="0"/>
          <w:divBdr>
            <w:top w:val="none" w:sz="0" w:space="0" w:color="auto"/>
            <w:left w:val="none" w:sz="0" w:space="0" w:color="auto"/>
            <w:bottom w:val="none" w:sz="0" w:space="0" w:color="auto"/>
            <w:right w:val="none" w:sz="0" w:space="0" w:color="auto"/>
          </w:divBdr>
        </w:div>
        <w:div w:id="1436899416">
          <w:marLeft w:val="640"/>
          <w:marRight w:val="0"/>
          <w:marTop w:val="0"/>
          <w:marBottom w:val="0"/>
          <w:divBdr>
            <w:top w:val="none" w:sz="0" w:space="0" w:color="auto"/>
            <w:left w:val="none" w:sz="0" w:space="0" w:color="auto"/>
            <w:bottom w:val="none" w:sz="0" w:space="0" w:color="auto"/>
            <w:right w:val="none" w:sz="0" w:space="0" w:color="auto"/>
          </w:divBdr>
        </w:div>
        <w:div w:id="1496141787">
          <w:marLeft w:val="640"/>
          <w:marRight w:val="0"/>
          <w:marTop w:val="0"/>
          <w:marBottom w:val="0"/>
          <w:divBdr>
            <w:top w:val="none" w:sz="0" w:space="0" w:color="auto"/>
            <w:left w:val="none" w:sz="0" w:space="0" w:color="auto"/>
            <w:bottom w:val="none" w:sz="0" w:space="0" w:color="auto"/>
            <w:right w:val="none" w:sz="0" w:space="0" w:color="auto"/>
          </w:divBdr>
        </w:div>
        <w:div w:id="1526478023">
          <w:marLeft w:val="640"/>
          <w:marRight w:val="0"/>
          <w:marTop w:val="0"/>
          <w:marBottom w:val="0"/>
          <w:divBdr>
            <w:top w:val="none" w:sz="0" w:space="0" w:color="auto"/>
            <w:left w:val="none" w:sz="0" w:space="0" w:color="auto"/>
            <w:bottom w:val="none" w:sz="0" w:space="0" w:color="auto"/>
            <w:right w:val="none" w:sz="0" w:space="0" w:color="auto"/>
          </w:divBdr>
        </w:div>
        <w:div w:id="1527063487">
          <w:marLeft w:val="640"/>
          <w:marRight w:val="0"/>
          <w:marTop w:val="0"/>
          <w:marBottom w:val="0"/>
          <w:divBdr>
            <w:top w:val="none" w:sz="0" w:space="0" w:color="auto"/>
            <w:left w:val="none" w:sz="0" w:space="0" w:color="auto"/>
            <w:bottom w:val="none" w:sz="0" w:space="0" w:color="auto"/>
            <w:right w:val="none" w:sz="0" w:space="0" w:color="auto"/>
          </w:divBdr>
        </w:div>
        <w:div w:id="1537035447">
          <w:marLeft w:val="640"/>
          <w:marRight w:val="0"/>
          <w:marTop w:val="0"/>
          <w:marBottom w:val="0"/>
          <w:divBdr>
            <w:top w:val="none" w:sz="0" w:space="0" w:color="auto"/>
            <w:left w:val="none" w:sz="0" w:space="0" w:color="auto"/>
            <w:bottom w:val="none" w:sz="0" w:space="0" w:color="auto"/>
            <w:right w:val="none" w:sz="0" w:space="0" w:color="auto"/>
          </w:divBdr>
        </w:div>
        <w:div w:id="1549537027">
          <w:marLeft w:val="640"/>
          <w:marRight w:val="0"/>
          <w:marTop w:val="0"/>
          <w:marBottom w:val="0"/>
          <w:divBdr>
            <w:top w:val="none" w:sz="0" w:space="0" w:color="auto"/>
            <w:left w:val="none" w:sz="0" w:space="0" w:color="auto"/>
            <w:bottom w:val="none" w:sz="0" w:space="0" w:color="auto"/>
            <w:right w:val="none" w:sz="0" w:space="0" w:color="auto"/>
          </w:divBdr>
        </w:div>
        <w:div w:id="1551310284">
          <w:marLeft w:val="640"/>
          <w:marRight w:val="0"/>
          <w:marTop w:val="0"/>
          <w:marBottom w:val="0"/>
          <w:divBdr>
            <w:top w:val="none" w:sz="0" w:space="0" w:color="auto"/>
            <w:left w:val="none" w:sz="0" w:space="0" w:color="auto"/>
            <w:bottom w:val="none" w:sz="0" w:space="0" w:color="auto"/>
            <w:right w:val="none" w:sz="0" w:space="0" w:color="auto"/>
          </w:divBdr>
        </w:div>
        <w:div w:id="1567374490">
          <w:marLeft w:val="640"/>
          <w:marRight w:val="0"/>
          <w:marTop w:val="0"/>
          <w:marBottom w:val="0"/>
          <w:divBdr>
            <w:top w:val="none" w:sz="0" w:space="0" w:color="auto"/>
            <w:left w:val="none" w:sz="0" w:space="0" w:color="auto"/>
            <w:bottom w:val="none" w:sz="0" w:space="0" w:color="auto"/>
            <w:right w:val="none" w:sz="0" w:space="0" w:color="auto"/>
          </w:divBdr>
        </w:div>
        <w:div w:id="1753773631">
          <w:marLeft w:val="640"/>
          <w:marRight w:val="0"/>
          <w:marTop w:val="0"/>
          <w:marBottom w:val="0"/>
          <w:divBdr>
            <w:top w:val="none" w:sz="0" w:space="0" w:color="auto"/>
            <w:left w:val="none" w:sz="0" w:space="0" w:color="auto"/>
            <w:bottom w:val="none" w:sz="0" w:space="0" w:color="auto"/>
            <w:right w:val="none" w:sz="0" w:space="0" w:color="auto"/>
          </w:divBdr>
        </w:div>
        <w:div w:id="1774277608">
          <w:marLeft w:val="640"/>
          <w:marRight w:val="0"/>
          <w:marTop w:val="0"/>
          <w:marBottom w:val="0"/>
          <w:divBdr>
            <w:top w:val="none" w:sz="0" w:space="0" w:color="auto"/>
            <w:left w:val="none" w:sz="0" w:space="0" w:color="auto"/>
            <w:bottom w:val="none" w:sz="0" w:space="0" w:color="auto"/>
            <w:right w:val="none" w:sz="0" w:space="0" w:color="auto"/>
          </w:divBdr>
        </w:div>
        <w:div w:id="1783569456">
          <w:marLeft w:val="640"/>
          <w:marRight w:val="0"/>
          <w:marTop w:val="0"/>
          <w:marBottom w:val="0"/>
          <w:divBdr>
            <w:top w:val="none" w:sz="0" w:space="0" w:color="auto"/>
            <w:left w:val="none" w:sz="0" w:space="0" w:color="auto"/>
            <w:bottom w:val="none" w:sz="0" w:space="0" w:color="auto"/>
            <w:right w:val="none" w:sz="0" w:space="0" w:color="auto"/>
          </w:divBdr>
        </w:div>
        <w:div w:id="1802378929">
          <w:marLeft w:val="640"/>
          <w:marRight w:val="0"/>
          <w:marTop w:val="0"/>
          <w:marBottom w:val="0"/>
          <w:divBdr>
            <w:top w:val="none" w:sz="0" w:space="0" w:color="auto"/>
            <w:left w:val="none" w:sz="0" w:space="0" w:color="auto"/>
            <w:bottom w:val="none" w:sz="0" w:space="0" w:color="auto"/>
            <w:right w:val="none" w:sz="0" w:space="0" w:color="auto"/>
          </w:divBdr>
        </w:div>
        <w:div w:id="1828011063">
          <w:marLeft w:val="640"/>
          <w:marRight w:val="0"/>
          <w:marTop w:val="0"/>
          <w:marBottom w:val="0"/>
          <w:divBdr>
            <w:top w:val="none" w:sz="0" w:space="0" w:color="auto"/>
            <w:left w:val="none" w:sz="0" w:space="0" w:color="auto"/>
            <w:bottom w:val="none" w:sz="0" w:space="0" w:color="auto"/>
            <w:right w:val="none" w:sz="0" w:space="0" w:color="auto"/>
          </w:divBdr>
        </w:div>
        <w:div w:id="1829207996">
          <w:marLeft w:val="640"/>
          <w:marRight w:val="0"/>
          <w:marTop w:val="0"/>
          <w:marBottom w:val="0"/>
          <w:divBdr>
            <w:top w:val="none" w:sz="0" w:space="0" w:color="auto"/>
            <w:left w:val="none" w:sz="0" w:space="0" w:color="auto"/>
            <w:bottom w:val="none" w:sz="0" w:space="0" w:color="auto"/>
            <w:right w:val="none" w:sz="0" w:space="0" w:color="auto"/>
          </w:divBdr>
        </w:div>
        <w:div w:id="1907952486">
          <w:marLeft w:val="640"/>
          <w:marRight w:val="0"/>
          <w:marTop w:val="0"/>
          <w:marBottom w:val="0"/>
          <w:divBdr>
            <w:top w:val="none" w:sz="0" w:space="0" w:color="auto"/>
            <w:left w:val="none" w:sz="0" w:space="0" w:color="auto"/>
            <w:bottom w:val="none" w:sz="0" w:space="0" w:color="auto"/>
            <w:right w:val="none" w:sz="0" w:space="0" w:color="auto"/>
          </w:divBdr>
        </w:div>
        <w:div w:id="1931697458">
          <w:marLeft w:val="640"/>
          <w:marRight w:val="0"/>
          <w:marTop w:val="0"/>
          <w:marBottom w:val="0"/>
          <w:divBdr>
            <w:top w:val="none" w:sz="0" w:space="0" w:color="auto"/>
            <w:left w:val="none" w:sz="0" w:space="0" w:color="auto"/>
            <w:bottom w:val="none" w:sz="0" w:space="0" w:color="auto"/>
            <w:right w:val="none" w:sz="0" w:space="0" w:color="auto"/>
          </w:divBdr>
        </w:div>
        <w:div w:id="2002468861">
          <w:marLeft w:val="640"/>
          <w:marRight w:val="0"/>
          <w:marTop w:val="0"/>
          <w:marBottom w:val="0"/>
          <w:divBdr>
            <w:top w:val="none" w:sz="0" w:space="0" w:color="auto"/>
            <w:left w:val="none" w:sz="0" w:space="0" w:color="auto"/>
            <w:bottom w:val="none" w:sz="0" w:space="0" w:color="auto"/>
            <w:right w:val="none" w:sz="0" w:space="0" w:color="auto"/>
          </w:divBdr>
        </w:div>
        <w:div w:id="2064862264">
          <w:marLeft w:val="640"/>
          <w:marRight w:val="0"/>
          <w:marTop w:val="0"/>
          <w:marBottom w:val="0"/>
          <w:divBdr>
            <w:top w:val="none" w:sz="0" w:space="0" w:color="auto"/>
            <w:left w:val="none" w:sz="0" w:space="0" w:color="auto"/>
            <w:bottom w:val="none" w:sz="0" w:space="0" w:color="auto"/>
            <w:right w:val="none" w:sz="0" w:space="0" w:color="auto"/>
          </w:divBdr>
        </w:div>
        <w:div w:id="2068795254">
          <w:marLeft w:val="640"/>
          <w:marRight w:val="0"/>
          <w:marTop w:val="0"/>
          <w:marBottom w:val="0"/>
          <w:divBdr>
            <w:top w:val="none" w:sz="0" w:space="0" w:color="auto"/>
            <w:left w:val="none" w:sz="0" w:space="0" w:color="auto"/>
            <w:bottom w:val="none" w:sz="0" w:space="0" w:color="auto"/>
            <w:right w:val="none" w:sz="0" w:space="0" w:color="auto"/>
          </w:divBdr>
        </w:div>
        <w:div w:id="2073501570">
          <w:marLeft w:val="640"/>
          <w:marRight w:val="0"/>
          <w:marTop w:val="0"/>
          <w:marBottom w:val="0"/>
          <w:divBdr>
            <w:top w:val="none" w:sz="0" w:space="0" w:color="auto"/>
            <w:left w:val="none" w:sz="0" w:space="0" w:color="auto"/>
            <w:bottom w:val="none" w:sz="0" w:space="0" w:color="auto"/>
            <w:right w:val="none" w:sz="0" w:space="0" w:color="auto"/>
          </w:divBdr>
        </w:div>
        <w:div w:id="2082096171">
          <w:marLeft w:val="640"/>
          <w:marRight w:val="0"/>
          <w:marTop w:val="0"/>
          <w:marBottom w:val="0"/>
          <w:divBdr>
            <w:top w:val="none" w:sz="0" w:space="0" w:color="auto"/>
            <w:left w:val="none" w:sz="0" w:space="0" w:color="auto"/>
            <w:bottom w:val="none" w:sz="0" w:space="0" w:color="auto"/>
            <w:right w:val="none" w:sz="0" w:space="0" w:color="auto"/>
          </w:divBdr>
        </w:div>
      </w:divsChild>
    </w:div>
    <w:div w:id="373426128">
      <w:bodyDiv w:val="1"/>
      <w:marLeft w:val="0"/>
      <w:marRight w:val="0"/>
      <w:marTop w:val="0"/>
      <w:marBottom w:val="0"/>
      <w:divBdr>
        <w:top w:val="none" w:sz="0" w:space="0" w:color="auto"/>
        <w:left w:val="none" w:sz="0" w:space="0" w:color="auto"/>
        <w:bottom w:val="none" w:sz="0" w:space="0" w:color="auto"/>
        <w:right w:val="none" w:sz="0" w:space="0" w:color="auto"/>
      </w:divBdr>
    </w:div>
    <w:div w:id="414589933">
      <w:bodyDiv w:val="1"/>
      <w:marLeft w:val="0"/>
      <w:marRight w:val="0"/>
      <w:marTop w:val="0"/>
      <w:marBottom w:val="0"/>
      <w:divBdr>
        <w:top w:val="none" w:sz="0" w:space="0" w:color="auto"/>
        <w:left w:val="none" w:sz="0" w:space="0" w:color="auto"/>
        <w:bottom w:val="none" w:sz="0" w:space="0" w:color="auto"/>
        <w:right w:val="none" w:sz="0" w:space="0" w:color="auto"/>
      </w:divBdr>
      <w:divsChild>
        <w:div w:id="318849356">
          <w:marLeft w:val="0"/>
          <w:marRight w:val="0"/>
          <w:marTop w:val="0"/>
          <w:marBottom w:val="0"/>
          <w:divBdr>
            <w:top w:val="none" w:sz="0" w:space="0" w:color="auto"/>
            <w:left w:val="none" w:sz="0" w:space="0" w:color="auto"/>
            <w:bottom w:val="none" w:sz="0" w:space="0" w:color="auto"/>
            <w:right w:val="none" w:sz="0" w:space="0" w:color="auto"/>
          </w:divBdr>
          <w:divsChild>
            <w:div w:id="57628622">
              <w:marLeft w:val="0"/>
              <w:marRight w:val="0"/>
              <w:marTop w:val="0"/>
              <w:marBottom w:val="0"/>
              <w:divBdr>
                <w:top w:val="none" w:sz="0" w:space="0" w:color="auto"/>
                <w:left w:val="none" w:sz="0" w:space="0" w:color="auto"/>
                <w:bottom w:val="none" w:sz="0" w:space="0" w:color="auto"/>
                <w:right w:val="none" w:sz="0" w:space="0" w:color="auto"/>
              </w:divBdr>
              <w:divsChild>
                <w:div w:id="3190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166204">
      <w:bodyDiv w:val="1"/>
      <w:marLeft w:val="0"/>
      <w:marRight w:val="0"/>
      <w:marTop w:val="0"/>
      <w:marBottom w:val="0"/>
      <w:divBdr>
        <w:top w:val="none" w:sz="0" w:space="0" w:color="auto"/>
        <w:left w:val="none" w:sz="0" w:space="0" w:color="auto"/>
        <w:bottom w:val="none" w:sz="0" w:space="0" w:color="auto"/>
        <w:right w:val="none" w:sz="0" w:space="0" w:color="auto"/>
      </w:divBdr>
      <w:divsChild>
        <w:div w:id="25371318">
          <w:marLeft w:val="640"/>
          <w:marRight w:val="0"/>
          <w:marTop w:val="0"/>
          <w:marBottom w:val="0"/>
          <w:divBdr>
            <w:top w:val="none" w:sz="0" w:space="0" w:color="auto"/>
            <w:left w:val="none" w:sz="0" w:space="0" w:color="auto"/>
            <w:bottom w:val="none" w:sz="0" w:space="0" w:color="auto"/>
            <w:right w:val="none" w:sz="0" w:space="0" w:color="auto"/>
          </w:divBdr>
        </w:div>
        <w:div w:id="111487814">
          <w:marLeft w:val="640"/>
          <w:marRight w:val="0"/>
          <w:marTop w:val="0"/>
          <w:marBottom w:val="0"/>
          <w:divBdr>
            <w:top w:val="none" w:sz="0" w:space="0" w:color="auto"/>
            <w:left w:val="none" w:sz="0" w:space="0" w:color="auto"/>
            <w:bottom w:val="none" w:sz="0" w:space="0" w:color="auto"/>
            <w:right w:val="none" w:sz="0" w:space="0" w:color="auto"/>
          </w:divBdr>
        </w:div>
        <w:div w:id="112288490">
          <w:marLeft w:val="640"/>
          <w:marRight w:val="0"/>
          <w:marTop w:val="0"/>
          <w:marBottom w:val="0"/>
          <w:divBdr>
            <w:top w:val="none" w:sz="0" w:space="0" w:color="auto"/>
            <w:left w:val="none" w:sz="0" w:space="0" w:color="auto"/>
            <w:bottom w:val="none" w:sz="0" w:space="0" w:color="auto"/>
            <w:right w:val="none" w:sz="0" w:space="0" w:color="auto"/>
          </w:divBdr>
        </w:div>
        <w:div w:id="121391020">
          <w:marLeft w:val="640"/>
          <w:marRight w:val="0"/>
          <w:marTop w:val="0"/>
          <w:marBottom w:val="0"/>
          <w:divBdr>
            <w:top w:val="none" w:sz="0" w:space="0" w:color="auto"/>
            <w:left w:val="none" w:sz="0" w:space="0" w:color="auto"/>
            <w:bottom w:val="none" w:sz="0" w:space="0" w:color="auto"/>
            <w:right w:val="none" w:sz="0" w:space="0" w:color="auto"/>
          </w:divBdr>
        </w:div>
        <w:div w:id="150754131">
          <w:marLeft w:val="640"/>
          <w:marRight w:val="0"/>
          <w:marTop w:val="0"/>
          <w:marBottom w:val="0"/>
          <w:divBdr>
            <w:top w:val="none" w:sz="0" w:space="0" w:color="auto"/>
            <w:left w:val="none" w:sz="0" w:space="0" w:color="auto"/>
            <w:bottom w:val="none" w:sz="0" w:space="0" w:color="auto"/>
            <w:right w:val="none" w:sz="0" w:space="0" w:color="auto"/>
          </w:divBdr>
        </w:div>
        <w:div w:id="161165955">
          <w:marLeft w:val="640"/>
          <w:marRight w:val="0"/>
          <w:marTop w:val="0"/>
          <w:marBottom w:val="0"/>
          <w:divBdr>
            <w:top w:val="none" w:sz="0" w:space="0" w:color="auto"/>
            <w:left w:val="none" w:sz="0" w:space="0" w:color="auto"/>
            <w:bottom w:val="none" w:sz="0" w:space="0" w:color="auto"/>
            <w:right w:val="none" w:sz="0" w:space="0" w:color="auto"/>
          </w:divBdr>
        </w:div>
        <w:div w:id="246616894">
          <w:marLeft w:val="640"/>
          <w:marRight w:val="0"/>
          <w:marTop w:val="0"/>
          <w:marBottom w:val="0"/>
          <w:divBdr>
            <w:top w:val="none" w:sz="0" w:space="0" w:color="auto"/>
            <w:left w:val="none" w:sz="0" w:space="0" w:color="auto"/>
            <w:bottom w:val="none" w:sz="0" w:space="0" w:color="auto"/>
            <w:right w:val="none" w:sz="0" w:space="0" w:color="auto"/>
          </w:divBdr>
        </w:div>
        <w:div w:id="356780050">
          <w:marLeft w:val="640"/>
          <w:marRight w:val="0"/>
          <w:marTop w:val="0"/>
          <w:marBottom w:val="0"/>
          <w:divBdr>
            <w:top w:val="none" w:sz="0" w:space="0" w:color="auto"/>
            <w:left w:val="none" w:sz="0" w:space="0" w:color="auto"/>
            <w:bottom w:val="none" w:sz="0" w:space="0" w:color="auto"/>
            <w:right w:val="none" w:sz="0" w:space="0" w:color="auto"/>
          </w:divBdr>
        </w:div>
        <w:div w:id="369695940">
          <w:marLeft w:val="640"/>
          <w:marRight w:val="0"/>
          <w:marTop w:val="0"/>
          <w:marBottom w:val="0"/>
          <w:divBdr>
            <w:top w:val="none" w:sz="0" w:space="0" w:color="auto"/>
            <w:left w:val="none" w:sz="0" w:space="0" w:color="auto"/>
            <w:bottom w:val="none" w:sz="0" w:space="0" w:color="auto"/>
            <w:right w:val="none" w:sz="0" w:space="0" w:color="auto"/>
          </w:divBdr>
        </w:div>
        <w:div w:id="372269375">
          <w:marLeft w:val="640"/>
          <w:marRight w:val="0"/>
          <w:marTop w:val="0"/>
          <w:marBottom w:val="0"/>
          <w:divBdr>
            <w:top w:val="none" w:sz="0" w:space="0" w:color="auto"/>
            <w:left w:val="none" w:sz="0" w:space="0" w:color="auto"/>
            <w:bottom w:val="none" w:sz="0" w:space="0" w:color="auto"/>
            <w:right w:val="none" w:sz="0" w:space="0" w:color="auto"/>
          </w:divBdr>
        </w:div>
        <w:div w:id="477454819">
          <w:marLeft w:val="640"/>
          <w:marRight w:val="0"/>
          <w:marTop w:val="0"/>
          <w:marBottom w:val="0"/>
          <w:divBdr>
            <w:top w:val="none" w:sz="0" w:space="0" w:color="auto"/>
            <w:left w:val="none" w:sz="0" w:space="0" w:color="auto"/>
            <w:bottom w:val="none" w:sz="0" w:space="0" w:color="auto"/>
            <w:right w:val="none" w:sz="0" w:space="0" w:color="auto"/>
          </w:divBdr>
        </w:div>
        <w:div w:id="488863981">
          <w:marLeft w:val="640"/>
          <w:marRight w:val="0"/>
          <w:marTop w:val="0"/>
          <w:marBottom w:val="0"/>
          <w:divBdr>
            <w:top w:val="none" w:sz="0" w:space="0" w:color="auto"/>
            <w:left w:val="none" w:sz="0" w:space="0" w:color="auto"/>
            <w:bottom w:val="none" w:sz="0" w:space="0" w:color="auto"/>
            <w:right w:val="none" w:sz="0" w:space="0" w:color="auto"/>
          </w:divBdr>
        </w:div>
        <w:div w:id="520822980">
          <w:marLeft w:val="640"/>
          <w:marRight w:val="0"/>
          <w:marTop w:val="0"/>
          <w:marBottom w:val="0"/>
          <w:divBdr>
            <w:top w:val="none" w:sz="0" w:space="0" w:color="auto"/>
            <w:left w:val="none" w:sz="0" w:space="0" w:color="auto"/>
            <w:bottom w:val="none" w:sz="0" w:space="0" w:color="auto"/>
            <w:right w:val="none" w:sz="0" w:space="0" w:color="auto"/>
          </w:divBdr>
        </w:div>
        <w:div w:id="568737069">
          <w:marLeft w:val="640"/>
          <w:marRight w:val="0"/>
          <w:marTop w:val="0"/>
          <w:marBottom w:val="0"/>
          <w:divBdr>
            <w:top w:val="none" w:sz="0" w:space="0" w:color="auto"/>
            <w:left w:val="none" w:sz="0" w:space="0" w:color="auto"/>
            <w:bottom w:val="none" w:sz="0" w:space="0" w:color="auto"/>
            <w:right w:val="none" w:sz="0" w:space="0" w:color="auto"/>
          </w:divBdr>
        </w:div>
        <w:div w:id="586574412">
          <w:marLeft w:val="640"/>
          <w:marRight w:val="0"/>
          <w:marTop w:val="0"/>
          <w:marBottom w:val="0"/>
          <w:divBdr>
            <w:top w:val="none" w:sz="0" w:space="0" w:color="auto"/>
            <w:left w:val="none" w:sz="0" w:space="0" w:color="auto"/>
            <w:bottom w:val="none" w:sz="0" w:space="0" w:color="auto"/>
            <w:right w:val="none" w:sz="0" w:space="0" w:color="auto"/>
          </w:divBdr>
        </w:div>
        <w:div w:id="604726295">
          <w:marLeft w:val="640"/>
          <w:marRight w:val="0"/>
          <w:marTop w:val="0"/>
          <w:marBottom w:val="0"/>
          <w:divBdr>
            <w:top w:val="none" w:sz="0" w:space="0" w:color="auto"/>
            <w:left w:val="none" w:sz="0" w:space="0" w:color="auto"/>
            <w:bottom w:val="none" w:sz="0" w:space="0" w:color="auto"/>
            <w:right w:val="none" w:sz="0" w:space="0" w:color="auto"/>
          </w:divBdr>
        </w:div>
        <w:div w:id="646740022">
          <w:marLeft w:val="640"/>
          <w:marRight w:val="0"/>
          <w:marTop w:val="0"/>
          <w:marBottom w:val="0"/>
          <w:divBdr>
            <w:top w:val="none" w:sz="0" w:space="0" w:color="auto"/>
            <w:left w:val="none" w:sz="0" w:space="0" w:color="auto"/>
            <w:bottom w:val="none" w:sz="0" w:space="0" w:color="auto"/>
            <w:right w:val="none" w:sz="0" w:space="0" w:color="auto"/>
          </w:divBdr>
        </w:div>
        <w:div w:id="658118232">
          <w:marLeft w:val="640"/>
          <w:marRight w:val="0"/>
          <w:marTop w:val="0"/>
          <w:marBottom w:val="0"/>
          <w:divBdr>
            <w:top w:val="none" w:sz="0" w:space="0" w:color="auto"/>
            <w:left w:val="none" w:sz="0" w:space="0" w:color="auto"/>
            <w:bottom w:val="none" w:sz="0" w:space="0" w:color="auto"/>
            <w:right w:val="none" w:sz="0" w:space="0" w:color="auto"/>
          </w:divBdr>
        </w:div>
        <w:div w:id="702094498">
          <w:marLeft w:val="640"/>
          <w:marRight w:val="0"/>
          <w:marTop w:val="0"/>
          <w:marBottom w:val="0"/>
          <w:divBdr>
            <w:top w:val="none" w:sz="0" w:space="0" w:color="auto"/>
            <w:left w:val="none" w:sz="0" w:space="0" w:color="auto"/>
            <w:bottom w:val="none" w:sz="0" w:space="0" w:color="auto"/>
            <w:right w:val="none" w:sz="0" w:space="0" w:color="auto"/>
          </w:divBdr>
        </w:div>
        <w:div w:id="794176969">
          <w:marLeft w:val="640"/>
          <w:marRight w:val="0"/>
          <w:marTop w:val="0"/>
          <w:marBottom w:val="0"/>
          <w:divBdr>
            <w:top w:val="none" w:sz="0" w:space="0" w:color="auto"/>
            <w:left w:val="none" w:sz="0" w:space="0" w:color="auto"/>
            <w:bottom w:val="none" w:sz="0" w:space="0" w:color="auto"/>
            <w:right w:val="none" w:sz="0" w:space="0" w:color="auto"/>
          </w:divBdr>
        </w:div>
        <w:div w:id="978458795">
          <w:marLeft w:val="640"/>
          <w:marRight w:val="0"/>
          <w:marTop w:val="0"/>
          <w:marBottom w:val="0"/>
          <w:divBdr>
            <w:top w:val="none" w:sz="0" w:space="0" w:color="auto"/>
            <w:left w:val="none" w:sz="0" w:space="0" w:color="auto"/>
            <w:bottom w:val="none" w:sz="0" w:space="0" w:color="auto"/>
            <w:right w:val="none" w:sz="0" w:space="0" w:color="auto"/>
          </w:divBdr>
        </w:div>
        <w:div w:id="1038236891">
          <w:marLeft w:val="640"/>
          <w:marRight w:val="0"/>
          <w:marTop w:val="0"/>
          <w:marBottom w:val="0"/>
          <w:divBdr>
            <w:top w:val="none" w:sz="0" w:space="0" w:color="auto"/>
            <w:left w:val="none" w:sz="0" w:space="0" w:color="auto"/>
            <w:bottom w:val="none" w:sz="0" w:space="0" w:color="auto"/>
            <w:right w:val="none" w:sz="0" w:space="0" w:color="auto"/>
          </w:divBdr>
        </w:div>
        <w:div w:id="1136028392">
          <w:marLeft w:val="640"/>
          <w:marRight w:val="0"/>
          <w:marTop w:val="0"/>
          <w:marBottom w:val="0"/>
          <w:divBdr>
            <w:top w:val="none" w:sz="0" w:space="0" w:color="auto"/>
            <w:left w:val="none" w:sz="0" w:space="0" w:color="auto"/>
            <w:bottom w:val="none" w:sz="0" w:space="0" w:color="auto"/>
            <w:right w:val="none" w:sz="0" w:space="0" w:color="auto"/>
          </w:divBdr>
        </w:div>
        <w:div w:id="1147816962">
          <w:marLeft w:val="640"/>
          <w:marRight w:val="0"/>
          <w:marTop w:val="0"/>
          <w:marBottom w:val="0"/>
          <w:divBdr>
            <w:top w:val="none" w:sz="0" w:space="0" w:color="auto"/>
            <w:left w:val="none" w:sz="0" w:space="0" w:color="auto"/>
            <w:bottom w:val="none" w:sz="0" w:space="0" w:color="auto"/>
            <w:right w:val="none" w:sz="0" w:space="0" w:color="auto"/>
          </w:divBdr>
        </w:div>
        <w:div w:id="1211109180">
          <w:marLeft w:val="640"/>
          <w:marRight w:val="0"/>
          <w:marTop w:val="0"/>
          <w:marBottom w:val="0"/>
          <w:divBdr>
            <w:top w:val="none" w:sz="0" w:space="0" w:color="auto"/>
            <w:left w:val="none" w:sz="0" w:space="0" w:color="auto"/>
            <w:bottom w:val="none" w:sz="0" w:space="0" w:color="auto"/>
            <w:right w:val="none" w:sz="0" w:space="0" w:color="auto"/>
          </w:divBdr>
        </w:div>
        <w:div w:id="1217279469">
          <w:marLeft w:val="640"/>
          <w:marRight w:val="0"/>
          <w:marTop w:val="0"/>
          <w:marBottom w:val="0"/>
          <w:divBdr>
            <w:top w:val="none" w:sz="0" w:space="0" w:color="auto"/>
            <w:left w:val="none" w:sz="0" w:space="0" w:color="auto"/>
            <w:bottom w:val="none" w:sz="0" w:space="0" w:color="auto"/>
            <w:right w:val="none" w:sz="0" w:space="0" w:color="auto"/>
          </w:divBdr>
        </w:div>
        <w:div w:id="1234663829">
          <w:marLeft w:val="640"/>
          <w:marRight w:val="0"/>
          <w:marTop w:val="0"/>
          <w:marBottom w:val="0"/>
          <w:divBdr>
            <w:top w:val="none" w:sz="0" w:space="0" w:color="auto"/>
            <w:left w:val="none" w:sz="0" w:space="0" w:color="auto"/>
            <w:bottom w:val="none" w:sz="0" w:space="0" w:color="auto"/>
            <w:right w:val="none" w:sz="0" w:space="0" w:color="auto"/>
          </w:divBdr>
        </w:div>
        <w:div w:id="1246767163">
          <w:marLeft w:val="640"/>
          <w:marRight w:val="0"/>
          <w:marTop w:val="0"/>
          <w:marBottom w:val="0"/>
          <w:divBdr>
            <w:top w:val="none" w:sz="0" w:space="0" w:color="auto"/>
            <w:left w:val="none" w:sz="0" w:space="0" w:color="auto"/>
            <w:bottom w:val="none" w:sz="0" w:space="0" w:color="auto"/>
            <w:right w:val="none" w:sz="0" w:space="0" w:color="auto"/>
          </w:divBdr>
        </w:div>
        <w:div w:id="1269002334">
          <w:marLeft w:val="640"/>
          <w:marRight w:val="0"/>
          <w:marTop w:val="0"/>
          <w:marBottom w:val="0"/>
          <w:divBdr>
            <w:top w:val="none" w:sz="0" w:space="0" w:color="auto"/>
            <w:left w:val="none" w:sz="0" w:space="0" w:color="auto"/>
            <w:bottom w:val="none" w:sz="0" w:space="0" w:color="auto"/>
            <w:right w:val="none" w:sz="0" w:space="0" w:color="auto"/>
          </w:divBdr>
        </w:div>
        <w:div w:id="1343510334">
          <w:marLeft w:val="640"/>
          <w:marRight w:val="0"/>
          <w:marTop w:val="0"/>
          <w:marBottom w:val="0"/>
          <w:divBdr>
            <w:top w:val="none" w:sz="0" w:space="0" w:color="auto"/>
            <w:left w:val="none" w:sz="0" w:space="0" w:color="auto"/>
            <w:bottom w:val="none" w:sz="0" w:space="0" w:color="auto"/>
            <w:right w:val="none" w:sz="0" w:space="0" w:color="auto"/>
          </w:divBdr>
        </w:div>
        <w:div w:id="1389498130">
          <w:marLeft w:val="640"/>
          <w:marRight w:val="0"/>
          <w:marTop w:val="0"/>
          <w:marBottom w:val="0"/>
          <w:divBdr>
            <w:top w:val="none" w:sz="0" w:space="0" w:color="auto"/>
            <w:left w:val="none" w:sz="0" w:space="0" w:color="auto"/>
            <w:bottom w:val="none" w:sz="0" w:space="0" w:color="auto"/>
            <w:right w:val="none" w:sz="0" w:space="0" w:color="auto"/>
          </w:divBdr>
        </w:div>
        <w:div w:id="1459035072">
          <w:marLeft w:val="640"/>
          <w:marRight w:val="0"/>
          <w:marTop w:val="0"/>
          <w:marBottom w:val="0"/>
          <w:divBdr>
            <w:top w:val="none" w:sz="0" w:space="0" w:color="auto"/>
            <w:left w:val="none" w:sz="0" w:space="0" w:color="auto"/>
            <w:bottom w:val="none" w:sz="0" w:space="0" w:color="auto"/>
            <w:right w:val="none" w:sz="0" w:space="0" w:color="auto"/>
          </w:divBdr>
        </w:div>
        <w:div w:id="1485471739">
          <w:marLeft w:val="640"/>
          <w:marRight w:val="0"/>
          <w:marTop w:val="0"/>
          <w:marBottom w:val="0"/>
          <w:divBdr>
            <w:top w:val="none" w:sz="0" w:space="0" w:color="auto"/>
            <w:left w:val="none" w:sz="0" w:space="0" w:color="auto"/>
            <w:bottom w:val="none" w:sz="0" w:space="0" w:color="auto"/>
            <w:right w:val="none" w:sz="0" w:space="0" w:color="auto"/>
          </w:divBdr>
        </w:div>
        <w:div w:id="1487286411">
          <w:marLeft w:val="640"/>
          <w:marRight w:val="0"/>
          <w:marTop w:val="0"/>
          <w:marBottom w:val="0"/>
          <w:divBdr>
            <w:top w:val="none" w:sz="0" w:space="0" w:color="auto"/>
            <w:left w:val="none" w:sz="0" w:space="0" w:color="auto"/>
            <w:bottom w:val="none" w:sz="0" w:space="0" w:color="auto"/>
            <w:right w:val="none" w:sz="0" w:space="0" w:color="auto"/>
          </w:divBdr>
        </w:div>
        <w:div w:id="1616447855">
          <w:marLeft w:val="640"/>
          <w:marRight w:val="0"/>
          <w:marTop w:val="0"/>
          <w:marBottom w:val="0"/>
          <w:divBdr>
            <w:top w:val="none" w:sz="0" w:space="0" w:color="auto"/>
            <w:left w:val="none" w:sz="0" w:space="0" w:color="auto"/>
            <w:bottom w:val="none" w:sz="0" w:space="0" w:color="auto"/>
            <w:right w:val="none" w:sz="0" w:space="0" w:color="auto"/>
          </w:divBdr>
        </w:div>
        <w:div w:id="1633054685">
          <w:marLeft w:val="640"/>
          <w:marRight w:val="0"/>
          <w:marTop w:val="0"/>
          <w:marBottom w:val="0"/>
          <w:divBdr>
            <w:top w:val="none" w:sz="0" w:space="0" w:color="auto"/>
            <w:left w:val="none" w:sz="0" w:space="0" w:color="auto"/>
            <w:bottom w:val="none" w:sz="0" w:space="0" w:color="auto"/>
            <w:right w:val="none" w:sz="0" w:space="0" w:color="auto"/>
          </w:divBdr>
        </w:div>
        <w:div w:id="1712415599">
          <w:marLeft w:val="640"/>
          <w:marRight w:val="0"/>
          <w:marTop w:val="0"/>
          <w:marBottom w:val="0"/>
          <w:divBdr>
            <w:top w:val="none" w:sz="0" w:space="0" w:color="auto"/>
            <w:left w:val="none" w:sz="0" w:space="0" w:color="auto"/>
            <w:bottom w:val="none" w:sz="0" w:space="0" w:color="auto"/>
            <w:right w:val="none" w:sz="0" w:space="0" w:color="auto"/>
          </w:divBdr>
        </w:div>
        <w:div w:id="1761561728">
          <w:marLeft w:val="640"/>
          <w:marRight w:val="0"/>
          <w:marTop w:val="0"/>
          <w:marBottom w:val="0"/>
          <w:divBdr>
            <w:top w:val="none" w:sz="0" w:space="0" w:color="auto"/>
            <w:left w:val="none" w:sz="0" w:space="0" w:color="auto"/>
            <w:bottom w:val="none" w:sz="0" w:space="0" w:color="auto"/>
            <w:right w:val="none" w:sz="0" w:space="0" w:color="auto"/>
          </w:divBdr>
        </w:div>
        <w:div w:id="1792745196">
          <w:marLeft w:val="640"/>
          <w:marRight w:val="0"/>
          <w:marTop w:val="0"/>
          <w:marBottom w:val="0"/>
          <w:divBdr>
            <w:top w:val="none" w:sz="0" w:space="0" w:color="auto"/>
            <w:left w:val="none" w:sz="0" w:space="0" w:color="auto"/>
            <w:bottom w:val="none" w:sz="0" w:space="0" w:color="auto"/>
            <w:right w:val="none" w:sz="0" w:space="0" w:color="auto"/>
          </w:divBdr>
        </w:div>
        <w:div w:id="1799909948">
          <w:marLeft w:val="640"/>
          <w:marRight w:val="0"/>
          <w:marTop w:val="0"/>
          <w:marBottom w:val="0"/>
          <w:divBdr>
            <w:top w:val="none" w:sz="0" w:space="0" w:color="auto"/>
            <w:left w:val="none" w:sz="0" w:space="0" w:color="auto"/>
            <w:bottom w:val="none" w:sz="0" w:space="0" w:color="auto"/>
            <w:right w:val="none" w:sz="0" w:space="0" w:color="auto"/>
          </w:divBdr>
        </w:div>
        <w:div w:id="1804078491">
          <w:marLeft w:val="640"/>
          <w:marRight w:val="0"/>
          <w:marTop w:val="0"/>
          <w:marBottom w:val="0"/>
          <w:divBdr>
            <w:top w:val="none" w:sz="0" w:space="0" w:color="auto"/>
            <w:left w:val="none" w:sz="0" w:space="0" w:color="auto"/>
            <w:bottom w:val="none" w:sz="0" w:space="0" w:color="auto"/>
            <w:right w:val="none" w:sz="0" w:space="0" w:color="auto"/>
          </w:divBdr>
        </w:div>
        <w:div w:id="1824930909">
          <w:marLeft w:val="640"/>
          <w:marRight w:val="0"/>
          <w:marTop w:val="0"/>
          <w:marBottom w:val="0"/>
          <w:divBdr>
            <w:top w:val="none" w:sz="0" w:space="0" w:color="auto"/>
            <w:left w:val="none" w:sz="0" w:space="0" w:color="auto"/>
            <w:bottom w:val="none" w:sz="0" w:space="0" w:color="auto"/>
            <w:right w:val="none" w:sz="0" w:space="0" w:color="auto"/>
          </w:divBdr>
        </w:div>
        <w:div w:id="1866824476">
          <w:marLeft w:val="640"/>
          <w:marRight w:val="0"/>
          <w:marTop w:val="0"/>
          <w:marBottom w:val="0"/>
          <w:divBdr>
            <w:top w:val="none" w:sz="0" w:space="0" w:color="auto"/>
            <w:left w:val="none" w:sz="0" w:space="0" w:color="auto"/>
            <w:bottom w:val="none" w:sz="0" w:space="0" w:color="auto"/>
            <w:right w:val="none" w:sz="0" w:space="0" w:color="auto"/>
          </w:divBdr>
        </w:div>
        <w:div w:id="1919289530">
          <w:marLeft w:val="640"/>
          <w:marRight w:val="0"/>
          <w:marTop w:val="0"/>
          <w:marBottom w:val="0"/>
          <w:divBdr>
            <w:top w:val="none" w:sz="0" w:space="0" w:color="auto"/>
            <w:left w:val="none" w:sz="0" w:space="0" w:color="auto"/>
            <w:bottom w:val="none" w:sz="0" w:space="0" w:color="auto"/>
            <w:right w:val="none" w:sz="0" w:space="0" w:color="auto"/>
          </w:divBdr>
        </w:div>
        <w:div w:id="1956790074">
          <w:marLeft w:val="640"/>
          <w:marRight w:val="0"/>
          <w:marTop w:val="0"/>
          <w:marBottom w:val="0"/>
          <w:divBdr>
            <w:top w:val="none" w:sz="0" w:space="0" w:color="auto"/>
            <w:left w:val="none" w:sz="0" w:space="0" w:color="auto"/>
            <w:bottom w:val="none" w:sz="0" w:space="0" w:color="auto"/>
            <w:right w:val="none" w:sz="0" w:space="0" w:color="auto"/>
          </w:divBdr>
        </w:div>
        <w:div w:id="1957256011">
          <w:marLeft w:val="640"/>
          <w:marRight w:val="0"/>
          <w:marTop w:val="0"/>
          <w:marBottom w:val="0"/>
          <w:divBdr>
            <w:top w:val="none" w:sz="0" w:space="0" w:color="auto"/>
            <w:left w:val="none" w:sz="0" w:space="0" w:color="auto"/>
            <w:bottom w:val="none" w:sz="0" w:space="0" w:color="auto"/>
            <w:right w:val="none" w:sz="0" w:space="0" w:color="auto"/>
          </w:divBdr>
        </w:div>
        <w:div w:id="1996640214">
          <w:marLeft w:val="640"/>
          <w:marRight w:val="0"/>
          <w:marTop w:val="0"/>
          <w:marBottom w:val="0"/>
          <w:divBdr>
            <w:top w:val="none" w:sz="0" w:space="0" w:color="auto"/>
            <w:left w:val="none" w:sz="0" w:space="0" w:color="auto"/>
            <w:bottom w:val="none" w:sz="0" w:space="0" w:color="auto"/>
            <w:right w:val="none" w:sz="0" w:space="0" w:color="auto"/>
          </w:divBdr>
        </w:div>
        <w:div w:id="2025402115">
          <w:marLeft w:val="640"/>
          <w:marRight w:val="0"/>
          <w:marTop w:val="0"/>
          <w:marBottom w:val="0"/>
          <w:divBdr>
            <w:top w:val="none" w:sz="0" w:space="0" w:color="auto"/>
            <w:left w:val="none" w:sz="0" w:space="0" w:color="auto"/>
            <w:bottom w:val="none" w:sz="0" w:space="0" w:color="auto"/>
            <w:right w:val="none" w:sz="0" w:space="0" w:color="auto"/>
          </w:divBdr>
        </w:div>
        <w:div w:id="2037539500">
          <w:marLeft w:val="640"/>
          <w:marRight w:val="0"/>
          <w:marTop w:val="0"/>
          <w:marBottom w:val="0"/>
          <w:divBdr>
            <w:top w:val="none" w:sz="0" w:space="0" w:color="auto"/>
            <w:left w:val="none" w:sz="0" w:space="0" w:color="auto"/>
            <w:bottom w:val="none" w:sz="0" w:space="0" w:color="auto"/>
            <w:right w:val="none" w:sz="0" w:space="0" w:color="auto"/>
          </w:divBdr>
        </w:div>
        <w:div w:id="2047564158">
          <w:marLeft w:val="640"/>
          <w:marRight w:val="0"/>
          <w:marTop w:val="0"/>
          <w:marBottom w:val="0"/>
          <w:divBdr>
            <w:top w:val="none" w:sz="0" w:space="0" w:color="auto"/>
            <w:left w:val="none" w:sz="0" w:space="0" w:color="auto"/>
            <w:bottom w:val="none" w:sz="0" w:space="0" w:color="auto"/>
            <w:right w:val="none" w:sz="0" w:space="0" w:color="auto"/>
          </w:divBdr>
        </w:div>
        <w:div w:id="2119716462">
          <w:marLeft w:val="640"/>
          <w:marRight w:val="0"/>
          <w:marTop w:val="0"/>
          <w:marBottom w:val="0"/>
          <w:divBdr>
            <w:top w:val="none" w:sz="0" w:space="0" w:color="auto"/>
            <w:left w:val="none" w:sz="0" w:space="0" w:color="auto"/>
            <w:bottom w:val="none" w:sz="0" w:space="0" w:color="auto"/>
            <w:right w:val="none" w:sz="0" w:space="0" w:color="auto"/>
          </w:divBdr>
        </w:div>
        <w:div w:id="2146502770">
          <w:marLeft w:val="640"/>
          <w:marRight w:val="0"/>
          <w:marTop w:val="0"/>
          <w:marBottom w:val="0"/>
          <w:divBdr>
            <w:top w:val="none" w:sz="0" w:space="0" w:color="auto"/>
            <w:left w:val="none" w:sz="0" w:space="0" w:color="auto"/>
            <w:bottom w:val="none" w:sz="0" w:space="0" w:color="auto"/>
            <w:right w:val="none" w:sz="0" w:space="0" w:color="auto"/>
          </w:divBdr>
        </w:div>
      </w:divsChild>
    </w:div>
    <w:div w:id="457340502">
      <w:bodyDiv w:val="1"/>
      <w:marLeft w:val="0"/>
      <w:marRight w:val="0"/>
      <w:marTop w:val="0"/>
      <w:marBottom w:val="0"/>
      <w:divBdr>
        <w:top w:val="none" w:sz="0" w:space="0" w:color="auto"/>
        <w:left w:val="none" w:sz="0" w:space="0" w:color="auto"/>
        <w:bottom w:val="none" w:sz="0" w:space="0" w:color="auto"/>
        <w:right w:val="none" w:sz="0" w:space="0" w:color="auto"/>
      </w:divBdr>
      <w:divsChild>
        <w:div w:id="19744773">
          <w:marLeft w:val="640"/>
          <w:marRight w:val="0"/>
          <w:marTop w:val="0"/>
          <w:marBottom w:val="0"/>
          <w:divBdr>
            <w:top w:val="none" w:sz="0" w:space="0" w:color="auto"/>
            <w:left w:val="none" w:sz="0" w:space="0" w:color="auto"/>
            <w:bottom w:val="none" w:sz="0" w:space="0" w:color="auto"/>
            <w:right w:val="none" w:sz="0" w:space="0" w:color="auto"/>
          </w:divBdr>
        </w:div>
        <w:div w:id="45640275">
          <w:marLeft w:val="640"/>
          <w:marRight w:val="0"/>
          <w:marTop w:val="0"/>
          <w:marBottom w:val="0"/>
          <w:divBdr>
            <w:top w:val="none" w:sz="0" w:space="0" w:color="auto"/>
            <w:left w:val="none" w:sz="0" w:space="0" w:color="auto"/>
            <w:bottom w:val="none" w:sz="0" w:space="0" w:color="auto"/>
            <w:right w:val="none" w:sz="0" w:space="0" w:color="auto"/>
          </w:divBdr>
        </w:div>
        <w:div w:id="85735837">
          <w:marLeft w:val="640"/>
          <w:marRight w:val="0"/>
          <w:marTop w:val="0"/>
          <w:marBottom w:val="0"/>
          <w:divBdr>
            <w:top w:val="none" w:sz="0" w:space="0" w:color="auto"/>
            <w:left w:val="none" w:sz="0" w:space="0" w:color="auto"/>
            <w:bottom w:val="none" w:sz="0" w:space="0" w:color="auto"/>
            <w:right w:val="none" w:sz="0" w:space="0" w:color="auto"/>
          </w:divBdr>
        </w:div>
        <w:div w:id="120922967">
          <w:marLeft w:val="640"/>
          <w:marRight w:val="0"/>
          <w:marTop w:val="0"/>
          <w:marBottom w:val="0"/>
          <w:divBdr>
            <w:top w:val="none" w:sz="0" w:space="0" w:color="auto"/>
            <w:left w:val="none" w:sz="0" w:space="0" w:color="auto"/>
            <w:bottom w:val="none" w:sz="0" w:space="0" w:color="auto"/>
            <w:right w:val="none" w:sz="0" w:space="0" w:color="auto"/>
          </w:divBdr>
        </w:div>
        <w:div w:id="165631822">
          <w:marLeft w:val="640"/>
          <w:marRight w:val="0"/>
          <w:marTop w:val="0"/>
          <w:marBottom w:val="0"/>
          <w:divBdr>
            <w:top w:val="none" w:sz="0" w:space="0" w:color="auto"/>
            <w:left w:val="none" w:sz="0" w:space="0" w:color="auto"/>
            <w:bottom w:val="none" w:sz="0" w:space="0" w:color="auto"/>
            <w:right w:val="none" w:sz="0" w:space="0" w:color="auto"/>
          </w:divBdr>
        </w:div>
        <w:div w:id="174195379">
          <w:marLeft w:val="640"/>
          <w:marRight w:val="0"/>
          <w:marTop w:val="0"/>
          <w:marBottom w:val="0"/>
          <w:divBdr>
            <w:top w:val="none" w:sz="0" w:space="0" w:color="auto"/>
            <w:left w:val="none" w:sz="0" w:space="0" w:color="auto"/>
            <w:bottom w:val="none" w:sz="0" w:space="0" w:color="auto"/>
            <w:right w:val="none" w:sz="0" w:space="0" w:color="auto"/>
          </w:divBdr>
        </w:div>
        <w:div w:id="206793588">
          <w:marLeft w:val="640"/>
          <w:marRight w:val="0"/>
          <w:marTop w:val="0"/>
          <w:marBottom w:val="0"/>
          <w:divBdr>
            <w:top w:val="none" w:sz="0" w:space="0" w:color="auto"/>
            <w:left w:val="none" w:sz="0" w:space="0" w:color="auto"/>
            <w:bottom w:val="none" w:sz="0" w:space="0" w:color="auto"/>
            <w:right w:val="none" w:sz="0" w:space="0" w:color="auto"/>
          </w:divBdr>
        </w:div>
        <w:div w:id="211894417">
          <w:marLeft w:val="640"/>
          <w:marRight w:val="0"/>
          <w:marTop w:val="0"/>
          <w:marBottom w:val="0"/>
          <w:divBdr>
            <w:top w:val="none" w:sz="0" w:space="0" w:color="auto"/>
            <w:left w:val="none" w:sz="0" w:space="0" w:color="auto"/>
            <w:bottom w:val="none" w:sz="0" w:space="0" w:color="auto"/>
            <w:right w:val="none" w:sz="0" w:space="0" w:color="auto"/>
          </w:divBdr>
        </w:div>
        <w:div w:id="228686546">
          <w:marLeft w:val="640"/>
          <w:marRight w:val="0"/>
          <w:marTop w:val="0"/>
          <w:marBottom w:val="0"/>
          <w:divBdr>
            <w:top w:val="none" w:sz="0" w:space="0" w:color="auto"/>
            <w:left w:val="none" w:sz="0" w:space="0" w:color="auto"/>
            <w:bottom w:val="none" w:sz="0" w:space="0" w:color="auto"/>
            <w:right w:val="none" w:sz="0" w:space="0" w:color="auto"/>
          </w:divBdr>
        </w:div>
        <w:div w:id="233249445">
          <w:marLeft w:val="640"/>
          <w:marRight w:val="0"/>
          <w:marTop w:val="0"/>
          <w:marBottom w:val="0"/>
          <w:divBdr>
            <w:top w:val="none" w:sz="0" w:space="0" w:color="auto"/>
            <w:left w:val="none" w:sz="0" w:space="0" w:color="auto"/>
            <w:bottom w:val="none" w:sz="0" w:space="0" w:color="auto"/>
            <w:right w:val="none" w:sz="0" w:space="0" w:color="auto"/>
          </w:divBdr>
        </w:div>
        <w:div w:id="354425672">
          <w:marLeft w:val="640"/>
          <w:marRight w:val="0"/>
          <w:marTop w:val="0"/>
          <w:marBottom w:val="0"/>
          <w:divBdr>
            <w:top w:val="none" w:sz="0" w:space="0" w:color="auto"/>
            <w:left w:val="none" w:sz="0" w:space="0" w:color="auto"/>
            <w:bottom w:val="none" w:sz="0" w:space="0" w:color="auto"/>
            <w:right w:val="none" w:sz="0" w:space="0" w:color="auto"/>
          </w:divBdr>
        </w:div>
        <w:div w:id="402029906">
          <w:marLeft w:val="640"/>
          <w:marRight w:val="0"/>
          <w:marTop w:val="0"/>
          <w:marBottom w:val="0"/>
          <w:divBdr>
            <w:top w:val="none" w:sz="0" w:space="0" w:color="auto"/>
            <w:left w:val="none" w:sz="0" w:space="0" w:color="auto"/>
            <w:bottom w:val="none" w:sz="0" w:space="0" w:color="auto"/>
            <w:right w:val="none" w:sz="0" w:space="0" w:color="auto"/>
          </w:divBdr>
        </w:div>
        <w:div w:id="436104714">
          <w:marLeft w:val="640"/>
          <w:marRight w:val="0"/>
          <w:marTop w:val="0"/>
          <w:marBottom w:val="0"/>
          <w:divBdr>
            <w:top w:val="none" w:sz="0" w:space="0" w:color="auto"/>
            <w:left w:val="none" w:sz="0" w:space="0" w:color="auto"/>
            <w:bottom w:val="none" w:sz="0" w:space="0" w:color="auto"/>
            <w:right w:val="none" w:sz="0" w:space="0" w:color="auto"/>
          </w:divBdr>
        </w:div>
        <w:div w:id="466050340">
          <w:marLeft w:val="640"/>
          <w:marRight w:val="0"/>
          <w:marTop w:val="0"/>
          <w:marBottom w:val="0"/>
          <w:divBdr>
            <w:top w:val="none" w:sz="0" w:space="0" w:color="auto"/>
            <w:left w:val="none" w:sz="0" w:space="0" w:color="auto"/>
            <w:bottom w:val="none" w:sz="0" w:space="0" w:color="auto"/>
            <w:right w:val="none" w:sz="0" w:space="0" w:color="auto"/>
          </w:divBdr>
        </w:div>
        <w:div w:id="495265247">
          <w:marLeft w:val="640"/>
          <w:marRight w:val="0"/>
          <w:marTop w:val="0"/>
          <w:marBottom w:val="0"/>
          <w:divBdr>
            <w:top w:val="none" w:sz="0" w:space="0" w:color="auto"/>
            <w:left w:val="none" w:sz="0" w:space="0" w:color="auto"/>
            <w:bottom w:val="none" w:sz="0" w:space="0" w:color="auto"/>
            <w:right w:val="none" w:sz="0" w:space="0" w:color="auto"/>
          </w:divBdr>
        </w:div>
        <w:div w:id="510264516">
          <w:marLeft w:val="640"/>
          <w:marRight w:val="0"/>
          <w:marTop w:val="0"/>
          <w:marBottom w:val="0"/>
          <w:divBdr>
            <w:top w:val="none" w:sz="0" w:space="0" w:color="auto"/>
            <w:left w:val="none" w:sz="0" w:space="0" w:color="auto"/>
            <w:bottom w:val="none" w:sz="0" w:space="0" w:color="auto"/>
            <w:right w:val="none" w:sz="0" w:space="0" w:color="auto"/>
          </w:divBdr>
        </w:div>
        <w:div w:id="564878100">
          <w:marLeft w:val="640"/>
          <w:marRight w:val="0"/>
          <w:marTop w:val="0"/>
          <w:marBottom w:val="0"/>
          <w:divBdr>
            <w:top w:val="none" w:sz="0" w:space="0" w:color="auto"/>
            <w:left w:val="none" w:sz="0" w:space="0" w:color="auto"/>
            <w:bottom w:val="none" w:sz="0" w:space="0" w:color="auto"/>
            <w:right w:val="none" w:sz="0" w:space="0" w:color="auto"/>
          </w:divBdr>
        </w:div>
        <w:div w:id="617685059">
          <w:marLeft w:val="640"/>
          <w:marRight w:val="0"/>
          <w:marTop w:val="0"/>
          <w:marBottom w:val="0"/>
          <w:divBdr>
            <w:top w:val="none" w:sz="0" w:space="0" w:color="auto"/>
            <w:left w:val="none" w:sz="0" w:space="0" w:color="auto"/>
            <w:bottom w:val="none" w:sz="0" w:space="0" w:color="auto"/>
            <w:right w:val="none" w:sz="0" w:space="0" w:color="auto"/>
          </w:divBdr>
        </w:div>
        <w:div w:id="630130118">
          <w:marLeft w:val="640"/>
          <w:marRight w:val="0"/>
          <w:marTop w:val="0"/>
          <w:marBottom w:val="0"/>
          <w:divBdr>
            <w:top w:val="none" w:sz="0" w:space="0" w:color="auto"/>
            <w:left w:val="none" w:sz="0" w:space="0" w:color="auto"/>
            <w:bottom w:val="none" w:sz="0" w:space="0" w:color="auto"/>
            <w:right w:val="none" w:sz="0" w:space="0" w:color="auto"/>
          </w:divBdr>
        </w:div>
        <w:div w:id="630284656">
          <w:marLeft w:val="640"/>
          <w:marRight w:val="0"/>
          <w:marTop w:val="0"/>
          <w:marBottom w:val="0"/>
          <w:divBdr>
            <w:top w:val="none" w:sz="0" w:space="0" w:color="auto"/>
            <w:left w:val="none" w:sz="0" w:space="0" w:color="auto"/>
            <w:bottom w:val="none" w:sz="0" w:space="0" w:color="auto"/>
            <w:right w:val="none" w:sz="0" w:space="0" w:color="auto"/>
          </w:divBdr>
        </w:div>
        <w:div w:id="631012922">
          <w:marLeft w:val="640"/>
          <w:marRight w:val="0"/>
          <w:marTop w:val="0"/>
          <w:marBottom w:val="0"/>
          <w:divBdr>
            <w:top w:val="none" w:sz="0" w:space="0" w:color="auto"/>
            <w:left w:val="none" w:sz="0" w:space="0" w:color="auto"/>
            <w:bottom w:val="none" w:sz="0" w:space="0" w:color="auto"/>
            <w:right w:val="none" w:sz="0" w:space="0" w:color="auto"/>
          </w:divBdr>
        </w:div>
        <w:div w:id="644699603">
          <w:marLeft w:val="640"/>
          <w:marRight w:val="0"/>
          <w:marTop w:val="0"/>
          <w:marBottom w:val="0"/>
          <w:divBdr>
            <w:top w:val="none" w:sz="0" w:space="0" w:color="auto"/>
            <w:left w:val="none" w:sz="0" w:space="0" w:color="auto"/>
            <w:bottom w:val="none" w:sz="0" w:space="0" w:color="auto"/>
            <w:right w:val="none" w:sz="0" w:space="0" w:color="auto"/>
          </w:divBdr>
        </w:div>
        <w:div w:id="715354854">
          <w:marLeft w:val="640"/>
          <w:marRight w:val="0"/>
          <w:marTop w:val="0"/>
          <w:marBottom w:val="0"/>
          <w:divBdr>
            <w:top w:val="none" w:sz="0" w:space="0" w:color="auto"/>
            <w:left w:val="none" w:sz="0" w:space="0" w:color="auto"/>
            <w:bottom w:val="none" w:sz="0" w:space="0" w:color="auto"/>
            <w:right w:val="none" w:sz="0" w:space="0" w:color="auto"/>
          </w:divBdr>
        </w:div>
        <w:div w:id="764963686">
          <w:marLeft w:val="640"/>
          <w:marRight w:val="0"/>
          <w:marTop w:val="0"/>
          <w:marBottom w:val="0"/>
          <w:divBdr>
            <w:top w:val="none" w:sz="0" w:space="0" w:color="auto"/>
            <w:left w:val="none" w:sz="0" w:space="0" w:color="auto"/>
            <w:bottom w:val="none" w:sz="0" w:space="0" w:color="auto"/>
            <w:right w:val="none" w:sz="0" w:space="0" w:color="auto"/>
          </w:divBdr>
        </w:div>
        <w:div w:id="766464029">
          <w:marLeft w:val="640"/>
          <w:marRight w:val="0"/>
          <w:marTop w:val="0"/>
          <w:marBottom w:val="0"/>
          <w:divBdr>
            <w:top w:val="none" w:sz="0" w:space="0" w:color="auto"/>
            <w:left w:val="none" w:sz="0" w:space="0" w:color="auto"/>
            <w:bottom w:val="none" w:sz="0" w:space="0" w:color="auto"/>
            <w:right w:val="none" w:sz="0" w:space="0" w:color="auto"/>
          </w:divBdr>
        </w:div>
        <w:div w:id="917323615">
          <w:marLeft w:val="640"/>
          <w:marRight w:val="0"/>
          <w:marTop w:val="0"/>
          <w:marBottom w:val="0"/>
          <w:divBdr>
            <w:top w:val="none" w:sz="0" w:space="0" w:color="auto"/>
            <w:left w:val="none" w:sz="0" w:space="0" w:color="auto"/>
            <w:bottom w:val="none" w:sz="0" w:space="0" w:color="auto"/>
            <w:right w:val="none" w:sz="0" w:space="0" w:color="auto"/>
          </w:divBdr>
        </w:div>
        <w:div w:id="953292034">
          <w:marLeft w:val="640"/>
          <w:marRight w:val="0"/>
          <w:marTop w:val="0"/>
          <w:marBottom w:val="0"/>
          <w:divBdr>
            <w:top w:val="none" w:sz="0" w:space="0" w:color="auto"/>
            <w:left w:val="none" w:sz="0" w:space="0" w:color="auto"/>
            <w:bottom w:val="none" w:sz="0" w:space="0" w:color="auto"/>
            <w:right w:val="none" w:sz="0" w:space="0" w:color="auto"/>
          </w:divBdr>
        </w:div>
        <w:div w:id="963924746">
          <w:marLeft w:val="640"/>
          <w:marRight w:val="0"/>
          <w:marTop w:val="0"/>
          <w:marBottom w:val="0"/>
          <w:divBdr>
            <w:top w:val="none" w:sz="0" w:space="0" w:color="auto"/>
            <w:left w:val="none" w:sz="0" w:space="0" w:color="auto"/>
            <w:bottom w:val="none" w:sz="0" w:space="0" w:color="auto"/>
            <w:right w:val="none" w:sz="0" w:space="0" w:color="auto"/>
          </w:divBdr>
        </w:div>
        <w:div w:id="1050422156">
          <w:marLeft w:val="640"/>
          <w:marRight w:val="0"/>
          <w:marTop w:val="0"/>
          <w:marBottom w:val="0"/>
          <w:divBdr>
            <w:top w:val="none" w:sz="0" w:space="0" w:color="auto"/>
            <w:left w:val="none" w:sz="0" w:space="0" w:color="auto"/>
            <w:bottom w:val="none" w:sz="0" w:space="0" w:color="auto"/>
            <w:right w:val="none" w:sz="0" w:space="0" w:color="auto"/>
          </w:divBdr>
        </w:div>
        <w:div w:id="1100874014">
          <w:marLeft w:val="640"/>
          <w:marRight w:val="0"/>
          <w:marTop w:val="0"/>
          <w:marBottom w:val="0"/>
          <w:divBdr>
            <w:top w:val="none" w:sz="0" w:space="0" w:color="auto"/>
            <w:left w:val="none" w:sz="0" w:space="0" w:color="auto"/>
            <w:bottom w:val="none" w:sz="0" w:space="0" w:color="auto"/>
            <w:right w:val="none" w:sz="0" w:space="0" w:color="auto"/>
          </w:divBdr>
        </w:div>
        <w:div w:id="1104882726">
          <w:marLeft w:val="640"/>
          <w:marRight w:val="0"/>
          <w:marTop w:val="0"/>
          <w:marBottom w:val="0"/>
          <w:divBdr>
            <w:top w:val="none" w:sz="0" w:space="0" w:color="auto"/>
            <w:left w:val="none" w:sz="0" w:space="0" w:color="auto"/>
            <w:bottom w:val="none" w:sz="0" w:space="0" w:color="auto"/>
            <w:right w:val="none" w:sz="0" w:space="0" w:color="auto"/>
          </w:divBdr>
        </w:div>
        <w:div w:id="1115905502">
          <w:marLeft w:val="640"/>
          <w:marRight w:val="0"/>
          <w:marTop w:val="0"/>
          <w:marBottom w:val="0"/>
          <w:divBdr>
            <w:top w:val="none" w:sz="0" w:space="0" w:color="auto"/>
            <w:left w:val="none" w:sz="0" w:space="0" w:color="auto"/>
            <w:bottom w:val="none" w:sz="0" w:space="0" w:color="auto"/>
            <w:right w:val="none" w:sz="0" w:space="0" w:color="auto"/>
          </w:divBdr>
        </w:div>
        <w:div w:id="1178811148">
          <w:marLeft w:val="640"/>
          <w:marRight w:val="0"/>
          <w:marTop w:val="0"/>
          <w:marBottom w:val="0"/>
          <w:divBdr>
            <w:top w:val="none" w:sz="0" w:space="0" w:color="auto"/>
            <w:left w:val="none" w:sz="0" w:space="0" w:color="auto"/>
            <w:bottom w:val="none" w:sz="0" w:space="0" w:color="auto"/>
            <w:right w:val="none" w:sz="0" w:space="0" w:color="auto"/>
          </w:divBdr>
        </w:div>
        <w:div w:id="1183859296">
          <w:marLeft w:val="640"/>
          <w:marRight w:val="0"/>
          <w:marTop w:val="0"/>
          <w:marBottom w:val="0"/>
          <w:divBdr>
            <w:top w:val="none" w:sz="0" w:space="0" w:color="auto"/>
            <w:left w:val="none" w:sz="0" w:space="0" w:color="auto"/>
            <w:bottom w:val="none" w:sz="0" w:space="0" w:color="auto"/>
            <w:right w:val="none" w:sz="0" w:space="0" w:color="auto"/>
          </w:divBdr>
        </w:div>
        <w:div w:id="1373843495">
          <w:marLeft w:val="640"/>
          <w:marRight w:val="0"/>
          <w:marTop w:val="0"/>
          <w:marBottom w:val="0"/>
          <w:divBdr>
            <w:top w:val="none" w:sz="0" w:space="0" w:color="auto"/>
            <w:left w:val="none" w:sz="0" w:space="0" w:color="auto"/>
            <w:bottom w:val="none" w:sz="0" w:space="0" w:color="auto"/>
            <w:right w:val="none" w:sz="0" w:space="0" w:color="auto"/>
          </w:divBdr>
        </w:div>
        <w:div w:id="1436828453">
          <w:marLeft w:val="640"/>
          <w:marRight w:val="0"/>
          <w:marTop w:val="0"/>
          <w:marBottom w:val="0"/>
          <w:divBdr>
            <w:top w:val="none" w:sz="0" w:space="0" w:color="auto"/>
            <w:left w:val="none" w:sz="0" w:space="0" w:color="auto"/>
            <w:bottom w:val="none" w:sz="0" w:space="0" w:color="auto"/>
            <w:right w:val="none" w:sz="0" w:space="0" w:color="auto"/>
          </w:divBdr>
        </w:div>
        <w:div w:id="1505894546">
          <w:marLeft w:val="640"/>
          <w:marRight w:val="0"/>
          <w:marTop w:val="0"/>
          <w:marBottom w:val="0"/>
          <w:divBdr>
            <w:top w:val="none" w:sz="0" w:space="0" w:color="auto"/>
            <w:left w:val="none" w:sz="0" w:space="0" w:color="auto"/>
            <w:bottom w:val="none" w:sz="0" w:space="0" w:color="auto"/>
            <w:right w:val="none" w:sz="0" w:space="0" w:color="auto"/>
          </w:divBdr>
        </w:div>
        <w:div w:id="1524130321">
          <w:marLeft w:val="640"/>
          <w:marRight w:val="0"/>
          <w:marTop w:val="0"/>
          <w:marBottom w:val="0"/>
          <w:divBdr>
            <w:top w:val="none" w:sz="0" w:space="0" w:color="auto"/>
            <w:left w:val="none" w:sz="0" w:space="0" w:color="auto"/>
            <w:bottom w:val="none" w:sz="0" w:space="0" w:color="auto"/>
            <w:right w:val="none" w:sz="0" w:space="0" w:color="auto"/>
          </w:divBdr>
        </w:div>
        <w:div w:id="1536119731">
          <w:marLeft w:val="640"/>
          <w:marRight w:val="0"/>
          <w:marTop w:val="0"/>
          <w:marBottom w:val="0"/>
          <w:divBdr>
            <w:top w:val="none" w:sz="0" w:space="0" w:color="auto"/>
            <w:left w:val="none" w:sz="0" w:space="0" w:color="auto"/>
            <w:bottom w:val="none" w:sz="0" w:space="0" w:color="auto"/>
            <w:right w:val="none" w:sz="0" w:space="0" w:color="auto"/>
          </w:divBdr>
        </w:div>
        <w:div w:id="1567645199">
          <w:marLeft w:val="640"/>
          <w:marRight w:val="0"/>
          <w:marTop w:val="0"/>
          <w:marBottom w:val="0"/>
          <w:divBdr>
            <w:top w:val="none" w:sz="0" w:space="0" w:color="auto"/>
            <w:left w:val="none" w:sz="0" w:space="0" w:color="auto"/>
            <w:bottom w:val="none" w:sz="0" w:space="0" w:color="auto"/>
            <w:right w:val="none" w:sz="0" w:space="0" w:color="auto"/>
          </w:divBdr>
        </w:div>
        <w:div w:id="1586572148">
          <w:marLeft w:val="640"/>
          <w:marRight w:val="0"/>
          <w:marTop w:val="0"/>
          <w:marBottom w:val="0"/>
          <w:divBdr>
            <w:top w:val="none" w:sz="0" w:space="0" w:color="auto"/>
            <w:left w:val="none" w:sz="0" w:space="0" w:color="auto"/>
            <w:bottom w:val="none" w:sz="0" w:space="0" w:color="auto"/>
            <w:right w:val="none" w:sz="0" w:space="0" w:color="auto"/>
          </w:divBdr>
        </w:div>
        <w:div w:id="1635603781">
          <w:marLeft w:val="640"/>
          <w:marRight w:val="0"/>
          <w:marTop w:val="0"/>
          <w:marBottom w:val="0"/>
          <w:divBdr>
            <w:top w:val="none" w:sz="0" w:space="0" w:color="auto"/>
            <w:left w:val="none" w:sz="0" w:space="0" w:color="auto"/>
            <w:bottom w:val="none" w:sz="0" w:space="0" w:color="auto"/>
            <w:right w:val="none" w:sz="0" w:space="0" w:color="auto"/>
          </w:divBdr>
        </w:div>
        <w:div w:id="1639454193">
          <w:marLeft w:val="640"/>
          <w:marRight w:val="0"/>
          <w:marTop w:val="0"/>
          <w:marBottom w:val="0"/>
          <w:divBdr>
            <w:top w:val="none" w:sz="0" w:space="0" w:color="auto"/>
            <w:left w:val="none" w:sz="0" w:space="0" w:color="auto"/>
            <w:bottom w:val="none" w:sz="0" w:space="0" w:color="auto"/>
            <w:right w:val="none" w:sz="0" w:space="0" w:color="auto"/>
          </w:divBdr>
        </w:div>
        <w:div w:id="1646007197">
          <w:marLeft w:val="640"/>
          <w:marRight w:val="0"/>
          <w:marTop w:val="0"/>
          <w:marBottom w:val="0"/>
          <w:divBdr>
            <w:top w:val="none" w:sz="0" w:space="0" w:color="auto"/>
            <w:left w:val="none" w:sz="0" w:space="0" w:color="auto"/>
            <w:bottom w:val="none" w:sz="0" w:space="0" w:color="auto"/>
            <w:right w:val="none" w:sz="0" w:space="0" w:color="auto"/>
          </w:divBdr>
        </w:div>
        <w:div w:id="1719865018">
          <w:marLeft w:val="640"/>
          <w:marRight w:val="0"/>
          <w:marTop w:val="0"/>
          <w:marBottom w:val="0"/>
          <w:divBdr>
            <w:top w:val="none" w:sz="0" w:space="0" w:color="auto"/>
            <w:left w:val="none" w:sz="0" w:space="0" w:color="auto"/>
            <w:bottom w:val="none" w:sz="0" w:space="0" w:color="auto"/>
            <w:right w:val="none" w:sz="0" w:space="0" w:color="auto"/>
          </w:divBdr>
        </w:div>
        <w:div w:id="1772433529">
          <w:marLeft w:val="640"/>
          <w:marRight w:val="0"/>
          <w:marTop w:val="0"/>
          <w:marBottom w:val="0"/>
          <w:divBdr>
            <w:top w:val="none" w:sz="0" w:space="0" w:color="auto"/>
            <w:left w:val="none" w:sz="0" w:space="0" w:color="auto"/>
            <w:bottom w:val="none" w:sz="0" w:space="0" w:color="auto"/>
            <w:right w:val="none" w:sz="0" w:space="0" w:color="auto"/>
          </w:divBdr>
        </w:div>
        <w:div w:id="1773698627">
          <w:marLeft w:val="640"/>
          <w:marRight w:val="0"/>
          <w:marTop w:val="0"/>
          <w:marBottom w:val="0"/>
          <w:divBdr>
            <w:top w:val="none" w:sz="0" w:space="0" w:color="auto"/>
            <w:left w:val="none" w:sz="0" w:space="0" w:color="auto"/>
            <w:bottom w:val="none" w:sz="0" w:space="0" w:color="auto"/>
            <w:right w:val="none" w:sz="0" w:space="0" w:color="auto"/>
          </w:divBdr>
        </w:div>
        <w:div w:id="1792939090">
          <w:marLeft w:val="640"/>
          <w:marRight w:val="0"/>
          <w:marTop w:val="0"/>
          <w:marBottom w:val="0"/>
          <w:divBdr>
            <w:top w:val="none" w:sz="0" w:space="0" w:color="auto"/>
            <w:left w:val="none" w:sz="0" w:space="0" w:color="auto"/>
            <w:bottom w:val="none" w:sz="0" w:space="0" w:color="auto"/>
            <w:right w:val="none" w:sz="0" w:space="0" w:color="auto"/>
          </w:divBdr>
        </w:div>
        <w:div w:id="1908035053">
          <w:marLeft w:val="640"/>
          <w:marRight w:val="0"/>
          <w:marTop w:val="0"/>
          <w:marBottom w:val="0"/>
          <w:divBdr>
            <w:top w:val="none" w:sz="0" w:space="0" w:color="auto"/>
            <w:left w:val="none" w:sz="0" w:space="0" w:color="auto"/>
            <w:bottom w:val="none" w:sz="0" w:space="0" w:color="auto"/>
            <w:right w:val="none" w:sz="0" w:space="0" w:color="auto"/>
          </w:divBdr>
        </w:div>
        <w:div w:id="1916889934">
          <w:marLeft w:val="640"/>
          <w:marRight w:val="0"/>
          <w:marTop w:val="0"/>
          <w:marBottom w:val="0"/>
          <w:divBdr>
            <w:top w:val="none" w:sz="0" w:space="0" w:color="auto"/>
            <w:left w:val="none" w:sz="0" w:space="0" w:color="auto"/>
            <w:bottom w:val="none" w:sz="0" w:space="0" w:color="auto"/>
            <w:right w:val="none" w:sz="0" w:space="0" w:color="auto"/>
          </w:divBdr>
        </w:div>
        <w:div w:id="1974673450">
          <w:marLeft w:val="640"/>
          <w:marRight w:val="0"/>
          <w:marTop w:val="0"/>
          <w:marBottom w:val="0"/>
          <w:divBdr>
            <w:top w:val="none" w:sz="0" w:space="0" w:color="auto"/>
            <w:left w:val="none" w:sz="0" w:space="0" w:color="auto"/>
            <w:bottom w:val="none" w:sz="0" w:space="0" w:color="auto"/>
            <w:right w:val="none" w:sz="0" w:space="0" w:color="auto"/>
          </w:divBdr>
        </w:div>
        <w:div w:id="2067558315">
          <w:marLeft w:val="640"/>
          <w:marRight w:val="0"/>
          <w:marTop w:val="0"/>
          <w:marBottom w:val="0"/>
          <w:divBdr>
            <w:top w:val="none" w:sz="0" w:space="0" w:color="auto"/>
            <w:left w:val="none" w:sz="0" w:space="0" w:color="auto"/>
            <w:bottom w:val="none" w:sz="0" w:space="0" w:color="auto"/>
            <w:right w:val="none" w:sz="0" w:space="0" w:color="auto"/>
          </w:divBdr>
        </w:div>
        <w:div w:id="2105493113">
          <w:marLeft w:val="640"/>
          <w:marRight w:val="0"/>
          <w:marTop w:val="0"/>
          <w:marBottom w:val="0"/>
          <w:divBdr>
            <w:top w:val="none" w:sz="0" w:space="0" w:color="auto"/>
            <w:left w:val="none" w:sz="0" w:space="0" w:color="auto"/>
            <w:bottom w:val="none" w:sz="0" w:space="0" w:color="auto"/>
            <w:right w:val="none" w:sz="0" w:space="0" w:color="auto"/>
          </w:divBdr>
        </w:div>
      </w:divsChild>
    </w:div>
    <w:div w:id="475220955">
      <w:bodyDiv w:val="1"/>
      <w:marLeft w:val="0"/>
      <w:marRight w:val="0"/>
      <w:marTop w:val="0"/>
      <w:marBottom w:val="0"/>
      <w:divBdr>
        <w:top w:val="none" w:sz="0" w:space="0" w:color="auto"/>
        <w:left w:val="none" w:sz="0" w:space="0" w:color="auto"/>
        <w:bottom w:val="none" w:sz="0" w:space="0" w:color="auto"/>
        <w:right w:val="none" w:sz="0" w:space="0" w:color="auto"/>
      </w:divBdr>
      <w:divsChild>
        <w:div w:id="734667209">
          <w:marLeft w:val="0"/>
          <w:marRight w:val="0"/>
          <w:marTop w:val="0"/>
          <w:marBottom w:val="0"/>
          <w:divBdr>
            <w:top w:val="none" w:sz="0" w:space="0" w:color="auto"/>
            <w:left w:val="none" w:sz="0" w:space="0" w:color="auto"/>
            <w:bottom w:val="none" w:sz="0" w:space="0" w:color="auto"/>
            <w:right w:val="none" w:sz="0" w:space="0" w:color="auto"/>
          </w:divBdr>
          <w:divsChild>
            <w:div w:id="427578688">
              <w:marLeft w:val="0"/>
              <w:marRight w:val="0"/>
              <w:marTop w:val="0"/>
              <w:marBottom w:val="0"/>
              <w:divBdr>
                <w:top w:val="none" w:sz="0" w:space="0" w:color="auto"/>
                <w:left w:val="none" w:sz="0" w:space="0" w:color="auto"/>
                <w:bottom w:val="none" w:sz="0" w:space="0" w:color="auto"/>
                <w:right w:val="none" w:sz="0" w:space="0" w:color="auto"/>
              </w:divBdr>
              <w:divsChild>
                <w:div w:id="201649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324015">
      <w:bodyDiv w:val="1"/>
      <w:marLeft w:val="0"/>
      <w:marRight w:val="0"/>
      <w:marTop w:val="0"/>
      <w:marBottom w:val="0"/>
      <w:divBdr>
        <w:top w:val="none" w:sz="0" w:space="0" w:color="auto"/>
        <w:left w:val="none" w:sz="0" w:space="0" w:color="auto"/>
        <w:bottom w:val="none" w:sz="0" w:space="0" w:color="auto"/>
        <w:right w:val="none" w:sz="0" w:space="0" w:color="auto"/>
      </w:divBdr>
      <w:divsChild>
        <w:div w:id="129447841">
          <w:marLeft w:val="640"/>
          <w:marRight w:val="0"/>
          <w:marTop w:val="0"/>
          <w:marBottom w:val="0"/>
          <w:divBdr>
            <w:top w:val="none" w:sz="0" w:space="0" w:color="auto"/>
            <w:left w:val="none" w:sz="0" w:space="0" w:color="auto"/>
            <w:bottom w:val="none" w:sz="0" w:space="0" w:color="auto"/>
            <w:right w:val="none" w:sz="0" w:space="0" w:color="auto"/>
          </w:divBdr>
        </w:div>
        <w:div w:id="156725306">
          <w:marLeft w:val="640"/>
          <w:marRight w:val="0"/>
          <w:marTop w:val="0"/>
          <w:marBottom w:val="0"/>
          <w:divBdr>
            <w:top w:val="none" w:sz="0" w:space="0" w:color="auto"/>
            <w:left w:val="none" w:sz="0" w:space="0" w:color="auto"/>
            <w:bottom w:val="none" w:sz="0" w:space="0" w:color="auto"/>
            <w:right w:val="none" w:sz="0" w:space="0" w:color="auto"/>
          </w:divBdr>
        </w:div>
        <w:div w:id="176776476">
          <w:marLeft w:val="640"/>
          <w:marRight w:val="0"/>
          <w:marTop w:val="0"/>
          <w:marBottom w:val="0"/>
          <w:divBdr>
            <w:top w:val="none" w:sz="0" w:space="0" w:color="auto"/>
            <w:left w:val="none" w:sz="0" w:space="0" w:color="auto"/>
            <w:bottom w:val="none" w:sz="0" w:space="0" w:color="auto"/>
            <w:right w:val="none" w:sz="0" w:space="0" w:color="auto"/>
          </w:divBdr>
        </w:div>
        <w:div w:id="184369622">
          <w:marLeft w:val="640"/>
          <w:marRight w:val="0"/>
          <w:marTop w:val="0"/>
          <w:marBottom w:val="0"/>
          <w:divBdr>
            <w:top w:val="none" w:sz="0" w:space="0" w:color="auto"/>
            <w:left w:val="none" w:sz="0" w:space="0" w:color="auto"/>
            <w:bottom w:val="none" w:sz="0" w:space="0" w:color="auto"/>
            <w:right w:val="none" w:sz="0" w:space="0" w:color="auto"/>
          </w:divBdr>
        </w:div>
        <w:div w:id="268977994">
          <w:marLeft w:val="640"/>
          <w:marRight w:val="0"/>
          <w:marTop w:val="0"/>
          <w:marBottom w:val="0"/>
          <w:divBdr>
            <w:top w:val="none" w:sz="0" w:space="0" w:color="auto"/>
            <w:left w:val="none" w:sz="0" w:space="0" w:color="auto"/>
            <w:bottom w:val="none" w:sz="0" w:space="0" w:color="auto"/>
            <w:right w:val="none" w:sz="0" w:space="0" w:color="auto"/>
          </w:divBdr>
        </w:div>
        <w:div w:id="342442932">
          <w:marLeft w:val="640"/>
          <w:marRight w:val="0"/>
          <w:marTop w:val="0"/>
          <w:marBottom w:val="0"/>
          <w:divBdr>
            <w:top w:val="none" w:sz="0" w:space="0" w:color="auto"/>
            <w:left w:val="none" w:sz="0" w:space="0" w:color="auto"/>
            <w:bottom w:val="none" w:sz="0" w:space="0" w:color="auto"/>
            <w:right w:val="none" w:sz="0" w:space="0" w:color="auto"/>
          </w:divBdr>
        </w:div>
        <w:div w:id="417023162">
          <w:marLeft w:val="640"/>
          <w:marRight w:val="0"/>
          <w:marTop w:val="0"/>
          <w:marBottom w:val="0"/>
          <w:divBdr>
            <w:top w:val="none" w:sz="0" w:space="0" w:color="auto"/>
            <w:left w:val="none" w:sz="0" w:space="0" w:color="auto"/>
            <w:bottom w:val="none" w:sz="0" w:space="0" w:color="auto"/>
            <w:right w:val="none" w:sz="0" w:space="0" w:color="auto"/>
          </w:divBdr>
        </w:div>
        <w:div w:id="429854428">
          <w:marLeft w:val="640"/>
          <w:marRight w:val="0"/>
          <w:marTop w:val="0"/>
          <w:marBottom w:val="0"/>
          <w:divBdr>
            <w:top w:val="none" w:sz="0" w:space="0" w:color="auto"/>
            <w:left w:val="none" w:sz="0" w:space="0" w:color="auto"/>
            <w:bottom w:val="none" w:sz="0" w:space="0" w:color="auto"/>
            <w:right w:val="none" w:sz="0" w:space="0" w:color="auto"/>
          </w:divBdr>
        </w:div>
        <w:div w:id="502208798">
          <w:marLeft w:val="640"/>
          <w:marRight w:val="0"/>
          <w:marTop w:val="0"/>
          <w:marBottom w:val="0"/>
          <w:divBdr>
            <w:top w:val="none" w:sz="0" w:space="0" w:color="auto"/>
            <w:left w:val="none" w:sz="0" w:space="0" w:color="auto"/>
            <w:bottom w:val="none" w:sz="0" w:space="0" w:color="auto"/>
            <w:right w:val="none" w:sz="0" w:space="0" w:color="auto"/>
          </w:divBdr>
        </w:div>
        <w:div w:id="563951228">
          <w:marLeft w:val="640"/>
          <w:marRight w:val="0"/>
          <w:marTop w:val="0"/>
          <w:marBottom w:val="0"/>
          <w:divBdr>
            <w:top w:val="none" w:sz="0" w:space="0" w:color="auto"/>
            <w:left w:val="none" w:sz="0" w:space="0" w:color="auto"/>
            <w:bottom w:val="none" w:sz="0" w:space="0" w:color="auto"/>
            <w:right w:val="none" w:sz="0" w:space="0" w:color="auto"/>
          </w:divBdr>
        </w:div>
        <w:div w:id="594485483">
          <w:marLeft w:val="640"/>
          <w:marRight w:val="0"/>
          <w:marTop w:val="0"/>
          <w:marBottom w:val="0"/>
          <w:divBdr>
            <w:top w:val="none" w:sz="0" w:space="0" w:color="auto"/>
            <w:left w:val="none" w:sz="0" w:space="0" w:color="auto"/>
            <w:bottom w:val="none" w:sz="0" w:space="0" w:color="auto"/>
            <w:right w:val="none" w:sz="0" w:space="0" w:color="auto"/>
          </w:divBdr>
        </w:div>
        <w:div w:id="618099508">
          <w:marLeft w:val="640"/>
          <w:marRight w:val="0"/>
          <w:marTop w:val="0"/>
          <w:marBottom w:val="0"/>
          <w:divBdr>
            <w:top w:val="none" w:sz="0" w:space="0" w:color="auto"/>
            <w:left w:val="none" w:sz="0" w:space="0" w:color="auto"/>
            <w:bottom w:val="none" w:sz="0" w:space="0" w:color="auto"/>
            <w:right w:val="none" w:sz="0" w:space="0" w:color="auto"/>
          </w:divBdr>
        </w:div>
        <w:div w:id="684132014">
          <w:marLeft w:val="640"/>
          <w:marRight w:val="0"/>
          <w:marTop w:val="0"/>
          <w:marBottom w:val="0"/>
          <w:divBdr>
            <w:top w:val="none" w:sz="0" w:space="0" w:color="auto"/>
            <w:left w:val="none" w:sz="0" w:space="0" w:color="auto"/>
            <w:bottom w:val="none" w:sz="0" w:space="0" w:color="auto"/>
            <w:right w:val="none" w:sz="0" w:space="0" w:color="auto"/>
          </w:divBdr>
        </w:div>
        <w:div w:id="761609829">
          <w:marLeft w:val="640"/>
          <w:marRight w:val="0"/>
          <w:marTop w:val="0"/>
          <w:marBottom w:val="0"/>
          <w:divBdr>
            <w:top w:val="none" w:sz="0" w:space="0" w:color="auto"/>
            <w:left w:val="none" w:sz="0" w:space="0" w:color="auto"/>
            <w:bottom w:val="none" w:sz="0" w:space="0" w:color="auto"/>
            <w:right w:val="none" w:sz="0" w:space="0" w:color="auto"/>
          </w:divBdr>
        </w:div>
        <w:div w:id="779028264">
          <w:marLeft w:val="640"/>
          <w:marRight w:val="0"/>
          <w:marTop w:val="0"/>
          <w:marBottom w:val="0"/>
          <w:divBdr>
            <w:top w:val="none" w:sz="0" w:space="0" w:color="auto"/>
            <w:left w:val="none" w:sz="0" w:space="0" w:color="auto"/>
            <w:bottom w:val="none" w:sz="0" w:space="0" w:color="auto"/>
            <w:right w:val="none" w:sz="0" w:space="0" w:color="auto"/>
          </w:divBdr>
        </w:div>
        <w:div w:id="782769365">
          <w:marLeft w:val="640"/>
          <w:marRight w:val="0"/>
          <w:marTop w:val="0"/>
          <w:marBottom w:val="0"/>
          <w:divBdr>
            <w:top w:val="none" w:sz="0" w:space="0" w:color="auto"/>
            <w:left w:val="none" w:sz="0" w:space="0" w:color="auto"/>
            <w:bottom w:val="none" w:sz="0" w:space="0" w:color="auto"/>
            <w:right w:val="none" w:sz="0" w:space="0" w:color="auto"/>
          </w:divBdr>
        </w:div>
        <w:div w:id="796141897">
          <w:marLeft w:val="640"/>
          <w:marRight w:val="0"/>
          <w:marTop w:val="0"/>
          <w:marBottom w:val="0"/>
          <w:divBdr>
            <w:top w:val="none" w:sz="0" w:space="0" w:color="auto"/>
            <w:left w:val="none" w:sz="0" w:space="0" w:color="auto"/>
            <w:bottom w:val="none" w:sz="0" w:space="0" w:color="auto"/>
            <w:right w:val="none" w:sz="0" w:space="0" w:color="auto"/>
          </w:divBdr>
        </w:div>
        <w:div w:id="818036224">
          <w:marLeft w:val="640"/>
          <w:marRight w:val="0"/>
          <w:marTop w:val="0"/>
          <w:marBottom w:val="0"/>
          <w:divBdr>
            <w:top w:val="none" w:sz="0" w:space="0" w:color="auto"/>
            <w:left w:val="none" w:sz="0" w:space="0" w:color="auto"/>
            <w:bottom w:val="none" w:sz="0" w:space="0" w:color="auto"/>
            <w:right w:val="none" w:sz="0" w:space="0" w:color="auto"/>
          </w:divBdr>
        </w:div>
        <w:div w:id="939869116">
          <w:marLeft w:val="640"/>
          <w:marRight w:val="0"/>
          <w:marTop w:val="0"/>
          <w:marBottom w:val="0"/>
          <w:divBdr>
            <w:top w:val="none" w:sz="0" w:space="0" w:color="auto"/>
            <w:left w:val="none" w:sz="0" w:space="0" w:color="auto"/>
            <w:bottom w:val="none" w:sz="0" w:space="0" w:color="auto"/>
            <w:right w:val="none" w:sz="0" w:space="0" w:color="auto"/>
          </w:divBdr>
        </w:div>
        <w:div w:id="982928485">
          <w:marLeft w:val="640"/>
          <w:marRight w:val="0"/>
          <w:marTop w:val="0"/>
          <w:marBottom w:val="0"/>
          <w:divBdr>
            <w:top w:val="none" w:sz="0" w:space="0" w:color="auto"/>
            <w:left w:val="none" w:sz="0" w:space="0" w:color="auto"/>
            <w:bottom w:val="none" w:sz="0" w:space="0" w:color="auto"/>
            <w:right w:val="none" w:sz="0" w:space="0" w:color="auto"/>
          </w:divBdr>
        </w:div>
        <w:div w:id="1021781838">
          <w:marLeft w:val="640"/>
          <w:marRight w:val="0"/>
          <w:marTop w:val="0"/>
          <w:marBottom w:val="0"/>
          <w:divBdr>
            <w:top w:val="none" w:sz="0" w:space="0" w:color="auto"/>
            <w:left w:val="none" w:sz="0" w:space="0" w:color="auto"/>
            <w:bottom w:val="none" w:sz="0" w:space="0" w:color="auto"/>
            <w:right w:val="none" w:sz="0" w:space="0" w:color="auto"/>
          </w:divBdr>
        </w:div>
        <w:div w:id="1036782471">
          <w:marLeft w:val="640"/>
          <w:marRight w:val="0"/>
          <w:marTop w:val="0"/>
          <w:marBottom w:val="0"/>
          <w:divBdr>
            <w:top w:val="none" w:sz="0" w:space="0" w:color="auto"/>
            <w:left w:val="none" w:sz="0" w:space="0" w:color="auto"/>
            <w:bottom w:val="none" w:sz="0" w:space="0" w:color="auto"/>
            <w:right w:val="none" w:sz="0" w:space="0" w:color="auto"/>
          </w:divBdr>
        </w:div>
        <w:div w:id="1037437364">
          <w:marLeft w:val="640"/>
          <w:marRight w:val="0"/>
          <w:marTop w:val="0"/>
          <w:marBottom w:val="0"/>
          <w:divBdr>
            <w:top w:val="none" w:sz="0" w:space="0" w:color="auto"/>
            <w:left w:val="none" w:sz="0" w:space="0" w:color="auto"/>
            <w:bottom w:val="none" w:sz="0" w:space="0" w:color="auto"/>
            <w:right w:val="none" w:sz="0" w:space="0" w:color="auto"/>
          </w:divBdr>
        </w:div>
        <w:div w:id="1076126778">
          <w:marLeft w:val="640"/>
          <w:marRight w:val="0"/>
          <w:marTop w:val="0"/>
          <w:marBottom w:val="0"/>
          <w:divBdr>
            <w:top w:val="none" w:sz="0" w:space="0" w:color="auto"/>
            <w:left w:val="none" w:sz="0" w:space="0" w:color="auto"/>
            <w:bottom w:val="none" w:sz="0" w:space="0" w:color="auto"/>
            <w:right w:val="none" w:sz="0" w:space="0" w:color="auto"/>
          </w:divBdr>
        </w:div>
        <w:div w:id="1082071291">
          <w:marLeft w:val="640"/>
          <w:marRight w:val="0"/>
          <w:marTop w:val="0"/>
          <w:marBottom w:val="0"/>
          <w:divBdr>
            <w:top w:val="none" w:sz="0" w:space="0" w:color="auto"/>
            <w:left w:val="none" w:sz="0" w:space="0" w:color="auto"/>
            <w:bottom w:val="none" w:sz="0" w:space="0" w:color="auto"/>
            <w:right w:val="none" w:sz="0" w:space="0" w:color="auto"/>
          </w:divBdr>
        </w:div>
        <w:div w:id="1108549610">
          <w:marLeft w:val="640"/>
          <w:marRight w:val="0"/>
          <w:marTop w:val="0"/>
          <w:marBottom w:val="0"/>
          <w:divBdr>
            <w:top w:val="none" w:sz="0" w:space="0" w:color="auto"/>
            <w:left w:val="none" w:sz="0" w:space="0" w:color="auto"/>
            <w:bottom w:val="none" w:sz="0" w:space="0" w:color="auto"/>
            <w:right w:val="none" w:sz="0" w:space="0" w:color="auto"/>
          </w:divBdr>
        </w:div>
        <w:div w:id="1130825334">
          <w:marLeft w:val="640"/>
          <w:marRight w:val="0"/>
          <w:marTop w:val="0"/>
          <w:marBottom w:val="0"/>
          <w:divBdr>
            <w:top w:val="none" w:sz="0" w:space="0" w:color="auto"/>
            <w:left w:val="none" w:sz="0" w:space="0" w:color="auto"/>
            <w:bottom w:val="none" w:sz="0" w:space="0" w:color="auto"/>
            <w:right w:val="none" w:sz="0" w:space="0" w:color="auto"/>
          </w:divBdr>
        </w:div>
        <w:div w:id="1217355535">
          <w:marLeft w:val="640"/>
          <w:marRight w:val="0"/>
          <w:marTop w:val="0"/>
          <w:marBottom w:val="0"/>
          <w:divBdr>
            <w:top w:val="none" w:sz="0" w:space="0" w:color="auto"/>
            <w:left w:val="none" w:sz="0" w:space="0" w:color="auto"/>
            <w:bottom w:val="none" w:sz="0" w:space="0" w:color="auto"/>
            <w:right w:val="none" w:sz="0" w:space="0" w:color="auto"/>
          </w:divBdr>
        </w:div>
        <w:div w:id="1220560027">
          <w:marLeft w:val="640"/>
          <w:marRight w:val="0"/>
          <w:marTop w:val="0"/>
          <w:marBottom w:val="0"/>
          <w:divBdr>
            <w:top w:val="none" w:sz="0" w:space="0" w:color="auto"/>
            <w:left w:val="none" w:sz="0" w:space="0" w:color="auto"/>
            <w:bottom w:val="none" w:sz="0" w:space="0" w:color="auto"/>
            <w:right w:val="none" w:sz="0" w:space="0" w:color="auto"/>
          </w:divBdr>
        </w:div>
        <w:div w:id="1243640342">
          <w:marLeft w:val="640"/>
          <w:marRight w:val="0"/>
          <w:marTop w:val="0"/>
          <w:marBottom w:val="0"/>
          <w:divBdr>
            <w:top w:val="none" w:sz="0" w:space="0" w:color="auto"/>
            <w:left w:val="none" w:sz="0" w:space="0" w:color="auto"/>
            <w:bottom w:val="none" w:sz="0" w:space="0" w:color="auto"/>
            <w:right w:val="none" w:sz="0" w:space="0" w:color="auto"/>
          </w:divBdr>
        </w:div>
        <w:div w:id="1266301504">
          <w:marLeft w:val="640"/>
          <w:marRight w:val="0"/>
          <w:marTop w:val="0"/>
          <w:marBottom w:val="0"/>
          <w:divBdr>
            <w:top w:val="none" w:sz="0" w:space="0" w:color="auto"/>
            <w:left w:val="none" w:sz="0" w:space="0" w:color="auto"/>
            <w:bottom w:val="none" w:sz="0" w:space="0" w:color="auto"/>
            <w:right w:val="none" w:sz="0" w:space="0" w:color="auto"/>
          </w:divBdr>
        </w:div>
        <w:div w:id="1267466526">
          <w:marLeft w:val="640"/>
          <w:marRight w:val="0"/>
          <w:marTop w:val="0"/>
          <w:marBottom w:val="0"/>
          <w:divBdr>
            <w:top w:val="none" w:sz="0" w:space="0" w:color="auto"/>
            <w:left w:val="none" w:sz="0" w:space="0" w:color="auto"/>
            <w:bottom w:val="none" w:sz="0" w:space="0" w:color="auto"/>
            <w:right w:val="none" w:sz="0" w:space="0" w:color="auto"/>
          </w:divBdr>
        </w:div>
        <w:div w:id="1367369973">
          <w:marLeft w:val="640"/>
          <w:marRight w:val="0"/>
          <w:marTop w:val="0"/>
          <w:marBottom w:val="0"/>
          <w:divBdr>
            <w:top w:val="none" w:sz="0" w:space="0" w:color="auto"/>
            <w:left w:val="none" w:sz="0" w:space="0" w:color="auto"/>
            <w:bottom w:val="none" w:sz="0" w:space="0" w:color="auto"/>
            <w:right w:val="none" w:sz="0" w:space="0" w:color="auto"/>
          </w:divBdr>
        </w:div>
        <w:div w:id="1444300976">
          <w:marLeft w:val="640"/>
          <w:marRight w:val="0"/>
          <w:marTop w:val="0"/>
          <w:marBottom w:val="0"/>
          <w:divBdr>
            <w:top w:val="none" w:sz="0" w:space="0" w:color="auto"/>
            <w:left w:val="none" w:sz="0" w:space="0" w:color="auto"/>
            <w:bottom w:val="none" w:sz="0" w:space="0" w:color="auto"/>
            <w:right w:val="none" w:sz="0" w:space="0" w:color="auto"/>
          </w:divBdr>
        </w:div>
        <w:div w:id="1571573365">
          <w:marLeft w:val="640"/>
          <w:marRight w:val="0"/>
          <w:marTop w:val="0"/>
          <w:marBottom w:val="0"/>
          <w:divBdr>
            <w:top w:val="none" w:sz="0" w:space="0" w:color="auto"/>
            <w:left w:val="none" w:sz="0" w:space="0" w:color="auto"/>
            <w:bottom w:val="none" w:sz="0" w:space="0" w:color="auto"/>
            <w:right w:val="none" w:sz="0" w:space="0" w:color="auto"/>
          </w:divBdr>
        </w:div>
        <w:div w:id="1608267125">
          <w:marLeft w:val="640"/>
          <w:marRight w:val="0"/>
          <w:marTop w:val="0"/>
          <w:marBottom w:val="0"/>
          <w:divBdr>
            <w:top w:val="none" w:sz="0" w:space="0" w:color="auto"/>
            <w:left w:val="none" w:sz="0" w:space="0" w:color="auto"/>
            <w:bottom w:val="none" w:sz="0" w:space="0" w:color="auto"/>
            <w:right w:val="none" w:sz="0" w:space="0" w:color="auto"/>
          </w:divBdr>
        </w:div>
        <w:div w:id="1609313693">
          <w:marLeft w:val="640"/>
          <w:marRight w:val="0"/>
          <w:marTop w:val="0"/>
          <w:marBottom w:val="0"/>
          <w:divBdr>
            <w:top w:val="none" w:sz="0" w:space="0" w:color="auto"/>
            <w:left w:val="none" w:sz="0" w:space="0" w:color="auto"/>
            <w:bottom w:val="none" w:sz="0" w:space="0" w:color="auto"/>
            <w:right w:val="none" w:sz="0" w:space="0" w:color="auto"/>
          </w:divBdr>
        </w:div>
        <w:div w:id="1610427618">
          <w:marLeft w:val="640"/>
          <w:marRight w:val="0"/>
          <w:marTop w:val="0"/>
          <w:marBottom w:val="0"/>
          <w:divBdr>
            <w:top w:val="none" w:sz="0" w:space="0" w:color="auto"/>
            <w:left w:val="none" w:sz="0" w:space="0" w:color="auto"/>
            <w:bottom w:val="none" w:sz="0" w:space="0" w:color="auto"/>
            <w:right w:val="none" w:sz="0" w:space="0" w:color="auto"/>
          </w:divBdr>
        </w:div>
        <w:div w:id="1654333470">
          <w:marLeft w:val="640"/>
          <w:marRight w:val="0"/>
          <w:marTop w:val="0"/>
          <w:marBottom w:val="0"/>
          <w:divBdr>
            <w:top w:val="none" w:sz="0" w:space="0" w:color="auto"/>
            <w:left w:val="none" w:sz="0" w:space="0" w:color="auto"/>
            <w:bottom w:val="none" w:sz="0" w:space="0" w:color="auto"/>
            <w:right w:val="none" w:sz="0" w:space="0" w:color="auto"/>
          </w:divBdr>
        </w:div>
        <w:div w:id="1692757721">
          <w:marLeft w:val="640"/>
          <w:marRight w:val="0"/>
          <w:marTop w:val="0"/>
          <w:marBottom w:val="0"/>
          <w:divBdr>
            <w:top w:val="none" w:sz="0" w:space="0" w:color="auto"/>
            <w:left w:val="none" w:sz="0" w:space="0" w:color="auto"/>
            <w:bottom w:val="none" w:sz="0" w:space="0" w:color="auto"/>
            <w:right w:val="none" w:sz="0" w:space="0" w:color="auto"/>
          </w:divBdr>
        </w:div>
        <w:div w:id="1706100408">
          <w:marLeft w:val="640"/>
          <w:marRight w:val="0"/>
          <w:marTop w:val="0"/>
          <w:marBottom w:val="0"/>
          <w:divBdr>
            <w:top w:val="none" w:sz="0" w:space="0" w:color="auto"/>
            <w:left w:val="none" w:sz="0" w:space="0" w:color="auto"/>
            <w:bottom w:val="none" w:sz="0" w:space="0" w:color="auto"/>
            <w:right w:val="none" w:sz="0" w:space="0" w:color="auto"/>
          </w:divBdr>
        </w:div>
        <w:div w:id="1796215166">
          <w:marLeft w:val="640"/>
          <w:marRight w:val="0"/>
          <w:marTop w:val="0"/>
          <w:marBottom w:val="0"/>
          <w:divBdr>
            <w:top w:val="none" w:sz="0" w:space="0" w:color="auto"/>
            <w:left w:val="none" w:sz="0" w:space="0" w:color="auto"/>
            <w:bottom w:val="none" w:sz="0" w:space="0" w:color="auto"/>
            <w:right w:val="none" w:sz="0" w:space="0" w:color="auto"/>
          </w:divBdr>
        </w:div>
        <w:div w:id="1804539541">
          <w:marLeft w:val="640"/>
          <w:marRight w:val="0"/>
          <w:marTop w:val="0"/>
          <w:marBottom w:val="0"/>
          <w:divBdr>
            <w:top w:val="none" w:sz="0" w:space="0" w:color="auto"/>
            <w:left w:val="none" w:sz="0" w:space="0" w:color="auto"/>
            <w:bottom w:val="none" w:sz="0" w:space="0" w:color="auto"/>
            <w:right w:val="none" w:sz="0" w:space="0" w:color="auto"/>
          </w:divBdr>
        </w:div>
        <w:div w:id="1817867431">
          <w:marLeft w:val="640"/>
          <w:marRight w:val="0"/>
          <w:marTop w:val="0"/>
          <w:marBottom w:val="0"/>
          <w:divBdr>
            <w:top w:val="none" w:sz="0" w:space="0" w:color="auto"/>
            <w:left w:val="none" w:sz="0" w:space="0" w:color="auto"/>
            <w:bottom w:val="none" w:sz="0" w:space="0" w:color="auto"/>
            <w:right w:val="none" w:sz="0" w:space="0" w:color="auto"/>
          </w:divBdr>
        </w:div>
        <w:div w:id="1932930096">
          <w:marLeft w:val="640"/>
          <w:marRight w:val="0"/>
          <w:marTop w:val="0"/>
          <w:marBottom w:val="0"/>
          <w:divBdr>
            <w:top w:val="none" w:sz="0" w:space="0" w:color="auto"/>
            <w:left w:val="none" w:sz="0" w:space="0" w:color="auto"/>
            <w:bottom w:val="none" w:sz="0" w:space="0" w:color="auto"/>
            <w:right w:val="none" w:sz="0" w:space="0" w:color="auto"/>
          </w:divBdr>
        </w:div>
        <w:div w:id="1968856743">
          <w:marLeft w:val="640"/>
          <w:marRight w:val="0"/>
          <w:marTop w:val="0"/>
          <w:marBottom w:val="0"/>
          <w:divBdr>
            <w:top w:val="none" w:sz="0" w:space="0" w:color="auto"/>
            <w:left w:val="none" w:sz="0" w:space="0" w:color="auto"/>
            <w:bottom w:val="none" w:sz="0" w:space="0" w:color="auto"/>
            <w:right w:val="none" w:sz="0" w:space="0" w:color="auto"/>
          </w:divBdr>
        </w:div>
        <w:div w:id="1992322933">
          <w:marLeft w:val="640"/>
          <w:marRight w:val="0"/>
          <w:marTop w:val="0"/>
          <w:marBottom w:val="0"/>
          <w:divBdr>
            <w:top w:val="none" w:sz="0" w:space="0" w:color="auto"/>
            <w:left w:val="none" w:sz="0" w:space="0" w:color="auto"/>
            <w:bottom w:val="none" w:sz="0" w:space="0" w:color="auto"/>
            <w:right w:val="none" w:sz="0" w:space="0" w:color="auto"/>
          </w:divBdr>
        </w:div>
        <w:div w:id="2028486364">
          <w:marLeft w:val="640"/>
          <w:marRight w:val="0"/>
          <w:marTop w:val="0"/>
          <w:marBottom w:val="0"/>
          <w:divBdr>
            <w:top w:val="none" w:sz="0" w:space="0" w:color="auto"/>
            <w:left w:val="none" w:sz="0" w:space="0" w:color="auto"/>
            <w:bottom w:val="none" w:sz="0" w:space="0" w:color="auto"/>
            <w:right w:val="none" w:sz="0" w:space="0" w:color="auto"/>
          </w:divBdr>
        </w:div>
        <w:div w:id="2046326868">
          <w:marLeft w:val="640"/>
          <w:marRight w:val="0"/>
          <w:marTop w:val="0"/>
          <w:marBottom w:val="0"/>
          <w:divBdr>
            <w:top w:val="none" w:sz="0" w:space="0" w:color="auto"/>
            <w:left w:val="none" w:sz="0" w:space="0" w:color="auto"/>
            <w:bottom w:val="none" w:sz="0" w:space="0" w:color="auto"/>
            <w:right w:val="none" w:sz="0" w:space="0" w:color="auto"/>
          </w:divBdr>
        </w:div>
        <w:div w:id="2082021499">
          <w:marLeft w:val="640"/>
          <w:marRight w:val="0"/>
          <w:marTop w:val="0"/>
          <w:marBottom w:val="0"/>
          <w:divBdr>
            <w:top w:val="none" w:sz="0" w:space="0" w:color="auto"/>
            <w:left w:val="none" w:sz="0" w:space="0" w:color="auto"/>
            <w:bottom w:val="none" w:sz="0" w:space="0" w:color="auto"/>
            <w:right w:val="none" w:sz="0" w:space="0" w:color="auto"/>
          </w:divBdr>
        </w:div>
        <w:div w:id="2089961272">
          <w:marLeft w:val="640"/>
          <w:marRight w:val="0"/>
          <w:marTop w:val="0"/>
          <w:marBottom w:val="0"/>
          <w:divBdr>
            <w:top w:val="none" w:sz="0" w:space="0" w:color="auto"/>
            <w:left w:val="none" w:sz="0" w:space="0" w:color="auto"/>
            <w:bottom w:val="none" w:sz="0" w:space="0" w:color="auto"/>
            <w:right w:val="none" w:sz="0" w:space="0" w:color="auto"/>
          </w:divBdr>
        </w:div>
      </w:divsChild>
    </w:div>
    <w:div w:id="502016017">
      <w:bodyDiv w:val="1"/>
      <w:marLeft w:val="0"/>
      <w:marRight w:val="0"/>
      <w:marTop w:val="0"/>
      <w:marBottom w:val="0"/>
      <w:divBdr>
        <w:top w:val="none" w:sz="0" w:space="0" w:color="auto"/>
        <w:left w:val="none" w:sz="0" w:space="0" w:color="auto"/>
        <w:bottom w:val="none" w:sz="0" w:space="0" w:color="auto"/>
        <w:right w:val="none" w:sz="0" w:space="0" w:color="auto"/>
      </w:divBdr>
      <w:divsChild>
        <w:div w:id="1917782284">
          <w:marLeft w:val="0"/>
          <w:marRight w:val="0"/>
          <w:marTop w:val="0"/>
          <w:marBottom w:val="0"/>
          <w:divBdr>
            <w:top w:val="none" w:sz="0" w:space="0" w:color="auto"/>
            <w:left w:val="none" w:sz="0" w:space="0" w:color="auto"/>
            <w:bottom w:val="none" w:sz="0" w:space="0" w:color="auto"/>
            <w:right w:val="none" w:sz="0" w:space="0" w:color="auto"/>
          </w:divBdr>
          <w:divsChild>
            <w:div w:id="526404966">
              <w:marLeft w:val="0"/>
              <w:marRight w:val="0"/>
              <w:marTop w:val="0"/>
              <w:marBottom w:val="0"/>
              <w:divBdr>
                <w:top w:val="none" w:sz="0" w:space="0" w:color="auto"/>
                <w:left w:val="none" w:sz="0" w:space="0" w:color="auto"/>
                <w:bottom w:val="none" w:sz="0" w:space="0" w:color="auto"/>
                <w:right w:val="none" w:sz="0" w:space="0" w:color="auto"/>
              </w:divBdr>
              <w:divsChild>
                <w:div w:id="95853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04164">
      <w:bodyDiv w:val="1"/>
      <w:marLeft w:val="0"/>
      <w:marRight w:val="0"/>
      <w:marTop w:val="0"/>
      <w:marBottom w:val="0"/>
      <w:divBdr>
        <w:top w:val="none" w:sz="0" w:space="0" w:color="auto"/>
        <w:left w:val="none" w:sz="0" w:space="0" w:color="auto"/>
        <w:bottom w:val="none" w:sz="0" w:space="0" w:color="auto"/>
        <w:right w:val="none" w:sz="0" w:space="0" w:color="auto"/>
      </w:divBdr>
      <w:divsChild>
        <w:div w:id="546007">
          <w:marLeft w:val="640"/>
          <w:marRight w:val="0"/>
          <w:marTop w:val="0"/>
          <w:marBottom w:val="0"/>
          <w:divBdr>
            <w:top w:val="none" w:sz="0" w:space="0" w:color="auto"/>
            <w:left w:val="none" w:sz="0" w:space="0" w:color="auto"/>
            <w:bottom w:val="none" w:sz="0" w:space="0" w:color="auto"/>
            <w:right w:val="none" w:sz="0" w:space="0" w:color="auto"/>
          </w:divBdr>
        </w:div>
        <w:div w:id="217713633">
          <w:marLeft w:val="640"/>
          <w:marRight w:val="0"/>
          <w:marTop w:val="0"/>
          <w:marBottom w:val="0"/>
          <w:divBdr>
            <w:top w:val="none" w:sz="0" w:space="0" w:color="auto"/>
            <w:left w:val="none" w:sz="0" w:space="0" w:color="auto"/>
            <w:bottom w:val="none" w:sz="0" w:space="0" w:color="auto"/>
            <w:right w:val="none" w:sz="0" w:space="0" w:color="auto"/>
          </w:divBdr>
        </w:div>
        <w:div w:id="220138865">
          <w:marLeft w:val="640"/>
          <w:marRight w:val="0"/>
          <w:marTop w:val="0"/>
          <w:marBottom w:val="0"/>
          <w:divBdr>
            <w:top w:val="none" w:sz="0" w:space="0" w:color="auto"/>
            <w:left w:val="none" w:sz="0" w:space="0" w:color="auto"/>
            <w:bottom w:val="none" w:sz="0" w:space="0" w:color="auto"/>
            <w:right w:val="none" w:sz="0" w:space="0" w:color="auto"/>
          </w:divBdr>
        </w:div>
        <w:div w:id="284776101">
          <w:marLeft w:val="640"/>
          <w:marRight w:val="0"/>
          <w:marTop w:val="0"/>
          <w:marBottom w:val="0"/>
          <w:divBdr>
            <w:top w:val="none" w:sz="0" w:space="0" w:color="auto"/>
            <w:left w:val="none" w:sz="0" w:space="0" w:color="auto"/>
            <w:bottom w:val="none" w:sz="0" w:space="0" w:color="auto"/>
            <w:right w:val="none" w:sz="0" w:space="0" w:color="auto"/>
          </w:divBdr>
        </w:div>
        <w:div w:id="288516089">
          <w:marLeft w:val="640"/>
          <w:marRight w:val="0"/>
          <w:marTop w:val="0"/>
          <w:marBottom w:val="0"/>
          <w:divBdr>
            <w:top w:val="none" w:sz="0" w:space="0" w:color="auto"/>
            <w:left w:val="none" w:sz="0" w:space="0" w:color="auto"/>
            <w:bottom w:val="none" w:sz="0" w:space="0" w:color="auto"/>
            <w:right w:val="none" w:sz="0" w:space="0" w:color="auto"/>
          </w:divBdr>
        </w:div>
        <w:div w:id="290139866">
          <w:marLeft w:val="640"/>
          <w:marRight w:val="0"/>
          <w:marTop w:val="0"/>
          <w:marBottom w:val="0"/>
          <w:divBdr>
            <w:top w:val="none" w:sz="0" w:space="0" w:color="auto"/>
            <w:left w:val="none" w:sz="0" w:space="0" w:color="auto"/>
            <w:bottom w:val="none" w:sz="0" w:space="0" w:color="auto"/>
            <w:right w:val="none" w:sz="0" w:space="0" w:color="auto"/>
          </w:divBdr>
        </w:div>
        <w:div w:id="357000945">
          <w:marLeft w:val="640"/>
          <w:marRight w:val="0"/>
          <w:marTop w:val="0"/>
          <w:marBottom w:val="0"/>
          <w:divBdr>
            <w:top w:val="none" w:sz="0" w:space="0" w:color="auto"/>
            <w:left w:val="none" w:sz="0" w:space="0" w:color="auto"/>
            <w:bottom w:val="none" w:sz="0" w:space="0" w:color="auto"/>
            <w:right w:val="none" w:sz="0" w:space="0" w:color="auto"/>
          </w:divBdr>
        </w:div>
        <w:div w:id="367872011">
          <w:marLeft w:val="640"/>
          <w:marRight w:val="0"/>
          <w:marTop w:val="0"/>
          <w:marBottom w:val="0"/>
          <w:divBdr>
            <w:top w:val="none" w:sz="0" w:space="0" w:color="auto"/>
            <w:left w:val="none" w:sz="0" w:space="0" w:color="auto"/>
            <w:bottom w:val="none" w:sz="0" w:space="0" w:color="auto"/>
            <w:right w:val="none" w:sz="0" w:space="0" w:color="auto"/>
          </w:divBdr>
        </w:div>
        <w:div w:id="473642103">
          <w:marLeft w:val="640"/>
          <w:marRight w:val="0"/>
          <w:marTop w:val="0"/>
          <w:marBottom w:val="0"/>
          <w:divBdr>
            <w:top w:val="none" w:sz="0" w:space="0" w:color="auto"/>
            <w:left w:val="none" w:sz="0" w:space="0" w:color="auto"/>
            <w:bottom w:val="none" w:sz="0" w:space="0" w:color="auto"/>
            <w:right w:val="none" w:sz="0" w:space="0" w:color="auto"/>
          </w:divBdr>
        </w:div>
        <w:div w:id="489490965">
          <w:marLeft w:val="640"/>
          <w:marRight w:val="0"/>
          <w:marTop w:val="0"/>
          <w:marBottom w:val="0"/>
          <w:divBdr>
            <w:top w:val="none" w:sz="0" w:space="0" w:color="auto"/>
            <w:left w:val="none" w:sz="0" w:space="0" w:color="auto"/>
            <w:bottom w:val="none" w:sz="0" w:space="0" w:color="auto"/>
            <w:right w:val="none" w:sz="0" w:space="0" w:color="auto"/>
          </w:divBdr>
        </w:div>
        <w:div w:id="519776642">
          <w:marLeft w:val="640"/>
          <w:marRight w:val="0"/>
          <w:marTop w:val="0"/>
          <w:marBottom w:val="0"/>
          <w:divBdr>
            <w:top w:val="none" w:sz="0" w:space="0" w:color="auto"/>
            <w:left w:val="none" w:sz="0" w:space="0" w:color="auto"/>
            <w:bottom w:val="none" w:sz="0" w:space="0" w:color="auto"/>
            <w:right w:val="none" w:sz="0" w:space="0" w:color="auto"/>
          </w:divBdr>
        </w:div>
        <w:div w:id="624118343">
          <w:marLeft w:val="640"/>
          <w:marRight w:val="0"/>
          <w:marTop w:val="0"/>
          <w:marBottom w:val="0"/>
          <w:divBdr>
            <w:top w:val="none" w:sz="0" w:space="0" w:color="auto"/>
            <w:left w:val="none" w:sz="0" w:space="0" w:color="auto"/>
            <w:bottom w:val="none" w:sz="0" w:space="0" w:color="auto"/>
            <w:right w:val="none" w:sz="0" w:space="0" w:color="auto"/>
          </w:divBdr>
        </w:div>
        <w:div w:id="665323654">
          <w:marLeft w:val="640"/>
          <w:marRight w:val="0"/>
          <w:marTop w:val="0"/>
          <w:marBottom w:val="0"/>
          <w:divBdr>
            <w:top w:val="none" w:sz="0" w:space="0" w:color="auto"/>
            <w:left w:val="none" w:sz="0" w:space="0" w:color="auto"/>
            <w:bottom w:val="none" w:sz="0" w:space="0" w:color="auto"/>
            <w:right w:val="none" w:sz="0" w:space="0" w:color="auto"/>
          </w:divBdr>
        </w:div>
        <w:div w:id="700857892">
          <w:marLeft w:val="640"/>
          <w:marRight w:val="0"/>
          <w:marTop w:val="0"/>
          <w:marBottom w:val="0"/>
          <w:divBdr>
            <w:top w:val="none" w:sz="0" w:space="0" w:color="auto"/>
            <w:left w:val="none" w:sz="0" w:space="0" w:color="auto"/>
            <w:bottom w:val="none" w:sz="0" w:space="0" w:color="auto"/>
            <w:right w:val="none" w:sz="0" w:space="0" w:color="auto"/>
          </w:divBdr>
        </w:div>
        <w:div w:id="701517822">
          <w:marLeft w:val="640"/>
          <w:marRight w:val="0"/>
          <w:marTop w:val="0"/>
          <w:marBottom w:val="0"/>
          <w:divBdr>
            <w:top w:val="none" w:sz="0" w:space="0" w:color="auto"/>
            <w:left w:val="none" w:sz="0" w:space="0" w:color="auto"/>
            <w:bottom w:val="none" w:sz="0" w:space="0" w:color="auto"/>
            <w:right w:val="none" w:sz="0" w:space="0" w:color="auto"/>
          </w:divBdr>
        </w:div>
        <w:div w:id="723406096">
          <w:marLeft w:val="640"/>
          <w:marRight w:val="0"/>
          <w:marTop w:val="0"/>
          <w:marBottom w:val="0"/>
          <w:divBdr>
            <w:top w:val="none" w:sz="0" w:space="0" w:color="auto"/>
            <w:left w:val="none" w:sz="0" w:space="0" w:color="auto"/>
            <w:bottom w:val="none" w:sz="0" w:space="0" w:color="auto"/>
            <w:right w:val="none" w:sz="0" w:space="0" w:color="auto"/>
          </w:divBdr>
        </w:div>
        <w:div w:id="768550158">
          <w:marLeft w:val="640"/>
          <w:marRight w:val="0"/>
          <w:marTop w:val="0"/>
          <w:marBottom w:val="0"/>
          <w:divBdr>
            <w:top w:val="none" w:sz="0" w:space="0" w:color="auto"/>
            <w:left w:val="none" w:sz="0" w:space="0" w:color="auto"/>
            <w:bottom w:val="none" w:sz="0" w:space="0" w:color="auto"/>
            <w:right w:val="none" w:sz="0" w:space="0" w:color="auto"/>
          </w:divBdr>
        </w:div>
        <w:div w:id="871959000">
          <w:marLeft w:val="640"/>
          <w:marRight w:val="0"/>
          <w:marTop w:val="0"/>
          <w:marBottom w:val="0"/>
          <w:divBdr>
            <w:top w:val="none" w:sz="0" w:space="0" w:color="auto"/>
            <w:left w:val="none" w:sz="0" w:space="0" w:color="auto"/>
            <w:bottom w:val="none" w:sz="0" w:space="0" w:color="auto"/>
            <w:right w:val="none" w:sz="0" w:space="0" w:color="auto"/>
          </w:divBdr>
        </w:div>
        <w:div w:id="907883746">
          <w:marLeft w:val="640"/>
          <w:marRight w:val="0"/>
          <w:marTop w:val="0"/>
          <w:marBottom w:val="0"/>
          <w:divBdr>
            <w:top w:val="none" w:sz="0" w:space="0" w:color="auto"/>
            <w:left w:val="none" w:sz="0" w:space="0" w:color="auto"/>
            <w:bottom w:val="none" w:sz="0" w:space="0" w:color="auto"/>
            <w:right w:val="none" w:sz="0" w:space="0" w:color="auto"/>
          </w:divBdr>
        </w:div>
        <w:div w:id="1128359682">
          <w:marLeft w:val="640"/>
          <w:marRight w:val="0"/>
          <w:marTop w:val="0"/>
          <w:marBottom w:val="0"/>
          <w:divBdr>
            <w:top w:val="none" w:sz="0" w:space="0" w:color="auto"/>
            <w:left w:val="none" w:sz="0" w:space="0" w:color="auto"/>
            <w:bottom w:val="none" w:sz="0" w:space="0" w:color="auto"/>
            <w:right w:val="none" w:sz="0" w:space="0" w:color="auto"/>
          </w:divBdr>
        </w:div>
        <w:div w:id="1249997238">
          <w:marLeft w:val="640"/>
          <w:marRight w:val="0"/>
          <w:marTop w:val="0"/>
          <w:marBottom w:val="0"/>
          <w:divBdr>
            <w:top w:val="none" w:sz="0" w:space="0" w:color="auto"/>
            <w:left w:val="none" w:sz="0" w:space="0" w:color="auto"/>
            <w:bottom w:val="none" w:sz="0" w:space="0" w:color="auto"/>
            <w:right w:val="none" w:sz="0" w:space="0" w:color="auto"/>
          </w:divBdr>
        </w:div>
        <w:div w:id="1306357509">
          <w:marLeft w:val="640"/>
          <w:marRight w:val="0"/>
          <w:marTop w:val="0"/>
          <w:marBottom w:val="0"/>
          <w:divBdr>
            <w:top w:val="none" w:sz="0" w:space="0" w:color="auto"/>
            <w:left w:val="none" w:sz="0" w:space="0" w:color="auto"/>
            <w:bottom w:val="none" w:sz="0" w:space="0" w:color="auto"/>
            <w:right w:val="none" w:sz="0" w:space="0" w:color="auto"/>
          </w:divBdr>
        </w:div>
        <w:div w:id="1336300677">
          <w:marLeft w:val="640"/>
          <w:marRight w:val="0"/>
          <w:marTop w:val="0"/>
          <w:marBottom w:val="0"/>
          <w:divBdr>
            <w:top w:val="none" w:sz="0" w:space="0" w:color="auto"/>
            <w:left w:val="none" w:sz="0" w:space="0" w:color="auto"/>
            <w:bottom w:val="none" w:sz="0" w:space="0" w:color="auto"/>
            <w:right w:val="none" w:sz="0" w:space="0" w:color="auto"/>
          </w:divBdr>
        </w:div>
        <w:div w:id="1342319560">
          <w:marLeft w:val="640"/>
          <w:marRight w:val="0"/>
          <w:marTop w:val="0"/>
          <w:marBottom w:val="0"/>
          <w:divBdr>
            <w:top w:val="none" w:sz="0" w:space="0" w:color="auto"/>
            <w:left w:val="none" w:sz="0" w:space="0" w:color="auto"/>
            <w:bottom w:val="none" w:sz="0" w:space="0" w:color="auto"/>
            <w:right w:val="none" w:sz="0" w:space="0" w:color="auto"/>
          </w:divBdr>
        </w:div>
        <w:div w:id="1401833669">
          <w:marLeft w:val="640"/>
          <w:marRight w:val="0"/>
          <w:marTop w:val="0"/>
          <w:marBottom w:val="0"/>
          <w:divBdr>
            <w:top w:val="none" w:sz="0" w:space="0" w:color="auto"/>
            <w:left w:val="none" w:sz="0" w:space="0" w:color="auto"/>
            <w:bottom w:val="none" w:sz="0" w:space="0" w:color="auto"/>
            <w:right w:val="none" w:sz="0" w:space="0" w:color="auto"/>
          </w:divBdr>
        </w:div>
        <w:div w:id="1404062658">
          <w:marLeft w:val="640"/>
          <w:marRight w:val="0"/>
          <w:marTop w:val="0"/>
          <w:marBottom w:val="0"/>
          <w:divBdr>
            <w:top w:val="none" w:sz="0" w:space="0" w:color="auto"/>
            <w:left w:val="none" w:sz="0" w:space="0" w:color="auto"/>
            <w:bottom w:val="none" w:sz="0" w:space="0" w:color="auto"/>
            <w:right w:val="none" w:sz="0" w:space="0" w:color="auto"/>
          </w:divBdr>
        </w:div>
        <w:div w:id="1444618891">
          <w:marLeft w:val="640"/>
          <w:marRight w:val="0"/>
          <w:marTop w:val="0"/>
          <w:marBottom w:val="0"/>
          <w:divBdr>
            <w:top w:val="none" w:sz="0" w:space="0" w:color="auto"/>
            <w:left w:val="none" w:sz="0" w:space="0" w:color="auto"/>
            <w:bottom w:val="none" w:sz="0" w:space="0" w:color="auto"/>
            <w:right w:val="none" w:sz="0" w:space="0" w:color="auto"/>
          </w:divBdr>
        </w:div>
        <w:div w:id="1484152995">
          <w:marLeft w:val="640"/>
          <w:marRight w:val="0"/>
          <w:marTop w:val="0"/>
          <w:marBottom w:val="0"/>
          <w:divBdr>
            <w:top w:val="none" w:sz="0" w:space="0" w:color="auto"/>
            <w:left w:val="none" w:sz="0" w:space="0" w:color="auto"/>
            <w:bottom w:val="none" w:sz="0" w:space="0" w:color="auto"/>
            <w:right w:val="none" w:sz="0" w:space="0" w:color="auto"/>
          </w:divBdr>
        </w:div>
        <w:div w:id="1494566821">
          <w:marLeft w:val="640"/>
          <w:marRight w:val="0"/>
          <w:marTop w:val="0"/>
          <w:marBottom w:val="0"/>
          <w:divBdr>
            <w:top w:val="none" w:sz="0" w:space="0" w:color="auto"/>
            <w:left w:val="none" w:sz="0" w:space="0" w:color="auto"/>
            <w:bottom w:val="none" w:sz="0" w:space="0" w:color="auto"/>
            <w:right w:val="none" w:sz="0" w:space="0" w:color="auto"/>
          </w:divBdr>
        </w:div>
        <w:div w:id="1594975309">
          <w:marLeft w:val="640"/>
          <w:marRight w:val="0"/>
          <w:marTop w:val="0"/>
          <w:marBottom w:val="0"/>
          <w:divBdr>
            <w:top w:val="none" w:sz="0" w:space="0" w:color="auto"/>
            <w:left w:val="none" w:sz="0" w:space="0" w:color="auto"/>
            <w:bottom w:val="none" w:sz="0" w:space="0" w:color="auto"/>
            <w:right w:val="none" w:sz="0" w:space="0" w:color="auto"/>
          </w:divBdr>
        </w:div>
        <w:div w:id="1595438092">
          <w:marLeft w:val="640"/>
          <w:marRight w:val="0"/>
          <w:marTop w:val="0"/>
          <w:marBottom w:val="0"/>
          <w:divBdr>
            <w:top w:val="none" w:sz="0" w:space="0" w:color="auto"/>
            <w:left w:val="none" w:sz="0" w:space="0" w:color="auto"/>
            <w:bottom w:val="none" w:sz="0" w:space="0" w:color="auto"/>
            <w:right w:val="none" w:sz="0" w:space="0" w:color="auto"/>
          </w:divBdr>
        </w:div>
        <w:div w:id="1628850638">
          <w:marLeft w:val="640"/>
          <w:marRight w:val="0"/>
          <w:marTop w:val="0"/>
          <w:marBottom w:val="0"/>
          <w:divBdr>
            <w:top w:val="none" w:sz="0" w:space="0" w:color="auto"/>
            <w:left w:val="none" w:sz="0" w:space="0" w:color="auto"/>
            <w:bottom w:val="none" w:sz="0" w:space="0" w:color="auto"/>
            <w:right w:val="none" w:sz="0" w:space="0" w:color="auto"/>
          </w:divBdr>
        </w:div>
        <w:div w:id="1714499347">
          <w:marLeft w:val="640"/>
          <w:marRight w:val="0"/>
          <w:marTop w:val="0"/>
          <w:marBottom w:val="0"/>
          <w:divBdr>
            <w:top w:val="none" w:sz="0" w:space="0" w:color="auto"/>
            <w:left w:val="none" w:sz="0" w:space="0" w:color="auto"/>
            <w:bottom w:val="none" w:sz="0" w:space="0" w:color="auto"/>
            <w:right w:val="none" w:sz="0" w:space="0" w:color="auto"/>
          </w:divBdr>
        </w:div>
        <w:div w:id="1831753130">
          <w:marLeft w:val="640"/>
          <w:marRight w:val="0"/>
          <w:marTop w:val="0"/>
          <w:marBottom w:val="0"/>
          <w:divBdr>
            <w:top w:val="none" w:sz="0" w:space="0" w:color="auto"/>
            <w:left w:val="none" w:sz="0" w:space="0" w:color="auto"/>
            <w:bottom w:val="none" w:sz="0" w:space="0" w:color="auto"/>
            <w:right w:val="none" w:sz="0" w:space="0" w:color="auto"/>
          </w:divBdr>
        </w:div>
        <w:div w:id="1860926047">
          <w:marLeft w:val="640"/>
          <w:marRight w:val="0"/>
          <w:marTop w:val="0"/>
          <w:marBottom w:val="0"/>
          <w:divBdr>
            <w:top w:val="none" w:sz="0" w:space="0" w:color="auto"/>
            <w:left w:val="none" w:sz="0" w:space="0" w:color="auto"/>
            <w:bottom w:val="none" w:sz="0" w:space="0" w:color="auto"/>
            <w:right w:val="none" w:sz="0" w:space="0" w:color="auto"/>
          </w:divBdr>
        </w:div>
        <w:div w:id="1897357796">
          <w:marLeft w:val="640"/>
          <w:marRight w:val="0"/>
          <w:marTop w:val="0"/>
          <w:marBottom w:val="0"/>
          <w:divBdr>
            <w:top w:val="none" w:sz="0" w:space="0" w:color="auto"/>
            <w:left w:val="none" w:sz="0" w:space="0" w:color="auto"/>
            <w:bottom w:val="none" w:sz="0" w:space="0" w:color="auto"/>
            <w:right w:val="none" w:sz="0" w:space="0" w:color="auto"/>
          </w:divBdr>
        </w:div>
        <w:div w:id="1898933105">
          <w:marLeft w:val="640"/>
          <w:marRight w:val="0"/>
          <w:marTop w:val="0"/>
          <w:marBottom w:val="0"/>
          <w:divBdr>
            <w:top w:val="none" w:sz="0" w:space="0" w:color="auto"/>
            <w:left w:val="none" w:sz="0" w:space="0" w:color="auto"/>
            <w:bottom w:val="none" w:sz="0" w:space="0" w:color="auto"/>
            <w:right w:val="none" w:sz="0" w:space="0" w:color="auto"/>
          </w:divBdr>
        </w:div>
        <w:div w:id="1903523541">
          <w:marLeft w:val="640"/>
          <w:marRight w:val="0"/>
          <w:marTop w:val="0"/>
          <w:marBottom w:val="0"/>
          <w:divBdr>
            <w:top w:val="none" w:sz="0" w:space="0" w:color="auto"/>
            <w:left w:val="none" w:sz="0" w:space="0" w:color="auto"/>
            <w:bottom w:val="none" w:sz="0" w:space="0" w:color="auto"/>
            <w:right w:val="none" w:sz="0" w:space="0" w:color="auto"/>
          </w:divBdr>
        </w:div>
        <w:div w:id="1907956958">
          <w:marLeft w:val="640"/>
          <w:marRight w:val="0"/>
          <w:marTop w:val="0"/>
          <w:marBottom w:val="0"/>
          <w:divBdr>
            <w:top w:val="none" w:sz="0" w:space="0" w:color="auto"/>
            <w:left w:val="none" w:sz="0" w:space="0" w:color="auto"/>
            <w:bottom w:val="none" w:sz="0" w:space="0" w:color="auto"/>
            <w:right w:val="none" w:sz="0" w:space="0" w:color="auto"/>
          </w:divBdr>
        </w:div>
        <w:div w:id="1970014664">
          <w:marLeft w:val="640"/>
          <w:marRight w:val="0"/>
          <w:marTop w:val="0"/>
          <w:marBottom w:val="0"/>
          <w:divBdr>
            <w:top w:val="none" w:sz="0" w:space="0" w:color="auto"/>
            <w:left w:val="none" w:sz="0" w:space="0" w:color="auto"/>
            <w:bottom w:val="none" w:sz="0" w:space="0" w:color="auto"/>
            <w:right w:val="none" w:sz="0" w:space="0" w:color="auto"/>
          </w:divBdr>
        </w:div>
        <w:div w:id="2005164123">
          <w:marLeft w:val="640"/>
          <w:marRight w:val="0"/>
          <w:marTop w:val="0"/>
          <w:marBottom w:val="0"/>
          <w:divBdr>
            <w:top w:val="none" w:sz="0" w:space="0" w:color="auto"/>
            <w:left w:val="none" w:sz="0" w:space="0" w:color="auto"/>
            <w:bottom w:val="none" w:sz="0" w:space="0" w:color="auto"/>
            <w:right w:val="none" w:sz="0" w:space="0" w:color="auto"/>
          </w:divBdr>
        </w:div>
        <w:div w:id="2068336435">
          <w:marLeft w:val="640"/>
          <w:marRight w:val="0"/>
          <w:marTop w:val="0"/>
          <w:marBottom w:val="0"/>
          <w:divBdr>
            <w:top w:val="none" w:sz="0" w:space="0" w:color="auto"/>
            <w:left w:val="none" w:sz="0" w:space="0" w:color="auto"/>
            <w:bottom w:val="none" w:sz="0" w:space="0" w:color="auto"/>
            <w:right w:val="none" w:sz="0" w:space="0" w:color="auto"/>
          </w:divBdr>
        </w:div>
        <w:div w:id="2082436849">
          <w:marLeft w:val="640"/>
          <w:marRight w:val="0"/>
          <w:marTop w:val="0"/>
          <w:marBottom w:val="0"/>
          <w:divBdr>
            <w:top w:val="none" w:sz="0" w:space="0" w:color="auto"/>
            <w:left w:val="none" w:sz="0" w:space="0" w:color="auto"/>
            <w:bottom w:val="none" w:sz="0" w:space="0" w:color="auto"/>
            <w:right w:val="none" w:sz="0" w:space="0" w:color="auto"/>
          </w:divBdr>
        </w:div>
        <w:div w:id="2082557461">
          <w:marLeft w:val="640"/>
          <w:marRight w:val="0"/>
          <w:marTop w:val="0"/>
          <w:marBottom w:val="0"/>
          <w:divBdr>
            <w:top w:val="none" w:sz="0" w:space="0" w:color="auto"/>
            <w:left w:val="none" w:sz="0" w:space="0" w:color="auto"/>
            <w:bottom w:val="none" w:sz="0" w:space="0" w:color="auto"/>
            <w:right w:val="none" w:sz="0" w:space="0" w:color="auto"/>
          </w:divBdr>
        </w:div>
        <w:div w:id="2126270195">
          <w:marLeft w:val="640"/>
          <w:marRight w:val="0"/>
          <w:marTop w:val="0"/>
          <w:marBottom w:val="0"/>
          <w:divBdr>
            <w:top w:val="none" w:sz="0" w:space="0" w:color="auto"/>
            <w:left w:val="none" w:sz="0" w:space="0" w:color="auto"/>
            <w:bottom w:val="none" w:sz="0" w:space="0" w:color="auto"/>
            <w:right w:val="none" w:sz="0" w:space="0" w:color="auto"/>
          </w:divBdr>
        </w:div>
      </w:divsChild>
    </w:div>
    <w:div w:id="514392137">
      <w:bodyDiv w:val="1"/>
      <w:marLeft w:val="0"/>
      <w:marRight w:val="0"/>
      <w:marTop w:val="0"/>
      <w:marBottom w:val="0"/>
      <w:divBdr>
        <w:top w:val="none" w:sz="0" w:space="0" w:color="auto"/>
        <w:left w:val="none" w:sz="0" w:space="0" w:color="auto"/>
        <w:bottom w:val="none" w:sz="0" w:space="0" w:color="auto"/>
        <w:right w:val="none" w:sz="0" w:space="0" w:color="auto"/>
      </w:divBdr>
    </w:div>
    <w:div w:id="516895155">
      <w:bodyDiv w:val="1"/>
      <w:marLeft w:val="0"/>
      <w:marRight w:val="0"/>
      <w:marTop w:val="0"/>
      <w:marBottom w:val="0"/>
      <w:divBdr>
        <w:top w:val="none" w:sz="0" w:space="0" w:color="auto"/>
        <w:left w:val="none" w:sz="0" w:space="0" w:color="auto"/>
        <w:bottom w:val="none" w:sz="0" w:space="0" w:color="auto"/>
        <w:right w:val="none" w:sz="0" w:space="0" w:color="auto"/>
      </w:divBdr>
      <w:divsChild>
        <w:div w:id="363680431">
          <w:marLeft w:val="0"/>
          <w:marRight w:val="0"/>
          <w:marTop w:val="0"/>
          <w:marBottom w:val="0"/>
          <w:divBdr>
            <w:top w:val="none" w:sz="0" w:space="0" w:color="auto"/>
            <w:left w:val="none" w:sz="0" w:space="0" w:color="auto"/>
            <w:bottom w:val="none" w:sz="0" w:space="0" w:color="auto"/>
            <w:right w:val="none" w:sz="0" w:space="0" w:color="auto"/>
          </w:divBdr>
          <w:divsChild>
            <w:div w:id="1428502456">
              <w:marLeft w:val="0"/>
              <w:marRight w:val="0"/>
              <w:marTop w:val="0"/>
              <w:marBottom w:val="0"/>
              <w:divBdr>
                <w:top w:val="none" w:sz="0" w:space="0" w:color="auto"/>
                <w:left w:val="none" w:sz="0" w:space="0" w:color="auto"/>
                <w:bottom w:val="none" w:sz="0" w:space="0" w:color="auto"/>
                <w:right w:val="none" w:sz="0" w:space="0" w:color="auto"/>
              </w:divBdr>
              <w:divsChild>
                <w:div w:id="82890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89139">
      <w:bodyDiv w:val="1"/>
      <w:marLeft w:val="0"/>
      <w:marRight w:val="0"/>
      <w:marTop w:val="0"/>
      <w:marBottom w:val="0"/>
      <w:divBdr>
        <w:top w:val="none" w:sz="0" w:space="0" w:color="auto"/>
        <w:left w:val="none" w:sz="0" w:space="0" w:color="auto"/>
        <w:bottom w:val="none" w:sz="0" w:space="0" w:color="auto"/>
        <w:right w:val="none" w:sz="0" w:space="0" w:color="auto"/>
      </w:divBdr>
      <w:divsChild>
        <w:div w:id="737899582">
          <w:marLeft w:val="0"/>
          <w:marRight w:val="0"/>
          <w:marTop w:val="0"/>
          <w:marBottom w:val="0"/>
          <w:divBdr>
            <w:top w:val="none" w:sz="0" w:space="0" w:color="auto"/>
            <w:left w:val="none" w:sz="0" w:space="0" w:color="auto"/>
            <w:bottom w:val="none" w:sz="0" w:space="0" w:color="auto"/>
            <w:right w:val="none" w:sz="0" w:space="0" w:color="auto"/>
          </w:divBdr>
          <w:divsChild>
            <w:div w:id="100491869">
              <w:marLeft w:val="0"/>
              <w:marRight w:val="0"/>
              <w:marTop w:val="0"/>
              <w:marBottom w:val="0"/>
              <w:divBdr>
                <w:top w:val="none" w:sz="0" w:space="0" w:color="auto"/>
                <w:left w:val="none" w:sz="0" w:space="0" w:color="auto"/>
                <w:bottom w:val="none" w:sz="0" w:space="0" w:color="auto"/>
                <w:right w:val="none" w:sz="0" w:space="0" w:color="auto"/>
              </w:divBdr>
              <w:divsChild>
                <w:div w:id="98824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23163">
      <w:bodyDiv w:val="1"/>
      <w:marLeft w:val="0"/>
      <w:marRight w:val="0"/>
      <w:marTop w:val="0"/>
      <w:marBottom w:val="0"/>
      <w:divBdr>
        <w:top w:val="none" w:sz="0" w:space="0" w:color="auto"/>
        <w:left w:val="none" w:sz="0" w:space="0" w:color="auto"/>
        <w:bottom w:val="none" w:sz="0" w:space="0" w:color="auto"/>
        <w:right w:val="none" w:sz="0" w:space="0" w:color="auto"/>
      </w:divBdr>
      <w:divsChild>
        <w:div w:id="1226449840">
          <w:marLeft w:val="0"/>
          <w:marRight w:val="0"/>
          <w:marTop w:val="0"/>
          <w:marBottom w:val="0"/>
          <w:divBdr>
            <w:top w:val="none" w:sz="0" w:space="0" w:color="auto"/>
            <w:left w:val="none" w:sz="0" w:space="0" w:color="auto"/>
            <w:bottom w:val="none" w:sz="0" w:space="0" w:color="auto"/>
            <w:right w:val="none" w:sz="0" w:space="0" w:color="auto"/>
          </w:divBdr>
          <w:divsChild>
            <w:div w:id="1407454921">
              <w:marLeft w:val="0"/>
              <w:marRight w:val="0"/>
              <w:marTop w:val="0"/>
              <w:marBottom w:val="0"/>
              <w:divBdr>
                <w:top w:val="none" w:sz="0" w:space="0" w:color="auto"/>
                <w:left w:val="none" w:sz="0" w:space="0" w:color="auto"/>
                <w:bottom w:val="none" w:sz="0" w:space="0" w:color="auto"/>
                <w:right w:val="none" w:sz="0" w:space="0" w:color="auto"/>
              </w:divBdr>
              <w:divsChild>
                <w:div w:id="11071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347478">
      <w:bodyDiv w:val="1"/>
      <w:marLeft w:val="0"/>
      <w:marRight w:val="0"/>
      <w:marTop w:val="0"/>
      <w:marBottom w:val="0"/>
      <w:divBdr>
        <w:top w:val="none" w:sz="0" w:space="0" w:color="auto"/>
        <w:left w:val="none" w:sz="0" w:space="0" w:color="auto"/>
        <w:bottom w:val="none" w:sz="0" w:space="0" w:color="auto"/>
        <w:right w:val="none" w:sz="0" w:space="0" w:color="auto"/>
      </w:divBdr>
      <w:divsChild>
        <w:div w:id="13657523">
          <w:marLeft w:val="640"/>
          <w:marRight w:val="0"/>
          <w:marTop w:val="0"/>
          <w:marBottom w:val="0"/>
          <w:divBdr>
            <w:top w:val="none" w:sz="0" w:space="0" w:color="auto"/>
            <w:left w:val="none" w:sz="0" w:space="0" w:color="auto"/>
            <w:bottom w:val="none" w:sz="0" w:space="0" w:color="auto"/>
            <w:right w:val="none" w:sz="0" w:space="0" w:color="auto"/>
          </w:divBdr>
        </w:div>
        <w:div w:id="69499012">
          <w:marLeft w:val="640"/>
          <w:marRight w:val="0"/>
          <w:marTop w:val="0"/>
          <w:marBottom w:val="0"/>
          <w:divBdr>
            <w:top w:val="none" w:sz="0" w:space="0" w:color="auto"/>
            <w:left w:val="none" w:sz="0" w:space="0" w:color="auto"/>
            <w:bottom w:val="none" w:sz="0" w:space="0" w:color="auto"/>
            <w:right w:val="none" w:sz="0" w:space="0" w:color="auto"/>
          </w:divBdr>
        </w:div>
        <w:div w:id="109781788">
          <w:marLeft w:val="640"/>
          <w:marRight w:val="0"/>
          <w:marTop w:val="0"/>
          <w:marBottom w:val="0"/>
          <w:divBdr>
            <w:top w:val="none" w:sz="0" w:space="0" w:color="auto"/>
            <w:left w:val="none" w:sz="0" w:space="0" w:color="auto"/>
            <w:bottom w:val="none" w:sz="0" w:space="0" w:color="auto"/>
            <w:right w:val="none" w:sz="0" w:space="0" w:color="auto"/>
          </w:divBdr>
        </w:div>
        <w:div w:id="182718762">
          <w:marLeft w:val="640"/>
          <w:marRight w:val="0"/>
          <w:marTop w:val="0"/>
          <w:marBottom w:val="0"/>
          <w:divBdr>
            <w:top w:val="none" w:sz="0" w:space="0" w:color="auto"/>
            <w:left w:val="none" w:sz="0" w:space="0" w:color="auto"/>
            <w:bottom w:val="none" w:sz="0" w:space="0" w:color="auto"/>
            <w:right w:val="none" w:sz="0" w:space="0" w:color="auto"/>
          </w:divBdr>
        </w:div>
        <w:div w:id="211308031">
          <w:marLeft w:val="640"/>
          <w:marRight w:val="0"/>
          <w:marTop w:val="0"/>
          <w:marBottom w:val="0"/>
          <w:divBdr>
            <w:top w:val="none" w:sz="0" w:space="0" w:color="auto"/>
            <w:left w:val="none" w:sz="0" w:space="0" w:color="auto"/>
            <w:bottom w:val="none" w:sz="0" w:space="0" w:color="auto"/>
            <w:right w:val="none" w:sz="0" w:space="0" w:color="auto"/>
          </w:divBdr>
        </w:div>
        <w:div w:id="279190544">
          <w:marLeft w:val="640"/>
          <w:marRight w:val="0"/>
          <w:marTop w:val="0"/>
          <w:marBottom w:val="0"/>
          <w:divBdr>
            <w:top w:val="none" w:sz="0" w:space="0" w:color="auto"/>
            <w:left w:val="none" w:sz="0" w:space="0" w:color="auto"/>
            <w:bottom w:val="none" w:sz="0" w:space="0" w:color="auto"/>
            <w:right w:val="none" w:sz="0" w:space="0" w:color="auto"/>
          </w:divBdr>
        </w:div>
        <w:div w:id="305277193">
          <w:marLeft w:val="640"/>
          <w:marRight w:val="0"/>
          <w:marTop w:val="0"/>
          <w:marBottom w:val="0"/>
          <w:divBdr>
            <w:top w:val="none" w:sz="0" w:space="0" w:color="auto"/>
            <w:left w:val="none" w:sz="0" w:space="0" w:color="auto"/>
            <w:bottom w:val="none" w:sz="0" w:space="0" w:color="auto"/>
            <w:right w:val="none" w:sz="0" w:space="0" w:color="auto"/>
          </w:divBdr>
        </w:div>
        <w:div w:id="312415296">
          <w:marLeft w:val="640"/>
          <w:marRight w:val="0"/>
          <w:marTop w:val="0"/>
          <w:marBottom w:val="0"/>
          <w:divBdr>
            <w:top w:val="none" w:sz="0" w:space="0" w:color="auto"/>
            <w:left w:val="none" w:sz="0" w:space="0" w:color="auto"/>
            <w:bottom w:val="none" w:sz="0" w:space="0" w:color="auto"/>
            <w:right w:val="none" w:sz="0" w:space="0" w:color="auto"/>
          </w:divBdr>
        </w:div>
        <w:div w:id="569735448">
          <w:marLeft w:val="640"/>
          <w:marRight w:val="0"/>
          <w:marTop w:val="0"/>
          <w:marBottom w:val="0"/>
          <w:divBdr>
            <w:top w:val="none" w:sz="0" w:space="0" w:color="auto"/>
            <w:left w:val="none" w:sz="0" w:space="0" w:color="auto"/>
            <w:bottom w:val="none" w:sz="0" w:space="0" w:color="auto"/>
            <w:right w:val="none" w:sz="0" w:space="0" w:color="auto"/>
          </w:divBdr>
        </w:div>
        <w:div w:id="582449326">
          <w:marLeft w:val="640"/>
          <w:marRight w:val="0"/>
          <w:marTop w:val="0"/>
          <w:marBottom w:val="0"/>
          <w:divBdr>
            <w:top w:val="none" w:sz="0" w:space="0" w:color="auto"/>
            <w:left w:val="none" w:sz="0" w:space="0" w:color="auto"/>
            <w:bottom w:val="none" w:sz="0" w:space="0" w:color="auto"/>
            <w:right w:val="none" w:sz="0" w:space="0" w:color="auto"/>
          </w:divBdr>
        </w:div>
        <w:div w:id="626861704">
          <w:marLeft w:val="640"/>
          <w:marRight w:val="0"/>
          <w:marTop w:val="0"/>
          <w:marBottom w:val="0"/>
          <w:divBdr>
            <w:top w:val="none" w:sz="0" w:space="0" w:color="auto"/>
            <w:left w:val="none" w:sz="0" w:space="0" w:color="auto"/>
            <w:bottom w:val="none" w:sz="0" w:space="0" w:color="auto"/>
            <w:right w:val="none" w:sz="0" w:space="0" w:color="auto"/>
          </w:divBdr>
        </w:div>
        <w:div w:id="669522480">
          <w:marLeft w:val="640"/>
          <w:marRight w:val="0"/>
          <w:marTop w:val="0"/>
          <w:marBottom w:val="0"/>
          <w:divBdr>
            <w:top w:val="none" w:sz="0" w:space="0" w:color="auto"/>
            <w:left w:val="none" w:sz="0" w:space="0" w:color="auto"/>
            <w:bottom w:val="none" w:sz="0" w:space="0" w:color="auto"/>
            <w:right w:val="none" w:sz="0" w:space="0" w:color="auto"/>
          </w:divBdr>
        </w:div>
        <w:div w:id="697780774">
          <w:marLeft w:val="640"/>
          <w:marRight w:val="0"/>
          <w:marTop w:val="0"/>
          <w:marBottom w:val="0"/>
          <w:divBdr>
            <w:top w:val="none" w:sz="0" w:space="0" w:color="auto"/>
            <w:left w:val="none" w:sz="0" w:space="0" w:color="auto"/>
            <w:bottom w:val="none" w:sz="0" w:space="0" w:color="auto"/>
            <w:right w:val="none" w:sz="0" w:space="0" w:color="auto"/>
          </w:divBdr>
        </w:div>
        <w:div w:id="708605955">
          <w:marLeft w:val="640"/>
          <w:marRight w:val="0"/>
          <w:marTop w:val="0"/>
          <w:marBottom w:val="0"/>
          <w:divBdr>
            <w:top w:val="none" w:sz="0" w:space="0" w:color="auto"/>
            <w:left w:val="none" w:sz="0" w:space="0" w:color="auto"/>
            <w:bottom w:val="none" w:sz="0" w:space="0" w:color="auto"/>
            <w:right w:val="none" w:sz="0" w:space="0" w:color="auto"/>
          </w:divBdr>
        </w:div>
        <w:div w:id="747314344">
          <w:marLeft w:val="640"/>
          <w:marRight w:val="0"/>
          <w:marTop w:val="0"/>
          <w:marBottom w:val="0"/>
          <w:divBdr>
            <w:top w:val="none" w:sz="0" w:space="0" w:color="auto"/>
            <w:left w:val="none" w:sz="0" w:space="0" w:color="auto"/>
            <w:bottom w:val="none" w:sz="0" w:space="0" w:color="auto"/>
            <w:right w:val="none" w:sz="0" w:space="0" w:color="auto"/>
          </w:divBdr>
        </w:div>
        <w:div w:id="808715588">
          <w:marLeft w:val="640"/>
          <w:marRight w:val="0"/>
          <w:marTop w:val="0"/>
          <w:marBottom w:val="0"/>
          <w:divBdr>
            <w:top w:val="none" w:sz="0" w:space="0" w:color="auto"/>
            <w:left w:val="none" w:sz="0" w:space="0" w:color="auto"/>
            <w:bottom w:val="none" w:sz="0" w:space="0" w:color="auto"/>
            <w:right w:val="none" w:sz="0" w:space="0" w:color="auto"/>
          </w:divBdr>
        </w:div>
        <w:div w:id="827985127">
          <w:marLeft w:val="640"/>
          <w:marRight w:val="0"/>
          <w:marTop w:val="0"/>
          <w:marBottom w:val="0"/>
          <w:divBdr>
            <w:top w:val="none" w:sz="0" w:space="0" w:color="auto"/>
            <w:left w:val="none" w:sz="0" w:space="0" w:color="auto"/>
            <w:bottom w:val="none" w:sz="0" w:space="0" w:color="auto"/>
            <w:right w:val="none" w:sz="0" w:space="0" w:color="auto"/>
          </w:divBdr>
        </w:div>
        <w:div w:id="842478305">
          <w:marLeft w:val="640"/>
          <w:marRight w:val="0"/>
          <w:marTop w:val="0"/>
          <w:marBottom w:val="0"/>
          <w:divBdr>
            <w:top w:val="none" w:sz="0" w:space="0" w:color="auto"/>
            <w:left w:val="none" w:sz="0" w:space="0" w:color="auto"/>
            <w:bottom w:val="none" w:sz="0" w:space="0" w:color="auto"/>
            <w:right w:val="none" w:sz="0" w:space="0" w:color="auto"/>
          </w:divBdr>
        </w:div>
        <w:div w:id="843393917">
          <w:marLeft w:val="640"/>
          <w:marRight w:val="0"/>
          <w:marTop w:val="0"/>
          <w:marBottom w:val="0"/>
          <w:divBdr>
            <w:top w:val="none" w:sz="0" w:space="0" w:color="auto"/>
            <w:left w:val="none" w:sz="0" w:space="0" w:color="auto"/>
            <w:bottom w:val="none" w:sz="0" w:space="0" w:color="auto"/>
            <w:right w:val="none" w:sz="0" w:space="0" w:color="auto"/>
          </w:divBdr>
        </w:div>
        <w:div w:id="844977323">
          <w:marLeft w:val="640"/>
          <w:marRight w:val="0"/>
          <w:marTop w:val="0"/>
          <w:marBottom w:val="0"/>
          <w:divBdr>
            <w:top w:val="none" w:sz="0" w:space="0" w:color="auto"/>
            <w:left w:val="none" w:sz="0" w:space="0" w:color="auto"/>
            <w:bottom w:val="none" w:sz="0" w:space="0" w:color="auto"/>
            <w:right w:val="none" w:sz="0" w:space="0" w:color="auto"/>
          </w:divBdr>
        </w:div>
        <w:div w:id="906183236">
          <w:marLeft w:val="640"/>
          <w:marRight w:val="0"/>
          <w:marTop w:val="0"/>
          <w:marBottom w:val="0"/>
          <w:divBdr>
            <w:top w:val="none" w:sz="0" w:space="0" w:color="auto"/>
            <w:left w:val="none" w:sz="0" w:space="0" w:color="auto"/>
            <w:bottom w:val="none" w:sz="0" w:space="0" w:color="auto"/>
            <w:right w:val="none" w:sz="0" w:space="0" w:color="auto"/>
          </w:divBdr>
        </w:div>
        <w:div w:id="939221469">
          <w:marLeft w:val="640"/>
          <w:marRight w:val="0"/>
          <w:marTop w:val="0"/>
          <w:marBottom w:val="0"/>
          <w:divBdr>
            <w:top w:val="none" w:sz="0" w:space="0" w:color="auto"/>
            <w:left w:val="none" w:sz="0" w:space="0" w:color="auto"/>
            <w:bottom w:val="none" w:sz="0" w:space="0" w:color="auto"/>
            <w:right w:val="none" w:sz="0" w:space="0" w:color="auto"/>
          </w:divBdr>
        </w:div>
        <w:div w:id="959529723">
          <w:marLeft w:val="640"/>
          <w:marRight w:val="0"/>
          <w:marTop w:val="0"/>
          <w:marBottom w:val="0"/>
          <w:divBdr>
            <w:top w:val="none" w:sz="0" w:space="0" w:color="auto"/>
            <w:left w:val="none" w:sz="0" w:space="0" w:color="auto"/>
            <w:bottom w:val="none" w:sz="0" w:space="0" w:color="auto"/>
            <w:right w:val="none" w:sz="0" w:space="0" w:color="auto"/>
          </w:divBdr>
        </w:div>
        <w:div w:id="966274662">
          <w:marLeft w:val="640"/>
          <w:marRight w:val="0"/>
          <w:marTop w:val="0"/>
          <w:marBottom w:val="0"/>
          <w:divBdr>
            <w:top w:val="none" w:sz="0" w:space="0" w:color="auto"/>
            <w:left w:val="none" w:sz="0" w:space="0" w:color="auto"/>
            <w:bottom w:val="none" w:sz="0" w:space="0" w:color="auto"/>
            <w:right w:val="none" w:sz="0" w:space="0" w:color="auto"/>
          </w:divBdr>
        </w:div>
        <w:div w:id="979765166">
          <w:marLeft w:val="640"/>
          <w:marRight w:val="0"/>
          <w:marTop w:val="0"/>
          <w:marBottom w:val="0"/>
          <w:divBdr>
            <w:top w:val="none" w:sz="0" w:space="0" w:color="auto"/>
            <w:left w:val="none" w:sz="0" w:space="0" w:color="auto"/>
            <w:bottom w:val="none" w:sz="0" w:space="0" w:color="auto"/>
            <w:right w:val="none" w:sz="0" w:space="0" w:color="auto"/>
          </w:divBdr>
        </w:div>
        <w:div w:id="979767989">
          <w:marLeft w:val="640"/>
          <w:marRight w:val="0"/>
          <w:marTop w:val="0"/>
          <w:marBottom w:val="0"/>
          <w:divBdr>
            <w:top w:val="none" w:sz="0" w:space="0" w:color="auto"/>
            <w:left w:val="none" w:sz="0" w:space="0" w:color="auto"/>
            <w:bottom w:val="none" w:sz="0" w:space="0" w:color="auto"/>
            <w:right w:val="none" w:sz="0" w:space="0" w:color="auto"/>
          </w:divBdr>
        </w:div>
        <w:div w:id="995575940">
          <w:marLeft w:val="640"/>
          <w:marRight w:val="0"/>
          <w:marTop w:val="0"/>
          <w:marBottom w:val="0"/>
          <w:divBdr>
            <w:top w:val="none" w:sz="0" w:space="0" w:color="auto"/>
            <w:left w:val="none" w:sz="0" w:space="0" w:color="auto"/>
            <w:bottom w:val="none" w:sz="0" w:space="0" w:color="auto"/>
            <w:right w:val="none" w:sz="0" w:space="0" w:color="auto"/>
          </w:divBdr>
        </w:div>
        <w:div w:id="1104151137">
          <w:marLeft w:val="640"/>
          <w:marRight w:val="0"/>
          <w:marTop w:val="0"/>
          <w:marBottom w:val="0"/>
          <w:divBdr>
            <w:top w:val="none" w:sz="0" w:space="0" w:color="auto"/>
            <w:left w:val="none" w:sz="0" w:space="0" w:color="auto"/>
            <w:bottom w:val="none" w:sz="0" w:space="0" w:color="auto"/>
            <w:right w:val="none" w:sz="0" w:space="0" w:color="auto"/>
          </w:divBdr>
        </w:div>
        <w:div w:id="1219245911">
          <w:marLeft w:val="640"/>
          <w:marRight w:val="0"/>
          <w:marTop w:val="0"/>
          <w:marBottom w:val="0"/>
          <w:divBdr>
            <w:top w:val="none" w:sz="0" w:space="0" w:color="auto"/>
            <w:left w:val="none" w:sz="0" w:space="0" w:color="auto"/>
            <w:bottom w:val="none" w:sz="0" w:space="0" w:color="auto"/>
            <w:right w:val="none" w:sz="0" w:space="0" w:color="auto"/>
          </w:divBdr>
        </w:div>
        <w:div w:id="1249071241">
          <w:marLeft w:val="640"/>
          <w:marRight w:val="0"/>
          <w:marTop w:val="0"/>
          <w:marBottom w:val="0"/>
          <w:divBdr>
            <w:top w:val="none" w:sz="0" w:space="0" w:color="auto"/>
            <w:left w:val="none" w:sz="0" w:space="0" w:color="auto"/>
            <w:bottom w:val="none" w:sz="0" w:space="0" w:color="auto"/>
            <w:right w:val="none" w:sz="0" w:space="0" w:color="auto"/>
          </w:divBdr>
        </w:div>
        <w:div w:id="1287467893">
          <w:marLeft w:val="640"/>
          <w:marRight w:val="0"/>
          <w:marTop w:val="0"/>
          <w:marBottom w:val="0"/>
          <w:divBdr>
            <w:top w:val="none" w:sz="0" w:space="0" w:color="auto"/>
            <w:left w:val="none" w:sz="0" w:space="0" w:color="auto"/>
            <w:bottom w:val="none" w:sz="0" w:space="0" w:color="auto"/>
            <w:right w:val="none" w:sz="0" w:space="0" w:color="auto"/>
          </w:divBdr>
        </w:div>
        <w:div w:id="1300695671">
          <w:marLeft w:val="640"/>
          <w:marRight w:val="0"/>
          <w:marTop w:val="0"/>
          <w:marBottom w:val="0"/>
          <w:divBdr>
            <w:top w:val="none" w:sz="0" w:space="0" w:color="auto"/>
            <w:left w:val="none" w:sz="0" w:space="0" w:color="auto"/>
            <w:bottom w:val="none" w:sz="0" w:space="0" w:color="auto"/>
            <w:right w:val="none" w:sz="0" w:space="0" w:color="auto"/>
          </w:divBdr>
        </w:div>
        <w:div w:id="1328627362">
          <w:marLeft w:val="640"/>
          <w:marRight w:val="0"/>
          <w:marTop w:val="0"/>
          <w:marBottom w:val="0"/>
          <w:divBdr>
            <w:top w:val="none" w:sz="0" w:space="0" w:color="auto"/>
            <w:left w:val="none" w:sz="0" w:space="0" w:color="auto"/>
            <w:bottom w:val="none" w:sz="0" w:space="0" w:color="auto"/>
            <w:right w:val="none" w:sz="0" w:space="0" w:color="auto"/>
          </w:divBdr>
        </w:div>
        <w:div w:id="1477718401">
          <w:marLeft w:val="640"/>
          <w:marRight w:val="0"/>
          <w:marTop w:val="0"/>
          <w:marBottom w:val="0"/>
          <w:divBdr>
            <w:top w:val="none" w:sz="0" w:space="0" w:color="auto"/>
            <w:left w:val="none" w:sz="0" w:space="0" w:color="auto"/>
            <w:bottom w:val="none" w:sz="0" w:space="0" w:color="auto"/>
            <w:right w:val="none" w:sz="0" w:space="0" w:color="auto"/>
          </w:divBdr>
        </w:div>
        <w:div w:id="1549607627">
          <w:marLeft w:val="640"/>
          <w:marRight w:val="0"/>
          <w:marTop w:val="0"/>
          <w:marBottom w:val="0"/>
          <w:divBdr>
            <w:top w:val="none" w:sz="0" w:space="0" w:color="auto"/>
            <w:left w:val="none" w:sz="0" w:space="0" w:color="auto"/>
            <w:bottom w:val="none" w:sz="0" w:space="0" w:color="auto"/>
            <w:right w:val="none" w:sz="0" w:space="0" w:color="auto"/>
          </w:divBdr>
        </w:div>
        <w:div w:id="1573852783">
          <w:marLeft w:val="640"/>
          <w:marRight w:val="0"/>
          <w:marTop w:val="0"/>
          <w:marBottom w:val="0"/>
          <w:divBdr>
            <w:top w:val="none" w:sz="0" w:space="0" w:color="auto"/>
            <w:left w:val="none" w:sz="0" w:space="0" w:color="auto"/>
            <w:bottom w:val="none" w:sz="0" w:space="0" w:color="auto"/>
            <w:right w:val="none" w:sz="0" w:space="0" w:color="auto"/>
          </w:divBdr>
        </w:div>
        <w:div w:id="1576359198">
          <w:marLeft w:val="640"/>
          <w:marRight w:val="0"/>
          <w:marTop w:val="0"/>
          <w:marBottom w:val="0"/>
          <w:divBdr>
            <w:top w:val="none" w:sz="0" w:space="0" w:color="auto"/>
            <w:left w:val="none" w:sz="0" w:space="0" w:color="auto"/>
            <w:bottom w:val="none" w:sz="0" w:space="0" w:color="auto"/>
            <w:right w:val="none" w:sz="0" w:space="0" w:color="auto"/>
          </w:divBdr>
        </w:div>
        <w:div w:id="1657802636">
          <w:marLeft w:val="640"/>
          <w:marRight w:val="0"/>
          <w:marTop w:val="0"/>
          <w:marBottom w:val="0"/>
          <w:divBdr>
            <w:top w:val="none" w:sz="0" w:space="0" w:color="auto"/>
            <w:left w:val="none" w:sz="0" w:space="0" w:color="auto"/>
            <w:bottom w:val="none" w:sz="0" w:space="0" w:color="auto"/>
            <w:right w:val="none" w:sz="0" w:space="0" w:color="auto"/>
          </w:divBdr>
        </w:div>
        <w:div w:id="1802141122">
          <w:marLeft w:val="640"/>
          <w:marRight w:val="0"/>
          <w:marTop w:val="0"/>
          <w:marBottom w:val="0"/>
          <w:divBdr>
            <w:top w:val="none" w:sz="0" w:space="0" w:color="auto"/>
            <w:left w:val="none" w:sz="0" w:space="0" w:color="auto"/>
            <w:bottom w:val="none" w:sz="0" w:space="0" w:color="auto"/>
            <w:right w:val="none" w:sz="0" w:space="0" w:color="auto"/>
          </w:divBdr>
        </w:div>
        <w:div w:id="1849253280">
          <w:marLeft w:val="640"/>
          <w:marRight w:val="0"/>
          <w:marTop w:val="0"/>
          <w:marBottom w:val="0"/>
          <w:divBdr>
            <w:top w:val="none" w:sz="0" w:space="0" w:color="auto"/>
            <w:left w:val="none" w:sz="0" w:space="0" w:color="auto"/>
            <w:bottom w:val="none" w:sz="0" w:space="0" w:color="auto"/>
            <w:right w:val="none" w:sz="0" w:space="0" w:color="auto"/>
          </w:divBdr>
        </w:div>
        <w:div w:id="1866478834">
          <w:marLeft w:val="640"/>
          <w:marRight w:val="0"/>
          <w:marTop w:val="0"/>
          <w:marBottom w:val="0"/>
          <w:divBdr>
            <w:top w:val="none" w:sz="0" w:space="0" w:color="auto"/>
            <w:left w:val="none" w:sz="0" w:space="0" w:color="auto"/>
            <w:bottom w:val="none" w:sz="0" w:space="0" w:color="auto"/>
            <w:right w:val="none" w:sz="0" w:space="0" w:color="auto"/>
          </w:divBdr>
        </w:div>
        <w:div w:id="1914389932">
          <w:marLeft w:val="640"/>
          <w:marRight w:val="0"/>
          <w:marTop w:val="0"/>
          <w:marBottom w:val="0"/>
          <w:divBdr>
            <w:top w:val="none" w:sz="0" w:space="0" w:color="auto"/>
            <w:left w:val="none" w:sz="0" w:space="0" w:color="auto"/>
            <w:bottom w:val="none" w:sz="0" w:space="0" w:color="auto"/>
            <w:right w:val="none" w:sz="0" w:space="0" w:color="auto"/>
          </w:divBdr>
        </w:div>
        <w:div w:id="1944267472">
          <w:marLeft w:val="640"/>
          <w:marRight w:val="0"/>
          <w:marTop w:val="0"/>
          <w:marBottom w:val="0"/>
          <w:divBdr>
            <w:top w:val="none" w:sz="0" w:space="0" w:color="auto"/>
            <w:left w:val="none" w:sz="0" w:space="0" w:color="auto"/>
            <w:bottom w:val="none" w:sz="0" w:space="0" w:color="auto"/>
            <w:right w:val="none" w:sz="0" w:space="0" w:color="auto"/>
          </w:divBdr>
        </w:div>
        <w:div w:id="1972247397">
          <w:marLeft w:val="640"/>
          <w:marRight w:val="0"/>
          <w:marTop w:val="0"/>
          <w:marBottom w:val="0"/>
          <w:divBdr>
            <w:top w:val="none" w:sz="0" w:space="0" w:color="auto"/>
            <w:left w:val="none" w:sz="0" w:space="0" w:color="auto"/>
            <w:bottom w:val="none" w:sz="0" w:space="0" w:color="auto"/>
            <w:right w:val="none" w:sz="0" w:space="0" w:color="auto"/>
          </w:divBdr>
        </w:div>
        <w:div w:id="1987587885">
          <w:marLeft w:val="640"/>
          <w:marRight w:val="0"/>
          <w:marTop w:val="0"/>
          <w:marBottom w:val="0"/>
          <w:divBdr>
            <w:top w:val="none" w:sz="0" w:space="0" w:color="auto"/>
            <w:left w:val="none" w:sz="0" w:space="0" w:color="auto"/>
            <w:bottom w:val="none" w:sz="0" w:space="0" w:color="auto"/>
            <w:right w:val="none" w:sz="0" w:space="0" w:color="auto"/>
          </w:divBdr>
        </w:div>
        <w:div w:id="1987927980">
          <w:marLeft w:val="640"/>
          <w:marRight w:val="0"/>
          <w:marTop w:val="0"/>
          <w:marBottom w:val="0"/>
          <w:divBdr>
            <w:top w:val="none" w:sz="0" w:space="0" w:color="auto"/>
            <w:left w:val="none" w:sz="0" w:space="0" w:color="auto"/>
            <w:bottom w:val="none" w:sz="0" w:space="0" w:color="auto"/>
            <w:right w:val="none" w:sz="0" w:space="0" w:color="auto"/>
          </w:divBdr>
        </w:div>
        <w:div w:id="2036076886">
          <w:marLeft w:val="640"/>
          <w:marRight w:val="0"/>
          <w:marTop w:val="0"/>
          <w:marBottom w:val="0"/>
          <w:divBdr>
            <w:top w:val="none" w:sz="0" w:space="0" w:color="auto"/>
            <w:left w:val="none" w:sz="0" w:space="0" w:color="auto"/>
            <w:bottom w:val="none" w:sz="0" w:space="0" w:color="auto"/>
            <w:right w:val="none" w:sz="0" w:space="0" w:color="auto"/>
          </w:divBdr>
        </w:div>
        <w:div w:id="2053771518">
          <w:marLeft w:val="640"/>
          <w:marRight w:val="0"/>
          <w:marTop w:val="0"/>
          <w:marBottom w:val="0"/>
          <w:divBdr>
            <w:top w:val="none" w:sz="0" w:space="0" w:color="auto"/>
            <w:left w:val="none" w:sz="0" w:space="0" w:color="auto"/>
            <w:bottom w:val="none" w:sz="0" w:space="0" w:color="auto"/>
            <w:right w:val="none" w:sz="0" w:space="0" w:color="auto"/>
          </w:divBdr>
        </w:div>
        <w:div w:id="2072654745">
          <w:marLeft w:val="640"/>
          <w:marRight w:val="0"/>
          <w:marTop w:val="0"/>
          <w:marBottom w:val="0"/>
          <w:divBdr>
            <w:top w:val="none" w:sz="0" w:space="0" w:color="auto"/>
            <w:left w:val="none" w:sz="0" w:space="0" w:color="auto"/>
            <w:bottom w:val="none" w:sz="0" w:space="0" w:color="auto"/>
            <w:right w:val="none" w:sz="0" w:space="0" w:color="auto"/>
          </w:divBdr>
        </w:div>
        <w:div w:id="2094080063">
          <w:marLeft w:val="640"/>
          <w:marRight w:val="0"/>
          <w:marTop w:val="0"/>
          <w:marBottom w:val="0"/>
          <w:divBdr>
            <w:top w:val="none" w:sz="0" w:space="0" w:color="auto"/>
            <w:left w:val="none" w:sz="0" w:space="0" w:color="auto"/>
            <w:bottom w:val="none" w:sz="0" w:space="0" w:color="auto"/>
            <w:right w:val="none" w:sz="0" w:space="0" w:color="auto"/>
          </w:divBdr>
        </w:div>
        <w:div w:id="2110932501">
          <w:marLeft w:val="640"/>
          <w:marRight w:val="0"/>
          <w:marTop w:val="0"/>
          <w:marBottom w:val="0"/>
          <w:divBdr>
            <w:top w:val="none" w:sz="0" w:space="0" w:color="auto"/>
            <w:left w:val="none" w:sz="0" w:space="0" w:color="auto"/>
            <w:bottom w:val="none" w:sz="0" w:space="0" w:color="auto"/>
            <w:right w:val="none" w:sz="0" w:space="0" w:color="auto"/>
          </w:divBdr>
        </w:div>
        <w:div w:id="2129352245">
          <w:marLeft w:val="640"/>
          <w:marRight w:val="0"/>
          <w:marTop w:val="0"/>
          <w:marBottom w:val="0"/>
          <w:divBdr>
            <w:top w:val="none" w:sz="0" w:space="0" w:color="auto"/>
            <w:left w:val="none" w:sz="0" w:space="0" w:color="auto"/>
            <w:bottom w:val="none" w:sz="0" w:space="0" w:color="auto"/>
            <w:right w:val="none" w:sz="0" w:space="0" w:color="auto"/>
          </w:divBdr>
        </w:div>
        <w:div w:id="2130851061">
          <w:marLeft w:val="640"/>
          <w:marRight w:val="0"/>
          <w:marTop w:val="0"/>
          <w:marBottom w:val="0"/>
          <w:divBdr>
            <w:top w:val="none" w:sz="0" w:space="0" w:color="auto"/>
            <w:left w:val="none" w:sz="0" w:space="0" w:color="auto"/>
            <w:bottom w:val="none" w:sz="0" w:space="0" w:color="auto"/>
            <w:right w:val="none" w:sz="0" w:space="0" w:color="auto"/>
          </w:divBdr>
        </w:div>
      </w:divsChild>
    </w:div>
    <w:div w:id="561137940">
      <w:bodyDiv w:val="1"/>
      <w:marLeft w:val="0"/>
      <w:marRight w:val="0"/>
      <w:marTop w:val="0"/>
      <w:marBottom w:val="0"/>
      <w:divBdr>
        <w:top w:val="none" w:sz="0" w:space="0" w:color="auto"/>
        <w:left w:val="none" w:sz="0" w:space="0" w:color="auto"/>
        <w:bottom w:val="none" w:sz="0" w:space="0" w:color="auto"/>
        <w:right w:val="none" w:sz="0" w:space="0" w:color="auto"/>
      </w:divBdr>
      <w:divsChild>
        <w:div w:id="114377435">
          <w:marLeft w:val="640"/>
          <w:marRight w:val="0"/>
          <w:marTop w:val="0"/>
          <w:marBottom w:val="0"/>
          <w:divBdr>
            <w:top w:val="none" w:sz="0" w:space="0" w:color="auto"/>
            <w:left w:val="none" w:sz="0" w:space="0" w:color="auto"/>
            <w:bottom w:val="none" w:sz="0" w:space="0" w:color="auto"/>
            <w:right w:val="none" w:sz="0" w:space="0" w:color="auto"/>
          </w:divBdr>
        </w:div>
        <w:div w:id="126706202">
          <w:marLeft w:val="640"/>
          <w:marRight w:val="0"/>
          <w:marTop w:val="0"/>
          <w:marBottom w:val="0"/>
          <w:divBdr>
            <w:top w:val="none" w:sz="0" w:space="0" w:color="auto"/>
            <w:left w:val="none" w:sz="0" w:space="0" w:color="auto"/>
            <w:bottom w:val="none" w:sz="0" w:space="0" w:color="auto"/>
            <w:right w:val="none" w:sz="0" w:space="0" w:color="auto"/>
          </w:divBdr>
        </w:div>
        <w:div w:id="153300932">
          <w:marLeft w:val="640"/>
          <w:marRight w:val="0"/>
          <w:marTop w:val="0"/>
          <w:marBottom w:val="0"/>
          <w:divBdr>
            <w:top w:val="none" w:sz="0" w:space="0" w:color="auto"/>
            <w:left w:val="none" w:sz="0" w:space="0" w:color="auto"/>
            <w:bottom w:val="none" w:sz="0" w:space="0" w:color="auto"/>
            <w:right w:val="none" w:sz="0" w:space="0" w:color="auto"/>
          </w:divBdr>
        </w:div>
        <w:div w:id="158423270">
          <w:marLeft w:val="640"/>
          <w:marRight w:val="0"/>
          <w:marTop w:val="0"/>
          <w:marBottom w:val="0"/>
          <w:divBdr>
            <w:top w:val="none" w:sz="0" w:space="0" w:color="auto"/>
            <w:left w:val="none" w:sz="0" w:space="0" w:color="auto"/>
            <w:bottom w:val="none" w:sz="0" w:space="0" w:color="auto"/>
            <w:right w:val="none" w:sz="0" w:space="0" w:color="auto"/>
          </w:divBdr>
        </w:div>
        <w:div w:id="212355445">
          <w:marLeft w:val="640"/>
          <w:marRight w:val="0"/>
          <w:marTop w:val="0"/>
          <w:marBottom w:val="0"/>
          <w:divBdr>
            <w:top w:val="none" w:sz="0" w:space="0" w:color="auto"/>
            <w:left w:val="none" w:sz="0" w:space="0" w:color="auto"/>
            <w:bottom w:val="none" w:sz="0" w:space="0" w:color="auto"/>
            <w:right w:val="none" w:sz="0" w:space="0" w:color="auto"/>
          </w:divBdr>
        </w:div>
        <w:div w:id="230384211">
          <w:marLeft w:val="640"/>
          <w:marRight w:val="0"/>
          <w:marTop w:val="0"/>
          <w:marBottom w:val="0"/>
          <w:divBdr>
            <w:top w:val="none" w:sz="0" w:space="0" w:color="auto"/>
            <w:left w:val="none" w:sz="0" w:space="0" w:color="auto"/>
            <w:bottom w:val="none" w:sz="0" w:space="0" w:color="auto"/>
            <w:right w:val="none" w:sz="0" w:space="0" w:color="auto"/>
          </w:divBdr>
        </w:div>
        <w:div w:id="238098682">
          <w:marLeft w:val="640"/>
          <w:marRight w:val="0"/>
          <w:marTop w:val="0"/>
          <w:marBottom w:val="0"/>
          <w:divBdr>
            <w:top w:val="none" w:sz="0" w:space="0" w:color="auto"/>
            <w:left w:val="none" w:sz="0" w:space="0" w:color="auto"/>
            <w:bottom w:val="none" w:sz="0" w:space="0" w:color="auto"/>
            <w:right w:val="none" w:sz="0" w:space="0" w:color="auto"/>
          </w:divBdr>
        </w:div>
        <w:div w:id="296304724">
          <w:marLeft w:val="640"/>
          <w:marRight w:val="0"/>
          <w:marTop w:val="0"/>
          <w:marBottom w:val="0"/>
          <w:divBdr>
            <w:top w:val="none" w:sz="0" w:space="0" w:color="auto"/>
            <w:left w:val="none" w:sz="0" w:space="0" w:color="auto"/>
            <w:bottom w:val="none" w:sz="0" w:space="0" w:color="auto"/>
            <w:right w:val="none" w:sz="0" w:space="0" w:color="auto"/>
          </w:divBdr>
        </w:div>
        <w:div w:id="312412785">
          <w:marLeft w:val="640"/>
          <w:marRight w:val="0"/>
          <w:marTop w:val="0"/>
          <w:marBottom w:val="0"/>
          <w:divBdr>
            <w:top w:val="none" w:sz="0" w:space="0" w:color="auto"/>
            <w:left w:val="none" w:sz="0" w:space="0" w:color="auto"/>
            <w:bottom w:val="none" w:sz="0" w:space="0" w:color="auto"/>
            <w:right w:val="none" w:sz="0" w:space="0" w:color="auto"/>
          </w:divBdr>
        </w:div>
        <w:div w:id="346642618">
          <w:marLeft w:val="640"/>
          <w:marRight w:val="0"/>
          <w:marTop w:val="0"/>
          <w:marBottom w:val="0"/>
          <w:divBdr>
            <w:top w:val="none" w:sz="0" w:space="0" w:color="auto"/>
            <w:left w:val="none" w:sz="0" w:space="0" w:color="auto"/>
            <w:bottom w:val="none" w:sz="0" w:space="0" w:color="auto"/>
            <w:right w:val="none" w:sz="0" w:space="0" w:color="auto"/>
          </w:divBdr>
        </w:div>
        <w:div w:id="371612042">
          <w:marLeft w:val="640"/>
          <w:marRight w:val="0"/>
          <w:marTop w:val="0"/>
          <w:marBottom w:val="0"/>
          <w:divBdr>
            <w:top w:val="none" w:sz="0" w:space="0" w:color="auto"/>
            <w:left w:val="none" w:sz="0" w:space="0" w:color="auto"/>
            <w:bottom w:val="none" w:sz="0" w:space="0" w:color="auto"/>
            <w:right w:val="none" w:sz="0" w:space="0" w:color="auto"/>
          </w:divBdr>
        </w:div>
        <w:div w:id="399251913">
          <w:marLeft w:val="640"/>
          <w:marRight w:val="0"/>
          <w:marTop w:val="0"/>
          <w:marBottom w:val="0"/>
          <w:divBdr>
            <w:top w:val="none" w:sz="0" w:space="0" w:color="auto"/>
            <w:left w:val="none" w:sz="0" w:space="0" w:color="auto"/>
            <w:bottom w:val="none" w:sz="0" w:space="0" w:color="auto"/>
            <w:right w:val="none" w:sz="0" w:space="0" w:color="auto"/>
          </w:divBdr>
        </w:div>
        <w:div w:id="406150120">
          <w:marLeft w:val="640"/>
          <w:marRight w:val="0"/>
          <w:marTop w:val="0"/>
          <w:marBottom w:val="0"/>
          <w:divBdr>
            <w:top w:val="none" w:sz="0" w:space="0" w:color="auto"/>
            <w:left w:val="none" w:sz="0" w:space="0" w:color="auto"/>
            <w:bottom w:val="none" w:sz="0" w:space="0" w:color="auto"/>
            <w:right w:val="none" w:sz="0" w:space="0" w:color="auto"/>
          </w:divBdr>
        </w:div>
        <w:div w:id="460808443">
          <w:marLeft w:val="640"/>
          <w:marRight w:val="0"/>
          <w:marTop w:val="0"/>
          <w:marBottom w:val="0"/>
          <w:divBdr>
            <w:top w:val="none" w:sz="0" w:space="0" w:color="auto"/>
            <w:left w:val="none" w:sz="0" w:space="0" w:color="auto"/>
            <w:bottom w:val="none" w:sz="0" w:space="0" w:color="auto"/>
            <w:right w:val="none" w:sz="0" w:space="0" w:color="auto"/>
          </w:divBdr>
        </w:div>
        <w:div w:id="485123631">
          <w:marLeft w:val="640"/>
          <w:marRight w:val="0"/>
          <w:marTop w:val="0"/>
          <w:marBottom w:val="0"/>
          <w:divBdr>
            <w:top w:val="none" w:sz="0" w:space="0" w:color="auto"/>
            <w:left w:val="none" w:sz="0" w:space="0" w:color="auto"/>
            <w:bottom w:val="none" w:sz="0" w:space="0" w:color="auto"/>
            <w:right w:val="none" w:sz="0" w:space="0" w:color="auto"/>
          </w:divBdr>
        </w:div>
        <w:div w:id="487939078">
          <w:marLeft w:val="640"/>
          <w:marRight w:val="0"/>
          <w:marTop w:val="0"/>
          <w:marBottom w:val="0"/>
          <w:divBdr>
            <w:top w:val="none" w:sz="0" w:space="0" w:color="auto"/>
            <w:left w:val="none" w:sz="0" w:space="0" w:color="auto"/>
            <w:bottom w:val="none" w:sz="0" w:space="0" w:color="auto"/>
            <w:right w:val="none" w:sz="0" w:space="0" w:color="auto"/>
          </w:divBdr>
        </w:div>
        <w:div w:id="535851305">
          <w:marLeft w:val="640"/>
          <w:marRight w:val="0"/>
          <w:marTop w:val="0"/>
          <w:marBottom w:val="0"/>
          <w:divBdr>
            <w:top w:val="none" w:sz="0" w:space="0" w:color="auto"/>
            <w:left w:val="none" w:sz="0" w:space="0" w:color="auto"/>
            <w:bottom w:val="none" w:sz="0" w:space="0" w:color="auto"/>
            <w:right w:val="none" w:sz="0" w:space="0" w:color="auto"/>
          </w:divBdr>
        </w:div>
        <w:div w:id="621570510">
          <w:marLeft w:val="640"/>
          <w:marRight w:val="0"/>
          <w:marTop w:val="0"/>
          <w:marBottom w:val="0"/>
          <w:divBdr>
            <w:top w:val="none" w:sz="0" w:space="0" w:color="auto"/>
            <w:left w:val="none" w:sz="0" w:space="0" w:color="auto"/>
            <w:bottom w:val="none" w:sz="0" w:space="0" w:color="auto"/>
            <w:right w:val="none" w:sz="0" w:space="0" w:color="auto"/>
          </w:divBdr>
        </w:div>
        <w:div w:id="681007981">
          <w:marLeft w:val="640"/>
          <w:marRight w:val="0"/>
          <w:marTop w:val="0"/>
          <w:marBottom w:val="0"/>
          <w:divBdr>
            <w:top w:val="none" w:sz="0" w:space="0" w:color="auto"/>
            <w:left w:val="none" w:sz="0" w:space="0" w:color="auto"/>
            <w:bottom w:val="none" w:sz="0" w:space="0" w:color="auto"/>
            <w:right w:val="none" w:sz="0" w:space="0" w:color="auto"/>
          </w:divBdr>
        </w:div>
        <w:div w:id="745499589">
          <w:marLeft w:val="640"/>
          <w:marRight w:val="0"/>
          <w:marTop w:val="0"/>
          <w:marBottom w:val="0"/>
          <w:divBdr>
            <w:top w:val="none" w:sz="0" w:space="0" w:color="auto"/>
            <w:left w:val="none" w:sz="0" w:space="0" w:color="auto"/>
            <w:bottom w:val="none" w:sz="0" w:space="0" w:color="auto"/>
            <w:right w:val="none" w:sz="0" w:space="0" w:color="auto"/>
          </w:divBdr>
        </w:div>
        <w:div w:id="748893566">
          <w:marLeft w:val="640"/>
          <w:marRight w:val="0"/>
          <w:marTop w:val="0"/>
          <w:marBottom w:val="0"/>
          <w:divBdr>
            <w:top w:val="none" w:sz="0" w:space="0" w:color="auto"/>
            <w:left w:val="none" w:sz="0" w:space="0" w:color="auto"/>
            <w:bottom w:val="none" w:sz="0" w:space="0" w:color="auto"/>
            <w:right w:val="none" w:sz="0" w:space="0" w:color="auto"/>
          </w:divBdr>
        </w:div>
        <w:div w:id="765809345">
          <w:marLeft w:val="640"/>
          <w:marRight w:val="0"/>
          <w:marTop w:val="0"/>
          <w:marBottom w:val="0"/>
          <w:divBdr>
            <w:top w:val="none" w:sz="0" w:space="0" w:color="auto"/>
            <w:left w:val="none" w:sz="0" w:space="0" w:color="auto"/>
            <w:bottom w:val="none" w:sz="0" w:space="0" w:color="auto"/>
            <w:right w:val="none" w:sz="0" w:space="0" w:color="auto"/>
          </w:divBdr>
        </w:div>
        <w:div w:id="770053388">
          <w:marLeft w:val="640"/>
          <w:marRight w:val="0"/>
          <w:marTop w:val="0"/>
          <w:marBottom w:val="0"/>
          <w:divBdr>
            <w:top w:val="none" w:sz="0" w:space="0" w:color="auto"/>
            <w:left w:val="none" w:sz="0" w:space="0" w:color="auto"/>
            <w:bottom w:val="none" w:sz="0" w:space="0" w:color="auto"/>
            <w:right w:val="none" w:sz="0" w:space="0" w:color="auto"/>
          </w:divBdr>
        </w:div>
        <w:div w:id="846480794">
          <w:marLeft w:val="640"/>
          <w:marRight w:val="0"/>
          <w:marTop w:val="0"/>
          <w:marBottom w:val="0"/>
          <w:divBdr>
            <w:top w:val="none" w:sz="0" w:space="0" w:color="auto"/>
            <w:left w:val="none" w:sz="0" w:space="0" w:color="auto"/>
            <w:bottom w:val="none" w:sz="0" w:space="0" w:color="auto"/>
            <w:right w:val="none" w:sz="0" w:space="0" w:color="auto"/>
          </w:divBdr>
        </w:div>
        <w:div w:id="861553584">
          <w:marLeft w:val="640"/>
          <w:marRight w:val="0"/>
          <w:marTop w:val="0"/>
          <w:marBottom w:val="0"/>
          <w:divBdr>
            <w:top w:val="none" w:sz="0" w:space="0" w:color="auto"/>
            <w:left w:val="none" w:sz="0" w:space="0" w:color="auto"/>
            <w:bottom w:val="none" w:sz="0" w:space="0" w:color="auto"/>
            <w:right w:val="none" w:sz="0" w:space="0" w:color="auto"/>
          </w:divBdr>
        </w:div>
        <w:div w:id="877937125">
          <w:marLeft w:val="640"/>
          <w:marRight w:val="0"/>
          <w:marTop w:val="0"/>
          <w:marBottom w:val="0"/>
          <w:divBdr>
            <w:top w:val="none" w:sz="0" w:space="0" w:color="auto"/>
            <w:left w:val="none" w:sz="0" w:space="0" w:color="auto"/>
            <w:bottom w:val="none" w:sz="0" w:space="0" w:color="auto"/>
            <w:right w:val="none" w:sz="0" w:space="0" w:color="auto"/>
          </w:divBdr>
        </w:div>
        <w:div w:id="893271098">
          <w:marLeft w:val="640"/>
          <w:marRight w:val="0"/>
          <w:marTop w:val="0"/>
          <w:marBottom w:val="0"/>
          <w:divBdr>
            <w:top w:val="none" w:sz="0" w:space="0" w:color="auto"/>
            <w:left w:val="none" w:sz="0" w:space="0" w:color="auto"/>
            <w:bottom w:val="none" w:sz="0" w:space="0" w:color="auto"/>
            <w:right w:val="none" w:sz="0" w:space="0" w:color="auto"/>
          </w:divBdr>
        </w:div>
        <w:div w:id="972565441">
          <w:marLeft w:val="640"/>
          <w:marRight w:val="0"/>
          <w:marTop w:val="0"/>
          <w:marBottom w:val="0"/>
          <w:divBdr>
            <w:top w:val="none" w:sz="0" w:space="0" w:color="auto"/>
            <w:left w:val="none" w:sz="0" w:space="0" w:color="auto"/>
            <w:bottom w:val="none" w:sz="0" w:space="0" w:color="auto"/>
            <w:right w:val="none" w:sz="0" w:space="0" w:color="auto"/>
          </w:divBdr>
        </w:div>
        <w:div w:id="1010448072">
          <w:marLeft w:val="640"/>
          <w:marRight w:val="0"/>
          <w:marTop w:val="0"/>
          <w:marBottom w:val="0"/>
          <w:divBdr>
            <w:top w:val="none" w:sz="0" w:space="0" w:color="auto"/>
            <w:left w:val="none" w:sz="0" w:space="0" w:color="auto"/>
            <w:bottom w:val="none" w:sz="0" w:space="0" w:color="auto"/>
            <w:right w:val="none" w:sz="0" w:space="0" w:color="auto"/>
          </w:divBdr>
        </w:div>
        <w:div w:id="1021467979">
          <w:marLeft w:val="640"/>
          <w:marRight w:val="0"/>
          <w:marTop w:val="0"/>
          <w:marBottom w:val="0"/>
          <w:divBdr>
            <w:top w:val="none" w:sz="0" w:space="0" w:color="auto"/>
            <w:left w:val="none" w:sz="0" w:space="0" w:color="auto"/>
            <w:bottom w:val="none" w:sz="0" w:space="0" w:color="auto"/>
            <w:right w:val="none" w:sz="0" w:space="0" w:color="auto"/>
          </w:divBdr>
        </w:div>
        <w:div w:id="1026951853">
          <w:marLeft w:val="640"/>
          <w:marRight w:val="0"/>
          <w:marTop w:val="0"/>
          <w:marBottom w:val="0"/>
          <w:divBdr>
            <w:top w:val="none" w:sz="0" w:space="0" w:color="auto"/>
            <w:left w:val="none" w:sz="0" w:space="0" w:color="auto"/>
            <w:bottom w:val="none" w:sz="0" w:space="0" w:color="auto"/>
            <w:right w:val="none" w:sz="0" w:space="0" w:color="auto"/>
          </w:divBdr>
        </w:div>
        <w:div w:id="1093893229">
          <w:marLeft w:val="640"/>
          <w:marRight w:val="0"/>
          <w:marTop w:val="0"/>
          <w:marBottom w:val="0"/>
          <w:divBdr>
            <w:top w:val="none" w:sz="0" w:space="0" w:color="auto"/>
            <w:left w:val="none" w:sz="0" w:space="0" w:color="auto"/>
            <w:bottom w:val="none" w:sz="0" w:space="0" w:color="auto"/>
            <w:right w:val="none" w:sz="0" w:space="0" w:color="auto"/>
          </w:divBdr>
        </w:div>
        <w:div w:id="1111440510">
          <w:marLeft w:val="640"/>
          <w:marRight w:val="0"/>
          <w:marTop w:val="0"/>
          <w:marBottom w:val="0"/>
          <w:divBdr>
            <w:top w:val="none" w:sz="0" w:space="0" w:color="auto"/>
            <w:left w:val="none" w:sz="0" w:space="0" w:color="auto"/>
            <w:bottom w:val="none" w:sz="0" w:space="0" w:color="auto"/>
            <w:right w:val="none" w:sz="0" w:space="0" w:color="auto"/>
          </w:divBdr>
        </w:div>
        <w:div w:id="1138182208">
          <w:marLeft w:val="640"/>
          <w:marRight w:val="0"/>
          <w:marTop w:val="0"/>
          <w:marBottom w:val="0"/>
          <w:divBdr>
            <w:top w:val="none" w:sz="0" w:space="0" w:color="auto"/>
            <w:left w:val="none" w:sz="0" w:space="0" w:color="auto"/>
            <w:bottom w:val="none" w:sz="0" w:space="0" w:color="auto"/>
            <w:right w:val="none" w:sz="0" w:space="0" w:color="auto"/>
          </w:divBdr>
        </w:div>
        <w:div w:id="1263225584">
          <w:marLeft w:val="640"/>
          <w:marRight w:val="0"/>
          <w:marTop w:val="0"/>
          <w:marBottom w:val="0"/>
          <w:divBdr>
            <w:top w:val="none" w:sz="0" w:space="0" w:color="auto"/>
            <w:left w:val="none" w:sz="0" w:space="0" w:color="auto"/>
            <w:bottom w:val="none" w:sz="0" w:space="0" w:color="auto"/>
            <w:right w:val="none" w:sz="0" w:space="0" w:color="auto"/>
          </w:divBdr>
        </w:div>
        <w:div w:id="1284464034">
          <w:marLeft w:val="640"/>
          <w:marRight w:val="0"/>
          <w:marTop w:val="0"/>
          <w:marBottom w:val="0"/>
          <w:divBdr>
            <w:top w:val="none" w:sz="0" w:space="0" w:color="auto"/>
            <w:left w:val="none" w:sz="0" w:space="0" w:color="auto"/>
            <w:bottom w:val="none" w:sz="0" w:space="0" w:color="auto"/>
            <w:right w:val="none" w:sz="0" w:space="0" w:color="auto"/>
          </w:divBdr>
        </w:div>
        <w:div w:id="1438256663">
          <w:marLeft w:val="640"/>
          <w:marRight w:val="0"/>
          <w:marTop w:val="0"/>
          <w:marBottom w:val="0"/>
          <w:divBdr>
            <w:top w:val="none" w:sz="0" w:space="0" w:color="auto"/>
            <w:left w:val="none" w:sz="0" w:space="0" w:color="auto"/>
            <w:bottom w:val="none" w:sz="0" w:space="0" w:color="auto"/>
            <w:right w:val="none" w:sz="0" w:space="0" w:color="auto"/>
          </w:divBdr>
        </w:div>
        <w:div w:id="1499151071">
          <w:marLeft w:val="640"/>
          <w:marRight w:val="0"/>
          <w:marTop w:val="0"/>
          <w:marBottom w:val="0"/>
          <w:divBdr>
            <w:top w:val="none" w:sz="0" w:space="0" w:color="auto"/>
            <w:left w:val="none" w:sz="0" w:space="0" w:color="auto"/>
            <w:bottom w:val="none" w:sz="0" w:space="0" w:color="auto"/>
            <w:right w:val="none" w:sz="0" w:space="0" w:color="auto"/>
          </w:divBdr>
        </w:div>
        <w:div w:id="1542979625">
          <w:marLeft w:val="640"/>
          <w:marRight w:val="0"/>
          <w:marTop w:val="0"/>
          <w:marBottom w:val="0"/>
          <w:divBdr>
            <w:top w:val="none" w:sz="0" w:space="0" w:color="auto"/>
            <w:left w:val="none" w:sz="0" w:space="0" w:color="auto"/>
            <w:bottom w:val="none" w:sz="0" w:space="0" w:color="auto"/>
            <w:right w:val="none" w:sz="0" w:space="0" w:color="auto"/>
          </w:divBdr>
        </w:div>
        <w:div w:id="1663777246">
          <w:marLeft w:val="640"/>
          <w:marRight w:val="0"/>
          <w:marTop w:val="0"/>
          <w:marBottom w:val="0"/>
          <w:divBdr>
            <w:top w:val="none" w:sz="0" w:space="0" w:color="auto"/>
            <w:left w:val="none" w:sz="0" w:space="0" w:color="auto"/>
            <w:bottom w:val="none" w:sz="0" w:space="0" w:color="auto"/>
            <w:right w:val="none" w:sz="0" w:space="0" w:color="auto"/>
          </w:divBdr>
        </w:div>
        <w:div w:id="1696299949">
          <w:marLeft w:val="640"/>
          <w:marRight w:val="0"/>
          <w:marTop w:val="0"/>
          <w:marBottom w:val="0"/>
          <w:divBdr>
            <w:top w:val="none" w:sz="0" w:space="0" w:color="auto"/>
            <w:left w:val="none" w:sz="0" w:space="0" w:color="auto"/>
            <w:bottom w:val="none" w:sz="0" w:space="0" w:color="auto"/>
            <w:right w:val="none" w:sz="0" w:space="0" w:color="auto"/>
          </w:divBdr>
        </w:div>
        <w:div w:id="1723602290">
          <w:marLeft w:val="640"/>
          <w:marRight w:val="0"/>
          <w:marTop w:val="0"/>
          <w:marBottom w:val="0"/>
          <w:divBdr>
            <w:top w:val="none" w:sz="0" w:space="0" w:color="auto"/>
            <w:left w:val="none" w:sz="0" w:space="0" w:color="auto"/>
            <w:bottom w:val="none" w:sz="0" w:space="0" w:color="auto"/>
            <w:right w:val="none" w:sz="0" w:space="0" w:color="auto"/>
          </w:divBdr>
        </w:div>
        <w:div w:id="1885289403">
          <w:marLeft w:val="640"/>
          <w:marRight w:val="0"/>
          <w:marTop w:val="0"/>
          <w:marBottom w:val="0"/>
          <w:divBdr>
            <w:top w:val="none" w:sz="0" w:space="0" w:color="auto"/>
            <w:left w:val="none" w:sz="0" w:space="0" w:color="auto"/>
            <w:bottom w:val="none" w:sz="0" w:space="0" w:color="auto"/>
            <w:right w:val="none" w:sz="0" w:space="0" w:color="auto"/>
          </w:divBdr>
        </w:div>
        <w:div w:id="1997799749">
          <w:marLeft w:val="640"/>
          <w:marRight w:val="0"/>
          <w:marTop w:val="0"/>
          <w:marBottom w:val="0"/>
          <w:divBdr>
            <w:top w:val="none" w:sz="0" w:space="0" w:color="auto"/>
            <w:left w:val="none" w:sz="0" w:space="0" w:color="auto"/>
            <w:bottom w:val="none" w:sz="0" w:space="0" w:color="auto"/>
            <w:right w:val="none" w:sz="0" w:space="0" w:color="auto"/>
          </w:divBdr>
        </w:div>
        <w:div w:id="2084057249">
          <w:marLeft w:val="640"/>
          <w:marRight w:val="0"/>
          <w:marTop w:val="0"/>
          <w:marBottom w:val="0"/>
          <w:divBdr>
            <w:top w:val="none" w:sz="0" w:space="0" w:color="auto"/>
            <w:left w:val="none" w:sz="0" w:space="0" w:color="auto"/>
            <w:bottom w:val="none" w:sz="0" w:space="0" w:color="auto"/>
            <w:right w:val="none" w:sz="0" w:space="0" w:color="auto"/>
          </w:divBdr>
        </w:div>
        <w:div w:id="2102140041">
          <w:marLeft w:val="640"/>
          <w:marRight w:val="0"/>
          <w:marTop w:val="0"/>
          <w:marBottom w:val="0"/>
          <w:divBdr>
            <w:top w:val="none" w:sz="0" w:space="0" w:color="auto"/>
            <w:left w:val="none" w:sz="0" w:space="0" w:color="auto"/>
            <w:bottom w:val="none" w:sz="0" w:space="0" w:color="auto"/>
            <w:right w:val="none" w:sz="0" w:space="0" w:color="auto"/>
          </w:divBdr>
        </w:div>
      </w:divsChild>
    </w:div>
    <w:div w:id="577716209">
      <w:bodyDiv w:val="1"/>
      <w:marLeft w:val="0"/>
      <w:marRight w:val="0"/>
      <w:marTop w:val="0"/>
      <w:marBottom w:val="0"/>
      <w:divBdr>
        <w:top w:val="none" w:sz="0" w:space="0" w:color="auto"/>
        <w:left w:val="none" w:sz="0" w:space="0" w:color="auto"/>
        <w:bottom w:val="none" w:sz="0" w:space="0" w:color="auto"/>
        <w:right w:val="none" w:sz="0" w:space="0" w:color="auto"/>
      </w:divBdr>
      <w:divsChild>
        <w:div w:id="280378586">
          <w:marLeft w:val="0"/>
          <w:marRight w:val="0"/>
          <w:marTop w:val="0"/>
          <w:marBottom w:val="0"/>
          <w:divBdr>
            <w:top w:val="none" w:sz="0" w:space="0" w:color="auto"/>
            <w:left w:val="none" w:sz="0" w:space="0" w:color="auto"/>
            <w:bottom w:val="none" w:sz="0" w:space="0" w:color="auto"/>
            <w:right w:val="none" w:sz="0" w:space="0" w:color="auto"/>
          </w:divBdr>
          <w:divsChild>
            <w:div w:id="2110543168">
              <w:marLeft w:val="0"/>
              <w:marRight w:val="0"/>
              <w:marTop w:val="0"/>
              <w:marBottom w:val="0"/>
              <w:divBdr>
                <w:top w:val="none" w:sz="0" w:space="0" w:color="auto"/>
                <w:left w:val="none" w:sz="0" w:space="0" w:color="auto"/>
                <w:bottom w:val="none" w:sz="0" w:space="0" w:color="auto"/>
                <w:right w:val="none" w:sz="0" w:space="0" w:color="auto"/>
              </w:divBdr>
              <w:divsChild>
                <w:div w:id="108665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451836">
      <w:bodyDiv w:val="1"/>
      <w:marLeft w:val="0"/>
      <w:marRight w:val="0"/>
      <w:marTop w:val="0"/>
      <w:marBottom w:val="0"/>
      <w:divBdr>
        <w:top w:val="none" w:sz="0" w:space="0" w:color="auto"/>
        <w:left w:val="none" w:sz="0" w:space="0" w:color="auto"/>
        <w:bottom w:val="none" w:sz="0" w:space="0" w:color="auto"/>
        <w:right w:val="none" w:sz="0" w:space="0" w:color="auto"/>
      </w:divBdr>
      <w:divsChild>
        <w:div w:id="1474446895">
          <w:marLeft w:val="0"/>
          <w:marRight w:val="0"/>
          <w:marTop w:val="0"/>
          <w:marBottom w:val="0"/>
          <w:divBdr>
            <w:top w:val="none" w:sz="0" w:space="0" w:color="auto"/>
            <w:left w:val="none" w:sz="0" w:space="0" w:color="auto"/>
            <w:bottom w:val="none" w:sz="0" w:space="0" w:color="auto"/>
            <w:right w:val="none" w:sz="0" w:space="0" w:color="auto"/>
          </w:divBdr>
          <w:divsChild>
            <w:div w:id="1483887394">
              <w:marLeft w:val="0"/>
              <w:marRight w:val="0"/>
              <w:marTop w:val="0"/>
              <w:marBottom w:val="0"/>
              <w:divBdr>
                <w:top w:val="none" w:sz="0" w:space="0" w:color="auto"/>
                <w:left w:val="none" w:sz="0" w:space="0" w:color="auto"/>
                <w:bottom w:val="none" w:sz="0" w:space="0" w:color="auto"/>
                <w:right w:val="none" w:sz="0" w:space="0" w:color="auto"/>
              </w:divBdr>
              <w:divsChild>
                <w:div w:id="9884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618346">
      <w:bodyDiv w:val="1"/>
      <w:marLeft w:val="0"/>
      <w:marRight w:val="0"/>
      <w:marTop w:val="0"/>
      <w:marBottom w:val="0"/>
      <w:divBdr>
        <w:top w:val="none" w:sz="0" w:space="0" w:color="auto"/>
        <w:left w:val="none" w:sz="0" w:space="0" w:color="auto"/>
        <w:bottom w:val="none" w:sz="0" w:space="0" w:color="auto"/>
        <w:right w:val="none" w:sz="0" w:space="0" w:color="auto"/>
      </w:divBdr>
      <w:divsChild>
        <w:div w:id="1927036463">
          <w:marLeft w:val="0"/>
          <w:marRight w:val="0"/>
          <w:marTop w:val="0"/>
          <w:marBottom w:val="0"/>
          <w:divBdr>
            <w:top w:val="none" w:sz="0" w:space="0" w:color="auto"/>
            <w:left w:val="none" w:sz="0" w:space="0" w:color="auto"/>
            <w:bottom w:val="none" w:sz="0" w:space="0" w:color="auto"/>
            <w:right w:val="none" w:sz="0" w:space="0" w:color="auto"/>
          </w:divBdr>
          <w:divsChild>
            <w:div w:id="15621173">
              <w:marLeft w:val="0"/>
              <w:marRight w:val="0"/>
              <w:marTop w:val="0"/>
              <w:marBottom w:val="0"/>
              <w:divBdr>
                <w:top w:val="none" w:sz="0" w:space="0" w:color="auto"/>
                <w:left w:val="none" w:sz="0" w:space="0" w:color="auto"/>
                <w:bottom w:val="none" w:sz="0" w:space="0" w:color="auto"/>
                <w:right w:val="none" w:sz="0" w:space="0" w:color="auto"/>
              </w:divBdr>
              <w:divsChild>
                <w:div w:id="175762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490519">
      <w:bodyDiv w:val="1"/>
      <w:marLeft w:val="0"/>
      <w:marRight w:val="0"/>
      <w:marTop w:val="0"/>
      <w:marBottom w:val="0"/>
      <w:divBdr>
        <w:top w:val="none" w:sz="0" w:space="0" w:color="auto"/>
        <w:left w:val="none" w:sz="0" w:space="0" w:color="auto"/>
        <w:bottom w:val="none" w:sz="0" w:space="0" w:color="auto"/>
        <w:right w:val="none" w:sz="0" w:space="0" w:color="auto"/>
      </w:divBdr>
    </w:div>
    <w:div w:id="627513228">
      <w:bodyDiv w:val="1"/>
      <w:marLeft w:val="0"/>
      <w:marRight w:val="0"/>
      <w:marTop w:val="0"/>
      <w:marBottom w:val="0"/>
      <w:divBdr>
        <w:top w:val="none" w:sz="0" w:space="0" w:color="auto"/>
        <w:left w:val="none" w:sz="0" w:space="0" w:color="auto"/>
        <w:bottom w:val="none" w:sz="0" w:space="0" w:color="auto"/>
        <w:right w:val="none" w:sz="0" w:space="0" w:color="auto"/>
      </w:divBdr>
    </w:div>
    <w:div w:id="631399021">
      <w:bodyDiv w:val="1"/>
      <w:marLeft w:val="0"/>
      <w:marRight w:val="0"/>
      <w:marTop w:val="0"/>
      <w:marBottom w:val="0"/>
      <w:divBdr>
        <w:top w:val="none" w:sz="0" w:space="0" w:color="auto"/>
        <w:left w:val="none" w:sz="0" w:space="0" w:color="auto"/>
        <w:bottom w:val="none" w:sz="0" w:space="0" w:color="auto"/>
        <w:right w:val="none" w:sz="0" w:space="0" w:color="auto"/>
      </w:divBdr>
      <w:divsChild>
        <w:div w:id="50887819">
          <w:marLeft w:val="640"/>
          <w:marRight w:val="0"/>
          <w:marTop w:val="0"/>
          <w:marBottom w:val="0"/>
          <w:divBdr>
            <w:top w:val="none" w:sz="0" w:space="0" w:color="auto"/>
            <w:left w:val="none" w:sz="0" w:space="0" w:color="auto"/>
            <w:bottom w:val="none" w:sz="0" w:space="0" w:color="auto"/>
            <w:right w:val="none" w:sz="0" w:space="0" w:color="auto"/>
          </w:divBdr>
        </w:div>
        <w:div w:id="51850536">
          <w:marLeft w:val="640"/>
          <w:marRight w:val="0"/>
          <w:marTop w:val="0"/>
          <w:marBottom w:val="0"/>
          <w:divBdr>
            <w:top w:val="none" w:sz="0" w:space="0" w:color="auto"/>
            <w:left w:val="none" w:sz="0" w:space="0" w:color="auto"/>
            <w:bottom w:val="none" w:sz="0" w:space="0" w:color="auto"/>
            <w:right w:val="none" w:sz="0" w:space="0" w:color="auto"/>
          </w:divBdr>
        </w:div>
        <w:div w:id="80640515">
          <w:marLeft w:val="640"/>
          <w:marRight w:val="0"/>
          <w:marTop w:val="0"/>
          <w:marBottom w:val="0"/>
          <w:divBdr>
            <w:top w:val="none" w:sz="0" w:space="0" w:color="auto"/>
            <w:left w:val="none" w:sz="0" w:space="0" w:color="auto"/>
            <w:bottom w:val="none" w:sz="0" w:space="0" w:color="auto"/>
            <w:right w:val="none" w:sz="0" w:space="0" w:color="auto"/>
          </w:divBdr>
        </w:div>
        <w:div w:id="259484030">
          <w:marLeft w:val="640"/>
          <w:marRight w:val="0"/>
          <w:marTop w:val="0"/>
          <w:marBottom w:val="0"/>
          <w:divBdr>
            <w:top w:val="none" w:sz="0" w:space="0" w:color="auto"/>
            <w:left w:val="none" w:sz="0" w:space="0" w:color="auto"/>
            <w:bottom w:val="none" w:sz="0" w:space="0" w:color="auto"/>
            <w:right w:val="none" w:sz="0" w:space="0" w:color="auto"/>
          </w:divBdr>
        </w:div>
        <w:div w:id="298653575">
          <w:marLeft w:val="640"/>
          <w:marRight w:val="0"/>
          <w:marTop w:val="0"/>
          <w:marBottom w:val="0"/>
          <w:divBdr>
            <w:top w:val="none" w:sz="0" w:space="0" w:color="auto"/>
            <w:left w:val="none" w:sz="0" w:space="0" w:color="auto"/>
            <w:bottom w:val="none" w:sz="0" w:space="0" w:color="auto"/>
            <w:right w:val="none" w:sz="0" w:space="0" w:color="auto"/>
          </w:divBdr>
        </w:div>
        <w:div w:id="302002521">
          <w:marLeft w:val="640"/>
          <w:marRight w:val="0"/>
          <w:marTop w:val="0"/>
          <w:marBottom w:val="0"/>
          <w:divBdr>
            <w:top w:val="none" w:sz="0" w:space="0" w:color="auto"/>
            <w:left w:val="none" w:sz="0" w:space="0" w:color="auto"/>
            <w:bottom w:val="none" w:sz="0" w:space="0" w:color="auto"/>
            <w:right w:val="none" w:sz="0" w:space="0" w:color="auto"/>
          </w:divBdr>
        </w:div>
        <w:div w:id="319358519">
          <w:marLeft w:val="640"/>
          <w:marRight w:val="0"/>
          <w:marTop w:val="0"/>
          <w:marBottom w:val="0"/>
          <w:divBdr>
            <w:top w:val="none" w:sz="0" w:space="0" w:color="auto"/>
            <w:left w:val="none" w:sz="0" w:space="0" w:color="auto"/>
            <w:bottom w:val="none" w:sz="0" w:space="0" w:color="auto"/>
            <w:right w:val="none" w:sz="0" w:space="0" w:color="auto"/>
          </w:divBdr>
        </w:div>
        <w:div w:id="325977383">
          <w:marLeft w:val="640"/>
          <w:marRight w:val="0"/>
          <w:marTop w:val="0"/>
          <w:marBottom w:val="0"/>
          <w:divBdr>
            <w:top w:val="none" w:sz="0" w:space="0" w:color="auto"/>
            <w:left w:val="none" w:sz="0" w:space="0" w:color="auto"/>
            <w:bottom w:val="none" w:sz="0" w:space="0" w:color="auto"/>
            <w:right w:val="none" w:sz="0" w:space="0" w:color="auto"/>
          </w:divBdr>
        </w:div>
        <w:div w:id="451557039">
          <w:marLeft w:val="640"/>
          <w:marRight w:val="0"/>
          <w:marTop w:val="0"/>
          <w:marBottom w:val="0"/>
          <w:divBdr>
            <w:top w:val="none" w:sz="0" w:space="0" w:color="auto"/>
            <w:left w:val="none" w:sz="0" w:space="0" w:color="auto"/>
            <w:bottom w:val="none" w:sz="0" w:space="0" w:color="auto"/>
            <w:right w:val="none" w:sz="0" w:space="0" w:color="auto"/>
          </w:divBdr>
        </w:div>
        <w:div w:id="474296568">
          <w:marLeft w:val="640"/>
          <w:marRight w:val="0"/>
          <w:marTop w:val="0"/>
          <w:marBottom w:val="0"/>
          <w:divBdr>
            <w:top w:val="none" w:sz="0" w:space="0" w:color="auto"/>
            <w:left w:val="none" w:sz="0" w:space="0" w:color="auto"/>
            <w:bottom w:val="none" w:sz="0" w:space="0" w:color="auto"/>
            <w:right w:val="none" w:sz="0" w:space="0" w:color="auto"/>
          </w:divBdr>
        </w:div>
        <w:div w:id="511803295">
          <w:marLeft w:val="640"/>
          <w:marRight w:val="0"/>
          <w:marTop w:val="0"/>
          <w:marBottom w:val="0"/>
          <w:divBdr>
            <w:top w:val="none" w:sz="0" w:space="0" w:color="auto"/>
            <w:left w:val="none" w:sz="0" w:space="0" w:color="auto"/>
            <w:bottom w:val="none" w:sz="0" w:space="0" w:color="auto"/>
            <w:right w:val="none" w:sz="0" w:space="0" w:color="auto"/>
          </w:divBdr>
        </w:div>
        <w:div w:id="558441247">
          <w:marLeft w:val="640"/>
          <w:marRight w:val="0"/>
          <w:marTop w:val="0"/>
          <w:marBottom w:val="0"/>
          <w:divBdr>
            <w:top w:val="none" w:sz="0" w:space="0" w:color="auto"/>
            <w:left w:val="none" w:sz="0" w:space="0" w:color="auto"/>
            <w:bottom w:val="none" w:sz="0" w:space="0" w:color="auto"/>
            <w:right w:val="none" w:sz="0" w:space="0" w:color="auto"/>
          </w:divBdr>
        </w:div>
        <w:div w:id="563954493">
          <w:marLeft w:val="640"/>
          <w:marRight w:val="0"/>
          <w:marTop w:val="0"/>
          <w:marBottom w:val="0"/>
          <w:divBdr>
            <w:top w:val="none" w:sz="0" w:space="0" w:color="auto"/>
            <w:left w:val="none" w:sz="0" w:space="0" w:color="auto"/>
            <w:bottom w:val="none" w:sz="0" w:space="0" w:color="auto"/>
            <w:right w:val="none" w:sz="0" w:space="0" w:color="auto"/>
          </w:divBdr>
        </w:div>
        <w:div w:id="580911646">
          <w:marLeft w:val="640"/>
          <w:marRight w:val="0"/>
          <w:marTop w:val="0"/>
          <w:marBottom w:val="0"/>
          <w:divBdr>
            <w:top w:val="none" w:sz="0" w:space="0" w:color="auto"/>
            <w:left w:val="none" w:sz="0" w:space="0" w:color="auto"/>
            <w:bottom w:val="none" w:sz="0" w:space="0" w:color="auto"/>
            <w:right w:val="none" w:sz="0" w:space="0" w:color="auto"/>
          </w:divBdr>
        </w:div>
        <w:div w:id="606423160">
          <w:marLeft w:val="640"/>
          <w:marRight w:val="0"/>
          <w:marTop w:val="0"/>
          <w:marBottom w:val="0"/>
          <w:divBdr>
            <w:top w:val="none" w:sz="0" w:space="0" w:color="auto"/>
            <w:left w:val="none" w:sz="0" w:space="0" w:color="auto"/>
            <w:bottom w:val="none" w:sz="0" w:space="0" w:color="auto"/>
            <w:right w:val="none" w:sz="0" w:space="0" w:color="auto"/>
          </w:divBdr>
        </w:div>
        <w:div w:id="661859950">
          <w:marLeft w:val="640"/>
          <w:marRight w:val="0"/>
          <w:marTop w:val="0"/>
          <w:marBottom w:val="0"/>
          <w:divBdr>
            <w:top w:val="none" w:sz="0" w:space="0" w:color="auto"/>
            <w:left w:val="none" w:sz="0" w:space="0" w:color="auto"/>
            <w:bottom w:val="none" w:sz="0" w:space="0" w:color="auto"/>
            <w:right w:val="none" w:sz="0" w:space="0" w:color="auto"/>
          </w:divBdr>
        </w:div>
        <w:div w:id="708840819">
          <w:marLeft w:val="640"/>
          <w:marRight w:val="0"/>
          <w:marTop w:val="0"/>
          <w:marBottom w:val="0"/>
          <w:divBdr>
            <w:top w:val="none" w:sz="0" w:space="0" w:color="auto"/>
            <w:left w:val="none" w:sz="0" w:space="0" w:color="auto"/>
            <w:bottom w:val="none" w:sz="0" w:space="0" w:color="auto"/>
            <w:right w:val="none" w:sz="0" w:space="0" w:color="auto"/>
          </w:divBdr>
        </w:div>
        <w:div w:id="741374499">
          <w:marLeft w:val="640"/>
          <w:marRight w:val="0"/>
          <w:marTop w:val="0"/>
          <w:marBottom w:val="0"/>
          <w:divBdr>
            <w:top w:val="none" w:sz="0" w:space="0" w:color="auto"/>
            <w:left w:val="none" w:sz="0" w:space="0" w:color="auto"/>
            <w:bottom w:val="none" w:sz="0" w:space="0" w:color="auto"/>
            <w:right w:val="none" w:sz="0" w:space="0" w:color="auto"/>
          </w:divBdr>
        </w:div>
        <w:div w:id="746614808">
          <w:marLeft w:val="640"/>
          <w:marRight w:val="0"/>
          <w:marTop w:val="0"/>
          <w:marBottom w:val="0"/>
          <w:divBdr>
            <w:top w:val="none" w:sz="0" w:space="0" w:color="auto"/>
            <w:left w:val="none" w:sz="0" w:space="0" w:color="auto"/>
            <w:bottom w:val="none" w:sz="0" w:space="0" w:color="auto"/>
            <w:right w:val="none" w:sz="0" w:space="0" w:color="auto"/>
          </w:divBdr>
        </w:div>
        <w:div w:id="747381282">
          <w:marLeft w:val="640"/>
          <w:marRight w:val="0"/>
          <w:marTop w:val="0"/>
          <w:marBottom w:val="0"/>
          <w:divBdr>
            <w:top w:val="none" w:sz="0" w:space="0" w:color="auto"/>
            <w:left w:val="none" w:sz="0" w:space="0" w:color="auto"/>
            <w:bottom w:val="none" w:sz="0" w:space="0" w:color="auto"/>
            <w:right w:val="none" w:sz="0" w:space="0" w:color="auto"/>
          </w:divBdr>
        </w:div>
        <w:div w:id="775759343">
          <w:marLeft w:val="640"/>
          <w:marRight w:val="0"/>
          <w:marTop w:val="0"/>
          <w:marBottom w:val="0"/>
          <w:divBdr>
            <w:top w:val="none" w:sz="0" w:space="0" w:color="auto"/>
            <w:left w:val="none" w:sz="0" w:space="0" w:color="auto"/>
            <w:bottom w:val="none" w:sz="0" w:space="0" w:color="auto"/>
            <w:right w:val="none" w:sz="0" w:space="0" w:color="auto"/>
          </w:divBdr>
        </w:div>
        <w:div w:id="787311849">
          <w:marLeft w:val="640"/>
          <w:marRight w:val="0"/>
          <w:marTop w:val="0"/>
          <w:marBottom w:val="0"/>
          <w:divBdr>
            <w:top w:val="none" w:sz="0" w:space="0" w:color="auto"/>
            <w:left w:val="none" w:sz="0" w:space="0" w:color="auto"/>
            <w:bottom w:val="none" w:sz="0" w:space="0" w:color="auto"/>
            <w:right w:val="none" w:sz="0" w:space="0" w:color="auto"/>
          </w:divBdr>
        </w:div>
        <w:div w:id="856769262">
          <w:marLeft w:val="640"/>
          <w:marRight w:val="0"/>
          <w:marTop w:val="0"/>
          <w:marBottom w:val="0"/>
          <w:divBdr>
            <w:top w:val="none" w:sz="0" w:space="0" w:color="auto"/>
            <w:left w:val="none" w:sz="0" w:space="0" w:color="auto"/>
            <w:bottom w:val="none" w:sz="0" w:space="0" w:color="auto"/>
            <w:right w:val="none" w:sz="0" w:space="0" w:color="auto"/>
          </w:divBdr>
        </w:div>
        <w:div w:id="874855023">
          <w:marLeft w:val="640"/>
          <w:marRight w:val="0"/>
          <w:marTop w:val="0"/>
          <w:marBottom w:val="0"/>
          <w:divBdr>
            <w:top w:val="none" w:sz="0" w:space="0" w:color="auto"/>
            <w:left w:val="none" w:sz="0" w:space="0" w:color="auto"/>
            <w:bottom w:val="none" w:sz="0" w:space="0" w:color="auto"/>
            <w:right w:val="none" w:sz="0" w:space="0" w:color="auto"/>
          </w:divBdr>
        </w:div>
        <w:div w:id="958948362">
          <w:marLeft w:val="640"/>
          <w:marRight w:val="0"/>
          <w:marTop w:val="0"/>
          <w:marBottom w:val="0"/>
          <w:divBdr>
            <w:top w:val="none" w:sz="0" w:space="0" w:color="auto"/>
            <w:left w:val="none" w:sz="0" w:space="0" w:color="auto"/>
            <w:bottom w:val="none" w:sz="0" w:space="0" w:color="auto"/>
            <w:right w:val="none" w:sz="0" w:space="0" w:color="auto"/>
          </w:divBdr>
        </w:div>
        <w:div w:id="1036387710">
          <w:marLeft w:val="640"/>
          <w:marRight w:val="0"/>
          <w:marTop w:val="0"/>
          <w:marBottom w:val="0"/>
          <w:divBdr>
            <w:top w:val="none" w:sz="0" w:space="0" w:color="auto"/>
            <w:left w:val="none" w:sz="0" w:space="0" w:color="auto"/>
            <w:bottom w:val="none" w:sz="0" w:space="0" w:color="auto"/>
            <w:right w:val="none" w:sz="0" w:space="0" w:color="auto"/>
          </w:divBdr>
        </w:div>
        <w:div w:id="1072698412">
          <w:marLeft w:val="640"/>
          <w:marRight w:val="0"/>
          <w:marTop w:val="0"/>
          <w:marBottom w:val="0"/>
          <w:divBdr>
            <w:top w:val="none" w:sz="0" w:space="0" w:color="auto"/>
            <w:left w:val="none" w:sz="0" w:space="0" w:color="auto"/>
            <w:bottom w:val="none" w:sz="0" w:space="0" w:color="auto"/>
            <w:right w:val="none" w:sz="0" w:space="0" w:color="auto"/>
          </w:divBdr>
        </w:div>
        <w:div w:id="1074474351">
          <w:marLeft w:val="640"/>
          <w:marRight w:val="0"/>
          <w:marTop w:val="0"/>
          <w:marBottom w:val="0"/>
          <w:divBdr>
            <w:top w:val="none" w:sz="0" w:space="0" w:color="auto"/>
            <w:left w:val="none" w:sz="0" w:space="0" w:color="auto"/>
            <w:bottom w:val="none" w:sz="0" w:space="0" w:color="auto"/>
            <w:right w:val="none" w:sz="0" w:space="0" w:color="auto"/>
          </w:divBdr>
        </w:div>
        <w:div w:id="1122385802">
          <w:marLeft w:val="640"/>
          <w:marRight w:val="0"/>
          <w:marTop w:val="0"/>
          <w:marBottom w:val="0"/>
          <w:divBdr>
            <w:top w:val="none" w:sz="0" w:space="0" w:color="auto"/>
            <w:left w:val="none" w:sz="0" w:space="0" w:color="auto"/>
            <w:bottom w:val="none" w:sz="0" w:space="0" w:color="auto"/>
            <w:right w:val="none" w:sz="0" w:space="0" w:color="auto"/>
          </w:divBdr>
        </w:div>
        <w:div w:id="1206480038">
          <w:marLeft w:val="640"/>
          <w:marRight w:val="0"/>
          <w:marTop w:val="0"/>
          <w:marBottom w:val="0"/>
          <w:divBdr>
            <w:top w:val="none" w:sz="0" w:space="0" w:color="auto"/>
            <w:left w:val="none" w:sz="0" w:space="0" w:color="auto"/>
            <w:bottom w:val="none" w:sz="0" w:space="0" w:color="auto"/>
            <w:right w:val="none" w:sz="0" w:space="0" w:color="auto"/>
          </w:divBdr>
        </w:div>
        <w:div w:id="1244337251">
          <w:marLeft w:val="640"/>
          <w:marRight w:val="0"/>
          <w:marTop w:val="0"/>
          <w:marBottom w:val="0"/>
          <w:divBdr>
            <w:top w:val="none" w:sz="0" w:space="0" w:color="auto"/>
            <w:left w:val="none" w:sz="0" w:space="0" w:color="auto"/>
            <w:bottom w:val="none" w:sz="0" w:space="0" w:color="auto"/>
            <w:right w:val="none" w:sz="0" w:space="0" w:color="auto"/>
          </w:divBdr>
        </w:div>
        <w:div w:id="1245412216">
          <w:marLeft w:val="640"/>
          <w:marRight w:val="0"/>
          <w:marTop w:val="0"/>
          <w:marBottom w:val="0"/>
          <w:divBdr>
            <w:top w:val="none" w:sz="0" w:space="0" w:color="auto"/>
            <w:left w:val="none" w:sz="0" w:space="0" w:color="auto"/>
            <w:bottom w:val="none" w:sz="0" w:space="0" w:color="auto"/>
            <w:right w:val="none" w:sz="0" w:space="0" w:color="auto"/>
          </w:divBdr>
        </w:div>
        <w:div w:id="1248031631">
          <w:marLeft w:val="640"/>
          <w:marRight w:val="0"/>
          <w:marTop w:val="0"/>
          <w:marBottom w:val="0"/>
          <w:divBdr>
            <w:top w:val="none" w:sz="0" w:space="0" w:color="auto"/>
            <w:left w:val="none" w:sz="0" w:space="0" w:color="auto"/>
            <w:bottom w:val="none" w:sz="0" w:space="0" w:color="auto"/>
            <w:right w:val="none" w:sz="0" w:space="0" w:color="auto"/>
          </w:divBdr>
        </w:div>
        <w:div w:id="1300694933">
          <w:marLeft w:val="640"/>
          <w:marRight w:val="0"/>
          <w:marTop w:val="0"/>
          <w:marBottom w:val="0"/>
          <w:divBdr>
            <w:top w:val="none" w:sz="0" w:space="0" w:color="auto"/>
            <w:left w:val="none" w:sz="0" w:space="0" w:color="auto"/>
            <w:bottom w:val="none" w:sz="0" w:space="0" w:color="auto"/>
            <w:right w:val="none" w:sz="0" w:space="0" w:color="auto"/>
          </w:divBdr>
        </w:div>
        <w:div w:id="1304307733">
          <w:marLeft w:val="640"/>
          <w:marRight w:val="0"/>
          <w:marTop w:val="0"/>
          <w:marBottom w:val="0"/>
          <w:divBdr>
            <w:top w:val="none" w:sz="0" w:space="0" w:color="auto"/>
            <w:left w:val="none" w:sz="0" w:space="0" w:color="auto"/>
            <w:bottom w:val="none" w:sz="0" w:space="0" w:color="auto"/>
            <w:right w:val="none" w:sz="0" w:space="0" w:color="auto"/>
          </w:divBdr>
        </w:div>
        <w:div w:id="1331715995">
          <w:marLeft w:val="640"/>
          <w:marRight w:val="0"/>
          <w:marTop w:val="0"/>
          <w:marBottom w:val="0"/>
          <w:divBdr>
            <w:top w:val="none" w:sz="0" w:space="0" w:color="auto"/>
            <w:left w:val="none" w:sz="0" w:space="0" w:color="auto"/>
            <w:bottom w:val="none" w:sz="0" w:space="0" w:color="auto"/>
            <w:right w:val="none" w:sz="0" w:space="0" w:color="auto"/>
          </w:divBdr>
        </w:div>
        <w:div w:id="1398627341">
          <w:marLeft w:val="640"/>
          <w:marRight w:val="0"/>
          <w:marTop w:val="0"/>
          <w:marBottom w:val="0"/>
          <w:divBdr>
            <w:top w:val="none" w:sz="0" w:space="0" w:color="auto"/>
            <w:left w:val="none" w:sz="0" w:space="0" w:color="auto"/>
            <w:bottom w:val="none" w:sz="0" w:space="0" w:color="auto"/>
            <w:right w:val="none" w:sz="0" w:space="0" w:color="auto"/>
          </w:divBdr>
        </w:div>
        <w:div w:id="1408266152">
          <w:marLeft w:val="640"/>
          <w:marRight w:val="0"/>
          <w:marTop w:val="0"/>
          <w:marBottom w:val="0"/>
          <w:divBdr>
            <w:top w:val="none" w:sz="0" w:space="0" w:color="auto"/>
            <w:left w:val="none" w:sz="0" w:space="0" w:color="auto"/>
            <w:bottom w:val="none" w:sz="0" w:space="0" w:color="auto"/>
            <w:right w:val="none" w:sz="0" w:space="0" w:color="auto"/>
          </w:divBdr>
        </w:div>
        <w:div w:id="1449205010">
          <w:marLeft w:val="640"/>
          <w:marRight w:val="0"/>
          <w:marTop w:val="0"/>
          <w:marBottom w:val="0"/>
          <w:divBdr>
            <w:top w:val="none" w:sz="0" w:space="0" w:color="auto"/>
            <w:left w:val="none" w:sz="0" w:space="0" w:color="auto"/>
            <w:bottom w:val="none" w:sz="0" w:space="0" w:color="auto"/>
            <w:right w:val="none" w:sz="0" w:space="0" w:color="auto"/>
          </w:divBdr>
        </w:div>
        <w:div w:id="1449395957">
          <w:marLeft w:val="640"/>
          <w:marRight w:val="0"/>
          <w:marTop w:val="0"/>
          <w:marBottom w:val="0"/>
          <w:divBdr>
            <w:top w:val="none" w:sz="0" w:space="0" w:color="auto"/>
            <w:left w:val="none" w:sz="0" w:space="0" w:color="auto"/>
            <w:bottom w:val="none" w:sz="0" w:space="0" w:color="auto"/>
            <w:right w:val="none" w:sz="0" w:space="0" w:color="auto"/>
          </w:divBdr>
        </w:div>
        <w:div w:id="1504666493">
          <w:marLeft w:val="640"/>
          <w:marRight w:val="0"/>
          <w:marTop w:val="0"/>
          <w:marBottom w:val="0"/>
          <w:divBdr>
            <w:top w:val="none" w:sz="0" w:space="0" w:color="auto"/>
            <w:left w:val="none" w:sz="0" w:space="0" w:color="auto"/>
            <w:bottom w:val="none" w:sz="0" w:space="0" w:color="auto"/>
            <w:right w:val="none" w:sz="0" w:space="0" w:color="auto"/>
          </w:divBdr>
        </w:div>
        <w:div w:id="1586957238">
          <w:marLeft w:val="640"/>
          <w:marRight w:val="0"/>
          <w:marTop w:val="0"/>
          <w:marBottom w:val="0"/>
          <w:divBdr>
            <w:top w:val="none" w:sz="0" w:space="0" w:color="auto"/>
            <w:left w:val="none" w:sz="0" w:space="0" w:color="auto"/>
            <w:bottom w:val="none" w:sz="0" w:space="0" w:color="auto"/>
            <w:right w:val="none" w:sz="0" w:space="0" w:color="auto"/>
          </w:divBdr>
        </w:div>
        <w:div w:id="1591891350">
          <w:marLeft w:val="640"/>
          <w:marRight w:val="0"/>
          <w:marTop w:val="0"/>
          <w:marBottom w:val="0"/>
          <w:divBdr>
            <w:top w:val="none" w:sz="0" w:space="0" w:color="auto"/>
            <w:left w:val="none" w:sz="0" w:space="0" w:color="auto"/>
            <w:bottom w:val="none" w:sz="0" w:space="0" w:color="auto"/>
            <w:right w:val="none" w:sz="0" w:space="0" w:color="auto"/>
          </w:divBdr>
        </w:div>
        <w:div w:id="1753115430">
          <w:marLeft w:val="640"/>
          <w:marRight w:val="0"/>
          <w:marTop w:val="0"/>
          <w:marBottom w:val="0"/>
          <w:divBdr>
            <w:top w:val="none" w:sz="0" w:space="0" w:color="auto"/>
            <w:left w:val="none" w:sz="0" w:space="0" w:color="auto"/>
            <w:bottom w:val="none" w:sz="0" w:space="0" w:color="auto"/>
            <w:right w:val="none" w:sz="0" w:space="0" w:color="auto"/>
          </w:divBdr>
        </w:div>
        <w:div w:id="1775440829">
          <w:marLeft w:val="640"/>
          <w:marRight w:val="0"/>
          <w:marTop w:val="0"/>
          <w:marBottom w:val="0"/>
          <w:divBdr>
            <w:top w:val="none" w:sz="0" w:space="0" w:color="auto"/>
            <w:left w:val="none" w:sz="0" w:space="0" w:color="auto"/>
            <w:bottom w:val="none" w:sz="0" w:space="0" w:color="auto"/>
            <w:right w:val="none" w:sz="0" w:space="0" w:color="auto"/>
          </w:divBdr>
        </w:div>
        <w:div w:id="1782187812">
          <w:marLeft w:val="640"/>
          <w:marRight w:val="0"/>
          <w:marTop w:val="0"/>
          <w:marBottom w:val="0"/>
          <w:divBdr>
            <w:top w:val="none" w:sz="0" w:space="0" w:color="auto"/>
            <w:left w:val="none" w:sz="0" w:space="0" w:color="auto"/>
            <w:bottom w:val="none" w:sz="0" w:space="0" w:color="auto"/>
            <w:right w:val="none" w:sz="0" w:space="0" w:color="auto"/>
          </w:divBdr>
        </w:div>
        <w:div w:id="1827041762">
          <w:marLeft w:val="640"/>
          <w:marRight w:val="0"/>
          <w:marTop w:val="0"/>
          <w:marBottom w:val="0"/>
          <w:divBdr>
            <w:top w:val="none" w:sz="0" w:space="0" w:color="auto"/>
            <w:left w:val="none" w:sz="0" w:space="0" w:color="auto"/>
            <w:bottom w:val="none" w:sz="0" w:space="0" w:color="auto"/>
            <w:right w:val="none" w:sz="0" w:space="0" w:color="auto"/>
          </w:divBdr>
        </w:div>
        <w:div w:id="1841776305">
          <w:marLeft w:val="640"/>
          <w:marRight w:val="0"/>
          <w:marTop w:val="0"/>
          <w:marBottom w:val="0"/>
          <w:divBdr>
            <w:top w:val="none" w:sz="0" w:space="0" w:color="auto"/>
            <w:left w:val="none" w:sz="0" w:space="0" w:color="auto"/>
            <w:bottom w:val="none" w:sz="0" w:space="0" w:color="auto"/>
            <w:right w:val="none" w:sz="0" w:space="0" w:color="auto"/>
          </w:divBdr>
        </w:div>
        <w:div w:id="1885093579">
          <w:marLeft w:val="640"/>
          <w:marRight w:val="0"/>
          <w:marTop w:val="0"/>
          <w:marBottom w:val="0"/>
          <w:divBdr>
            <w:top w:val="none" w:sz="0" w:space="0" w:color="auto"/>
            <w:left w:val="none" w:sz="0" w:space="0" w:color="auto"/>
            <w:bottom w:val="none" w:sz="0" w:space="0" w:color="auto"/>
            <w:right w:val="none" w:sz="0" w:space="0" w:color="auto"/>
          </w:divBdr>
        </w:div>
        <w:div w:id="1911571034">
          <w:marLeft w:val="640"/>
          <w:marRight w:val="0"/>
          <w:marTop w:val="0"/>
          <w:marBottom w:val="0"/>
          <w:divBdr>
            <w:top w:val="none" w:sz="0" w:space="0" w:color="auto"/>
            <w:left w:val="none" w:sz="0" w:space="0" w:color="auto"/>
            <w:bottom w:val="none" w:sz="0" w:space="0" w:color="auto"/>
            <w:right w:val="none" w:sz="0" w:space="0" w:color="auto"/>
          </w:divBdr>
        </w:div>
        <w:div w:id="1922711685">
          <w:marLeft w:val="640"/>
          <w:marRight w:val="0"/>
          <w:marTop w:val="0"/>
          <w:marBottom w:val="0"/>
          <w:divBdr>
            <w:top w:val="none" w:sz="0" w:space="0" w:color="auto"/>
            <w:left w:val="none" w:sz="0" w:space="0" w:color="auto"/>
            <w:bottom w:val="none" w:sz="0" w:space="0" w:color="auto"/>
            <w:right w:val="none" w:sz="0" w:space="0" w:color="auto"/>
          </w:divBdr>
        </w:div>
        <w:div w:id="1923757334">
          <w:marLeft w:val="640"/>
          <w:marRight w:val="0"/>
          <w:marTop w:val="0"/>
          <w:marBottom w:val="0"/>
          <w:divBdr>
            <w:top w:val="none" w:sz="0" w:space="0" w:color="auto"/>
            <w:left w:val="none" w:sz="0" w:space="0" w:color="auto"/>
            <w:bottom w:val="none" w:sz="0" w:space="0" w:color="auto"/>
            <w:right w:val="none" w:sz="0" w:space="0" w:color="auto"/>
          </w:divBdr>
        </w:div>
        <w:div w:id="1994143765">
          <w:marLeft w:val="640"/>
          <w:marRight w:val="0"/>
          <w:marTop w:val="0"/>
          <w:marBottom w:val="0"/>
          <w:divBdr>
            <w:top w:val="none" w:sz="0" w:space="0" w:color="auto"/>
            <w:left w:val="none" w:sz="0" w:space="0" w:color="auto"/>
            <w:bottom w:val="none" w:sz="0" w:space="0" w:color="auto"/>
            <w:right w:val="none" w:sz="0" w:space="0" w:color="auto"/>
          </w:divBdr>
        </w:div>
        <w:div w:id="2031181311">
          <w:marLeft w:val="640"/>
          <w:marRight w:val="0"/>
          <w:marTop w:val="0"/>
          <w:marBottom w:val="0"/>
          <w:divBdr>
            <w:top w:val="none" w:sz="0" w:space="0" w:color="auto"/>
            <w:left w:val="none" w:sz="0" w:space="0" w:color="auto"/>
            <w:bottom w:val="none" w:sz="0" w:space="0" w:color="auto"/>
            <w:right w:val="none" w:sz="0" w:space="0" w:color="auto"/>
          </w:divBdr>
        </w:div>
        <w:div w:id="2124958483">
          <w:marLeft w:val="640"/>
          <w:marRight w:val="0"/>
          <w:marTop w:val="0"/>
          <w:marBottom w:val="0"/>
          <w:divBdr>
            <w:top w:val="none" w:sz="0" w:space="0" w:color="auto"/>
            <w:left w:val="none" w:sz="0" w:space="0" w:color="auto"/>
            <w:bottom w:val="none" w:sz="0" w:space="0" w:color="auto"/>
            <w:right w:val="none" w:sz="0" w:space="0" w:color="auto"/>
          </w:divBdr>
        </w:div>
      </w:divsChild>
    </w:div>
    <w:div w:id="634338799">
      <w:bodyDiv w:val="1"/>
      <w:marLeft w:val="0"/>
      <w:marRight w:val="0"/>
      <w:marTop w:val="0"/>
      <w:marBottom w:val="0"/>
      <w:divBdr>
        <w:top w:val="none" w:sz="0" w:space="0" w:color="auto"/>
        <w:left w:val="none" w:sz="0" w:space="0" w:color="auto"/>
        <w:bottom w:val="none" w:sz="0" w:space="0" w:color="auto"/>
        <w:right w:val="none" w:sz="0" w:space="0" w:color="auto"/>
      </w:divBdr>
      <w:divsChild>
        <w:div w:id="126241214">
          <w:marLeft w:val="0"/>
          <w:marRight w:val="0"/>
          <w:marTop w:val="0"/>
          <w:marBottom w:val="0"/>
          <w:divBdr>
            <w:top w:val="none" w:sz="0" w:space="0" w:color="auto"/>
            <w:left w:val="none" w:sz="0" w:space="0" w:color="auto"/>
            <w:bottom w:val="none" w:sz="0" w:space="0" w:color="auto"/>
            <w:right w:val="none" w:sz="0" w:space="0" w:color="auto"/>
          </w:divBdr>
          <w:divsChild>
            <w:div w:id="1851217763">
              <w:marLeft w:val="0"/>
              <w:marRight w:val="0"/>
              <w:marTop w:val="0"/>
              <w:marBottom w:val="0"/>
              <w:divBdr>
                <w:top w:val="none" w:sz="0" w:space="0" w:color="auto"/>
                <w:left w:val="none" w:sz="0" w:space="0" w:color="auto"/>
                <w:bottom w:val="none" w:sz="0" w:space="0" w:color="auto"/>
                <w:right w:val="none" w:sz="0" w:space="0" w:color="auto"/>
              </w:divBdr>
              <w:divsChild>
                <w:div w:id="182454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45702">
      <w:bodyDiv w:val="1"/>
      <w:marLeft w:val="0"/>
      <w:marRight w:val="0"/>
      <w:marTop w:val="0"/>
      <w:marBottom w:val="0"/>
      <w:divBdr>
        <w:top w:val="none" w:sz="0" w:space="0" w:color="auto"/>
        <w:left w:val="none" w:sz="0" w:space="0" w:color="auto"/>
        <w:bottom w:val="none" w:sz="0" w:space="0" w:color="auto"/>
        <w:right w:val="none" w:sz="0" w:space="0" w:color="auto"/>
      </w:divBdr>
    </w:div>
    <w:div w:id="656761748">
      <w:bodyDiv w:val="1"/>
      <w:marLeft w:val="0"/>
      <w:marRight w:val="0"/>
      <w:marTop w:val="0"/>
      <w:marBottom w:val="0"/>
      <w:divBdr>
        <w:top w:val="none" w:sz="0" w:space="0" w:color="auto"/>
        <w:left w:val="none" w:sz="0" w:space="0" w:color="auto"/>
        <w:bottom w:val="none" w:sz="0" w:space="0" w:color="auto"/>
        <w:right w:val="none" w:sz="0" w:space="0" w:color="auto"/>
      </w:divBdr>
      <w:divsChild>
        <w:div w:id="1565992673">
          <w:marLeft w:val="0"/>
          <w:marRight w:val="0"/>
          <w:marTop w:val="0"/>
          <w:marBottom w:val="0"/>
          <w:divBdr>
            <w:top w:val="none" w:sz="0" w:space="0" w:color="auto"/>
            <w:left w:val="none" w:sz="0" w:space="0" w:color="auto"/>
            <w:bottom w:val="none" w:sz="0" w:space="0" w:color="auto"/>
            <w:right w:val="none" w:sz="0" w:space="0" w:color="auto"/>
          </w:divBdr>
          <w:divsChild>
            <w:div w:id="211619206">
              <w:marLeft w:val="0"/>
              <w:marRight w:val="0"/>
              <w:marTop w:val="0"/>
              <w:marBottom w:val="0"/>
              <w:divBdr>
                <w:top w:val="none" w:sz="0" w:space="0" w:color="auto"/>
                <w:left w:val="none" w:sz="0" w:space="0" w:color="auto"/>
                <w:bottom w:val="none" w:sz="0" w:space="0" w:color="auto"/>
                <w:right w:val="none" w:sz="0" w:space="0" w:color="auto"/>
              </w:divBdr>
              <w:divsChild>
                <w:div w:id="98370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85840">
      <w:bodyDiv w:val="1"/>
      <w:marLeft w:val="0"/>
      <w:marRight w:val="0"/>
      <w:marTop w:val="0"/>
      <w:marBottom w:val="0"/>
      <w:divBdr>
        <w:top w:val="none" w:sz="0" w:space="0" w:color="auto"/>
        <w:left w:val="none" w:sz="0" w:space="0" w:color="auto"/>
        <w:bottom w:val="none" w:sz="0" w:space="0" w:color="auto"/>
        <w:right w:val="none" w:sz="0" w:space="0" w:color="auto"/>
      </w:divBdr>
    </w:div>
    <w:div w:id="710812271">
      <w:bodyDiv w:val="1"/>
      <w:marLeft w:val="0"/>
      <w:marRight w:val="0"/>
      <w:marTop w:val="0"/>
      <w:marBottom w:val="0"/>
      <w:divBdr>
        <w:top w:val="none" w:sz="0" w:space="0" w:color="auto"/>
        <w:left w:val="none" w:sz="0" w:space="0" w:color="auto"/>
        <w:bottom w:val="none" w:sz="0" w:space="0" w:color="auto"/>
        <w:right w:val="none" w:sz="0" w:space="0" w:color="auto"/>
      </w:divBdr>
      <w:divsChild>
        <w:div w:id="204291611">
          <w:marLeft w:val="0"/>
          <w:marRight w:val="0"/>
          <w:marTop w:val="0"/>
          <w:marBottom w:val="0"/>
          <w:divBdr>
            <w:top w:val="none" w:sz="0" w:space="0" w:color="auto"/>
            <w:left w:val="none" w:sz="0" w:space="0" w:color="auto"/>
            <w:bottom w:val="none" w:sz="0" w:space="0" w:color="auto"/>
            <w:right w:val="none" w:sz="0" w:space="0" w:color="auto"/>
          </w:divBdr>
          <w:divsChild>
            <w:div w:id="773405617">
              <w:marLeft w:val="0"/>
              <w:marRight w:val="0"/>
              <w:marTop w:val="0"/>
              <w:marBottom w:val="0"/>
              <w:divBdr>
                <w:top w:val="none" w:sz="0" w:space="0" w:color="auto"/>
                <w:left w:val="none" w:sz="0" w:space="0" w:color="auto"/>
                <w:bottom w:val="none" w:sz="0" w:space="0" w:color="auto"/>
                <w:right w:val="none" w:sz="0" w:space="0" w:color="auto"/>
              </w:divBdr>
              <w:divsChild>
                <w:div w:id="98763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073637">
      <w:bodyDiv w:val="1"/>
      <w:marLeft w:val="0"/>
      <w:marRight w:val="0"/>
      <w:marTop w:val="0"/>
      <w:marBottom w:val="0"/>
      <w:divBdr>
        <w:top w:val="none" w:sz="0" w:space="0" w:color="auto"/>
        <w:left w:val="none" w:sz="0" w:space="0" w:color="auto"/>
        <w:bottom w:val="none" w:sz="0" w:space="0" w:color="auto"/>
        <w:right w:val="none" w:sz="0" w:space="0" w:color="auto"/>
      </w:divBdr>
      <w:divsChild>
        <w:div w:id="1800491942">
          <w:marLeft w:val="0"/>
          <w:marRight w:val="0"/>
          <w:marTop w:val="0"/>
          <w:marBottom w:val="0"/>
          <w:divBdr>
            <w:top w:val="none" w:sz="0" w:space="0" w:color="auto"/>
            <w:left w:val="none" w:sz="0" w:space="0" w:color="auto"/>
            <w:bottom w:val="none" w:sz="0" w:space="0" w:color="auto"/>
            <w:right w:val="none" w:sz="0" w:space="0" w:color="auto"/>
          </w:divBdr>
          <w:divsChild>
            <w:div w:id="925696770">
              <w:marLeft w:val="0"/>
              <w:marRight w:val="0"/>
              <w:marTop w:val="0"/>
              <w:marBottom w:val="0"/>
              <w:divBdr>
                <w:top w:val="none" w:sz="0" w:space="0" w:color="auto"/>
                <w:left w:val="none" w:sz="0" w:space="0" w:color="auto"/>
                <w:bottom w:val="none" w:sz="0" w:space="0" w:color="auto"/>
                <w:right w:val="none" w:sz="0" w:space="0" w:color="auto"/>
              </w:divBdr>
              <w:divsChild>
                <w:div w:id="172132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148">
      <w:bodyDiv w:val="1"/>
      <w:marLeft w:val="0"/>
      <w:marRight w:val="0"/>
      <w:marTop w:val="0"/>
      <w:marBottom w:val="0"/>
      <w:divBdr>
        <w:top w:val="none" w:sz="0" w:space="0" w:color="auto"/>
        <w:left w:val="none" w:sz="0" w:space="0" w:color="auto"/>
        <w:bottom w:val="none" w:sz="0" w:space="0" w:color="auto"/>
        <w:right w:val="none" w:sz="0" w:space="0" w:color="auto"/>
      </w:divBdr>
      <w:divsChild>
        <w:div w:id="19086231">
          <w:marLeft w:val="640"/>
          <w:marRight w:val="0"/>
          <w:marTop w:val="0"/>
          <w:marBottom w:val="0"/>
          <w:divBdr>
            <w:top w:val="none" w:sz="0" w:space="0" w:color="auto"/>
            <w:left w:val="none" w:sz="0" w:space="0" w:color="auto"/>
            <w:bottom w:val="none" w:sz="0" w:space="0" w:color="auto"/>
            <w:right w:val="none" w:sz="0" w:space="0" w:color="auto"/>
          </w:divBdr>
        </w:div>
        <w:div w:id="36588561">
          <w:marLeft w:val="640"/>
          <w:marRight w:val="0"/>
          <w:marTop w:val="0"/>
          <w:marBottom w:val="0"/>
          <w:divBdr>
            <w:top w:val="none" w:sz="0" w:space="0" w:color="auto"/>
            <w:left w:val="none" w:sz="0" w:space="0" w:color="auto"/>
            <w:bottom w:val="none" w:sz="0" w:space="0" w:color="auto"/>
            <w:right w:val="none" w:sz="0" w:space="0" w:color="auto"/>
          </w:divBdr>
        </w:div>
        <w:div w:id="41371104">
          <w:marLeft w:val="640"/>
          <w:marRight w:val="0"/>
          <w:marTop w:val="0"/>
          <w:marBottom w:val="0"/>
          <w:divBdr>
            <w:top w:val="none" w:sz="0" w:space="0" w:color="auto"/>
            <w:left w:val="none" w:sz="0" w:space="0" w:color="auto"/>
            <w:bottom w:val="none" w:sz="0" w:space="0" w:color="auto"/>
            <w:right w:val="none" w:sz="0" w:space="0" w:color="auto"/>
          </w:divBdr>
        </w:div>
        <w:div w:id="66920362">
          <w:marLeft w:val="640"/>
          <w:marRight w:val="0"/>
          <w:marTop w:val="0"/>
          <w:marBottom w:val="0"/>
          <w:divBdr>
            <w:top w:val="none" w:sz="0" w:space="0" w:color="auto"/>
            <w:left w:val="none" w:sz="0" w:space="0" w:color="auto"/>
            <w:bottom w:val="none" w:sz="0" w:space="0" w:color="auto"/>
            <w:right w:val="none" w:sz="0" w:space="0" w:color="auto"/>
          </w:divBdr>
        </w:div>
        <w:div w:id="74475191">
          <w:marLeft w:val="640"/>
          <w:marRight w:val="0"/>
          <w:marTop w:val="0"/>
          <w:marBottom w:val="0"/>
          <w:divBdr>
            <w:top w:val="none" w:sz="0" w:space="0" w:color="auto"/>
            <w:left w:val="none" w:sz="0" w:space="0" w:color="auto"/>
            <w:bottom w:val="none" w:sz="0" w:space="0" w:color="auto"/>
            <w:right w:val="none" w:sz="0" w:space="0" w:color="auto"/>
          </w:divBdr>
        </w:div>
        <w:div w:id="160240650">
          <w:marLeft w:val="640"/>
          <w:marRight w:val="0"/>
          <w:marTop w:val="0"/>
          <w:marBottom w:val="0"/>
          <w:divBdr>
            <w:top w:val="none" w:sz="0" w:space="0" w:color="auto"/>
            <w:left w:val="none" w:sz="0" w:space="0" w:color="auto"/>
            <w:bottom w:val="none" w:sz="0" w:space="0" w:color="auto"/>
            <w:right w:val="none" w:sz="0" w:space="0" w:color="auto"/>
          </w:divBdr>
        </w:div>
        <w:div w:id="223295720">
          <w:marLeft w:val="640"/>
          <w:marRight w:val="0"/>
          <w:marTop w:val="0"/>
          <w:marBottom w:val="0"/>
          <w:divBdr>
            <w:top w:val="none" w:sz="0" w:space="0" w:color="auto"/>
            <w:left w:val="none" w:sz="0" w:space="0" w:color="auto"/>
            <w:bottom w:val="none" w:sz="0" w:space="0" w:color="auto"/>
            <w:right w:val="none" w:sz="0" w:space="0" w:color="auto"/>
          </w:divBdr>
        </w:div>
        <w:div w:id="241569209">
          <w:marLeft w:val="640"/>
          <w:marRight w:val="0"/>
          <w:marTop w:val="0"/>
          <w:marBottom w:val="0"/>
          <w:divBdr>
            <w:top w:val="none" w:sz="0" w:space="0" w:color="auto"/>
            <w:left w:val="none" w:sz="0" w:space="0" w:color="auto"/>
            <w:bottom w:val="none" w:sz="0" w:space="0" w:color="auto"/>
            <w:right w:val="none" w:sz="0" w:space="0" w:color="auto"/>
          </w:divBdr>
        </w:div>
        <w:div w:id="320892932">
          <w:marLeft w:val="640"/>
          <w:marRight w:val="0"/>
          <w:marTop w:val="0"/>
          <w:marBottom w:val="0"/>
          <w:divBdr>
            <w:top w:val="none" w:sz="0" w:space="0" w:color="auto"/>
            <w:left w:val="none" w:sz="0" w:space="0" w:color="auto"/>
            <w:bottom w:val="none" w:sz="0" w:space="0" w:color="auto"/>
            <w:right w:val="none" w:sz="0" w:space="0" w:color="auto"/>
          </w:divBdr>
        </w:div>
        <w:div w:id="348338277">
          <w:marLeft w:val="640"/>
          <w:marRight w:val="0"/>
          <w:marTop w:val="0"/>
          <w:marBottom w:val="0"/>
          <w:divBdr>
            <w:top w:val="none" w:sz="0" w:space="0" w:color="auto"/>
            <w:left w:val="none" w:sz="0" w:space="0" w:color="auto"/>
            <w:bottom w:val="none" w:sz="0" w:space="0" w:color="auto"/>
            <w:right w:val="none" w:sz="0" w:space="0" w:color="auto"/>
          </w:divBdr>
        </w:div>
        <w:div w:id="445391557">
          <w:marLeft w:val="640"/>
          <w:marRight w:val="0"/>
          <w:marTop w:val="0"/>
          <w:marBottom w:val="0"/>
          <w:divBdr>
            <w:top w:val="none" w:sz="0" w:space="0" w:color="auto"/>
            <w:left w:val="none" w:sz="0" w:space="0" w:color="auto"/>
            <w:bottom w:val="none" w:sz="0" w:space="0" w:color="auto"/>
            <w:right w:val="none" w:sz="0" w:space="0" w:color="auto"/>
          </w:divBdr>
        </w:div>
        <w:div w:id="485588754">
          <w:marLeft w:val="640"/>
          <w:marRight w:val="0"/>
          <w:marTop w:val="0"/>
          <w:marBottom w:val="0"/>
          <w:divBdr>
            <w:top w:val="none" w:sz="0" w:space="0" w:color="auto"/>
            <w:left w:val="none" w:sz="0" w:space="0" w:color="auto"/>
            <w:bottom w:val="none" w:sz="0" w:space="0" w:color="auto"/>
            <w:right w:val="none" w:sz="0" w:space="0" w:color="auto"/>
          </w:divBdr>
        </w:div>
        <w:div w:id="530728919">
          <w:marLeft w:val="640"/>
          <w:marRight w:val="0"/>
          <w:marTop w:val="0"/>
          <w:marBottom w:val="0"/>
          <w:divBdr>
            <w:top w:val="none" w:sz="0" w:space="0" w:color="auto"/>
            <w:left w:val="none" w:sz="0" w:space="0" w:color="auto"/>
            <w:bottom w:val="none" w:sz="0" w:space="0" w:color="auto"/>
            <w:right w:val="none" w:sz="0" w:space="0" w:color="auto"/>
          </w:divBdr>
        </w:div>
        <w:div w:id="581837768">
          <w:marLeft w:val="640"/>
          <w:marRight w:val="0"/>
          <w:marTop w:val="0"/>
          <w:marBottom w:val="0"/>
          <w:divBdr>
            <w:top w:val="none" w:sz="0" w:space="0" w:color="auto"/>
            <w:left w:val="none" w:sz="0" w:space="0" w:color="auto"/>
            <w:bottom w:val="none" w:sz="0" w:space="0" w:color="auto"/>
            <w:right w:val="none" w:sz="0" w:space="0" w:color="auto"/>
          </w:divBdr>
        </w:div>
        <w:div w:id="631979599">
          <w:marLeft w:val="640"/>
          <w:marRight w:val="0"/>
          <w:marTop w:val="0"/>
          <w:marBottom w:val="0"/>
          <w:divBdr>
            <w:top w:val="none" w:sz="0" w:space="0" w:color="auto"/>
            <w:left w:val="none" w:sz="0" w:space="0" w:color="auto"/>
            <w:bottom w:val="none" w:sz="0" w:space="0" w:color="auto"/>
            <w:right w:val="none" w:sz="0" w:space="0" w:color="auto"/>
          </w:divBdr>
        </w:div>
        <w:div w:id="721558464">
          <w:marLeft w:val="640"/>
          <w:marRight w:val="0"/>
          <w:marTop w:val="0"/>
          <w:marBottom w:val="0"/>
          <w:divBdr>
            <w:top w:val="none" w:sz="0" w:space="0" w:color="auto"/>
            <w:left w:val="none" w:sz="0" w:space="0" w:color="auto"/>
            <w:bottom w:val="none" w:sz="0" w:space="0" w:color="auto"/>
            <w:right w:val="none" w:sz="0" w:space="0" w:color="auto"/>
          </w:divBdr>
        </w:div>
        <w:div w:id="752432238">
          <w:marLeft w:val="640"/>
          <w:marRight w:val="0"/>
          <w:marTop w:val="0"/>
          <w:marBottom w:val="0"/>
          <w:divBdr>
            <w:top w:val="none" w:sz="0" w:space="0" w:color="auto"/>
            <w:left w:val="none" w:sz="0" w:space="0" w:color="auto"/>
            <w:bottom w:val="none" w:sz="0" w:space="0" w:color="auto"/>
            <w:right w:val="none" w:sz="0" w:space="0" w:color="auto"/>
          </w:divBdr>
        </w:div>
        <w:div w:id="765661908">
          <w:marLeft w:val="640"/>
          <w:marRight w:val="0"/>
          <w:marTop w:val="0"/>
          <w:marBottom w:val="0"/>
          <w:divBdr>
            <w:top w:val="none" w:sz="0" w:space="0" w:color="auto"/>
            <w:left w:val="none" w:sz="0" w:space="0" w:color="auto"/>
            <w:bottom w:val="none" w:sz="0" w:space="0" w:color="auto"/>
            <w:right w:val="none" w:sz="0" w:space="0" w:color="auto"/>
          </w:divBdr>
        </w:div>
        <w:div w:id="774321953">
          <w:marLeft w:val="640"/>
          <w:marRight w:val="0"/>
          <w:marTop w:val="0"/>
          <w:marBottom w:val="0"/>
          <w:divBdr>
            <w:top w:val="none" w:sz="0" w:space="0" w:color="auto"/>
            <w:left w:val="none" w:sz="0" w:space="0" w:color="auto"/>
            <w:bottom w:val="none" w:sz="0" w:space="0" w:color="auto"/>
            <w:right w:val="none" w:sz="0" w:space="0" w:color="auto"/>
          </w:divBdr>
        </w:div>
        <w:div w:id="783885777">
          <w:marLeft w:val="640"/>
          <w:marRight w:val="0"/>
          <w:marTop w:val="0"/>
          <w:marBottom w:val="0"/>
          <w:divBdr>
            <w:top w:val="none" w:sz="0" w:space="0" w:color="auto"/>
            <w:left w:val="none" w:sz="0" w:space="0" w:color="auto"/>
            <w:bottom w:val="none" w:sz="0" w:space="0" w:color="auto"/>
            <w:right w:val="none" w:sz="0" w:space="0" w:color="auto"/>
          </w:divBdr>
        </w:div>
        <w:div w:id="788398840">
          <w:marLeft w:val="640"/>
          <w:marRight w:val="0"/>
          <w:marTop w:val="0"/>
          <w:marBottom w:val="0"/>
          <w:divBdr>
            <w:top w:val="none" w:sz="0" w:space="0" w:color="auto"/>
            <w:left w:val="none" w:sz="0" w:space="0" w:color="auto"/>
            <w:bottom w:val="none" w:sz="0" w:space="0" w:color="auto"/>
            <w:right w:val="none" w:sz="0" w:space="0" w:color="auto"/>
          </w:divBdr>
        </w:div>
        <w:div w:id="831484607">
          <w:marLeft w:val="640"/>
          <w:marRight w:val="0"/>
          <w:marTop w:val="0"/>
          <w:marBottom w:val="0"/>
          <w:divBdr>
            <w:top w:val="none" w:sz="0" w:space="0" w:color="auto"/>
            <w:left w:val="none" w:sz="0" w:space="0" w:color="auto"/>
            <w:bottom w:val="none" w:sz="0" w:space="0" w:color="auto"/>
            <w:right w:val="none" w:sz="0" w:space="0" w:color="auto"/>
          </w:divBdr>
        </w:div>
        <w:div w:id="832142422">
          <w:marLeft w:val="640"/>
          <w:marRight w:val="0"/>
          <w:marTop w:val="0"/>
          <w:marBottom w:val="0"/>
          <w:divBdr>
            <w:top w:val="none" w:sz="0" w:space="0" w:color="auto"/>
            <w:left w:val="none" w:sz="0" w:space="0" w:color="auto"/>
            <w:bottom w:val="none" w:sz="0" w:space="0" w:color="auto"/>
            <w:right w:val="none" w:sz="0" w:space="0" w:color="auto"/>
          </w:divBdr>
        </w:div>
        <w:div w:id="924458861">
          <w:marLeft w:val="640"/>
          <w:marRight w:val="0"/>
          <w:marTop w:val="0"/>
          <w:marBottom w:val="0"/>
          <w:divBdr>
            <w:top w:val="none" w:sz="0" w:space="0" w:color="auto"/>
            <w:left w:val="none" w:sz="0" w:space="0" w:color="auto"/>
            <w:bottom w:val="none" w:sz="0" w:space="0" w:color="auto"/>
            <w:right w:val="none" w:sz="0" w:space="0" w:color="auto"/>
          </w:divBdr>
        </w:div>
        <w:div w:id="945621991">
          <w:marLeft w:val="640"/>
          <w:marRight w:val="0"/>
          <w:marTop w:val="0"/>
          <w:marBottom w:val="0"/>
          <w:divBdr>
            <w:top w:val="none" w:sz="0" w:space="0" w:color="auto"/>
            <w:left w:val="none" w:sz="0" w:space="0" w:color="auto"/>
            <w:bottom w:val="none" w:sz="0" w:space="0" w:color="auto"/>
            <w:right w:val="none" w:sz="0" w:space="0" w:color="auto"/>
          </w:divBdr>
        </w:div>
        <w:div w:id="980158641">
          <w:marLeft w:val="640"/>
          <w:marRight w:val="0"/>
          <w:marTop w:val="0"/>
          <w:marBottom w:val="0"/>
          <w:divBdr>
            <w:top w:val="none" w:sz="0" w:space="0" w:color="auto"/>
            <w:left w:val="none" w:sz="0" w:space="0" w:color="auto"/>
            <w:bottom w:val="none" w:sz="0" w:space="0" w:color="auto"/>
            <w:right w:val="none" w:sz="0" w:space="0" w:color="auto"/>
          </w:divBdr>
        </w:div>
        <w:div w:id="1050763843">
          <w:marLeft w:val="640"/>
          <w:marRight w:val="0"/>
          <w:marTop w:val="0"/>
          <w:marBottom w:val="0"/>
          <w:divBdr>
            <w:top w:val="none" w:sz="0" w:space="0" w:color="auto"/>
            <w:left w:val="none" w:sz="0" w:space="0" w:color="auto"/>
            <w:bottom w:val="none" w:sz="0" w:space="0" w:color="auto"/>
            <w:right w:val="none" w:sz="0" w:space="0" w:color="auto"/>
          </w:divBdr>
        </w:div>
        <w:div w:id="1075468831">
          <w:marLeft w:val="640"/>
          <w:marRight w:val="0"/>
          <w:marTop w:val="0"/>
          <w:marBottom w:val="0"/>
          <w:divBdr>
            <w:top w:val="none" w:sz="0" w:space="0" w:color="auto"/>
            <w:left w:val="none" w:sz="0" w:space="0" w:color="auto"/>
            <w:bottom w:val="none" w:sz="0" w:space="0" w:color="auto"/>
            <w:right w:val="none" w:sz="0" w:space="0" w:color="auto"/>
          </w:divBdr>
        </w:div>
        <w:div w:id="1139414898">
          <w:marLeft w:val="640"/>
          <w:marRight w:val="0"/>
          <w:marTop w:val="0"/>
          <w:marBottom w:val="0"/>
          <w:divBdr>
            <w:top w:val="none" w:sz="0" w:space="0" w:color="auto"/>
            <w:left w:val="none" w:sz="0" w:space="0" w:color="auto"/>
            <w:bottom w:val="none" w:sz="0" w:space="0" w:color="auto"/>
            <w:right w:val="none" w:sz="0" w:space="0" w:color="auto"/>
          </w:divBdr>
        </w:div>
        <w:div w:id="1181698305">
          <w:marLeft w:val="640"/>
          <w:marRight w:val="0"/>
          <w:marTop w:val="0"/>
          <w:marBottom w:val="0"/>
          <w:divBdr>
            <w:top w:val="none" w:sz="0" w:space="0" w:color="auto"/>
            <w:left w:val="none" w:sz="0" w:space="0" w:color="auto"/>
            <w:bottom w:val="none" w:sz="0" w:space="0" w:color="auto"/>
            <w:right w:val="none" w:sz="0" w:space="0" w:color="auto"/>
          </w:divBdr>
        </w:div>
        <w:div w:id="1205560040">
          <w:marLeft w:val="640"/>
          <w:marRight w:val="0"/>
          <w:marTop w:val="0"/>
          <w:marBottom w:val="0"/>
          <w:divBdr>
            <w:top w:val="none" w:sz="0" w:space="0" w:color="auto"/>
            <w:left w:val="none" w:sz="0" w:space="0" w:color="auto"/>
            <w:bottom w:val="none" w:sz="0" w:space="0" w:color="auto"/>
            <w:right w:val="none" w:sz="0" w:space="0" w:color="auto"/>
          </w:divBdr>
        </w:div>
        <w:div w:id="1250768224">
          <w:marLeft w:val="640"/>
          <w:marRight w:val="0"/>
          <w:marTop w:val="0"/>
          <w:marBottom w:val="0"/>
          <w:divBdr>
            <w:top w:val="none" w:sz="0" w:space="0" w:color="auto"/>
            <w:left w:val="none" w:sz="0" w:space="0" w:color="auto"/>
            <w:bottom w:val="none" w:sz="0" w:space="0" w:color="auto"/>
            <w:right w:val="none" w:sz="0" w:space="0" w:color="auto"/>
          </w:divBdr>
        </w:div>
        <w:div w:id="1254900696">
          <w:marLeft w:val="640"/>
          <w:marRight w:val="0"/>
          <w:marTop w:val="0"/>
          <w:marBottom w:val="0"/>
          <w:divBdr>
            <w:top w:val="none" w:sz="0" w:space="0" w:color="auto"/>
            <w:left w:val="none" w:sz="0" w:space="0" w:color="auto"/>
            <w:bottom w:val="none" w:sz="0" w:space="0" w:color="auto"/>
            <w:right w:val="none" w:sz="0" w:space="0" w:color="auto"/>
          </w:divBdr>
        </w:div>
        <w:div w:id="1271234340">
          <w:marLeft w:val="640"/>
          <w:marRight w:val="0"/>
          <w:marTop w:val="0"/>
          <w:marBottom w:val="0"/>
          <w:divBdr>
            <w:top w:val="none" w:sz="0" w:space="0" w:color="auto"/>
            <w:left w:val="none" w:sz="0" w:space="0" w:color="auto"/>
            <w:bottom w:val="none" w:sz="0" w:space="0" w:color="auto"/>
            <w:right w:val="none" w:sz="0" w:space="0" w:color="auto"/>
          </w:divBdr>
        </w:div>
        <w:div w:id="1293898339">
          <w:marLeft w:val="640"/>
          <w:marRight w:val="0"/>
          <w:marTop w:val="0"/>
          <w:marBottom w:val="0"/>
          <w:divBdr>
            <w:top w:val="none" w:sz="0" w:space="0" w:color="auto"/>
            <w:left w:val="none" w:sz="0" w:space="0" w:color="auto"/>
            <w:bottom w:val="none" w:sz="0" w:space="0" w:color="auto"/>
            <w:right w:val="none" w:sz="0" w:space="0" w:color="auto"/>
          </w:divBdr>
        </w:div>
        <w:div w:id="1328896308">
          <w:marLeft w:val="640"/>
          <w:marRight w:val="0"/>
          <w:marTop w:val="0"/>
          <w:marBottom w:val="0"/>
          <w:divBdr>
            <w:top w:val="none" w:sz="0" w:space="0" w:color="auto"/>
            <w:left w:val="none" w:sz="0" w:space="0" w:color="auto"/>
            <w:bottom w:val="none" w:sz="0" w:space="0" w:color="auto"/>
            <w:right w:val="none" w:sz="0" w:space="0" w:color="auto"/>
          </w:divBdr>
        </w:div>
        <w:div w:id="1585332793">
          <w:marLeft w:val="640"/>
          <w:marRight w:val="0"/>
          <w:marTop w:val="0"/>
          <w:marBottom w:val="0"/>
          <w:divBdr>
            <w:top w:val="none" w:sz="0" w:space="0" w:color="auto"/>
            <w:left w:val="none" w:sz="0" w:space="0" w:color="auto"/>
            <w:bottom w:val="none" w:sz="0" w:space="0" w:color="auto"/>
            <w:right w:val="none" w:sz="0" w:space="0" w:color="auto"/>
          </w:divBdr>
        </w:div>
        <w:div w:id="1645817915">
          <w:marLeft w:val="640"/>
          <w:marRight w:val="0"/>
          <w:marTop w:val="0"/>
          <w:marBottom w:val="0"/>
          <w:divBdr>
            <w:top w:val="none" w:sz="0" w:space="0" w:color="auto"/>
            <w:left w:val="none" w:sz="0" w:space="0" w:color="auto"/>
            <w:bottom w:val="none" w:sz="0" w:space="0" w:color="auto"/>
            <w:right w:val="none" w:sz="0" w:space="0" w:color="auto"/>
          </w:divBdr>
        </w:div>
        <w:div w:id="1646927394">
          <w:marLeft w:val="640"/>
          <w:marRight w:val="0"/>
          <w:marTop w:val="0"/>
          <w:marBottom w:val="0"/>
          <w:divBdr>
            <w:top w:val="none" w:sz="0" w:space="0" w:color="auto"/>
            <w:left w:val="none" w:sz="0" w:space="0" w:color="auto"/>
            <w:bottom w:val="none" w:sz="0" w:space="0" w:color="auto"/>
            <w:right w:val="none" w:sz="0" w:space="0" w:color="auto"/>
          </w:divBdr>
        </w:div>
        <w:div w:id="1731490496">
          <w:marLeft w:val="640"/>
          <w:marRight w:val="0"/>
          <w:marTop w:val="0"/>
          <w:marBottom w:val="0"/>
          <w:divBdr>
            <w:top w:val="none" w:sz="0" w:space="0" w:color="auto"/>
            <w:left w:val="none" w:sz="0" w:space="0" w:color="auto"/>
            <w:bottom w:val="none" w:sz="0" w:space="0" w:color="auto"/>
            <w:right w:val="none" w:sz="0" w:space="0" w:color="auto"/>
          </w:divBdr>
        </w:div>
        <w:div w:id="1811819845">
          <w:marLeft w:val="640"/>
          <w:marRight w:val="0"/>
          <w:marTop w:val="0"/>
          <w:marBottom w:val="0"/>
          <w:divBdr>
            <w:top w:val="none" w:sz="0" w:space="0" w:color="auto"/>
            <w:left w:val="none" w:sz="0" w:space="0" w:color="auto"/>
            <w:bottom w:val="none" w:sz="0" w:space="0" w:color="auto"/>
            <w:right w:val="none" w:sz="0" w:space="0" w:color="auto"/>
          </w:divBdr>
        </w:div>
        <w:div w:id="1901477702">
          <w:marLeft w:val="640"/>
          <w:marRight w:val="0"/>
          <w:marTop w:val="0"/>
          <w:marBottom w:val="0"/>
          <w:divBdr>
            <w:top w:val="none" w:sz="0" w:space="0" w:color="auto"/>
            <w:left w:val="none" w:sz="0" w:space="0" w:color="auto"/>
            <w:bottom w:val="none" w:sz="0" w:space="0" w:color="auto"/>
            <w:right w:val="none" w:sz="0" w:space="0" w:color="auto"/>
          </w:divBdr>
        </w:div>
        <w:div w:id="1928493988">
          <w:marLeft w:val="640"/>
          <w:marRight w:val="0"/>
          <w:marTop w:val="0"/>
          <w:marBottom w:val="0"/>
          <w:divBdr>
            <w:top w:val="none" w:sz="0" w:space="0" w:color="auto"/>
            <w:left w:val="none" w:sz="0" w:space="0" w:color="auto"/>
            <w:bottom w:val="none" w:sz="0" w:space="0" w:color="auto"/>
            <w:right w:val="none" w:sz="0" w:space="0" w:color="auto"/>
          </w:divBdr>
        </w:div>
        <w:div w:id="1981496194">
          <w:marLeft w:val="640"/>
          <w:marRight w:val="0"/>
          <w:marTop w:val="0"/>
          <w:marBottom w:val="0"/>
          <w:divBdr>
            <w:top w:val="none" w:sz="0" w:space="0" w:color="auto"/>
            <w:left w:val="none" w:sz="0" w:space="0" w:color="auto"/>
            <w:bottom w:val="none" w:sz="0" w:space="0" w:color="auto"/>
            <w:right w:val="none" w:sz="0" w:space="0" w:color="auto"/>
          </w:divBdr>
        </w:div>
        <w:div w:id="2031712961">
          <w:marLeft w:val="640"/>
          <w:marRight w:val="0"/>
          <w:marTop w:val="0"/>
          <w:marBottom w:val="0"/>
          <w:divBdr>
            <w:top w:val="none" w:sz="0" w:space="0" w:color="auto"/>
            <w:left w:val="none" w:sz="0" w:space="0" w:color="auto"/>
            <w:bottom w:val="none" w:sz="0" w:space="0" w:color="auto"/>
            <w:right w:val="none" w:sz="0" w:space="0" w:color="auto"/>
          </w:divBdr>
        </w:div>
        <w:div w:id="2097163376">
          <w:marLeft w:val="640"/>
          <w:marRight w:val="0"/>
          <w:marTop w:val="0"/>
          <w:marBottom w:val="0"/>
          <w:divBdr>
            <w:top w:val="none" w:sz="0" w:space="0" w:color="auto"/>
            <w:left w:val="none" w:sz="0" w:space="0" w:color="auto"/>
            <w:bottom w:val="none" w:sz="0" w:space="0" w:color="auto"/>
            <w:right w:val="none" w:sz="0" w:space="0" w:color="auto"/>
          </w:divBdr>
        </w:div>
        <w:div w:id="2118716220">
          <w:marLeft w:val="640"/>
          <w:marRight w:val="0"/>
          <w:marTop w:val="0"/>
          <w:marBottom w:val="0"/>
          <w:divBdr>
            <w:top w:val="none" w:sz="0" w:space="0" w:color="auto"/>
            <w:left w:val="none" w:sz="0" w:space="0" w:color="auto"/>
            <w:bottom w:val="none" w:sz="0" w:space="0" w:color="auto"/>
            <w:right w:val="none" w:sz="0" w:space="0" w:color="auto"/>
          </w:divBdr>
        </w:div>
      </w:divsChild>
    </w:div>
    <w:div w:id="731928249">
      <w:bodyDiv w:val="1"/>
      <w:marLeft w:val="0"/>
      <w:marRight w:val="0"/>
      <w:marTop w:val="0"/>
      <w:marBottom w:val="0"/>
      <w:divBdr>
        <w:top w:val="none" w:sz="0" w:space="0" w:color="auto"/>
        <w:left w:val="none" w:sz="0" w:space="0" w:color="auto"/>
        <w:bottom w:val="none" w:sz="0" w:space="0" w:color="auto"/>
        <w:right w:val="none" w:sz="0" w:space="0" w:color="auto"/>
      </w:divBdr>
    </w:div>
    <w:div w:id="750079974">
      <w:bodyDiv w:val="1"/>
      <w:marLeft w:val="0"/>
      <w:marRight w:val="0"/>
      <w:marTop w:val="0"/>
      <w:marBottom w:val="0"/>
      <w:divBdr>
        <w:top w:val="none" w:sz="0" w:space="0" w:color="auto"/>
        <w:left w:val="none" w:sz="0" w:space="0" w:color="auto"/>
        <w:bottom w:val="none" w:sz="0" w:space="0" w:color="auto"/>
        <w:right w:val="none" w:sz="0" w:space="0" w:color="auto"/>
      </w:divBdr>
      <w:divsChild>
        <w:div w:id="434635033">
          <w:marLeft w:val="0"/>
          <w:marRight w:val="0"/>
          <w:marTop w:val="0"/>
          <w:marBottom w:val="0"/>
          <w:divBdr>
            <w:top w:val="none" w:sz="0" w:space="0" w:color="auto"/>
            <w:left w:val="none" w:sz="0" w:space="0" w:color="auto"/>
            <w:bottom w:val="none" w:sz="0" w:space="0" w:color="auto"/>
            <w:right w:val="none" w:sz="0" w:space="0" w:color="auto"/>
          </w:divBdr>
          <w:divsChild>
            <w:div w:id="1540245163">
              <w:marLeft w:val="0"/>
              <w:marRight w:val="0"/>
              <w:marTop w:val="0"/>
              <w:marBottom w:val="0"/>
              <w:divBdr>
                <w:top w:val="none" w:sz="0" w:space="0" w:color="auto"/>
                <w:left w:val="none" w:sz="0" w:space="0" w:color="auto"/>
                <w:bottom w:val="none" w:sz="0" w:space="0" w:color="auto"/>
                <w:right w:val="none" w:sz="0" w:space="0" w:color="auto"/>
              </w:divBdr>
              <w:divsChild>
                <w:div w:id="98816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140177">
      <w:bodyDiv w:val="1"/>
      <w:marLeft w:val="0"/>
      <w:marRight w:val="0"/>
      <w:marTop w:val="0"/>
      <w:marBottom w:val="0"/>
      <w:divBdr>
        <w:top w:val="none" w:sz="0" w:space="0" w:color="auto"/>
        <w:left w:val="none" w:sz="0" w:space="0" w:color="auto"/>
        <w:bottom w:val="none" w:sz="0" w:space="0" w:color="auto"/>
        <w:right w:val="none" w:sz="0" w:space="0" w:color="auto"/>
      </w:divBdr>
    </w:div>
    <w:div w:id="763376753">
      <w:bodyDiv w:val="1"/>
      <w:marLeft w:val="0"/>
      <w:marRight w:val="0"/>
      <w:marTop w:val="0"/>
      <w:marBottom w:val="0"/>
      <w:divBdr>
        <w:top w:val="none" w:sz="0" w:space="0" w:color="auto"/>
        <w:left w:val="none" w:sz="0" w:space="0" w:color="auto"/>
        <w:bottom w:val="none" w:sz="0" w:space="0" w:color="auto"/>
        <w:right w:val="none" w:sz="0" w:space="0" w:color="auto"/>
      </w:divBdr>
      <w:divsChild>
        <w:div w:id="1536501447">
          <w:marLeft w:val="0"/>
          <w:marRight w:val="0"/>
          <w:marTop w:val="0"/>
          <w:marBottom w:val="0"/>
          <w:divBdr>
            <w:top w:val="none" w:sz="0" w:space="0" w:color="auto"/>
            <w:left w:val="none" w:sz="0" w:space="0" w:color="auto"/>
            <w:bottom w:val="none" w:sz="0" w:space="0" w:color="auto"/>
            <w:right w:val="none" w:sz="0" w:space="0" w:color="auto"/>
          </w:divBdr>
          <w:divsChild>
            <w:div w:id="1064991415">
              <w:marLeft w:val="0"/>
              <w:marRight w:val="0"/>
              <w:marTop w:val="0"/>
              <w:marBottom w:val="0"/>
              <w:divBdr>
                <w:top w:val="none" w:sz="0" w:space="0" w:color="auto"/>
                <w:left w:val="none" w:sz="0" w:space="0" w:color="auto"/>
                <w:bottom w:val="none" w:sz="0" w:space="0" w:color="auto"/>
                <w:right w:val="none" w:sz="0" w:space="0" w:color="auto"/>
              </w:divBdr>
              <w:divsChild>
                <w:div w:id="149225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20170">
          <w:marLeft w:val="0"/>
          <w:marRight w:val="0"/>
          <w:marTop w:val="0"/>
          <w:marBottom w:val="0"/>
          <w:divBdr>
            <w:top w:val="none" w:sz="0" w:space="0" w:color="auto"/>
            <w:left w:val="none" w:sz="0" w:space="0" w:color="auto"/>
            <w:bottom w:val="none" w:sz="0" w:space="0" w:color="auto"/>
            <w:right w:val="none" w:sz="0" w:space="0" w:color="auto"/>
          </w:divBdr>
          <w:divsChild>
            <w:div w:id="132871226">
              <w:marLeft w:val="0"/>
              <w:marRight w:val="0"/>
              <w:marTop w:val="0"/>
              <w:marBottom w:val="0"/>
              <w:divBdr>
                <w:top w:val="none" w:sz="0" w:space="0" w:color="auto"/>
                <w:left w:val="none" w:sz="0" w:space="0" w:color="auto"/>
                <w:bottom w:val="none" w:sz="0" w:space="0" w:color="auto"/>
                <w:right w:val="none" w:sz="0" w:space="0" w:color="auto"/>
              </w:divBdr>
              <w:divsChild>
                <w:div w:id="9031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605856">
      <w:bodyDiv w:val="1"/>
      <w:marLeft w:val="0"/>
      <w:marRight w:val="0"/>
      <w:marTop w:val="0"/>
      <w:marBottom w:val="0"/>
      <w:divBdr>
        <w:top w:val="none" w:sz="0" w:space="0" w:color="auto"/>
        <w:left w:val="none" w:sz="0" w:space="0" w:color="auto"/>
        <w:bottom w:val="none" w:sz="0" w:space="0" w:color="auto"/>
        <w:right w:val="none" w:sz="0" w:space="0" w:color="auto"/>
      </w:divBdr>
      <w:divsChild>
        <w:div w:id="127937373">
          <w:marLeft w:val="640"/>
          <w:marRight w:val="0"/>
          <w:marTop w:val="0"/>
          <w:marBottom w:val="0"/>
          <w:divBdr>
            <w:top w:val="none" w:sz="0" w:space="0" w:color="auto"/>
            <w:left w:val="none" w:sz="0" w:space="0" w:color="auto"/>
            <w:bottom w:val="none" w:sz="0" w:space="0" w:color="auto"/>
            <w:right w:val="none" w:sz="0" w:space="0" w:color="auto"/>
          </w:divBdr>
        </w:div>
        <w:div w:id="216432603">
          <w:marLeft w:val="640"/>
          <w:marRight w:val="0"/>
          <w:marTop w:val="0"/>
          <w:marBottom w:val="0"/>
          <w:divBdr>
            <w:top w:val="none" w:sz="0" w:space="0" w:color="auto"/>
            <w:left w:val="none" w:sz="0" w:space="0" w:color="auto"/>
            <w:bottom w:val="none" w:sz="0" w:space="0" w:color="auto"/>
            <w:right w:val="none" w:sz="0" w:space="0" w:color="auto"/>
          </w:divBdr>
        </w:div>
        <w:div w:id="222372982">
          <w:marLeft w:val="640"/>
          <w:marRight w:val="0"/>
          <w:marTop w:val="0"/>
          <w:marBottom w:val="0"/>
          <w:divBdr>
            <w:top w:val="none" w:sz="0" w:space="0" w:color="auto"/>
            <w:left w:val="none" w:sz="0" w:space="0" w:color="auto"/>
            <w:bottom w:val="none" w:sz="0" w:space="0" w:color="auto"/>
            <w:right w:val="none" w:sz="0" w:space="0" w:color="auto"/>
          </w:divBdr>
        </w:div>
        <w:div w:id="256527152">
          <w:marLeft w:val="640"/>
          <w:marRight w:val="0"/>
          <w:marTop w:val="0"/>
          <w:marBottom w:val="0"/>
          <w:divBdr>
            <w:top w:val="none" w:sz="0" w:space="0" w:color="auto"/>
            <w:left w:val="none" w:sz="0" w:space="0" w:color="auto"/>
            <w:bottom w:val="none" w:sz="0" w:space="0" w:color="auto"/>
            <w:right w:val="none" w:sz="0" w:space="0" w:color="auto"/>
          </w:divBdr>
        </w:div>
        <w:div w:id="332804595">
          <w:marLeft w:val="640"/>
          <w:marRight w:val="0"/>
          <w:marTop w:val="0"/>
          <w:marBottom w:val="0"/>
          <w:divBdr>
            <w:top w:val="none" w:sz="0" w:space="0" w:color="auto"/>
            <w:left w:val="none" w:sz="0" w:space="0" w:color="auto"/>
            <w:bottom w:val="none" w:sz="0" w:space="0" w:color="auto"/>
            <w:right w:val="none" w:sz="0" w:space="0" w:color="auto"/>
          </w:divBdr>
        </w:div>
        <w:div w:id="363095392">
          <w:marLeft w:val="640"/>
          <w:marRight w:val="0"/>
          <w:marTop w:val="0"/>
          <w:marBottom w:val="0"/>
          <w:divBdr>
            <w:top w:val="none" w:sz="0" w:space="0" w:color="auto"/>
            <w:left w:val="none" w:sz="0" w:space="0" w:color="auto"/>
            <w:bottom w:val="none" w:sz="0" w:space="0" w:color="auto"/>
            <w:right w:val="none" w:sz="0" w:space="0" w:color="auto"/>
          </w:divBdr>
        </w:div>
        <w:div w:id="383143426">
          <w:marLeft w:val="640"/>
          <w:marRight w:val="0"/>
          <w:marTop w:val="0"/>
          <w:marBottom w:val="0"/>
          <w:divBdr>
            <w:top w:val="none" w:sz="0" w:space="0" w:color="auto"/>
            <w:left w:val="none" w:sz="0" w:space="0" w:color="auto"/>
            <w:bottom w:val="none" w:sz="0" w:space="0" w:color="auto"/>
            <w:right w:val="none" w:sz="0" w:space="0" w:color="auto"/>
          </w:divBdr>
        </w:div>
        <w:div w:id="389883068">
          <w:marLeft w:val="640"/>
          <w:marRight w:val="0"/>
          <w:marTop w:val="0"/>
          <w:marBottom w:val="0"/>
          <w:divBdr>
            <w:top w:val="none" w:sz="0" w:space="0" w:color="auto"/>
            <w:left w:val="none" w:sz="0" w:space="0" w:color="auto"/>
            <w:bottom w:val="none" w:sz="0" w:space="0" w:color="auto"/>
            <w:right w:val="none" w:sz="0" w:space="0" w:color="auto"/>
          </w:divBdr>
        </w:div>
        <w:div w:id="446513316">
          <w:marLeft w:val="640"/>
          <w:marRight w:val="0"/>
          <w:marTop w:val="0"/>
          <w:marBottom w:val="0"/>
          <w:divBdr>
            <w:top w:val="none" w:sz="0" w:space="0" w:color="auto"/>
            <w:left w:val="none" w:sz="0" w:space="0" w:color="auto"/>
            <w:bottom w:val="none" w:sz="0" w:space="0" w:color="auto"/>
            <w:right w:val="none" w:sz="0" w:space="0" w:color="auto"/>
          </w:divBdr>
        </w:div>
        <w:div w:id="452092120">
          <w:marLeft w:val="640"/>
          <w:marRight w:val="0"/>
          <w:marTop w:val="0"/>
          <w:marBottom w:val="0"/>
          <w:divBdr>
            <w:top w:val="none" w:sz="0" w:space="0" w:color="auto"/>
            <w:left w:val="none" w:sz="0" w:space="0" w:color="auto"/>
            <w:bottom w:val="none" w:sz="0" w:space="0" w:color="auto"/>
            <w:right w:val="none" w:sz="0" w:space="0" w:color="auto"/>
          </w:divBdr>
        </w:div>
        <w:div w:id="490371747">
          <w:marLeft w:val="640"/>
          <w:marRight w:val="0"/>
          <w:marTop w:val="0"/>
          <w:marBottom w:val="0"/>
          <w:divBdr>
            <w:top w:val="none" w:sz="0" w:space="0" w:color="auto"/>
            <w:left w:val="none" w:sz="0" w:space="0" w:color="auto"/>
            <w:bottom w:val="none" w:sz="0" w:space="0" w:color="auto"/>
            <w:right w:val="none" w:sz="0" w:space="0" w:color="auto"/>
          </w:divBdr>
        </w:div>
        <w:div w:id="536235866">
          <w:marLeft w:val="640"/>
          <w:marRight w:val="0"/>
          <w:marTop w:val="0"/>
          <w:marBottom w:val="0"/>
          <w:divBdr>
            <w:top w:val="none" w:sz="0" w:space="0" w:color="auto"/>
            <w:left w:val="none" w:sz="0" w:space="0" w:color="auto"/>
            <w:bottom w:val="none" w:sz="0" w:space="0" w:color="auto"/>
            <w:right w:val="none" w:sz="0" w:space="0" w:color="auto"/>
          </w:divBdr>
        </w:div>
        <w:div w:id="575238973">
          <w:marLeft w:val="640"/>
          <w:marRight w:val="0"/>
          <w:marTop w:val="0"/>
          <w:marBottom w:val="0"/>
          <w:divBdr>
            <w:top w:val="none" w:sz="0" w:space="0" w:color="auto"/>
            <w:left w:val="none" w:sz="0" w:space="0" w:color="auto"/>
            <w:bottom w:val="none" w:sz="0" w:space="0" w:color="auto"/>
            <w:right w:val="none" w:sz="0" w:space="0" w:color="auto"/>
          </w:divBdr>
        </w:div>
        <w:div w:id="580868028">
          <w:marLeft w:val="640"/>
          <w:marRight w:val="0"/>
          <w:marTop w:val="0"/>
          <w:marBottom w:val="0"/>
          <w:divBdr>
            <w:top w:val="none" w:sz="0" w:space="0" w:color="auto"/>
            <w:left w:val="none" w:sz="0" w:space="0" w:color="auto"/>
            <w:bottom w:val="none" w:sz="0" w:space="0" w:color="auto"/>
            <w:right w:val="none" w:sz="0" w:space="0" w:color="auto"/>
          </w:divBdr>
        </w:div>
        <w:div w:id="584609077">
          <w:marLeft w:val="640"/>
          <w:marRight w:val="0"/>
          <w:marTop w:val="0"/>
          <w:marBottom w:val="0"/>
          <w:divBdr>
            <w:top w:val="none" w:sz="0" w:space="0" w:color="auto"/>
            <w:left w:val="none" w:sz="0" w:space="0" w:color="auto"/>
            <w:bottom w:val="none" w:sz="0" w:space="0" w:color="auto"/>
            <w:right w:val="none" w:sz="0" w:space="0" w:color="auto"/>
          </w:divBdr>
        </w:div>
        <w:div w:id="605038466">
          <w:marLeft w:val="640"/>
          <w:marRight w:val="0"/>
          <w:marTop w:val="0"/>
          <w:marBottom w:val="0"/>
          <w:divBdr>
            <w:top w:val="none" w:sz="0" w:space="0" w:color="auto"/>
            <w:left w:val="none" w:sz="0" w:space="0" w:color="auto"/>
            <w:bottom w:val="none" w:sz="0" w:space="0" w:color="auto"/>
            <w:right w:val="none" w:sz="0" w:space="0" w:color="auto"/>
          </w:divBdr>
        </w:div>
        <w:div w:id="653490530">
          <w:marLeft w:val="640"/>
          <w:marRight w:val="0"/>
          <w:marTop w:val="0"/>
          <w:marBottom w:val="0"/>
          <w:divBdr>
            <w:top w:val="none" w:sz="0" w:space="0" w:color="auto"/>
            <w:left w:val="none" w:sz="0" w:space="0" w:color="auto"/>
            <w:bottom w:val="none" w:sz="0" w:space="0" w:color="auto"/>
            <w:right w:val="none" w:sz="0" w:space="0" w:color="auto"/>
          </w:divBdr>
        </w:div>
        <w:div w:id="721370558">
          <w:marLeft w:val="640"/>
          <w:marRight w:val="0"/>
          <w:marTop w:val="0"/>
          <w:marBottom w:val="0"/>
          <w:divBdr>
            <w:top w:val="none" w:sz="0" w:space="0" w:color="auto"/>
            <w:left w:val="none" w:sz="0" w:space="0" w:color="auto"/>
            <w:bottom w:val="none" w:sz="0" w:space="0" w:color="auto"/>
            <w:right w:val="none" w:sz="0" w:space="0" w:color="auto"/>
          </w:divBdr>
        </w:div>
        <w:div w:id="728727221">
          <w:marLeft w:val="640"/>
          <w:marRight w:val="0"/>
          <w:marTop w:val="0"/>
          <w:marBottom w:val="0"/>
          <w:divBdr>
            <w:top w:val="none" w:sz="0" w:space="0" w:color="auto"/>
            <w:left w:val="none" w:sz="0" w:space="0" w:color="auto"/>
            <w:bottom w:val="none" w:sz="0" w:space="0" w:color="auto"/>
            <w:right w:val="none" w:sz="0" w:space="0" w:color="auto"/>
          </w:divBdr>
        </w:div>
        <w:div w:id="734284896">
          <w:marLeft w:val="640"/>
          <w:marRight w:val="0"/>
          <w:marTop w:val="0"/>
          <w:marBottom w:val="0"/>
          <w:divBdr>
            <w:top w:val="none" w:sz="0" w:space="0" w:color="auto"/>
            <w:left w:val="none" w:sz="0" w:space="0" w:color="auto"/>
            <w:bottom w:val="none" w:sz="0" w:space="0" w:color="auto"/>
            <w:right w:val="none" w:sz="0" w:space="0" w:color="auto"/>
          </w:divBdr>
        </w:div>
        <w:div w:id="820971398">
          <w:marLeft w:val="640"/>
          <w:marRight w:val="0"/>
          <w:marTop w:val="0"/>
          <w:marBottom w:val="0"/>
          <w:divBdr>
            <w:top w:val="none" w:sz="0" w:space="0" w:color="auto"/>
            <w:left w:val="none" w:sz="0" w:space="0" w:color="auto"/>
            <w:bottom w:val="none" w:sz="0" w:space="0" w:color="auto"/>
            <w:right w:val="none" w:sz="0" w:space="0" w:color="auto"/>
          </w:divBdr>
        </w:div>
        <w:div w:id="891501584">
          <w:marLeft w:val="640"/>
          <w:marRight w:val="0"/>
          <w:marTop w:val="0"/>
          <w:marBottom w:val="0"/>
          <w:divBdr>
            <w:top w:val="none" w:sz="0" w:space="0" w:color="auto"/>
            <w:left w:val="none" w:sz="0" w:space="0" w:color="auto"/>
            <w:bottom w:val="none" w:sz="0" w:space="0" w:color="auto"/>
            <w:right w:val="none" w:sz="0" w:space="0" w:color="auto"/>
          </w:divBdr>
        </w:div>
        <w:div w:id="967735397">
          <w:marLeft w:val="640"/>
          <w:marRight w:val="0"/>
          <w:marTop w:val="0"/>
          <w:marBottom w:val="0"/>
          <w:divBdr>
            <w:top w:val="none" w:sz="0" w:space="0" w:color="auto"/>
            <w:left w:val="none" w:sz="0" w:space="0" w:color="auto"/>
            <w:bottom w:val="none" w:sz="0" w:space="0" w:color="auto"/>
            <w:right w:val="none" w:sz="0" w:space="0" w:color="auto"/>
          </w:divBdr>
        </w:div>
        <w:div w:id="1042051242">
          <w:marLeft w:val="640"/>
          <w:marRight w:val="0"/>
          <w:marTop w:val="0"/>
          <w:marBottom w:val="0"/>
          <w:divBdr>
            <w:top w:val="none" w:sz="0" w:space="0" w:color="auto"/>
            <w:left w:val="none" w:sz="0" w:space="0" w:color="auto"/>
            <w:bottom w:val="none" w:sz="0" w:space="0" w:color="auto"/>
            <w:right w:val="none" w:sz="0" w:space="0" w:color="auto"/>
          </w:divBdr>
        </w:div>
        <w:div w:id="1078945217">
          <w:marLeft w:val="640"/>
          <w:marRight w:val="0"/>
          <w:marTop w:val="0"/>
          <w:marBottom w:val="0"/>
          <w:divBdr>
            <w:top w:val="none" w:sz="0" w:space="0" w:color="auto"/>
            <w:left w:val="none" w:sz="0" w:space="0" w:color="auto"/>
            <w:bottom w:val="none" w:sz="0" w:space="0" w:color="auto"/>
            <w:right w:val="none" w:sz="0" w:space="0" w:color="auto"/>
          </w:divBdr>
        </w:div>
        <w:div w:id="1138109894">
          <w:marLeft w:val="640"/>
          <w:marRight w:val="0"/>
          <w:marTop w:val="0"/>
          <w:marBottom w:val="0"/>
          <w:divBdr>
            <w:top w:val="none" w:sz="0" w:space="0" w:color="auto"/>
            <w:left w:val="none" w:sz="0" w:space="0" w:color="auto"/>
            <w:bottom w:val="none" w:sz="0" w:space="0" w:color="auto"/>
            <w:right w:val="none" w:sz="0" w:space="0" w:color="auto"/>
          </w:divBdr>
        </w:div>
        <w:div w:id="1148136270">
          <w:marLeft w:val="640"/>
          <w:marRight w:val="0"/>
          <w:marTop w:val="0"/>
          <w:marBottom w:val="0"/>
          <w:divBdr>
            <w:top w:val="none" w:sz="0" w:space="0" w:color="auto"/>
            <w:left w:val="none" w:sz="0" w:space="0" w:color="auto"/>
            <w:bottom w:val="none" w:sz="0" w:space="0" w:color="auto"/>
            <w:right w:val="none" w:sz="0" w:space="0" w:color="auto"/>
          </w:divBdr>
        </w:div>
        <w:div w:id="1189373200">
          <w:marLeft w:val="640"/>
          <w:marRight w:val="0"/>
          <w:marTop w:val="0"/>
          <w:marBottom w:val="0"/>
          <w:divBdr>
            <w:top w:val="none" w:sz="0" w:space="0" w:color="auto"/>
            <w:left w:val="none" w:sz="0" w:space="0" w:color="auto"/>
            <w:bottom w:val="none" w:sz="0" w:space="0" w:color="auto"/>
            <w:right w:val="none" w:sz="0" w:space="0" w:color="auto"/>
          </w:divBdr>
        </w:div>
        <w:div w:id="1193153112">
          <w:marLeft w:val="640"/>
          <w:marRight w:val="0"/>
          <w:marTop w:val="0"/>
          <w:marBottom w:val="0"/>
          <w:divBdr>
            <w:top w:val="none" w:sz="0" w:space="0" w:color="auto"/>
            <w:left w:val="none" w:sz="0" w:space="0" w:color="auto"/>
            <w:bottom w:val="none" w:sz="0" w:space="0" w:color="auto"/>
            <w:right w:val="none" w:sz="0" w:space="0" w:color="auto"/>
          </w:divBdr>
        </w:div>
        <w:div w:id="1228686390">
          <w:marLeft w:val="640"/>
          <w:marRight w:val="0"/>
          <w:marTop w:val="0"/>
          <w:marBottom w:val="0"/>
          <w:divBdr>
            <w:top w:val="none" w:sz="0" w:space="0" w:color="auto"/>
            <w:left w:val="none" w:sz="0" w:space="0" w:color="auto"/>
            <w:bottom w:val="none" w:sz="0" w:space="0" w:color="auto"/>
            <w:right w:val="none" w:sz="0" w:space="0" w:color="auto"/>
          </w:divBdr>
        </w:div>
        <w:div w:id="1231890354">
          <w:marLeft w:val="640"/>
          <w:marRight w:val="0"/>
          <w:marTop w:val="0"/>
          <w:marBottom w:val="0"/>
          <w:divBdr>
            <w:top w:val="none" w:sz="0" w:space="0" w:color="auto"/>
            <w:left w:val="none" w:sz="0" w:space="0" w:color="auto"/>
            <w:bottom w:val="none" w:sz="0" w:space="0" w:color="auto"/>
            <w:right w:val="none" w:sz="0" w:space="0" w:color="auto"/>
          </w:divBdr>
        </w:div>
        <w:div w:id="1240169832">
          <w:marLeft w:val="640"/>
          <w:marRight w:val="0"/>
          <w:marTop w:val="0"/>
          <w:marBottom w:val="0"/>
          <w:divBdr>
            <w:top w:val="none" w:sz="0" w:space="0" w:color="auto"/>
            <w:left w:val="none" w:sz="0" w:space="0" w:color="auto"/>
            <w:bottom w:val="none" w:sz="0" w:space="0" w:color="auto"/>
            <w:right w:val="none" w:sz="0" w:space="0" w:color="auto"/>
          </w:divBdr>
        </w:div>
        <w:div w:id="1264072526">
          <w:marLeft w:val="640"/>
          <w:marRight w:val="0"/>
          <w:marTop w:val="0"/>
          <w:marBottom w:val="0"/>
          <w:divBdr>
            <w:top w:val="none" w:sz="0" w:space="0" w:color="auto"/>
            <w:left w:val="none" w:sz="0" w:space="0" w:color="auto"/>
            <w:bottom w:val="none" w:sz="0" w:space="0" w:color="auto"/>
            <w:right w:val="none" w:sz="0" w:space="0" w:color="auto"/>
          </w:divBdr>
        </w:div>
        <w:div w:id="1369142964">
          <w:marLeft w:val="640"/>
          <w:marRight w:val="0"/>
          <w:marTop w:val="0"/>
          <w:marBottom w:val="0"/>
          <w:divBdr>
            <w:top w:val="none" w:sz="0" w:space="0" w:color="auto"/>
            <w:left w:val="none" w:sz="0" w:space="0" w:color="auto"/>
            <w:bottom w:val="none" w:sz="0" w:space="0" w:color="auto"/>
            <w:right w:val="none" w:sz="0" w:space="0" w:color="auto"/>
          </w:divBdr>
        </w:div>
        <w:div w:id="1394155163">
          <w:marLeft w:val="640"/>
          <w:marRight w:val="0"/>
          <w:marTop w:val="0"/>
          <w:marBottom w:val="0"/>
          <w:divBdr>
            <w:top w:val="none" w:sz="0" w:space="0" w:color="auto"/>
            <w:left w:val="none" w:sz="0" w:space="0" w:color="auto"/>
            <w:bottom w:val="none" w:sz="0" w:space="0" w:color="auto"/>
            <w:right w:val="none" w:sz="0" w:space="0" w:color="auto"/>
          </w:divBdr>
        </w:div>
        <w:div w:id="1402100934">
          <w:marLeft w:val="640"/>
          <w:marRight w:val="0"/>
          <w:marTop w:val="0"/>
          <w:marBottom w:val="0"/>
          <w:divBdr>
            <w:top w:val="none" w:sz="0" w:space="0" w:color="auto"/>
            <w:left w:val="none" w:sz="0" w:space="0" w:color="auto"/>
            <w:bottom w:val="none" w:sz="0" w:space="0" w:color="auto"/>
            <w:right w:val="none" w:sz="0" w:space="0" w:color="auto"/>
          </w:divBdr>
        </w:div>
        <w:div w:id="1412969708">
          <w:marLeft w:val="640"/>
          <w:marRight w:val="0"/>
          <w:marTop w:val="0"/>
          <w:marBottom w:val="0"/>
          <w:divBdr>
            <w:top w:val="none" w:sz="0" w:space="0" w:color="auto"/>
            <w:left w:val="none" w:sz="0" w:space="0" w:color="auto"/>
            <w:bottom w:val="none" w:sz="0" w:space="0" w:color="auto"/>
            <w:right w:val="none" w:sz="0" w:space="0" w:color="auto"/>
          </w:divBdr>
        </w:div>
        <w:div w:id="1445731057">
          <w:marLeft w:val="640"/>
          <w:marRight w:val="0"/>
          <w:marTop w:val="0"/>
          <w:marBottom w:val="0"/>
          <w:divBdr>
            <w:top w:val="none" w:sz="0" w:space="0" w:color="auto"/>
            <w:left w:val="none" w:sz="0" w:space="0" w:color="auto"/>
            <w:bottom w:val="none" w:sz="0" w:space="0" w:color="auto"/>
            <w:right w:val="none" w:sz="0" w:space="0" w:color="auto"/>
          </w:divBdr>
        </w:div>
        <w:div w:id="1465661315">
          <w:marLeft w:val="640"/>
          <w:marRight w:val="0"/>
          <w:marTop w:val="0"/>
          <w:marBottom w:val="0"/>
          <w:divBdr>
            <w:top w:val="none" w:sz="0" w:space="0" w:color="auto"/>
            <w:left w:val="none" w:sz="0" w:space="0" w:color="auto"/>
            <w:bottom w:val="none" w:sz="0" w:space="0" w:color="auto"/>
            <w:right w:val="none" w:sz="0" w:space="0" w:color="auto"/>
          </w:divBdr>
        </w:div>
        <w:div w:id="1488590125">
          <w:marLeft w:val="640"/>
          <w:marRight w:val="0"/>
          <w:marTop w:val="0"/>
          <w:marBottom w:val="0"/>
          <w:divBdr>
            <w:top w:val="none" w:sz="0" w:space="0" w:color="auto"/>
            <w:left w:val="none" w:sz="0" w:space="0" w:color="auto"/>
            <w:bottom w:val="none" w:sz="0" w:space="0" w:color="auto"/>
            <w:right w:val="none" w:sz="0" w:space="0" w:color="auto"/>
          </w:divBdr>
        </w:div>
        <w:div w:id="1495955241">
          <w:marLeft w:val="640"/>
          <w:marRight w:val="0"/>
          <w:marTop w:val="0"/>
          <w:marBottom w:val="0"/>
          <w:divBdr>
            <w:top w:val="none" w:sz="0" w:space="0" w:color="auto"/>
            <w:left w:val="none" w:sz="0" w:space="0" w:color="auto"/>
            <w:bottom w:val="none" w:sz="0" w:space="0" w:color="auto"/>
            <w:right w:val="none" w:sz="0" w:space="0" w:color="auto"/>
          </w:divBdr>
        </w:div>
        <w:div w:id="1518040866">
          <w:marLeft w:val="640"/>
          <w:marRight w:val="0"/>
          <w:marTop w:val="0"/>
          <w:marBottom w:val="0"/>
          <w:divBdr>
            <w:top w:val="none" w:sz="0" w:space="0" w:color="auto"/>
            <w:left w:val="none" w:sz="0" w:space="0" w:color="auto"/>
            <w:bottom w:val="none" w:sz="0" w:space="0" w:color="auto"/>
            <w:right w:val="none" w:sz="0" w:space="0" w:color="auto"/>
          </w:divBdr>
        </w:div>
        <w:div w:id="1538661049">
          <w:marLeft w:val="640"/>
          <w:marRight w:val="0"/>
          <w:marTop w:val="0"/>
          <w:marBottom w:val="0"/>
          <w:divBdr>
            <w:top w:val="none" w:sz="0" w:space="0" w:color="auto"/>
            <w:left w:val="none" w:sz="0" w:space="0" w:color="auto"/>
            <w:bottom w:val="none" w:sz="0" w:space="0" w:color="auto"/>
            <w:right w:val="none" w:sz="0" w:space="0" w:color="auto"/>
          </w:divBdr>
        </w:div>
        <w:div w:id="1724403886">
          <w:marLeft w:val="640"/>
          <w:marRight w:val="0"/>
          <w:marTop w:val="0"/>
          <w:marBottom w:val="0"/>
          <w:divBdr>
            <w:top w:val="none" w:sz="0" w:space="0" w:color="auto"/>
            <w:left w:val="none" w:sz="0" w:space="0" w:color="auto"/>
            <w:bottom w:val="none" w:sz="0" w:space="0" w:color="auto"/>
            <w:right w:val="none" w:sz="0" w:space="0" w:color="auto"/>
          </w:divBdr>
        </w:div>
        <w:div w:id="1757675644">
          <w:marLeft w:val="640"/>
          <w:marRight w:val="0"/>
          <w:marTop w:val="0"/>
          <w:marBottom w:val="0"/>
          <w:divBdr>
            <w:top w:val="none" w:sz="0" w:space="0" w:color="auto"/>
            <w:left w:val="none" w:sz="0" w:space="0" w:color="auto"/>
            <w:bottom w:val="none" w:sz="0" w:space="0" w:color="auto"/>
            <w:right w:val="none" w:sz="0" w:space="0" w:color="auto"/>
          </w:divBdr>
        </w:div>
        <w:div w:id="1771969999">
          <w:marLeft w:val="640"/>
          <w:marRight w:val="0"/>
          <w:marTop w:val="0"/>
          <w:marBottom w:val="0"/>
          <w:divBdr>
            <w:top w:val="none" w:sz="0" w:space="0" w:color="auto"/>
            <w:left w:val="none" w:sz="0" w:space="0" w:color="auto"/>
            <w:bottom w:val="none" w:sz="0" w:space="0" w:color="auto"/>
            <w:right w:val="none" w:sz="0" w:space="0" w:color="auto"/>
          </w:divBdr>
        </w:div>
        <w:div w:id="1794666566">
          <w:marLeft w:val="640"/>
          <w:marRight w:val="0"/>
          <w:marTop w:val="0"/>
          <w:marBottom w:val="0"/>
          <w:divBdr>
            <w:top w:val="none" w:sz="0" w:space="0" w:color="auto"/>
            <w:left w:val="none" w:sz="0" w:space="0" w:color="auto"/>
            <w:bottom w:val="none" w:sz="0" w:space="0" w:color="auto"/>
            <w:right w:val="none" w:sz="0" w:space="0" w:color="auto"/>
          </w:divBdr>
        </w:div>
        <w:div w:id="1826631100">
          <w:marLeft w:val="640"/>
          <w:marRight w:val="0"/>
          <w:marTop w:val="0"/>
          <w:marBottom w:val="0"/>
          <w:divBdr>
            <w:top w:val="none" w:sz="0" w:space="0" w:color="auto"/>
            <w:left w:val="none" w:sz="0" w:space="0" w:color="auto"/>
            <w:bottom w:val="none" w:sz="0" w:space="0" w:color="auto"/>
            <w:right w:val="none" w:sz="0" w:space="0" w:color="auto"/>
          </w:divBdr>
        </w:div>
        <w:div w:id="2036732779">
          <w:marLeft w:val="640"/>
          <w:marRight w:val="0"/>
          <w:marTop w:val="0"/>
          <w:marBottom w:val="0"/>
          <w:divBdr>
            <w:top w:val="none" w:sz="0" w:space="0" w:color="auto"/>
            <w:left w:val="none" w:sz="0" w:space="0" w:color="auto"/>
            <w:bottom w:val="none" w:sz="0" w:space="0" w:color="auto"/>
            <w:right w:val="none" w:sz="0" w:space="0" w:color="auto"/>
          </w:divBdr>
        </w:div>
        <w:div w:id="2048524636">
          <w:marLeft w:val="640"/>
          <w:marRight w:val="0"/>
          <w:marTop w:val="0"/>
          <w:marBottom w:val="0"/>
          <w:divBdr>
            <w:top w:val="none" w:sz="0" w:space="0" w:color="auto"/>
            <w:left w:val="none" w:sz="0" w:space="0" w:color="auto"/>
            <w:bottom w:val="none" w:sz="0" w:space="0" w:color="auto"/>
            <w:right w:val="none" w:sz="0" w:space="0" w:color="auto"/>
          </w:divBdr>
        </w:div>
      </w:divsChild>
    </w:div>
    <w:div w:id="793133545">
      <w:bodyDiv w:val="1"/>
      <w:marLeft w:val="0"/>
      <w:marRight w:val="0"/>
      <w:marTop w:val="0"/>
      <w:marBottom w:val="0"/>
      <w:divBdr>
        <w:top w:val="none" w:sz="0" w:space="0" w:color="auto"/>
        <w:left w:val="none" w:sz="0" w:space="0" w:color="auto"/>
        <w:bottom w:val="none" w:sz="0" w:space="0" w:color="auto"/>
        <w:right w:val="none" w:sz="0" w:space="0" w:color="auto"/>
      </w:divBdr>
      <w:divsChild>
        <w:div w:id="351155705">
          <w:marLeft w:val="0"/>
          <w:marRight w:val="0"/>
          <w:marTop w:val="0"/>
          <w:marBottom w:val="0"/>
          <w:divBdr>
            <w:top w:val="none" w:sz="0" w:space="0" w:color="auto"/>
            <w:left w:val="none" w:sz="0" w:space="0" w:color="auto"/>
            <w:bottom w:val="none" w:sz="0" w:space="0" w:color="auto"/>
            <w:right w:val="none" w:sz="0" w:space="0" w:color="auto"/>
          </w:divBdr>
          <w:divsChild>
            <w:div w:id="1030689710">
              <w:marLeft w:val="0"/>
              <w:marRight w:val="0"/>
              <w:marTop w:val="0"/>
              <w:marBottom w:val="0"/>
              <w:divBdr>
                <w:top w:val="none" w:sz="0" w:space="0" w:color="auto"/>
                <w:left w:val="none" w:sz="0" w:space="0" w:color="auto"/>
                <w:bottom w:val="none" w:sz="0" w:space="0" w:color="auto"/>
                <w:right w:val="none" w:sz="0" w:space="0" w:color="auto"/>
              </w:divBdr>
              <w:divsChild>
                <w:div w:id="199217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239966">
      <w:bodyDiv w:val="1"/>
      <w:marLeft w:val="0"/>
      <w:marRight w:val="0"/>
      <w:marTop w:val="0"/>
      <w:marBottom w:val="0"/>
      <w:divBdr>
        <w:top w:val="none" w:sz="0" w:space="0" w:color="auto"/>
        <w:left w:val="none" w:sz="0" w:space="0" w:color="auto"/>
        <w:bottom w:val="none" w:sz="0" w:space="0" w:color="auto"/>
        <w:right w:val="none" w:sz="0" w:space="0" w:color="auto"/>
      </w:divBdr>
      <w:divsChild>
        <w:div w:id="1913391006">
          <w:marLeft w:val="0"/>
          <w:marRight w:val="0"/>
          <w:marTop w:val="0"/>
          <w:marBottom w:val="0"/>
          <w:divBdr>
            <w:top w:val="none" w:sz="0" w:space="0" w:color="auto"/>
            <w:left w:val="none" w:sz="0" w:space="0" w:color="auto"/>
            <w:bottom w:val="none" w:sz="0" w:space="0" w:color="auto"/>
            <w:right w:val="none" w:sz="0" w:space="0" w:color="auto"/>
          </w:divBdr>
          <w:divsChild>
            <w:div w:id="230701510">
              <w:marLeft w:val="0"/>
              <w:marRight w:val="0"/>
              <w:marTop w:val="0"/>
              <w:marBottom w:val="0"/>
              <w:divBdr>
                <w:top w:val="none" w:sz="0" w:space="0" w:color="auto"/>
                <w:left w:val="none" w:sz="0" w:space="0" w:color="auto"/>
                <w:bottom w:val="none" w:sz="0" w:space="0" w:color="auto"/>
                <w:right w:val="none" w:sz="0" w:space="0" w:color="auto"/>
              </w:divBdr>
              <w:divsChild>
                <w:div w:id="210167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238640">
      <w:bodyDiv w:val="1"/>
      <w:marLeft w:val="0"/>
      <w:marRight w:val="0"/>
      <w:marTop w:val="0"/>
      <w:marBottom w:val="0"/>
      <w:divBdr>
        <w:top w:val="none" w:sz="0" w:space="0" w:color="auto"/>
        <w:left w:val="none" w:sz="0" w:space="0" w:color="auto"/>
        <w:bottom w:val="none" w:sz="0" w:space="0" w:color="auto"/>
        <w:right w:val="none" w:sz="0" w:space="0" w:color="auto"/>
      </w:divBdr>
      <w:divsChild>
        <w:div w:id="1007713370">
          <w:marLeft w:val="0"/>
          <w:marRight w:val="0"/>
          <w:marTop w:val="0"/>
          <w:marBottom w:val="0"/>
          <w:divBdr>
            <w:top w:val="none" w:sz="0" w:space="0" w:color="auto"/>
            <w:left w:val="none" w:sz="0" w:space="0" w:color="auto"/>
            <w:bottom w:val="none" w:sz="0" w:space="0" w:color="auto"/>
            <w:right w:val="none" w:sz="0" w:space="0" w:color="auto"/>
          </w:divBdr>
          <w:divsChild>
            <w:div w:id="1576011921">
              <w:marLeft w:val="0"/>
              <w:marRight w:val="0"/>
              <w:marTop w:val="0"/>
              <w:marBottom w:val="0"/>
              <w:divBdr>
                <w:top w:val="none" w:sz="0" w:space="0" w:color="auto"/>
                <w:left w:val="none" w:sz="0" w:space="0" w:color="auto"/>
                <w:bottom w:val="none" w:sz="0" w:space="0" w:color="auto"/>
                <w:right w:val="none" w:sz="0" w:space="0" w:color="auto"/>
              </w:divBdr>
              <w:divsChild>
                <w:div w:id="100508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737113">
      <w:bodyDiv w:val="1"/>
      <w:marLeft w:val="0"/>
      <w:marRight w:val="0"/>
      <w:marTop w:val="0"/>
      <w:marBottom w:val="0"/>
      <w:divBdr>
        <w:top w:val="none" w:sz="0" w:space="0" w:color="auto"/>
        <w:left w:val="none" w:sz="0" w:space="0" w:color="auto"/>
        <w:bottom w:val="none" w:sz="0" w:space="0" w:color="auto"/>
        <w:right w:val="none" w:sz="0" w:space="0" w:color="auto"/>
      </w:divBdr>
    </w:div>
    <w:div w:id="941449030">
      <w:bodyDiv w:val="1"/>
      <w:marLeft w:val="0"/>
      <w:marRight w:val="0"/>
      <w:marTop w:val="0"/>
      <w:marBottom w:val="0"/>
      <w:divBdr>
        <w:top w:val="none" w:sz="0" w:space="0" w:color="auto"/>
        <w:left w:val="none" w:sz="0" w:space="0" w:color="auto"/>
        <w:bottom w:val="none" w:sz="0" w:space="0" w:color="auto"/>
        <w:right w:val="none" w:sz="0" w:space="0" w:color="auto"/>
      </w:divBdr>
    </w:div>
    <w:div w:id="951983134">
      <w:bodyDiv w:val="1"/>
      <w:marLeft w:val="0"/>
      <w:marRight w:val="0"/>
      <w:marTop w:val="0"/>
      <w:marBottom w:val="0"/>
      <w:divBdr>
        <w:top w:val="none" w:sz="0" w:space="0" w:color="auto"/>
        <w:left w:val="none" w:sz="0" w:space="0" w:color="auto"/>
        <w:bottom w:val="none" w:sz="0" w:space="0" w:color="auto"/>
        <w:right w:val="none" w:sz="0" w:space="0" w:color="auto"/>
      </w:divBdr>
    </w:div>
    <w:div w:id="962536592">
      <w:bodyDiv w:val="1"/>
      <w:marLeft w:val="0"/>
      <w:marRight w:val="0"/>
      <w:marTop w:val="0"/>
      <w:marBottom w:val="0"/>
      <w:divBdr>
        <w:top w:val="none" w:sz="0" w:space="0" w:color="auto"/>
        <w:left w:val="none" w:sz="0" w:space="0" w:color="auto"/>
        <w:bottom w:val="none" w:sz="0" w:space="0" w:color="auto"/>
        <w:right w:val="none" w:sz="0" w:space="0" w:color="auto"/>
      </w:divBdr>
      <w:divsChild>
        <w:div w:id="1925455859">
          <w:marLeft w:val="0"/>
          <w:marRight w:val="0"/>
          <w:marTop w:val="0"/>
          <w:marBottom w:val="0"/>
          <w:divBdr>
            <w:top w:val="none" w:sz="0" w:space="0" w:color="auto"/>
            <w:left w:val="none" w:sz="0" w:space="0" w:color="auto"/>
            <w:bottom w:val="none" w:sz="0" w:space="0" w:color="auto"/>
            <w:right w:val="none" w:sz="0" w:space="0" w:color="auto"/>
          </w:divBdr>
          <w:divsChild>
            <w:div w:id="1246263971">
              <w:marLeft w:val="0"/>
              <w:marRight w:val="0"/>
              <w:marTop w:val="0"/>
              <w:marBottom w:val="0"/>
              <w:divBdr>
                <w:top w:val="none" w:sz="0" w:space="0" w:color="auto"/>
                <w:left w:val="none" w:sz="0" w:space="0" w:color="auto"/>
                <w:bottom w:val="none" w:sz="0" w:space="0" w:color="auto"/>
                <w:right w:val="none" w:sz="0" w:space="0" w:color="auto"/>
              </w:divBdr>
              <w:divsChild>
                <w:div w:id="94812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005614">
      <w:bodyDiv w:val="1"/>
      <w:marLeft w:val="0"/>
      <w:marRight w:val="0"/>
      <w:marTop w:val="0"/>
      <w:marBottom w:val="0"/>
      <w:divBdr>
        <w:top w:val="none" w:sz="0" w:space="0" w:color="auto"/>
        <w:left w:val="none" w:sz="0" w:space="0" w:color="auto"/>
        <w:bottom w:val="none" w:sz="0" w:space="0" w:color="auto"/>
        <w:right w:val="none" w:sz="0" w:space="0" w:color="auto"/>
      </w:divBdr>
      <w:divsChild>
        <w:div w:id="2035418527">
          <w:marLeft w:val="0"/>
          <w:marRight w:val="0"/>
          <w:marTop w:val="0"/>
          <w:marBottom w:val="0"/>
          <w:divBdr>
            <w:top w:val="none" w:sz="0" w:space="0" w:color="auto"/>
            <w:left w:val="none" w:sz="0" w:space="0" w:color="auto"/>
            <w:bottom w:val="none" w:sz="0" w:space="0" w:color="auto"/>
            <w:right w:val="none" w:sz="0" w:space="0" w:color="auto"/>
          </w:divBdr>
          <w:divsChild>
            <w:div w:id="703673721">
              <w:marLeft w:val="0"/>
              <w:marRight w:val="0"/>
              <w:marTop w:val="0"/>
              <w:marBottom w:val="0"/>
              <w:divBdr>
                <w:top w:val="none" w:sz="0" w:space="0" w:color="auto"/>
                <w:left w:val="none" w:sz="0" w:space="0" w:color="auto"/>
                <w:bottom w:val="none" w:sz="0" w:space="0" w:color="auto"/>
                <w:right w:val="none" w:sz="0" w:space="0" w:color="auto"/>
              </w:divBdr>
              <w:divsChild>
                <w:div w:id="150104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6684">
      <w:bodyDiv w:val="1"/>
      <w:marLeft w:val="0"/>
      <w:marRight w:val="0"/>
      <w:marTop w:val="0"/>
      <w:marBottom w:val="0"/>
      <w:divBdr>
        <w:top w:val="none" w:sz="0" w:space="0" w:color="auto"/>
        <w:left w:val="none" w:sz="0" w:space="0" w:color="auto"/>
        <w:bottom w:val="none" w:sz="0" w:space="0" w:color="auto"/>
        <w:right w:val="none" w:sz="0" w:space="0" w:color="auto"/>
      </w:divBdr>
    </w:div>
    <w:div w:id="1021128430">
      <w:bodyDiv w:val="1"/>
      <w:marLeft w:val="0"/>
      <w:marRight w:val="0"/>
      <w:marTop w:val="0"/>
      <w:marBottom w:val="0"/>
      <w:divBdr>
        <w:top w:val="none" w:sz="0" w:space="0" w:color="auto"/>
        <w:left w:val="none" w:sz="0" w:space="0" w:color="auto"/>
        <w:bottom w:val="none" w:sz="0" w:space="0" w:color="auto"/>
        <w:right w:val="none" w:sz="0" w:space="0" w:color="auto"/>
      </w:divBdr>
      <w:divsChild>
        <w:div w:id="11759323">
          <w:marLeft w:val="640"/>
          <w:marRight w:val="0"/>
          <w:marTop w:val="0"/>
          <w:marBottom w:val="0"/>
          <w:divBdr>
            <w:top w:val="none" w:sz="0" w:space="0" w:color="auto"/>
            <w:left w:val="none" w:sz="0" w:space="0" w:color="auto"/>
            <w:bottom w:val="none" w:sz="0" w:space="0" w:color="auto"/>
            <w:right w:val="none" w:sz="0" w:space="0" w:color="auto"/>
          </w:divBdr>
        </w:div>
        <w:div w:id="40056799">
          <w:marLeft w:val="640"/>
          <w:marRight w:val="0"/>
          <w:marTop w:val="0"/>
          <w:marBottom w:val="0"/>
          <w:divBdr>
            <w:top w:val="none" w:sz="0" w:space="0" w:color="auto"/>
            <w:left w:val="none" w:sz="0" w:space="0" w:color="auto"/>
            <w:bottom w:val="none" w:sz="0" w:space="0" w:color="auto"/>
            <w:right w:val="none" w:sz="0" w:space="0" w:color="auto"/>
          </w:divBdr>
        </w:div>
        <w:div w:id="91559549">
          <w:marLeft w:val="640"/>
          <w:marRight w:val="0"/>
          <w:marTop w:val="0"/>
          <w:marBottom w:val="0"/>
          <w:divBdr>
            <w:top w:val="none" w:sz="0" w:space="0" w:color="auto"/>
            <w:left w:val="none" w:sz="0" w:space="0" w:color="auto"/>
            <w:bottom w:val="none" w:sz="0" w:space="0" w:color="auto"/>
            <w:right w:val="none" w:sz="0" w:space="0" w:color="auto"/>
          </w:divBdr>
        </w:div>
        <w:div w:id="109711290">
          <w:marLeft w:val="640"/>
          <w:marRight w:val="0"/>
          <w:marTop w:val="0"/>
          <w:marBottom w:val="0"/>
          <w:divBdr>
            <w:top w:val="none" w:sz="0" w:space="0" w:color="auto"/>
            <w:left w:val="none" w:sz="0" w:space="0" w:color="auto"/>
            <w:bottom w:val="none" w:sz="0" w:space="0" w:color="auto"/>
            <w:right w:val="none" w:sz="0" w:space="0" w:color="auto"/>
          </w:divBdr>
        </w:div>
        <w:div w:id="126975118">
          <w:marLeft w:val="640"/>
          <w:marRight w:val="0"/>
          <w:marTop w:val="0"/>
          <w:marBottom w:val="0"/>
          <w:divBdr>
            <w:top w:val="none" w:sz="0" w:space="0" w:color="auto"/>
            <w:left w:val="none" w:sz="0" w:space="0" w:color="auto"/>
            <w:bottom w:val="none" w:sz="0" w:space="0" w:color="auto"/>
            <w:right w:val="none" w:sz="0" w:space="0" w:color="auto"/>
          </w:divBdr>
        </w:div>
        <w:div w:id="241959971">
          <w:marLeft w:val="640"/>
          <w:marRight w:val="0"/>
          <w:marTop w:val="0"/>
          <w:marBottom w:val="0"/>
          <w:divBdr>
            <w:top w:val="none" w:sz="0" w:space="0" w:color="auto"/>
            <w:left w:val="none" w:sz="0" w:space="0" w:color="auto"/>
            <w:bottom w:val="none" w:sz="0" w:space="0" w:color="auto"/>
            <w:right w:val="none" w:sz="0" w:space="0" w:color="auto"/>
          </w:divBdr>
        </w:div>
        <w:div w:id="246038071">
          <w:marLeft w:val="640"/>
          <w:marRight w:val="0"/>
          <w:marTop w:val="0"/>
          <w:marBottom w:val="0"/>
          <w:divBdr>
            <w:top w:val="none" w:sz="0" w:space="0" w:color="auto"/>
            <w:left w:val="none" w:sz="0" w:space="0" w:color="auto"/>
            <w:bottom w:val="none" w:sz="0" w:space="0" w:color="auto"/>
            <w:right w:val="none" w:sz="0" w:space="0" w:color="auto"/>
          </w:divBdr>
        </w:div>
        <w:div w:id="349139723">
          <w:marLeft w:val="640"/>
          <w:marRight w:val="0"/>
          <w:marTop w:val="0"/>
          <w:marBottom w:val="0"/>
          <w:divBdr>
            <w:top w:val="none" w:sz="0" w:space="0" w:color="auto"/>
            <w:left w:val="none" w:sz="0" w:space="0" w:color="auto"/>
            <w:bottom w:val="none" w:sz="0" w:space="0" w:color="auto"/>
            <w:right w:val="none" w:sz="0" w:space="0" w:color="auto"/>
          </w:divBdr>
        </w:div>
        <w:div w:id="557131927">
          <w:marLeft w:val="640"/>
          <w:marRight w:val="0"/>
          <w:marTop w:val="0"/>
          <w:marBottom w:val="0"/>
          <w:divBdr>
            <w:top w:val="none" w:sz="0" w:space="0" w:color="auto"/>
            <w:left w:val="none" w:sz="0" w:space="0" w:color="auto"/>
            <w:bottom w:val="none" w:sz="0" w:space="0" w:color="auto"/>
            <w:right w:val="none" w:sz="0" w:space="0" w:color="auto"/>
          </w:divBdr>
        </w:div>
        <w:div w:id="592588957">
          <w:marLeft w:val="640"/>
          <w:marRight w:val="0"/>
          <w:marTop w:val="0"/>
          <w:marBottom w:val="0"/>
          <w:divBdr>
            <w:top w:val="none" w:sz="0" w:space="0" w:color="auto"/>
            <w:left w:val="none" w:sz="0" w:space="0" w:color="auto"/>
            <w:bottom w:val="none" w:sz="0" w:space="0" w:color="auto"/>
            <w:right w:val="none" w:sz="0" w:space="0" w:color="auto"/>
          </w:divBdr>
        </w:div>
        <w:div w:id="647789285">
          <w:marLeft w:val="640"/>
          <w:marRight w:val="0"/>
          <w:marTop w:val="0"/>
          <w:marBottom w:val="0"/>
          <w:divBdr>
            <w:top w:val="none" w:sz="0" w:space="0" w:color="auto"/>
            <w:left w:val="none" w:sz="0" w:space="0" w:color="auto"/>
            <w:bottom w:val="none" w:sz="0" w:space="0" w:color="auto"/>
            <w:right w:val="none" w:sz="0" w:space="0" w:color="auto"/>
          </w:divBdr>
        </w:div>
        <w:div w:id="982277399">
          <w:marLeft w:val="640"/>
          <w:marRight w:val="0"/>
          <w:marTop w:val="0"/>
          <w:marBottom w:val="0"/>
          <w:divBdr>
            <w:top w:val="none" w:sz="0" w:space="0" w:color="auto"/>
            <w:left w:val="none" w:sz="0" w:space="0" w:color="auto"/>
            <w:bottom w:val="none" w:sz="0" w:space="0" w:color="auto"/>
            <w:right w:val="none" w:sz="0" w:space="0" w:color="auto"/>
          </w:divBdr>
        </w:div>
        <w:div w:id="984092145">
          <w:marLeft w:val="640"/>
          <w:marRight w:val="0"/>
          <w:marTop w:val="0"/>
          <w:marBottom w:val="0"/>
          <w:divBdr>
            <w:top w:val="none" w:sz="0" w:space="0" w:color="auto"/>
            <w:left w:val="none" w:sz="0" w:space="0" w:color="auto"/>
            <w:bottom w:val="none" w:sz="0" w:space="0" w:color="auto"/>
            <w:right w:val="none" w:sz="0" w:space="0" w:color="auto"/>
          </w:divBdr>
        </w:div>
        <w:div w:id="985429423">
          <w:marLeft w:val="640"/>
          <w:marRight w:val="0"/>
          <w:marTop w:val="0"/>
          <w:marBottom w:val="0"/>
          <w:divBdr>
            <w:top w:val="none" w:sz="0" w:space="0" w:color="auto"/>
            <w:left w:val="none" w:sz="0" w:space="0" w:color="auto"/>
            <w:bottom w:val="none" w:sz="0" w:space="0" w:color="auto"/>
            <w:right w:val="none" w:sz="0" w:space="0" w:color="auto"/>
          </w:divBdr>
        </w:div>
        <w:div w:id="997998787">
          <w:marLeft w:val="640"/>
          <w:marRight w:val="0"/>
          <w:marTop w:val="0"/>
          <w:marBottom w:val="0"/>
          <w:divBdr>
            <w:top w:val="none" w:sz="0" w:space="0" w:color="auto"/>
            <w:left w:val="none" w:sz="0" w:space="0" w:color="auto"/>
            <w:bottom w:val="none" w:sz="0" w:space="0" w:color="auto"/>
            <w:right w:val="none" w:sz="0" w:space="0" w:color="auto"/>
          </w:divBdr>
        </w:div>
        <w:div w:id="998078760">
          <w:marLeft w:val="640"/>
          <w:marRight w:val="0"/>
          <w:marTop w:val="0"/>
          <w:marBottom w:val="0"/>
          <w:divBdr>
            <w:top w:val="none" w:sz="0" w:space="0" w:color="auto"/>
            <w:left w:val="none" w:sz="0" w:space="0" w:color="auto"/>
            <w:bottom w:val="none" w:sz="0" w:space="0" w:color="auto"/>
            <w:right w:val="none" w:sz="0" w:space="0" w:color="auto"/>
          </w:divBdr>
        </w:div>
        <w:div w:id="1012219457">
          <w:marLeft w:val="640"/>
          <w:marRight w:val="0"/>
          <w:marTop w:val="0"/>
          <w:marBottom w:val="0"/>
          <w:divBdr>
            <w:top w:val="none" w:sz="0" w:space="0" w:color="auto"/>
            <w:left w:val="none" w:sz="0" w:space="0" w:color="auto"/>
            <w:bottom w:val="none" w:sz="0" w:space="0" w:color="auto"/>
            <w:right w:val="none" w:sz="0" w:space="0" w:color="auto"/>
          </w:divBdr>
        </w:div>
        <w:div w:id="1015695370">
          <w:marLeft w:val="640"/>
          <w:marRight w:val="0"/>
          <w:marTop w:val="0"/>
          <w:marBottom w:val="0"/>
          <w:divBdr>
            <w:top w:val="none" w:sz="0" w:space="0" w:color="auto"/>
            <w:left w:val="none" w:sz="0" w:space="0" w:color="auto"/>
            <w:bottom w:val="none" w:sz="0" w:space="0" w:color="auto"/>
            <w:right w:val="none" w:sz="0" w:space="0" w:color="auto"/>
          </w:divBdr>
        </w:div>
        <w:div w:id="1052729646">
          <w:marLeft w:val="640"/>
          <w:marRight w:val="0"/>
          <w:marTop w:val="0"/>
          <w:marBottom w:val="0"/>
          <w:divBdr>
            <w:top w:val="none" w:sz="0" w:space="0" w:color="auto"/>
            <w:left w:val="none" w:sz="0" w:space="0" w:color="auto"/>
            <w:bottom w:val="none" w:sz="0" w:space="0" w:color="auto"/>
            <w:right w:val="none" w:sz="0" w:space="0" w:color="auto"/>
          </w:divBdr>
        </w:div>
        <w:div w:id="1089541633">
          <w:marLeft w:val="640"/>
          <w:marRight w:val="0"/>
          <w:marTop w:val="0"/>
          <w:marBottom w:val="0"/>
          <w:divBdr>
            <w:top w:val="none" w:sz="0" w:space="0" w:color="auto"/>
            <w:left w:val="none" w:sz="0" w:space="0" w:color="auto"/>
            <w:bottom w:val="none" w:sz="0" w:space="0" w:color="auto"/>
            <w:right w:val="none" w:sz="0" w:space="0" w:color="auto"/>
          </w:divBdr>
        </w:div>
        <w:div w:id="1104183202">
          <w:marLeft w:val="640"/>
          <w:marRight w:val="0"/>
          <w:marTop w:val="0"/>
          <w:marBottom w:val="0"/>
          <w:divBdr>
            <w:top w:val="none" w:sz="0" w:space="0" w:color="auto"/>
            <w:left w:val="none" w:sz="0" w:space="0" w:color="auto"/>
            <w:bottom w:val="none" w:sz="0" w:space="0" w:color="auto"/>
            <w:right w:val="none" w:sz="0" w:space="0" w:color="auto"/>
          </w:divBdr>
        </w:div>
        <w:div w:id="1148475319">
          <w:marLeft w:val="640"/>
          <w:marRight w:val="0"/>
          <w:marTop w:val="0"/>
          <w:marBottom w:val="0"/>
          <w:divBdr>
            <w:top w:val="none" w:sz="0" w:space="0" w:color="auto"/>
            <w:left w:val="none" w:sz="0" w:space="0" w:color="auto"/>
            <w:bottom w:val="none" w:sz="0" w:space="0" w:color="auto"/>
            <w:right w:val="none" w:sz="0" w:space="0" w:color="auto"/>
          </w:divBdr>
        </w:div>
        <w:div w:id="1223296555">
          <w:marLeft w:val="640"/>
          <w:marRight w:val="0"/>
          <w:marTop w:val="0"/>
          <w:marBottom w:val="0"/>
          <w:divBdr>
            <w:top w:val="none" w:sz="0" w:space="0" w:color="auto"/>
            <w:left w:val="none" w:sz="0" w:space="0" w:color="auto"/>
            <w:bottom w:val="none" w:sz="0" w:space="0" w:color="auto"/>
            <w:right w:val="none" w:sz="0" w:space="0" w:color="auto"/>
          </w:divBdr>
        </w:div>
        <w:div w:id="1241133268">
          <w:marLeft w:val="640"/>
          <w:marRight w:val="0"/>
          <w:marTop w:val="0"/>
          <w:marBottom w:val="0"/>
          <w:divBdr>
            <w:top w:val="none" w:sz="0" w:space="0" w:color="auto"/>
            <w:left w:val="none" w:sz="0" w:space="0" w:color="auto"/>
            <w:bottom w:val="none" w:sz="0" w:space="0" w:color="auto"/>
            <w:right w:val="none" w:sz="0" w:space="0" w:color="auto"/>
          </w:divBdr>
        </w:div>
        <w:div w:id="1280062005">
          <w:marLeft w:val="640"/>
          <w:marRight w:val="0"/>
          <w:marTop w:val="0"/>
          <w:marBottom w:val="0"/>
          <w:divBdr>
            <w:top w:val="none" w:sz="0" w:space="0" w:color="auto"/>
            <w:left w:val="none" w:sz="0" w:space="0" w:color="auto"/>
            <w:bottom w:val="none" w:sz="0" w:space="0" w:color="auto"/>
            <w:right w:val="none" w:sz="0" w:space="0" w:color="auto"/>
          </w:divBdr>
        </w:div>
        <w:div w:id="1435393467">
          <w:marLeft w:val="640"/>
          <w:marRight w:val="0"/>
          <w:marTop w:val="0"/>
          <w:marBottom w:val="0"/>
          <w:divBdr>
            <w:top w:val="none" w:sz="0" w:space="0" w:color="auto"/>
            <w:left w:val="none" w:sz="0" w:space="0" w:color="auto"/>
            <w:bottom w:val="none" w:sz="0" w:space="0" w:color="auto"/>
            <w:right w:val="none" w:sz="0" w:space="0" w:color="auto"/>
          </w:divBdr>
        </w:div>
        <w:div w:id="1494489786">
          <w:marLeft w:val="640"/>
          <w:marRight w:val="0"/>
          <w:marTop w:val="0"/>
          <w:marBottom w:val="0"/>
          <w:divBdr>
            <w:top w:val="none" w:sz="0" w:space="0" w:color="auto"/>
            <w:left w:val="none" w:sz="0" w:space="0" w:color="auto"/>
            <w:bottom w:val="none" w:sz="0" w:space="0" w:color="auto"/>
            <w:right w:val="none" w:sz="0" w:space="0" w:color="auto"/>
          </w:divBdr>
        </w:div>
        <w:div w:id="1511749489">
          <w:marLeft w:val="640"/>
          <w:marRight w:val="0"/>
          <w:marTop w:val="0"/>
          <w:marBottom w:val="0"/>
          <w:divBdr>
            <w:top w:val="none" w:sz="0" w:space="0" w:color="auto"/>
            <w:left w:val="none" w:sz="0" w:space="0" w:color="auto"/>
            <w:bottom w:val="none" w:sz="0" w:space="0" w:color="auto"/>
            <w:right w:val="none" w:sz="0" w:space="0" w:color="auto"/>
          </w:divBdr>
        </w:div>
        <w:div w:id="1554580096">
          <w:marLeft w:val="640"/>
          <w:marRight w:val="0"/>
          <w:marTop w:val="0"/>
          <w:marBottom w:val="0"/>
          <w:divBdr>
            <w:top w:val="none" w:sz="0" w:space="0" w:color="auto"/>
            <w:left w:val="none" w:sz="0" w:space="0" w:color="auto"/>
            <w:bottom w:val="none" w:sz="0" w:space="0" w:color="auto"/>
            <w:right w:val="none" w:sz="0" w:space="0" w:color="auto"/>
          </w:divBdr>
        </w:div>
        <w:div w:id="1686663642">
          <w:marLeft w:val="640"/>
          <w:marRight w:val="0"/>
          <w:marTop w:val="0"/>
          <w:marBottom w:val="0"/>
          <w:divBdr>
            <w:top w:val="none" w:sz="0" w:space="0" w:color="auto"/>
            <w:left w:val="none" w:sz="0" w:space="0" w:color="auto"/>
            <w:bottom w:val="none" w:sz="0" w:space="0" w:color="auto"/>
            <w:right w:val="none" w:sz="0" w:space="0" w:color="auto"/>
          </w:divBdr>
        </w:div>
        <w:div w:id="1696879278">
          <w:marLeft w:val="640"/>
          <w:marRight w:val="0"/>
          <w:marTop w:val="0"/>
          <w:marBottom w:val="0"/>
          <w:divBdr>
            <w:top w:val="none" w:sz="0" w:space="0" w:color="auto"/>
            <w:left w:val="none" w:sz="0" w:space="0" w:color="auto"/>
            <w:bottom w:val="none" w:sz="0" w:space="0" w:color="auto"/>
            <w:right w:val="none" w:sz="0" w:space="0" w:color="auto"/>
          </w:divBdr>
        </w:div>
        <w:div w:id="1789659051">
          <w:marLeft w:val="640"/>
          <w:marRight w:val="0"/>
          <w:marTop w:val="0"/>
          <w:marBottom w:val="0"/>
          <w:divBdr>
            <w:top w:val="none" w:sz="0" w:space="0" w:color="auto"/>
            <w:left w:val="none" w:sz="0" w:space="0" w:color="auto"/>
            <w:bottom w:val="none" w:sz="0" w:space="0" w:color="auto"/>
            <w:right w:val="none" w:sz="0" w:space="0" w:color="auto"/>
          </w:divBdr>
        </w:div>
        <w:div w:id="1816800697">
          <w:marLeft w:val="640"/>
          <w:marRight w:val="0"/>
          <w:marTop w:val="0"/>
          <w:marBottom w:val="0"/>
          <w:divBdr>
            <w:top w:val="none" w:sz="0" w:space="0" w:color="auto"/>
            <w:left w:val="none" w:sz="0" w:space="0" w:color="auto"/>
            <w:bottom w:val="none" w:sz="0" w:space="0" w:color="auto"/>
            <w:right w:val="none" w:sz="0" w:space="0" w:color="auto"/>
          </w:divBdr>
        </w:div>
        <w:div w:id="1901094739">
          <w:marLeft w:val="640"/>
          <w:marRight w:val="0"/>
          <w:marTop w:val="0"/>
          <w:marBottom w:val="0"/>
          <w:divBdr>
            <w:top w:val="none" w:sz="0" w:space="0" w:color="auto"/>
            <w:left w:val="none" w:sz="0" w:space="0" w:color="auto"/>
            <w:bottom w:val="none" w:sz="0" w:space="0" w:color="auto"/>
            <w:right w:val="none" w:sz="0" w:space="0" w:color="auto"/>
          </w:divBdr>
        </w:div>
        <w:div w:id="1920672058">
          <w:marLeft w:val="640"/>
          <w:marRight w:val="0"/>
          <w:marTop w:val="0"/>
          <w:marBottom w:val="0"/>
          <w:divBdr>
            <w:top w:val="none" w:sz="0" w:space="0" w:color="auto"/>
            <w:left w:val="none" w:sz="0" w:space="0" w:color="auto"/>
            <w:bottom w:val="none" w:sz="0" w:space="0" w:color="auto"/>
            <w:right w:val="none" w:sz="0" w:space="0" w:color="auto"/>
          </w:divBdr>
        </w:div>
        <w:div w:id="1956212851">
          <w:marLeft w:val="640"/>
          <w:marRight w:val="0"/>
          <w:marTop w:val="0"/>
          <w:marBottom w:val="0"/>
          <w:divBdr>
            <w:top w:val="none" w:sz="0" w:space="0" w:color="auto"/>
            <w:left w:val="none" w:sz="0" w:space="0" w:color="auto"/>
            <w:bottom w:val="none" w:sz="0" w:space="0" w:color="auto"/>
            <w:right w:val="none" w:sz="0" w:space="0" w:color="auto"/>
          </w:divBdr>
        </w:div>
        <w:div w:id="1957324712">
          <w:marLeft w:val="640"/>
          <w:marRight w:val="0"/>
          <w:marTop w:val="0"/>
          <w:marBottom w:val="0"/>
          <w:divBdr>
            <w:top w:val="none" w:sz="0" w:space="0" w:color="auto"/>
            <w:left w:val="none" w:sz="0" w:space="0" w:color="auto"/>
            <w:bottom w:val="none" w:sz="0" w:space="0" w:color="auto"/>
            <w:right w:val="none" w:sz="0" w:space="0" w:color="auto"/>
          </w:divBdr>
        </w:div>
        <w:div w:id="1957368716">
          <w:marLeft w:val="640"/>
          <w:marRight w:val="0"/>
          <w:marTop w:val="0"/>
          <w:marBottom w:val="0"/>
          <w:divBdr>
            <w:top w:val="none" w:sz="0" w:space="0" w:color="auto"/>
            <w:left w:val="none" w:sz="0" w:space="0" w:color="auto"/>
            <w:bottom w:val="none" w:sz="0" w:space="0" w:color="auto"/>
            <w:right w:val="none" w:sz="0" w:space="0" w:color="auto"/>
          </w:divBdr>
        </w:div>
        <w:div w:id="1967661225">
          <w:marLeft w:val="640"/>
          <w:marRight w:val="0"/>
          <w:marTop w:val="0"/>
          <w:marBottom w:val="0"/>
          <w:divBdr>
            <w:top w:val="none" w:sz="0" w:space="0" w:color="auto"/>
            <w:left w:val="none" w:sz="0" w:space="0" w:color="auto"/>
            <w:bottom w:val="none" w:sz="0" w:space="0" w:color="auto"/>
            <w:right w:val="none" w:sz="0" w:space="0" w:color="auto"/>
          </w:divBdr>
        </w:div>
        <w:div w:id="1969124220">
          <w:marLeft w:val="640"/>
          <w:marRight w:val="0"/>
          <w:marTop w:val="0"/>
          <w:marBottom w:val="0"/>
          <w:divBdr>
            <w:top w:val="none" w:sz="0" w:space="0" w:color="auto"/>
            <w:left w:val="none" w:sz="0" w:space="0" w:color="auto"/>
            <w:bottom w:val="none" w:sz="0" w:space="0" w:color="auto"/>
            <w:right w:val="none" w:sz="0" w:space="0" w:color="auto"/>
          </w:divBdr>
        </w:div>
        <w:div w:id="1997412452">
          <w:marLeft w:val="640"/>
          <w:marRight w:val="0"/>
          <w:marTop w:val="0"/>
          <w:marBottom w:val="0"/>
          <w:divBdr>
            <w:top w:val="none" w:sz="0" w:space="0" w:color="auto"/>
            <w:left w:val="none" w:sz="0" w:space="0" w:color="auto"/>
            <w:bottom w:val="none" w:sz="0" w:space="0" w:color="auto"/>
            <w:right w:val="none" w:sz="0" w:space="0" w:color="auto"/>
          </w:divBdr>
        </w:div>
        <w:div w:id="1998260801">
          <w:marLeft w:val="640"/>
          <w:marRight w:val="0"/>
          <w:marTop w:val="0"/>
          <w:marBottom w:val="0"/>
          <w:divBdr>
            <w:top w:val="none" w:sz="0" w:space="0" w:color="auto"/>
            <w:left w:val="none" w:sz="0" w:space="0" w:color="auto"/>
            <w:bottom w:val="none" w:sz="0" w:space="0" w:color="auto"/>
            <w:right w:val="none" w:sz="0" w:space="0" w:color="auto"/>
          </w:divBdr>
        </w:div>
        <w:div w:id="2073847907">
          <w:marLeft w:val="640"/>
          <w:marRight w:val="0"/>
          <w:marTop w:val="0"/>
          <w:marBottom w:val="0"/>
          <w:divBdr>
            <w:top w:val="none" w:sz="0" w:space="0" w:color="auto"/>
            <w:left w:val="none" w:sz="0" w:space="0" w:color="auto"/>
            <w:bottom w:val="none" w:sz="0" w:space="0" w:color="auto"/>
            <w:right w:val="none" w:sz="0" w:space="0" w:color="auto"/>
          </w:divBdr>
        </w:div>
        <w:div w:id="2120752803">
          <w:marLeft w:val="640"/>
          <w:marRight w:val="0"/>
          <w:marTop w:val="0"/>
          <w:marBottom w:val="0"/>
          <w:divBdr>
            <w:top w:val="none" w:sz="0" w:space="0" w:color="auto"/>
            <w:left w:val="none" w:sz="0" w:space="0" w:color="auto"/>
            <w:bottom w:val="none" w:sz="0" w:space="0" w:color="auto"/>
            <w:right w:val="none" w:sz="0" w:space="0" w:color="auto"/>
          </w:divBdr>
        </w:div>
      </w:divsChild>
    </w:div>
    <w:div w:id="1071584548">
      <w:bodyDiv w:val="1"/>
      <w:marLeft w:val="0"/>
      <w:marRight w:val="0"/>
      <w:marTop w:val="0"/>
      <w:marBottom w:val="0"/>
      <w:divBdr>
        <w:top w:val="none" w:sz="0" w:space="0" w:color="auto"/>
        <w:left w:val="none" w:sz="0" w:space="0" w:color="auto"/>
        <w:bottom w:val="none" w:sz="0" w:space="0" w:color="auto"/>
        <w:right w:val="none" w:sz="0" w:space="0" w:color="auto"/>
      </w:divBdr>
      <w:divsChild>
        <w:div w:id="24408794">
          <w:marLeft w:val="640"/>
          <w:marRight w:val="0"/>
          <w:marTop w:val="0"/>
          <w:marBottom w:val="0"/>
          <w:divBdr>
            <w:top w:val="none" w:sz="0" w:space="0" w:color="auto"/>
            <w:left w:val="none" w:sz="0" w:space="0" w:color="auto"/>
            <w:bottom w:val="none" w:sz="0" w:space="0" w:color="auto"/>
            <w:right w:val="none" w:sz="0" w:space="0" w:color="auto"/>
          </w:divBdr>
        </w:div>
        <w:div w:id="43336735">
          <w:marLeft w:val="640"/>
          <w:marRight w:val="0"/>
          <w:marTop w:val="0"/>
          <w:marBottom w:val="0"/>
          <w:divBdr>
            <w:top w:val="none" w:sz="0" w:space="0" w:color="auto"/>
            <w:left w:val="none" w:sz="0" w:space="0" w:color="auto"/>
            <w:bottom w:val="none" w:sz="0" w:space="0" w:color="auto"/>
            <w:right w:val="none" w:sz="0" w:space="0" w:color="auto"/>
          </w:divBdr>
        </w:div>
        <w:div w:id="156531216">
          <w:marLeft w:val="640"/>
          <w:marRight w:val="0"/>
          <w:marTop w:val="0"/>
          <w:marBottom w:val="0"/>
          <w:divBdr>
            <w:top w:val="none" w:sz="0" w:space="0" w:color="auto"/>
            <w:left w:val="none" w:sz="0" w:space="0" w:color="auto"/>
            <w:bottom w:val="none" w:sz="0" w:space="0" w:color="auto"/>
            <w:right w:val="none" w:sz="0" w:space="0" w:color="auto"/>
          </w:divBdr>
        </w:div>
        <w:div w:id="160505762">
          <w:marLeft w:val="640"/>
          <w:marRight w:val="0"/>
          <w:marTop w:val="0"/>
          <w:marBottom w:val="0"/>
          <w:divBdr>
            <w:top w:val="none" w:sz="0" w:space="0" w:color="auto"/>
            <w:left w:val="none" w:sz="0" w:space="0" w:color="auto"/>
            <w:bottom w:val="none" w:sz="0" w:space="0" w:color="auto"/>
            <w:right w:val="none" w:sz="0" w:space="0" w:color="auto"/>
          </w:divBdr>
        </w:div>
        <w:div w:id="180822083">
          <w:marLeft w:val="640"/>
          <w:marRight w:val="0"/>
          <w:marTop w:val="0"/>
          <w:marBottom w:val="0"/>
          <w:divBdr>
            <w:top w:val="none" w:sz="0" w:space="0" w:color="auto"/>
            <w:left w:val="none" w:sz="0" w:space="0" w:color="auto"/>
            <w:bottom w:val="none" w:sz="0" w:space="0" w:color="auto"/>
            <w:right w:val="none" w:sz="0" w:space="0" w:color="auto"/>
          </w:divBdr>
        </w:div>
        <w:div w:id="215749224">
          <w:marLeft w:val="640"/>
          <w:marRight w:val="0"/>
          <w:marTop w:val="0"/>
          <w:marBottom w:val="0"/>
          <w:divBdr>
            <w:top w:val="none" w:sz="0" w:space="0" w:color="auto"/>
            <w:left w:val="none" w:sz="0" w:space="0" w:color="auto"/>
            <w:bottom w:val="none" w:sz="0" w:space="0" w:color="auto"/>
            <w:right w:val="none" w:sz="0" w:space="0" w:color="auto"/>
          </w:divBdr>
        </w:div>
        <w:div w:id="216817042">
          <w:marLeft w:val="640"/>
          <w:marRight w:val="0"/>
          <w:marTop w:val="0"/>
          <w:marBottom w:val="0"/>
          <w:divBdr>
            <w:top w:val="none" w:sz="0" w:space="0" w:color="auto"/>
            <w:left w:val="none" w:sz="0" w:space="0" w:color="auto"/>
            <w:bottom w:val="none" w:sz="0" w:space="0" w:color="auto"/>
            <w:right w:val="none" w:sz="0" w:space="0" w:color="auto"/>
          </w:divBdr>
        </w:div>
        <w:div w:id="225183864">
          <w:marLeft w:val="640"/>
          <w:marRight w:val="0"/>
          <w:marTop w:val="0"/>
          <w:marBottom w:val="0"/>
          <w:divBdr>
            <w:top w:val="none" w:sz="0" w:space="0" w:color="auto"/>
            <w:left w:val="none" w:sz="0" w:space="0" w:color="auto"/>
            <w:bottom w:val="none" w:sz="0" w:space="0" w:color="auto"/>
            <w:right w:val="none" w:sz="0" w:space="0" w:color="auto"/>
          </w:divBdr>
        </w:div>
        <w:div w:id="232325654">
          <w:marLeft w:val="640"/>
          <w:marRight w:val="0"/>
          <w:marTop w:val="0"/>
          <w:marBottom w:val="0"/>
          <w:divBdr>
            <w:top w:val="none" w:sz="0" w:space="0" w:color="auto"/>
            <w:left w:val="none" w:sz="0" w:space="0" w:color="auto"/>
            <w:bottom w:val="none" w:sz="0" w:space="0" w:color="auto"/>
            <w:right w:val="none" w:sz="0" w:space="0" w:color="auto"/>
          </w:divBdr>
        </w:div>
        <w:div w:id="307823596">
          <w:marLeft w:val="640"/>
          <w:marRight w:val="0"/>
          <w:marTop w:val="0"/>
          <w:marBottom w:val="0"/>
          <w:divBdr>
            <w:top w:val="none" w:sz="0" w:space="0" w:color="auto"/>
            <w:left w:val="none" w:sz="0" w:space="0" w:color="auto"/>
            <w:bottom w:val="none" w:sz="0" w:space="0" w:color="auto"/>
            <w:right w:val="none" w:sz="0" w:space="0" w:color="auto"/>
          </w:divBdr>
        </w:div>
        <w:div w:id="343633595">
          <w:marLeft w:val="640"/>
          <w:marRight w:val="0"/>
          <w:marTop w:val="0"/>
          <w:marBottom w:val="0"/>
          <w:divBdr>
            <w:top w:val="none" w:sz="0" w:space="0" w:color="auto"/>
            <w:left w:val="none" w:sz="0" w:space="0" w:color="auto"/>
            <w:bottom w:val="none" w:sz="0" w:space="0" w:color="auto"/>
            <w:right w:val="none" w:sz="0" w:space="0" w:color="auto"/>
          </w:divBdr>
        </w:div>
        <w:div w:id="407702125">
          <w:marLeft w:val="640"/>
          <w:marRight w:val="0"/>
          <w:marTop w:val="0"/>
          <w:marBottom w:val="0"/>
          <w:divBdr>
            <w:top w:val="none" w:sz="0" w:space="0" w:color="auto"/>
            <w:left w:val="none" w:sz="0" w:space="0" w:color="auto"/>
            <w:bottom w:val="none" w:sz="0" w:space="0" w:color="auto"/>
            <w:right w:val="none" w:sz="0" w:space="0" w:color="auto"/>
          </w:divBdr>
        </w:div>
        <w:div w:id="459884708">
          <w:marLeft w:val="640"/>
          <w:marRight w:val="0"/>
          <w:marTop w:val="0"/>
          <w:marBottom w:val="0"/>
          <w:divBdr>
            <w:top w:val="none" w:sz="0" w:space="0" w:color="auto"/>
            <w:left w:val="none" w:sz="0" w:space="0" w:color="auto"/>
            <w:bottom w:val="none" w:sz="0" w:space="0" w:color="auto"/>
            <w:right w:val="none" w:sz="0" w:space="0" w:color="auto"/>
          </w:divBdr>
        </w:div>
        <w:div w:id="481770863">
          <w:marLeft w:val="640"/>
          <w:marRight w:val="0"/>
          <w:marTop w:val="0"/>
          <w:marBottom w:val="0"/>
          <w:divBdr>
            <w:top w:val="none" w:sz="0" w:space="0" w:color="auto"/>
            <w:left w:val="none" w:sz="0" w:space="0" w:color="auto"/>
            <w:bottom w:val="none" w:sz="0" w:space="0" w:color="auto"/>
            <w:right w:val="none" w:sz="0" w:space="0" w:color="auto"/>
          </w:divBdr>
        </w:div>
        <w:div w:id="552814633">
          <w:marLeft w:val="640"/>
          <w:marRight w:val="0"/>
          <w:marTop w:val="0"/>
          <w:marBottom w:val="0"/>
          <w:divBdr>
            <w:top w:val="none" w:sz="0" w:space="0" w:color="auto"/>
            <w:left w:val="none" w:sz="0" w:space="0" w:color="auto"/>
            <w:bottom w:val="none" w:sz="0" w:space="0" w:color="auto"/>
            <w:right w:val="none" w:sz="0" w:space="0" w:color="auto"/>
          </w:divBdr>
        </w:div>
        <w:div w:id="668755515">
          <w:marLeft w:val="640"/>
          <w:marRight w:val="0"/>
          <w:marTop w:val="0"/>
          <w:marBottom w:val="0"/>
          <w:divBdr>
            <w:top w:val="none" w:sz="0" w:space="0" w:color="auto"/>
            <w:left w:val="none" w:sz="0" w:space="0" w:color="auto"/>
            <w:bottom w:val="none" w:sz="0" w:space="0" w:color="auto"/>
            <w:right w:val="none" w:sz="0" w:space="0" w:color="auto"/>
          </w:divBdr>
        </w:div>
        <w:div w:id="687684974">
          <w:marLeft w:val="640"/>
          <w:marRight w:val="0"/>
          <w:marTop w:val="0"/>
          <w:marBottom w:val="0"/>
          <w:divBdr>
            <w:top w:val="none" w:sz="0" w:space="0" w:color="auto"/>
            <w:left w:val="none" w:sz="0" w:space="0" w:color="auto"/>
            <w:bottom w:val="none" w:sz="0" w:space="0" w:color="auto"/>
            <w:right w:val="none" w:sz="0" w:space="0" w:color="auto"/>
          </w:divBdr>
        </w:div>
        <w:div w:id="795224792">
          <w:marLeft w:val="640"/>
          <w:marRight w:val="0"/>
          <w:marTop w:val="0"/>
          <w:marBottom w:val="0"/>
          <w:divBdr>
            <w:top w:val="none" w:sz="0" w:space="0" w:color="auto"/>
            <w:left w:val="none" w:sz="0" w:space="0" w:color="auto"/>
            <w:bottom w:val="none" w:sz="0" w:space="0" w:color="auto"/>
            <w:right w:val="none" w:sz="0" w:space="0" w:color="auto"/>
          </w:divBdr>
        </w:div>
        <w:div w:id="815680067">
          <w:marLeft w:val="640"/>
          <w:marRight w:val="0"/>
          <w:marTop w:val="0"/>
          <w:marBottom w:val="0"/>
          <w:divBdr>
            <w:top w:val="none" w:sz="0" w:space="0" w:color="auto"/>
            <w:left w:val="none" w:sz="0" w:space="0" w:color="auto"/>
            <w:bottom w:val="none" w:sz="0" w:space="0" w:color="auto"/>
            <w:right w:val="none" w:sz="0" w:space="0" w:color="auto"/>
          </w:divBdr>
        </w:div>
        <w:div w:id="837889140">
          <w:marLeft w:val="640"/>
          <w:marRight w:val="0"/>
          <w:marTop w:val="0"/>
          <w:marBottom w:val="0"/>
          <w:divBdr>
            <w:top w:val="none" w:sz="0" w:space="0" w:color="auto"/>
            <w:left w:val="none" w:sz="0" w:space="0" w:color="auto"/>
            <w:bottom w:val="none" w:sz="0" w:space="0" w:color="auto"/>
            <w:right w:val="none" w:sz="0" w:space="0" w:color="auto"/>
          </w:divBdr>
        </w:div>
        <w:div w:id="846096906">
          <w:marLeft w:val="640"/>
          <w:marRight w:val="0"/>
          <w:marTop w:val="0"/>
          <w:marBottom w:val="0"/>
          <w:divBdr>
            <w:top w:val="none" w:sz="0" w:space="0" w:color="auto"/>
            <w:left w:val="none" w:sz="0" w:space="0" w:color="auto"/>
            <w:bottom w:val="none" w:sz="0" w:space="0" w:color="auto"/>
            <w:right w:val="none" w:sz="0" w:space="0" w:color="auto"/>
          </w:divBdr>
        </w:div>
        <w:div w:id="894321165">
          <w:marLeft w:val="640"/>
          <w:marRight w:val="0"/>
          <w:marTop w:val="0"/>
          <w:marBottom w:val="0"/>
          <w:divBdr>
            <w:top w:val="none" w:sz="0" w:space="0" w:color="auto"/>
            <w:left w:val="none" w:sz="0" w:space="0" w:color="auto"/>
            <w:bottom w:val="none" w:sz="0" w:space="0" w:color="auto"/>
            <w:right w:val="none" w:sz="0" w:space="0" w:color="auto"/>
          </w:divBdr>
        </w:div>
        <w:div w:id="912007895">
          <w:marLeft w:val="640"/>
          <w:marRight w:val="0"/>
          <w:marTop w:val="0"/>
          <w:marBottom w:val="0"/>
          <w:divBdr>
            <w:top w:val="none" w:sz="0" w:space="0" w:color="auto"/>
            <w:left w:val="none" w:sz="0" w:space="0" w:color="auto"/>
            <w:bottom w:val="none" w:sz="0" w:space="0" w:color="auto"/>
            <w:right w:val="none" w:sz="0" w:space="0" w:color="auto"/>
          </w:divBdr>
        </w:div>
        <w:div w:id="932782411">
          <w:marLeft w:val="640"/>
          <w:marRight w:val="0"/>
          <w:marTop w:val="0"/>
          <w:marBottom w:val="0"/>
          <w:divBdr>
            <w:top w:val="none" w:sz="0" w:space="0" w:color="auto"/>
            <w:left w:val="none" w:sz="0" w:space="0" w:color="auto"/>
            <w:bottom w:val="none" w:sz="0" w:space="0" w:color="auto"/>
            <w:right w:val="none" w:sz="0" w:space="0" w:color="auto"/>
          </w:divBdr>
        </w:div>
        <w:div w:id="977800721">
          <w:marLeft w:val="640"/>
          <w:marRight w:val="0"/>
          <w:marTop w:val="0"/>
          <w:marBottom w:val="0"/>
          <w:divBdr>
            <w:top w:val="none" w:sz="0" w:space="0" w:color="auto"/>
            <w:left w:val="none" w:sz="0" w:space="0" w:color="auto"/>
            <w:bottom w:val="none" w:sz="0" w:space="0" w:color="auto"/>
            <w:right w:val="none" w:sz="0" w:space="0" w:color="auto"/>
          </w:divBdr>
        </w:div>
        <w:div w:id="1009062623">
          <w:marLeft w:val="640"/>
          <w:marRight w:val="0"/>
          <w:marTop w:val="0"/>
          <w:marBottom w:val="0"/>
          <w:divBdr>
            <w:top w:val="none" w:sz="0" w:space="0" w:color="auto"/>
            <w:left w:val="none" w:sz="0" w:space="0" w:color="auto"/>
            <w:bottom w:val="none" w:sz="0" w:space="0" w:color="auto"/>
            <w:right w:val="none" w:sz="0" w:space="0" w:color="auto"/>
          </w:divBdr>
        </w:div>
        <w:div w:id="1019356878">
          <w:marLeft w:val="640"/>
          <w:marRight w:val="0"/>
          <w:marTop w:val="0"/>
          <w:marBottom w:val="0"/>
          <w:divBdr>
            <w:top w:val="none" w:sz="0" w:space="0" w:color="auto"/>
            <w:left w:val="none" w:sz="0" w:space="0" w:color="auto"/>
            <w:bottom w:val="none" w:sz="0" w:space="0" w:color="auto"/>
            <w:right w:val="none" w:sz="0" w:space="0" w:color="auto"/>
          </w:divBdr>
        </w:div>
        <w:div w:id="1025791853">
          <w:marLeft w:val="640"/>
          <w:marRight w:val="0"/>
          <w:marTop w:val="0"/>
          <w:marBottom w:val="0"/>
          <w:divBdr>
            <w:top w:val="none" w:sz="0" w:space="0" w:color="auto"/>
            <w:left w:val="none" w:sz="0" w:space="0" w:color="auto"/>
            <w:bottom w:val="none" w:sz="0" w:space="0" w:color="auto"/>
            <w:right w:val="none" w:sz="0" w:space="0" w:color="auto"/>
          </w:divBdr>
        </w:div>
        <w:div w:id="1077751327">
          <w:marLeft w:val="640"/>
          <w:marRight w:val="0"/>
          <w:marTop w:val="0"/>
          <w:marBottom w:val="0"/>
          <w:divBdr>
            <w:top w:val="none" w:sz="0" w:space="0" w:color="auto"/>
            <w:left w:val="none" w:sz="0" w:space="0" w:color="auto"/>
            <w:bottom w:val="none" w:sz="0" w:space="0" w:color="auto"/>
            <w:right w:val="none" w:sz="0" w:space="0" w:color="auto"/>
          </w:divBdr>
        </w:div>
        <w:div w:id="1105268946">
          <w:marLeft w:val="640"/>
          <w:marRight w:val="0"/>
          <w:marTop w:val="0"/>
          <w:marBottom w:val="0"/>
          <w:divBdr>
            <w:top w:val="none" w:sz="0" w:space="0" w:color="auto"/>
            <w:left w:val="none" w:sz="0" w:space="0" w:color="auto"/>
            <w:bottom w:val="none" w:sz="0" w:space="0" w:color="auto"/>
            <w:right w:val="none" w:sz="0" w:space="0" w:color="auto"/>
          </w:divBdr>
        </w:div>
        <w:div w:id="1136993040">
          <w:marLeft w:val="640"/>
          <w:marRight w:val="0"/>
          <w:marTop w:val="0"/>
          <w:marBottom w:val="0"/>
          <w:divBdr>
            <w:top w:val="none" w:sz="0" w:space="0" w:color="auto"/>
            <w:left w:val="none" w:sz="0" w:space="0" w:color="auto"/>
            <w:bottom w:val="none" w:sz="0" w:space="0" w:color="auto"/>
            <w:right w:val="none" w:sz="0" w:space="0" w:color="auto"/>
          </w:divBdr>
        </w:div>
        <w:div w:id="1245918076">
          <w:marLeft w:val="640"/>
          <w:marRight w:val="0"/>
          <w:marTop w:val="0"/>
          <w:marBottom w:val="0"/>
          <w:divBdr>
            <w:top w:val="none" w:sz="0" w:space="0" w:color="auto"/>
            <w:left w:val="none" w:sz="0" w:space="0" w:color="auto"/>
            <w:bottom w:val="none" w:sz="0" w:space="0" w:color="auto"/>
            <w:right w:val="none" w:sz="0" w:space="0" w:color="auto"/>
          </w:divBdr>
        </w:div>
        <w:div w:id="1269509263">
          <w:marLeft w:val="640"/>
          <w:marRight w:val="0"/>
          <w:marTop w:val="0"/>
          <w:marBottom w:val="0"/>
          <w:divBdr>
            <w:top w:val="none" w:sz="0" w:space="0" w:color="auto"/>
            <w:left w:val="none" w:sz="0" w:space="0" w:color="auto"/>
            <w:bottom w:val="none" w:sz="0" w:space="0" w:color="auto"/>
            <w:right w:val="none" w:sz="0" w:space="0" w:color="auto"/>
          </w:divBdr>
        </w:div>
        <w:div w:id="1466044944">
          <w:marLeft w:val="640"/>
          <w:marRight w:val="0"/>
          <w:marTop w:val="0"/>
          <w:marBottom w:val="0"/>
          <w:divBdr>
            <w:top w:val="none" w:sz="0" w:space="0" w:color="auto"/>
            <w:left w:val="none" w:sz="0" w:space="0" w:color="auto"/>
            <w:bottom w:val="none" w:sz="0" w:space="0" w:color="auto"/>
            <w:right w:val="none" w:sz="0" w:space="0" w:color="auto"/>
          </w:divBdr>
        </w:div>
        <w:div w:id="1514219474">
          <w:marLeft w:val="640"/>
          <w:marRight w:val="0"/>
          <w:marTop w:val="0"/>
          <w:marBottom w:val="0"/>
          <w:divBdr>
            <w:top w:val="none" w:sz="0" w:space="0" w:color="auto"/>
            <w:left w:val="none" w:sz="0" w:space="0" w:color="auto"/>
            <w:bottom w:val="none" w:sz="0" w:space="0" w:color="auto"/>
            <w:right w:val="none" w:sz="0" w:space="0" w:color="auto"/>
          </w:divBdr>
        </w:div>
        <w:div w:id="1604804282">
          <w:marLeft w:val="640"/>
          <w:marRight w:val="0"/>
          <w:marTop w:val="0"/>
          <w:marBottom w:val="0"/>
          <w:divBdr>
            <w:top w:val="none" w:sz="0" w:space="0" w:color="auto"/>
            <w:left w:val="none" w:sz="0" w:space="0" w:color="auto"/>
            <w:bottom w:val="none" w:sz="0" w:space="0" w:color="auto"/>
            <w:right w:val="none" w:sz="0" w:space="0" w:color="auto"/>
          </w:divBdr>
        </w:div>
        <w:div w:id="1642538541">
          <w:marLeft w:val="640"/>
          <w:marRight w:val="0"/>
          <w:marTop w:val="0"/>
          <w:marBottom w:val="0"/>
          <w:divBdr>
            <w:top w:val="none" w:sz="0" w:space="0" w:color="auto"/>
            <w:left w:val="none" w:sz="0" w:space="0" w:color="auto"/>
            <w:bottom w:val="none" w:sz="0" w:space="0" w:color="auto"/>
            <w:right w:val="none" w:sz="0" w:space="0" w:color="auto"/>
          </w:divBdr>
        </w:div>
        <w:div w:id="1755468836">
          <w:marLeft w:val="640"/>
          <w:marRight w:val="0"/>
          <w:marTop w:val="0"/>
          <w:marBottom w:val="0"/>
          <w:divBdr>
            <w:top w:val="none" w:sz="0" w:space="0" w:color="auto"/>
            <w:left w:val="none" w:sz="0" w:space="0" w:color="auto"/>
            <w:bottom w:val="none" w:sz="0" w:space="0" w:color="auto"/>
            <w:right w:val="none" w:sz="0" w:space="0" w:color="auto"/>
          </w:divBdr>
        </w:div>
        <w:div w:id="1763143162">
          <w:marLeft w:val="640"/>
          <w:marRight w:val="0"/>
          <w:marTop w:val="0"/>
          <w:marBottom w:val="0"/>
          <w:divBdr>
            <w:top w:val="none" w:sz="0" w:space="0" w:color="auto"/>
            <w:left w:val="none" w:sz="0" w:space="0" w:color="auto"/>
            <w:bottom w:val="none" w:sz="0" w:space="0" w:color="auto"/>
            <w:right w:val="none" w:sz="0" w:space="0" w:color="auto"/>
          </w:divBdr>
        </w:div>
        <w:div w:id="1806317111">
          <w:marLeft w:val="640"/>
          <w:marRight w:val="0"/>
          <w:marTop w:val="0"/>
          <w:marBottom w:val="0"/>
          <w:divBdr>
            <w:top w:val="none" w:sz="0" w:space="0" w:color="auto"/>
            <w:left w:val="none" w:sz="0" w:space="0" w:color="auto"/>
            <w:bottom w:val="none" w:sz="0" w:space="0" w:color="auto"/>
            <w:right w:val="none" w:sz="0" w:space="0" w:color="auto"/>
          </w:divBdr>
        </w:div>
        <w:div w:id="1894073269">
          <w:marLeft w:val="640"/>
          <w:marRight w:val="0"/>
          <w:marTop w:val="0"/>
          <w:marBottom w:val="0"/>
          <w:divBdr>
            <w:top w:val="none" w:sz="0" w:space="0" w:color="auto"/>
            <w:left w:val="none" w:sz="0" w:space="0" w:color="auto"/>
            <w:bottom w:val="none" w:sz="0" w:space="0" w:color="auto"/>
            <w:right w:val="none" w:sz="0" w:space="0" w:color="auto"/>
          </w:divBdr>
        </w:div>
        <w:div w:id="1936786701">
          <w:marLeft w:val="640"/>
          <w:marRight w:val="0"/>
          <w:marTop w:val="0"/>
          <w:marBottom w:val="0"/>
          <w:divBdr>
            <w:top w:val="none" w:sz="0" w:space="0" w:color="auto"/>
            <w:left w:val="none" w:sz="0" w:space="0" w:color="auto"/>
            <w:bottom w:val="none" w:sz="0" w:space="0" w:color="auto"/>
            <w:right w:val="none" w:sz="0" w:space="0" w:color="auto"/>
          </w:divBdr>
        </w:div>
        <w:div w:id="1941595745">
          <w:marLeft w:val="640"/>
          <w:marRight w:val="0"/>
          <w:marTop w:val="0"/>
          <w:marBottom w:val="0"/>
          <w:divBdr>
            <w:top w:val="none" w:sz="0" w:space="0" w:color="auto"/>
            <w:left w:val="none" w:sz="0" w:space="0" w:color="auto"/>
            <w:bottom w:val="none" w:sz="0" w:space="0" w:color="auto"/>
            <w:right w:val="none" w:sz="0" w:space="0" w:color="auto"/>
          </w:divBdr>
        </w:div>
        <w:div w:id="1942108072">
          <w:marLeft w:val="640"/>
          <w:marRight w:val="0"/>
          <w:marTop w:val="0"/>
          <w:marBottom w:val="0"/>
          <w:divBdr>
            <w:top w:val="none" w:sz="0" w:space="0" w:color="auto"/>
            <w:left w:val="none" w:sz="0" w:space="0" w:color="auto"/>
            <w:bottom w:val="none" w:sz="0" w:space="0" w:color="auto"/>
            <w:right w:val="none" w:sz="0" w:space="0" w:color="auto"/>
          </w:divBdr>
        </w:div>
        <w:div w:id="2019379758">
          <w:marLeft w:val="640"/>
          <w:marRight w:val="0"/>
          <w:marTop w:val="0"/>
          <w:marBottom w:val="0"/>
          <w:divBdr>
            <w:top w:val="none" w:sz="0" w:space="0" w:color="auto"/>
            <w:left w:val="none" w:sz="0" w:space="0" w:color="auto"/>
            <w:bottom w:val="none" w:sz="0" w:space="0" w:color="auto"/>
            <w:right w:val="none" w:sz="0" w:space="0" w:color="auto"/>
          </w:divBdr>
        </w:div>
        <w:div w:id="2062442600">
          <w:marLeft w:val="640"/>
          <w:marRight w:val="0"/>
          <w:marTop w:val="0"/>
          <w:marBottom w:val="0"/>
          <w:divBdr>
            <w:top w:val="none" w:sz="0" w:space="0" w:color="auto"/>
            <w:left w:val="none" w:sz="0" w:space="0" w:color="auto"/>
            <w:bottom w:val="none" w:sz="0" w:space="0" w:color="auto"/>
            <w:right w:val="none" w:sz="0" w:space="0" w:color="auto"/>
          </w:divBdr>
        </w:div>
        <w:div w:id="2120253373">
          <w:marLeft w:val="640"/>
          <w:marRight w:val="0"/>
          <w:marTop w:val="0"/>
          <w:marBottom w:val="0"/>
          <w:divBdr>
            <w:top w:val="none" w:sz="0" w:space="0" w:color="auto"/>
            <w:left w:val="none" w:sz="0" w:space="0" w:color="auto"/>
            <w:bottom w:val="none" w:sz="0" w:space="0" w:color="auto"/>
            <w:right w:val="none" w:sz="0" w:space="0" w:color="auto"/>
          </w:divBdr>
        </w:div>
      </w:divsChild>
    </w:div>
    <w:div w:id="1094671211">
      <w:bodyDiv w:val="1"/>
      <w:marLeft w:val="0"/>
      <w:marRight w:val="0"/>
      <w:marTop w:val="0"/>
      <w:marBottom w:val="0"/>
      <w:divBdr>
        <w:top w:val="none" w:sz="0" w:space="0" w:color="auto"/>
        <w:left w:val="none" w:sz="0" w:space="0" w:color="auto"/>
        <w:bottom w:val="none" w:sz="0" w:space="0" w:color="auto"/>
        <w:right w:val="none" w:sz="0" w:space="0" w:color="auto"/>
      </w:divBdr>
      <w:divsChild>
        <w:div w:id="1702439220">
          <w:marLeft w:val="0"/>
          <w:marRight w:val="0"/>
          <w:marTop w:val="0"/>
          <w:marBottom w:val="0"/>
          <w:divBdr>
            <w:top w:val="none" w:sz="0" w:space="0" w:color="auto"/>
            <w:left w:val="none" w:sz="0" w:space="0" w:color="auto"/>
            <w:bottom w:val="none" w:sz="0" w:space="0" w:color="auto"/>
            <w:right w:val="none" w:sz="0" w:space="0" w:color="auto"/>
          </w:divBdr>
          <w:divsChild>
            <w:div w:id="859590127">
              <w:marLeft w:val="0"/>
              <w:marRight w:val="0"/>
              <w:marTop w:val="0"/>
              <w:marBottom w:val="0"/>
              <w:divBdr>
                <w:top w:val="none" w:sz="0" w:space="0" w:color="auto"/>
                <w:left w:val="none" w:sz="0" w:space="0" w:color="auto"/>
                <w:bottom w:val="none" w:sz="0" w:space="0" w:color="auto"/>
                <w:right w:val="none" w:sz="0" w:space="0" w:color="auto"/>
              </w:divBdr>
              <w:divsChild>
                <w:div w:id="24950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26020">
      <w:bodyDiv w:val="1"/>
      <w:marLeft w:val="0"/>
      <w:marRight w:val="0"/>
      <w:marTop w:val="0"/>
      <w:marBottom w:val="0"/>
      <w:divBdr>
        <w:top w:val="none" w:sz="0" w:space="0" w:color="auto"/>
        <w:left w:val="none" w:sz="0" w:space="0" w:color="auto"/>
        <w:bottom w:val="none" w:sz="0" w:space="0" w:color="auto"/>
        <w:right w:val="none" w:sz="0" w:space="0" w:color="auto"/>
      </w:divBdr>
      <w:divsChild>
        <w:div w:id="2094816981">
          <w:marLeft w:val="0"/>
          <w:marRight w:val="0"/>
          <w:marTop w:val="0"/>
          <w:marBottom w:val="0"/>
          <w:divBdr>
            <w:top w:val="none" w:sz="0" w:space="0" w:color="auto"/>
            <w:left w:val="none" w:sz="0" w:space="0" w:color="auto"/>
            <w:bottom w:val="none" w:sz="0" w:space="0" w:color="auto"/>
            <w:right w:val="none" w:sz="0" w:space="0" w:color="auto"/>
          </w:divBdr>
          <w:divsChild>
            <w:div w:id="757822972">
              <w:marLeft w:val="0"/>
              <w:marRight w:val="0"/>
              <w:marTop w:val="0"/>
              <w:marBottom w:val="0"/>
              <w:divBdr>
                <w:top w:val="none" w:sz="0" w:space="0" w:color="auto"/>
                <w:left w:val="none" w:sz="0" w:space="0" w:color="auto"/>
                <w:bottom w:val="none" w:sz="0" w:space="0" w:color="auto"/>
                <w:right w:val="none" w:sz="0" w:space="0" w:color="auto"/>
              </w:divBdr>
              <w:divsChild>
                <w:div w:id="203839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566519">
      <w:bodyDiv w:val="1"/>
      <w:marLeft w:val="0"/>
      <w:marRight w:val="0"/>
      <w:marTop w:val="0"/>
      <w:marBottom w:val="0"/>
      <w:divBdr>
        <w:top w:val="none" w:sz="0" w:space="0" w:color="auto"/>
        <w:left w:val="none" w:sz="0" w:space="0" w:color="auto"/>
        <w:bottom w:val="none" w:sz="0" w:space="0" w:color="auto"/>
        <w:right w:val="none" w:sz="0" w:space="0" w:color="auto"/>
      </w:divBdr>
      <w:divsChild>
        <w:div w:id="399064744">
          <w:marLeft w:val="0"/>
          <w:marRight w:val="0"/>
          <w:marTop w:val="0"/>
          <w:marBottom w:val="0"/>
          <w:divBdr>
            <w:top w:val="none" w:sz="0" w:space="0" w:color="auto"/>
            <w:left w:val="none" w:sz="0" w:space="0" w:color="auto"/>
            <w:bottom w:val="none" w:sz="0" w:space="0" w:color="auto"/>
            <w:right w:val="none" w:sz="0" w:space="0" w:color="auto"/>
          </w:divBdr>
          <w:divsChild>
            <w:div w:id="1965189918">
              <w:marLeft w:val="0"/>
              <w:marRight w:val="0"/>
              <w:marTop w:val="0"/>
              <w:marBottom w:val="0"/>
              <w:divBdr>
                <w:top w:val="none" w:sz="0" w:space="0" w:color="auto"/>
                <w:left w:val="none" w:sz="0" w:space="0" w:color="auto"/>
                <w:bottom w:val="none" w:sz="0" w:space="0" w:color="auto"/>
                <w:right w:val="none" w:sz="0" w:space="0" w:color="auto"/>
              </w:divBdr>
              <w:divsChild>
                <w:div w:id="2299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766972">
      <w:bodyDiv w:val="1"/>
      <w:marLeft w:val="0"/>
      <w:marRight w:val="0"/>
      <w:marTop w:val="0"/>
      <w:marBottom w:val="0"/>
      <w:divBdr>
        <w:top w:val="none" w:sz="0" w:space="0" w:color="auto"/>
        <w:left w:val="none" w:sz="0" w:space="0" w:color="auto"/>
        <w:bottom w:val="none" w:sz="0" w:space="0" w:color="auto"/>
        <w:right w:val="none" w:sz="0" w:space="0" w:color="auto"/>
      </w:divBdr>
      <w:divsChild>
        <w:div w:id="27460420">
          <w:marLeft w:val="640"/>
          <w:marRight w:val="0"/>
          <w:marTop w:val="0"/>
          <w:marBottom w:val="0"/>
          <w:divBdr>
            <w:top w:val="none" w:sz="0" w:space="0" w:color="auto"/>
            <w:left w:val="none" w:sz="0" w:space="0" w:color="auto"/>
            <w:bottom w:val="none" w:sz="0" w:space="0" w:color="auto"/>
            <w:right w:val="none" w:sz="0" w:space="0" w:color="auto"/>
          </w:divBdr>
        </w:div>
        <w:div w:id="80882135">
          <w:marLeft w:val="640"/>
          <w:marRight w:val="0"/>
          <w:marTop w:val="0"/>
          <w:marBottom w:val="0"/>
          <w:divBdr>
            <w:top w:val="none" w:sz="0" w:space="0" w:color="auto"/>
            <w:left w:val="none" w:sz="0" w:space="0" w:color="auto"/>
            <w:bottom w:val="none" w:sz="0" w:space="0" w:color="auto"/>
            <w:right w:val="none" w:sz="0" w:space="0" w:color="auto"/>
          </w:divBdr>
        </w:div>
        <w:div w:id="150953083">
          <w:marLeft w:val="640"/>
          <w:marRight w:val="0"/>
          <w:marTop w:val="0"/>
          <w:marBottom w:val="0"/>
          <w:divBdr>
            <w:top w:val="none" w:sz="0" w:space="0" w:color="auto"/>
            <w:left w:val="none" w:sz="0" w:space="0" w:color="auto"/>
            <w:bottom w:val="none" w:sz="0" w:space="0" w:color="auto"/>
            <w:right w:val="none" w:sz="0" w:space="0" w:color="auto"/>
          </w:divBdr>
        </w:div>
        <w:div w:id="186912252">
          <w:marLeft w:val="640"/>
          <w:marRight w:val="0"/>
          <w:marTop w:val="0"/>
          <w:marBottom w:val="0"/>
          <w:divBdr>
            <w:top w:val="none" w:sz="0" w:space="0" w:color="auto"/>
            <w:left w:val="none" w:sz="0" w:space="0" w:color="auto"/>
            <w:bottom w:val="none" w:sz="0" w:space="0" w:color="auto"/>
            <w:right w:val="none" w:sz="0" w:space="0" w:color="auto"/>
          </w:divBdr>
        </w:div>
        <w:div w:id="211965949">
          <w:marLeft w:val="640"/>
          <w:marRight w:val="0"/>
          <w:marTop w:val="0"/>
          <w:marBottom w:val="0"/>
          <w:divBdr>
            <w:top w:val="none" w:sz="0" w:space="0" w:color="auto"/>
            <w:left w:val="none" w:sz="0" w:space="0" w:color="auto"/>
            <w:bottom w:val="none" w:sz="0" w:space="0" w:color="auto"/>
            <w:right w:val="none" w:sz="0" w:space="0" w:color="auto"/>
          </w:divBdr>
        </w:div>
        <w:div w:id="265190025">
          <w:marLeft w:val="640"/>
          <w:marRight w:val="0"/>
          <w:marTop w:val="0"/>
          <w:marBottom w:val="0"/>
          <w:divBdr>
            <w:top w:val="none" w:sz="0" w:space="0" w:color="auto"/>
            <w:left w:val="none" w:sz="0" w:space="0" w:color="auto"/>
            <w:bottom w:val="none" w:sz="0" w:space="0" w:color="auto"/>
            <w:right w:val="none" w:sz="0" w:space="0" w:color="auto"/>
          </w:divBdr>
        </w:div>
        <w:div w:id="301085668">
          <w:marLeft w:val="640"/>
          <w:marRight w:val="0"/>
          <w:marTop w:val="0"/>
          <w:marBottom w:val="0"/>
          <w:divBdr>
            <w:top w:val="none" w:sz="0" w:space="0" w:color="auto"/>
            <w:left w:val="none" w:sz="0" w:space="0" w:color="auto"/>
            <w:bottom w:val="none" w:sz="0" w:space="0" w:color="auto"/>
            <w:right w:val="none" w:sz="0" w:space="0" w:color="auto"/>
          </w:divBdr>
        </w:div>
        <w:div w:id="315039556">
          <w:marLeft w:val="640"/>
          <w:marRight w:val="0"/>
          <w:marTop w:val="0"/>
          <w:marBottom w:val="0"/>
          <w:divBdr>
            <w:top w:val="none" w:sz="0" w:space="0" w:color="auto"/>
            <w:left w:val="none" w:sz="0" w:space="0" w:color="auto"/>
            <w:bottom w:val="none" w:sz="0" w:space="0" w:color="auto"/>
            <w:right w:val="none" w:sz="0" w:space="0" w:color="auto"/>
          </w:divBdr>
        </w:div>
        <w:div w:id="401414499">
          <w:marLeft w:val="640"/>
          <w:marRight w:val="0"/>
          <w:marTop w:val="0"/>
          <w:marBottom w:val="0"/>
          <w:divBdr>
            <w:top w:val="none" w:sz="0" w:space="0" w:color="auto"/>
            <w:left w:val="none" w:sz="0" w:space="0" w:color="auto"/>
            <w:bottom w:val="none" w:sz="0" w:space="0" w:color="auto"/>
            <w:right w:val="none" w:sz="0" w:space="0" w:color="auto"/>
          </w:divBdr>
        </w:div>
        <w:div w:id="401414854">
          <w:marLeft w:val="640"/>
          <w:marRight w:val="0"/>
          <w:marTop w:val="0"/>
          <w:marBottom w:val="0"/>
          <w:divBdr>
            <w:top w:val="none" w:sz="0" w:space="0" w:color="auto"/>
            <w:left w:val="none" w:sz="0" w:space="0" w:color="auto"/>
            <w:bottom w:val="none" w:sz="0" w:space="0" w:color="auto"/>
            <w:right w:val="none" w:sz="0" w:space="0" w:color="auto"/>
          </w:divBdr>
        </w:div>
        <w:div w:id="415790736">
          <w:marLeft w:val="640"/>
          <w:marRight w:val="0"/>
          <w:marTop w:val="0"/>
          <w:marBottom w:val="0"/>
          <w:divBdr>
            <w:top w:val="none" w:sz="0" w:space="0" w:color="auto"/>
            <w:left w:val="none" w:sz="0" w:space="0" w:color="auto"/>
            <w:bottom w:val="none" w:sz="0" w:space="0" w:color="auto"/>
            <w:right w:val="none" w:sz="0" w:space="0" w:color="auto"/>
          </w:divBdr>
        </w:div>
        <w:div w:id="424427659">
          <w:marLeft w:val="640"/>
          <w:marRight w:val="0"/>
          <w:marTop w:val="0"/>
          <w:marBottom w:val="0"/>
          <w:divBdr>
            <w:top w:val="none" w:sz="0" w:space="0" w:color="auto"/>
            <w:left w:val="none" w:sz="0" w:space="0" w:color="auto"/>
            <w:bottom w:val="none" w:sz="0" w:space="0" w:color="auto"/>
            <w:right w:val="none" w:sz="0" w:space="0" w:color="auto"/>
          </w:divBdr>
        </w:div>
        <w:div w:id="435908746">
          <w:marLeft w:val="640"/>
          <w:marRight w:val="0"/>
          <w:marTop w:val="0"/>
          <w:marBottom w:val="0"/>
          <w:divBdr>
            <w:top w:val="none" w:sz="0" w:space="0" w:color="auto"/>
            <w:left w:val="none" w:sz="0" w:space="0" w:color="auto"/>
            <w:bottom w:val="none" w:sz="0" w:space="0" w:color="auto"/>
            <w:right w:val="none" w:sz="0" w:space="0" w:color="auto"/>
          </w:divBdr>
        </w:div>
        <w:div w:id="566107263">
          <w:marLeft w:val="640"/>
          <w:marRight w:val="0"/>
          <w:marTop w:val="0"/>
          <w:marBottom w:val="0"/>
          <w:divBdr>
            <w:top w:val="none" w:sz="0" w:space="0" w:color="auto"/>
            <w:left w:val="none" w:sz="0" w:space="0" w:color="auto"/>
            <w:bottom w:val="none" w:sz="0" w:space="0" w:color="auto"/>
            <w:right w:val="none" w:sz="0" w:space="0" w:color="auto"/>
          </w:divBdr>
        </w:div>
        <w:div w:id="576129328">
          <w:marLeft w:val="640"/>
          <w:marRight w:val="0"/>
          <w:marTop w:val="0"/>
          <w:marBottom w:val="0"/>
          <w:divBdr>
            <w:top w:val="none" w:sz="0" w:space="0" w:color="auto"/>
            <w:left w:val="none" w:sz="0" w:space="0" w:color="auto"/>
            <w:bottom w:val="none" w:sz="0" w:space="0" w:color="auto"/>
            <w:right w:val="none" w:sz="0" w:space="0" w:color="auto"/>
          </w:divBdr>
        </w:div>
        <w:div w:id="577642888">
          <w:marLeft w:val="640"/>
          <w:marRight w:val="0"/>
          <w:marTop w:val="0"/>
          <w:marBottom w:val="0"/>
          <w:divBdr>
            <w:top w:val="none" w:sz="0" w:space="0" w:color="auto"/>
            <w:left w:val="none" w:sz="0" w:space="0" w:color="auto"/>
            <w:bottom w:val="none" w:sz="0" w:space="0" w:color="auto"/>
            <w:right w:val="none" w:sz="0" w:space="0" w:color="auto"/>
          </w:divBdr>
        </w:div>
        <w:div w:id="591354138">
          <w:marLeft w:val="640"/>
          <w:marRight w:val="0"/>
          <w:marTop w:val="0"/>
          <w:marBottom w:val="0"/>
          <w:divBdr>
            <w:top w:val="none" w:sz="0" w:space="0" w:color="auto"/>
            <w:left w:val="none" w:sz="0" w:space="0" w:color="auto"/>
            <w:bottom w:val="none" w:sz="0" w:space="0" w:color="auto"/>
            <w:right w:val="none" w:sz="0" w:space="0" w:color="auto"/>
          </w:divBdr>
        </w:div>
        <w:div w:id="598489750">
          <w:marLeft w:val="640"/>
          <w:marRight w:val="0"/>
          <w:marTop w:val="0"/>
          <w:marBottom w:val="0"/>
          <w:divBdr>
            <w:top w:val="none" w:sz="0" w:space="0" w:color="auto"/>
            <w:left w:val="none" w:sz="0" w:space="0" w:color="auto"/>
            <w:bottom w:val="none" w:sz="0" w:space="0" w:color="auto"/>
            <w:right w:val="none" w:sz="0" w:space="0" w:color="auto"/>
          </w:divBdr>
        </w:div>
        <w:div w:id="615216071">
          <w:marLeft w:val="640"/>
          <w:marRight w:val="0"/>
          <w:marTop w:val="0"/>
          <w:marBottom w:val="0"/>
          <w:divBdr>
            <w:top w:val="none" w:sz="0" w:space="0" w:color="auto"/>
            <w:left w:val="none" w:sz="0" w:space="0" w:color="auto"/>
            <w:bottom w:val="none" w:sz="0" w:space="0" w:color="auto"/>
            <w:right w:val="none" w:sz="0" w:space="0" w:color="auto"/>
          </w:divBdr>
        </w:div>
        <w:div w:id="628903972">
          <w:marLeft w:val="640"/>
          <w:marRight w:val="0"/>
          <w:marTop w:val="0"/>
          <w:marBottom w:val="0"/>
          <w:divBdr>
            <w:top w:val="none" w:sz="0" w:space="0" w:color="auto"/>
            <w:left w:val="none" w:sz="0" w:space="0" w:color="auto"/>
            <w:bottom w:val="none" w:sz="0" w:space="0" w:color="auto"/>
            <w:right w:val="none" w:sz="0" w:space="0" w:color="auto"/>
          </w:divBdr>
        </w:div>
        <w:div w:id="832063722">
          <w:marLeft w:val="640"/>
          <w:marRight w:val="0"/>
          <w:marTop w:val="0"/>
          <w:marBottom w:val="0"/>
          <w:divBdr>
            <w:top w:val="none" w:sz="0" w:space="0" w:color="auto"/>
            <w:left w:val="none" w:sz="0" w:space="0" w:color="auto"/>
            <w:bottom w:val="none" w:sz="0" w:space="0" w:color="auto"/>
            <w:right w:val="none" w:sz="0" w:space="0" w:color="auto"/>
          </w:divBdr>
        </w:div>
        <w:div w:id="884753690">
          <w:marLeft w:val="640"/>
          <w:marRight w:val="0"/>
          <w:marTop w:val="0"/>
          <w:marBottom w:val="0"/>
          <w:divBdr>
            <w:top w:val="none" w:sz="0" w:space="0" w:color="auto"/>
            <w:left w:val="none" w:sz="0" w:space="0" w:color="auto"/>
            <w:bottom w:val="none" w:sz="0" w:space="0" w:color="auto"/>
            <w:right w:val="none" w:sz="0" w:space="0" w:color="auto"/>
          </w:divBdr>
        </w:div>
        <w:div w:id="940844011">
          <w:marLeft w:val="640"/>
          <w:marRight w:val="0"/>
          <w:marTop w:val="0"/>
          <w:marBottom w:val="0"/>
          <w:divBdr>
            <w:top w:val="none" w:sz="0" w:space="0" w:color="auto"/>
            <w:left w:val="none" w:sz="0" w:space="0" w:color="auto"/>
            <w:bottom w:val="none" w:sz="0" w:space="0" w:color="auto"/>
            <w:right w:val="none" w:sz="0" w:space="0" w:color="auto"/>
          </w:divBdr>
        </w:div>
        <w:div w:id="999044018">
          <w:marLeft w:val="640"/>
          <w:marRight w:val="0"/>
          <w:marTop w:val="0"/>
          <w:marBottom w:val="0"/>
          <w:divBdr>
            <w:top w:val="none" w:sz="0" w:space="0" w:color="auto"/>
            <w:left w:val="none" w:sz="0" w:space="0" w:color="auto"/>
            <w:bottom w:val="none" w:sz="0" w:space="0" w:color="auto"/>
            <w:right w:val="none" w:sz="0" w:space="0" w:color="auto"/>
          </w:divBdr>
        </w:div>
        <w:div w:id="1113475020">
          <w:marLeft w:val="640"/>
          <w:marRight w:val="0"/>
          <w:marTop w:val="0"/>
          <w:marBottom w:val="0"/>
          <w:divBdr>
            <w:top w:val="none" w:sz="0" w:space="0" w:color="auto"/>
            <w:left w:val="none" w:sz="0" w:space="0" w:color="auto"/>
            <w:bottom w:val="none" w:sz="0" w:space="0" w:color="auto"/>
            <w:right w:val="none" w:sz="0" w:space="0" w:color="auto"/>
          </w:divBdr>
        </w:div>
        <w:div w:id="1130243408">
          <w:marLeft w:val="640"/>
          <w:marRight w:val="0"/>
          <w:marTop w:val="0"/>
          <w:marBottom w:val="0"/>
          <w:divBdr>
            <w:top w:val="none" w:sz="0" w:space="0" w:color="auto"/>
            <w:left w:val="none" w:sz="0" w:space="0" w:color="auto"/>
            <w:bottom w:val="none" w:sz="0" w:space="0" w:color="auto"/>
            <w:right w:val="none" w:sz="0" w:space="0" w:color="auto"/>
          </w:divBdr>
        </w:div>
        <w:div w:id="1173835146">
          <w:marLeft w:val="640"/>
          <w:marRight w:val="0"/>
          <w:marTop w:val="0"/>
          <w:marBottom w:val="0"/>
          <w:divBdr>
            <w:top w:val="none" w:sz="0" w:space="0" w:color="auto"/>
            <w:left w:val="none" w:sz="0" w:space="0" w:color="auto"/>
            <w:bottom w:val="none" w:sz="0" w:space="0" w:color="auto"/>
            <w:right w:val="none" w:sz="0" w:space="0" w:color="auto"/>
          </w:divBdr>
        </w:div>
        <w:div w:id="1192765572">
          <w:marLeft w:val="640"/>
          <w:marRight w:val="0"/>
          <w:marTop w:val="0"/>
          <w:marBottom w:val="0"/>
          <w:divBdr>
            <w:top w:val="none" w:sz="0" w:space="0" w:color="auto"/>
            <w:left w:val="none" w:sz="0" w:space="0" w:color="auto"/>
            <w:bottom w:val="none" w:sz="0" w:space="0" w:color="auto"/>
            <w:right w:val="none" w:sz="0" w:space="0" w:color="auto"/>
          </w:divBdr>
        </w:div>
        <w:div w:id="1208222083">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1213805659">
          <w:marLeft w:val="640"/>
          <w:marRight w:val="0"/>
          <w:marTop w:val="0"/>
          <w:marBottom w:val="0"/>
          <w:divBdr>
            <w:top w:val="none" w:sz="0" w:space="0" w:color="auto"/>
            <w:left w:val="none" w:sz="0" w:space="0" w:color="auto"/>
            <w:bottom w:val="none" w:sz="0" w:space="0" w:color="auto"/>
            <w:right w:val="none" w:sz="0" w:space="0" w:color="auto"/>
          </w:divBdr>
        </w:div>
        <w:div w:id="1402944293">
          <w:marLeft w:val="640"/>
          <w:marRight w:val="0"/>
          <w:marTop w:val="0"/>
          <w:marBottom w:val="0"/>
          <w:divBdr>
            <w:top w:val="none" w:sz="0" w:space="0" w:color="auto"/>
            <w:left w:val="none" w:sz="0" w:space="0" w:color="auto"/>
            <w:bottom w:val="none" w:sz="0" w:space="0" w:color="auto"/>
            <w:right w:val="none" w:sz="0" w:space="0" w:color="auto"/>
          </w:divBdr>
        </w:div>
        <w:div w:id="1419520084">
          <w:marLeft w:val="640"/>
          <w:marRight w:val="0"/>
          <w:marTop w:val="0"/>
          <w:marBottom w:val="0"/>
          <w:divBdr>
            <w:top w:val="none" w:sz="0" w:space="0" w:color="auto"/>
            <w:left w:val="none" w:sz="0" w:space="0" w:color="auto"/>
            <w:bottom w:val="none" w:sz="0" w:space="0" w:color="auto"/>
            <w:right w:val="none" w:sz="0" w:space="0" w:color="auto"/>
          </w:divBdr>
        </w:div>
        <w:div w:id="1507136968">
          <w:marLeft w:val="640"/>
          <w:marRight w:val="0"/>
          <w:marTop w:val="0"/>
          <w:marBottom w:val="0"/>
          <w:divBdr>
            <w:top w:val="none" w:sz="0" w:space="0" w:color="auto"/>
            <w:left w:val="none" w:sz="0" w:space="0" w:color="auto"/>
            <w:bottom w:val="none" w:sz="0" w:space="0" w:color="auto"/>
            <w:right w:val="none" w:sz="0" w:space="0" w:color="auto"/>
          </w:divBdr>
        </w:div>
        <w:div w:id="1549297471">
          <w:marLeft w:val="640"/>
          <w:marRight w:val="0"/>
          <w:marTop w:val="0"/>
          <w:marBottom w:val="0"/>
          <w:divBdr>
            <w:top w:val="none" w:sz="0" w:space="0" w:color="auto"/>
            <w:left w:val="none" w:sz="0" w:space="0" w:color="auto"/>
            <w:bottom w:val="none" w:sz="0" w:space="0" w:color="auto"/>
            <w:right w:val="none" w:sz="0" w:space="0" w:color="auto"/>
          </w:divBdr>
        </w:div>
        <w:div w:id="1551724222">
          <w:marLeft w:val="640"/>
          <w:marRight w:val="0"/>
          <w:marTop w:val="0"/>
          <w:marBottom w:val="0"/>
          <w:divBdr>
            <w:top w:val="none" w:sz="0" w:space="0" w:color="auto"/>
            <w:left w:val="none" w:sz="0" w:space="0" w:color="auto"/>
            <w:bottom w:val="none" w:sz="0" w:space="0" w:color="auto"/>
            <w:right w:val="none" w:sz="0" w:space="0" w:color="auto"/>
          </w:divBdr>
        </w:div>
        <w:div w:id="1648824455">
          <w:marLeft w:val="640"/>
          <w:marRight w:val="0"/>
          <w:marTop w:val="0"/>
          <w:marBottom w:val="0"/>
          <w:divBdr>
            <w:top w:val="none" w:sz="0" w:space="0" w:color="auto"/>
            <w:left w:val="none" w:sz="0" w:space="0" w:color="auto"/>
            <w:bottom w:val="none" w:sz="0" w:space="0" w:color="auto"/>
            <w:right w:val="none" w:sz="0" w:space="0" w:color="auto"/>
          </w:divBdr>
        </w:div>
        <w:div w:id="1800227069">
          <w:marLeft w:val="640"/>
          <w:marRight w:val="0"/>
          <w:marTop w:val="0"/>
          <w:marBottom w:val="0"/>
          <w:divBdr>
            <w:top w:val="none" w:sz="0" w:space="0" w:color="auto"/>
            <w:left w:val="none" w:sz="0" w:space="0" w:color="auto"/>
            <w:bottom w:val="none" w:sz="0" w:space="0" w:color="auto"/>
            <w:right w:val="none" w:sz="0" w:space="0" w:color="auto"/>
          </w:divBdr>
        </w:div>
        <w:div w:id="1837576073">
          <w:marLeft w:val="640"/>
          <w:marRight w:val="0"/>
          <w:marTop w:val="0"/>
          <w:marBottom w:val="0"/>
          <w:divBdr>
            <w:top w:val="none" w:sz="0" w:space="0" w:color="auto"/>
            <w:left w:val="none" w:sz="0" w:space="0" w:color="auto"/>
            <w:bottom w:val="none" w:sz="0" w:space="0" w:color="auto"/>
            <w:right w:val="none" w:sz="0" w:space="0" w:color="auto"/>
          </w:divBdr>
        </w:div>
        <w:div w:id="1847553460">
          <w:marLeft w:val="640"/>
          <w:marRight w:val="0"/>
          <w:marTop w:val="0"/>
          <w:marBottom w:val="0"/>
          <w:divBdr>
            <w:top w:val="none" w:sz="0" w:space="0" w:color="auto"/>
            <w:left w:val="none" w:sz="0" w:space="0" w:color="auto"/>
            <w:bottom w:val="none" w:sz="0" w:space="0" w:color="auto"/>
            <w:right w:val="none" w:sz="0" w:space="0" w:color="auto"/>
          </w:divBdr>
        </w:div>
        <w:div w:id="1882089743">
          <w:marLeft w:val="640"/>
          <w:marRight w:val="0"/>
          <w:marTop w:val="0"/>
          <w:marBottom w:val="0"/>
          <w:divBdr>
            <w:top w:val="none" w:sz="0" w:space="0" w:color="auto"/>
            <w:left w:val="none" w:sz="0" w:space="0" w:color="auto"/>
            <w:bottom w:val="none" w:sz="0" w:space="0" w:color="auto"/>
            <w:right w:val="none" w:sz="0" w:space="0" w:color="auto"/>
          </w:divBdr>
        </w:div>
        <w:div w:id="1973905544">
          <w:marLeft w:val="640"/>
          <w:marRight w:val="0"/>
          <w:marTop w:val="0"/>
          <w:marBottom w:val="0"/>
          <w:divBdr>
            <w:top w:val="none" w:sz="0" w:space="0" w:color="auto"/>
            <w:left w:val="none" w:sz="0" w:space="0" w:color="auto"/>
            <w:bottom w:val="none" w:sz="0" w:space="0" w:color="auto"/>
            <w:right w:val="none" w:sz="0" w:space="0" w:color="auto"/>
          </w:divBdr>
        </w:div>
        <w:div w:id="2011593332">
          <w:marLeft w:val="640"/>
          <w:marRight w:val="0"/>
          <w:marTop w:val="0"/>
          <w:marBottom w:val="0"/>
          <w:divBdr>
            <w:top w:val="none" w:sz="0" w:space="0" w:color="auto"/>
            <w:left w:val="none" w:sz="0" w:space="0" w:color="auto"/>
            <w:bottom w:val="none" w:sz="0" w:space="0" w:color="auto"/>
            <w:right w:val="none" w:sz="0" w:space="0" w:color="auto"/>
          </w:divBdr>
        </w:div>
        <w:div w:id="2076973748">
          <w:marLeft w:val="640"/>
          <w:marRight w:val="0"/>
          <w:marTop w:val="0"/>
          <w:marBottom w:val="0"/>
          <w:divBdr>
            <w:top w:val="none" w:sz="0" w:space="0" w:color="auto"/>
            <w:left w:val="none" w:sz="0" w:space="0" w:color="auto"/>
            <w:bottom w:val="none" w:sz="0" w:space="0" w:color="auto"/>
            <w:right w:val="none" w:sz="0" w:space="0" w:color="auto"/>
          </w:divBdr>
        </w:div>
        <w:div w:id="2144805326">
          <w:marLeft w:val="640"/>
          <w:marRight w:val="0"/>
          <w:marTop w:val="0"/>
          <w:marBottom w:val="0"/>
          <w:divBdr>
            <w:top w:val="none" w:sz="0" w:space="0" w:color="auto"/>
            <w:left w:val="none" w:sz="0" w:space="0" w:color="auto"/>
            <w:bottom w:val="none" w:sz="0" w:space="0" w:color="auto"/>
            <w:right w:val="none" w:sz="0" w:space="0" w:color="auto"/>
          </w:divBdr>
        </w:div>
      </w:divsChild>
    </w:div>
    <w:div w:id="1161308974">
      <w:bodyDiv w:val="1"/>
      <w:marLeft w:val="0"/>
      <w:marRight w:val="0"/>
      <w:marTop w:val="0"/>
      <w:marBottom w:val="0"/>
      <w:divBdr>
        <w:top w:val="none" w:sz="0" w:space="0" w:color="auto"/>
        <w:left w:val="none" w:sz="0" w:space="0" w:color="auto"/>
        <w:bottom w:val="none" w:sz="0" w:space="0" w:color="auto"/>
        <w:right w:val="none" w:sz="0" w:space="0" w:color="auto"/>
      </w:divBdr>
      <w:divsChild>
        <w:div w:id="692154037">
          <w:marLeft w:val="0"/>
          <w:marRight w:val="0"/>
          <w:marTop w:val="0"/>
          <w:marBottom w:val="0"/>
          <w:divBdr>
            <w:top w:val="none" w:sz="0" w:space="0" w:color="auto"/>
            <w:left w:val="none" w:sz="0" w:space="0" w:color="auto"/>
            <w:bottom w:val="none" w:sz="0" w:space="0" w:color="auto"/>
            <w:right w:val="none" w:sz="0" w:space="0" w:color="auto"/>
          </w:divBdr>
          <w:divsChild>
            <w:div w:id="1016614655">
              <w:marLeft w:val="0"/>
              <w:marRight w:val="0"/>
              <w:marTop w:val="0"/>
              <w:marBottom w:val="0"/>
              <w:divBdr>
                <w:top w:val="none" w:sz="0" w:space="0" w:color="auto"/>
                <w:left w:val="none" w:sz="0" w:space="0" w:color="auto"/>
                <w:bottom w:val="none" w:sz="0" w:space="0" w:color="auto"/>
                <w:right w:val="none" w:sz="0" w:space="0" w:color="auto"/>
              </w:divBdr>
              <w:divsChild>
                <w:div w:id="2007393619">
                  <w:marLeft w:val="0"/>
                  <w:marRight w:val="0"/>
                  <w:marTop w:val="0"/>
                  <w:marBottom w:val="0"/>
                  <w:divBdr>
                    <w:top w:val="none" w:sz="0" w:space="0" w:color="auto"/>
                    <w:left w:val="none" w:sz="0" w:space="0" w:color="auto"/>
                    <w:bottom w:val="none" w:sz="0" w:space="0" w:color="auto"/>
                    <w:right w:val="none" w:sz="0" w:space="0" w:color="auto"/>
                  </w:divBdr>
                  <w:divsChild>
                    <w:div w:id="21131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776655">
      <w:bodyDiv w:val="1"/>
      <w:marLeft w:val="0"/>
      <w:marRight w:val="0"/>
      <w:marTop w:val="0"/>
      <w:marBottom w:val="0"/>
      <w:divBdr>
        <w:top w:val="none" w:sz="0" w:space="0" w:color="auto"/>
        <w:left w:val="none" w:sz="0" w:space="0" w:color="auto"/>
        <w:bottom w:val="none" w:sz="0" w:space="0" w:color="auto"/>
        <w:right w:val="none" w:sz="0" w:space="0" w:color="auto"/>
      </w:divBdr>
      <w:divsChild>
        <w:div w:id="1498617065">
          <w:marLeft w:val="0"/>
          <w:marRight w:val="0"/>
          <w:marTop w:val="0"/>
          <w:marBottom w:val="0"/>
          <w:divBdr>
            <w:top w:val="none" w:sz="0" w:space="0" w:color="auto"/>
            <w:left w:val="none" w:sz="0" w:space="0" w:color="auto"/>
            <w:bottom w:val="none" w:sz="0" w:space="0" w:color="auto"/>
            <w:right w:val="none" w:sz="0" w:space="0" w:color="auto"/>
          </w:divBdr>
          <w:divsChild>
            <w:div w:id="2076663530">
              <w:marLeft w:val="0"/>
              <w:marRight w:val="0"/>
              <w:marTop w:val="0"/>
              <w:marBottom w:val="0"/>
              <w:divBdr>
                <w:top w:val="none" w:sz="0" w:space="0" w:color="auto"/>
                <w:left w:val="none" w:sz="0" w:space="0" w:color="auto"/>
                <w:bottom w:val="none" w:sz="0" w:space="0" w:color="auto"/>
                <w:right w:val="none" w:sz="0" w:space="0" w:color="auto"/>
              </w:divBdr>
              <w:divsChild>
                <w:div w:id="184866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542028">
      <w:bodyDiv w:val="1"/>
      <w:marLeft w:val="0"/>
      <w:marRight w:val="0"/>
      <w:marTop w:val="0"/>
      <w:marBottom w:val="0"/>
      <w:divBdr>
        <w:top w:val="none" w:sz="0" w:space="0" w:color="auto"/>
        <w:left w:val="none" w:sz="0" w:space="0" w:color="auto"/>
        <w:bottom w:val="none" w:sz="0" w:space="0" w:color="auto"/>
        <w:right w:val="none" w:sz="0" w:space="0" w:color="auto"/>
      </w:divBdr>
    </w:div>
    <w:div w:id="1198934560">
      <w:bodyDiv w:val="1"/>
      <w:marLeft w:val="0"/>
      <w:marRight w:val="0"/>
      <w:marTop w:val="0"/>
      <w:marBottom w:val="0"/>
      <w:divBdr>
        <w:top w:val="none" w:sz="0" w:space="0" w:color="auto"/>
        <w:left w:val="none" w:sz="0" w:space="0" w:color="auto"/>
        <w:bottom w:val="none" w:sz="0" w:space="0" w:color="auto"/>
        <w:right w:val="none" w:sz="0" w:space="0" w:color="auto"/>
      </w:divBdr>
      <w:divsChild>
        <w:div w:id="35282886">
          <w:marLeft w:val="640"/>
          <w:marRight w:val="0"/>
          <w:marTop w:val="0"/>
          <w:marBottom w:val="0"/>
          <w:divBdr>
            <w:top w:val="none" w:sz="0" w:space="0" w:color="auto"/>
            <w:left w:val="none" w:sz="0" w:space="0" w:color="auto"/>
            <w:bottom w:val="none" w:sz="0" w:space="0" w:color="auto"/>
            <w:right w:val="none" w:sz="0" w:space="0" w:color="auto"/>
          </w:divBdr>
        </w:div>
        <w:div w:id="54158467">
          <w:marLeft w:val="640"/>
          <w:marRight w:val="0"/>
          <w:marTop w:val="0"/>
          <w:marBottom w:val="0"/>
          <w:divBdr>
            <w:top w:val="none" w:sz="0" w:space="0" w:color="auto"/>
            <w:left w:val="none" w:sz="0" w:space="0" w:color="auto"/>
            <w:bottom w:val="none" w:sz="0" w:space="0" w:color="auto"/>
            <w:right w:val="none" w:sz="0" w:space="0" w:color="auto"/>
          </w:divBdr>
        </w:div>
        <w:div w:id="93592564">
          <w:marLeft w:val="640"/>
          <w:marRight w:val="0"/>
          <w:marTop w:val="0"/>
          <w:marBottom w:val="0"/>
          <w:divBdr>
            <w:top w:val="none" w:sz="0" w:space="0" w:color="auto"/>
            <w:left w:val="none" w:sz="0" w:space="0" w:color="auto"/>
            <w:bottom w:val="none" w:sz="0" w:space="0" w:color="auto"/>
            <w:right w:val="none" w:sz="0" w:space="0" w:color="auto"/>
          </w:divBdr>
        </w:div>
        <w:div w:id="114562821">
          <w:marLeft w:val="640"/>
          <w:marRight w:val="0"/>
          <w:marTop w:val="0"/>
          <w:marBottom w:val="0"/>
          <w:divBdr>
            <w:top w:val="none" w:sz="0" w:space="0" w:color="auto"/>
            <w:left w:val="none" w:sz="0" w:space="0" w:color="auto"/>
            <w:bottom w:val="none" w:sz="0" w:space="0" w:color="auto"/>
            <w:right w:val="none" w:sz="0" w:space="0" w:color="auto"/>
          </w:divBdr>
        </w:div>
        <w:div w:id="120653377">
          <w:marLeft w:val="640"/>
          <w:marRight w:val="0"/>
          <w:marTop w:val="0"/>
          <w:marBottom w:val="0"/>
          <w:divBdr>
            <w:top w:val="none" w:sz="0" w:space="0" w:color="auto"/>
            <w:left w:val="none" w:sz="0" w:space="0" w:color="auto"/>
            <w:bottom w:val="none" w:sz="0" w:space="0" w:color="auto"/>
            <w:right w:val="none" w:sz="0" w:space="0" w:color="auto"/>
          </w:divBdr>
        </w:div>
        <w:div w:id="155153722">
          <w:marLeft w:val="640"/>
          <w:marRight w:val="0"/>
          <w:marTop w:val="0"/>
          <w:marBottom w:val="0"/>
          <w:divBdr>
            <w:top w:val="none" w:sz="0" w:space="0" w:color="auto"/>
            <w:left w:val="none" w:sz="0" w:space="0" w:color="auto"/>
            <w:bottom w:val="none" w:sz="0" w:space="0" w:color="auto"/>
            <w:right w:val="none" w:sz="0" w:space="0" w:color="auto"/>
          </w:divBdr>
        </w:div>
        <w:div w:id="173224270">
          <w:marLeft w:val="640"/>
          <w:marRight w:val="0"/>
          <w:marTop w:val="0"/>
          <w:marBottom w:val="0"/>
          <w:divBdr>
            <w:top w:val="none" w:sz="0" w:space="0" w:color="auto"/>
            <w:left w:val="none" w:sz="0" w:space="0" w:color="auto"/>
            <w:bottom w:val="none" w:sz="0" w:space="0" w:color="auto"/>
            <w:right w:val="none" w:sz="0" w:space="0" w:color="auto"/>
          </w:divBdr>
        </w:div>
        <w:div w:id="220561097">
          <w:marLeft w:val="640"/>
          <w:marRight w:val="0"/>
          <w:marTop w:val="0"/>
          <w:marBottom w:val="0"/>
          <w:divBdr>
            <w:top w:val="none" w:sz="0" w:space="0" w:color="auto"/>
            <w:left w:val="none" w:sz="0" w:space="0" w:color="auto"/>
            <w:bottom w:val="none" w:sz="0" w:space="0" w:color="auto"/>
            <w:right w:val="none" w:sz="0" w:space="0" w:color="auto"/>
          </w:divBdr>
        </w:div>
        <w:div w:id="224880397">
          <w:marLeft w:val="640"/>
          <w:marRight w:val="0"/>
          <w:marTop w:val="0"/>
          <w:marBottom w:val="0"/>
          <w:divBdr>
            <w:top w:val="none" w:sz="0" w:space="0" w:color="auto"/>
            <w:left w:val="none" w:sz="0" w:space="0" w:color="auto"/>
            <w:bottom w:val="none" w:sz="0" w:space="0" w:color="auto"/>
            <w:right w:val="none" w:sz="0" w:space="0" w:color="auto"/>
          </w:divBdr>
        </w:div>
        <w:div w:id="273220326">
          <w:marLeft w:val="640"/>
          <w:marRight w:val="0"/>
          <w:marTop w:val="0"/>
          <w:marBottom w:val="0"/>
          <w:divBdr>
            <w:top w:val="none" w:sz="0" w:space="0" w:color="auto"/>
            <w:left w:val="none" w:sz="0" w:space="0" w:color="auto"/>
            <w:bottom w:val="none" w:sz="0" w:space="0" w:color="auto"/>
            <w:right w:val="none" w:sz="0" w:space="0" w:color="auto"/>
          </w:divBdr>
        </w:div>
        <w:div w:id="286590529">
          <w:marLeft w:val="640"/>
          <w:marRight w:val="0"/>
          <w:marTop w:val="0"/>
          <w:marBottom w:val="0"/>
          <w:divBdr>
            <w:top w:val="none" w:sz="0" w:space="0" w:color="auto"/>
            <w:left w:val="none" w:sz="0" w:space="0" w:color="auto"/>
            <w:bottom w:val="none" w:sz="0" w:space="0" w:color="auto"/>
            <w:right w:val="none" w:sz="0" w:space="0" w:color="auto"/>
          </w:divBdr>
        </w:div>
        <w:div w:id="374621797">
          <w:marLeft w:val="640"/>
          <w:marRight w:val="0"/>
          <w:marTop w:val="0"/>
          <w:marBottom w:val="0"/>
          <w:divBdr>
            <w:top w:val="none" w:sz="0" w:space="0" w:color="auto"/>
            <w:left w:val="none" w:sz="0" w:space="0" w:color="auto"/>
            <w:bottom w:val="none" w:sz="0" w:space="0" w:color="auto"/>
            <w:right w:val="none" w:sz="0" w:space="0" w:color="auto"/>
          </w:divBdr>
        </w:div>
        <w:div w:id="383532192">
          <w:marLeft w:val="640"/>
          <w:marRight w:val="0"/>
          <w:marTop w:val="0"/>
          <w:marBottom w:val="0"/>
          <w:divBdr>
            <w:top w:val="none" w:sz="0" w:space="0" w:color="auto"/>
            <w:left w:val="none" w:sz="0" w:space="0" w:color="auto"/>
            <w:bottom w:val="none" w:sz="0" w:space="0" w:color="auto"/>
            <w:right w:val="none" w:sz="0" w:space="0" w:color="auto"/>
          </w:divBdr>
        </w:div>
        <w:div w:id="414979356">
          <w:marLeft w:val="640"/>
          <w:marRight w:val="0"/>
          <w:marTop w:val="0"/>
          <w:marBottom w:val="0"/>
          <w:divBdr>
            <w:top w:val="none" w:sz="0" w:space="0" w:color="auto"/>
            <w:left w:val="none" w:sz="0" w:space="0" w:color="auto"/>
            <w:bottom w:val="none" w:sz="0" w:space="0" w:color="auto"/>
            <w:right w:val="none" w:sz="0" w:space="0" w:color="auto"/>
          </w:divBdr>
        </w:div>
        <w:div w:id="429350864">
          <w:marLeft w:val="640"/>
          <w:marRight w:val="0"/>
          <w:marTop w:val="0"/>
          <w:marBottom w:val="0"/>
          <w:divBdr>
            <w:top w:val="none" w:sz="0" w:space="0" w:color="auto"/>
            <w:left w:val="none" w:sz="0" w:space="0" w:color="auto"/>
            <w:bottom w:val="none" w:sz="0" w:space="0" w:color="auto"/>
            <w:right w:val="none" w:sz="0" w:space="0" w:color="auto"/>
          </w:divBdr>
        </w:div>
        <w:div w:id="429663504">
          <w:marLeft w:val="640"/>
          <w:marRight w:val="0"/>
          <w:marTop w:val="0"/>
          <w:marBottom w:val="0"/>
          <w:divBdr>
            <w:top w:val="none" w:sz="0" w:space="0" w:color="auto"/>
            <w:left w:val="none" w:sz="0" w:space="0" w:color="auto"/>
            <w:bottom w:val="none" w:sz="0" w:space="0" w:color="auto"/>
            <w:right w:val="none" w:sz="0" w:space="0" w:color="auto"/>
          </w:divBdr>
        </w:div>
        <w:div w:id="491943908">
          <w:marLeft w:val="640"/>
          <w:marRight w:val="0"/>
          <w:marTop w:val="0"/>
          <w:marBottom w:val="0"/>
          <w:divBdr>
            <w:top w:val="none" w:sz="0" w:space="0" w:color="auto"/>
            <w:left w:val="none" w:sz="0" w:space="0" w:color="auto"/>
            <w:bottom w:val="none" w:sz="0" w:space="0" w:color="auto"/>
            <w:right w:val="none" w:sz="0" w:space="0" w:color="auto"/>
          </w:divBdr>
        </w:div>
        <w:div w:id="517550334">
          <w:marLeft w:val="640"/>
          <w:marRight w:val="0"/>
          <w:marTop w:val="0"/>
          <w:marBottom w:val="0"/>
          <w:divBdr>
            <w:top w:val="none" w:sz="0" w:space="0" w:color="auto"/>
            <w:left w:val="none" w:sz="0" w:space="0" w:color="auto"/>
            <w:bottom w:val="none" w:sz="0" w:space="0" w:color="auto"/>
            <w:right w:val="none" w:sz="0" w:space="0" w:color="auto"/>
          </w:divBdr>
        </w:div>
        <w:div w:id="726145273">
          <w:marLeft w:val="640"/>
          <w:marRight w:val="0"/>
          <w:marTop w:val="0"/>
          <w:marBottom w:val="0"/>
          <w:divBdr>
            <w:top w:val="none" w:sz="0" w:space="0" w:color="auto"/>
            <w:left w:val="none" w:sz="0" w:space="0" w:color="auto"/>
            <w:bottom w:val="none" w:sz="0" w:space="0" w:color="auto"/>
            <w:right w:val="none" w:sz="0" w:space="0" w:color="auto"/>
          </w:divBdr>
        </w:div>
        <w:div w:id="814878247">
          <w:marLeft w:val="640"/>
          <w:marRight w:val="0"/>
          <w:marTop w:val="0"/>
          <w:marBottom w:val="0"/>
          <w:divBdr>
            <w:top w:val="none" w:sz="0" w:space="0" w:color="auto"/>
            <w:left w:val="none" w:sz="0" w:space="0" w:color="auto"/>
            <w:bottom w:val="none" w:sz="0" w:space="0" w:color="auto"/>
            <w:right w:val="none" w:sz="0" w:space="0" w:color="auto"/>
          </w:divBdr>
        </w:div>
        <w:div w:id="815731427">
          <w:marLeft w:val="640"/>
          <w:marRight w:val="0"/>
          <w:marTop w:val="0"/>
          <w:marBottom w:val="0"/>
          <w:divBdr>
            <w:top w:val="none" w:sz="0" w:space="0" w:color="auto"/>
            <w:left w:val="none" w:sz="0" w:space="0" w:color="auto"/>
            <w:bottom w:val="none" w:sz="0" w:space="0" w:color="auto"/>
            <w:right w:val="none" w:sz="0" w:space="0" w:color="auto"/>
          </w:divBdr>
        </w:div>
        <w:div w:id="847865691">
          <w:marLeft w:val="640"/>
          <w:marRight w:val="0"/>
          <w:marTop w:val="0"/>
          <w:marBottom w:val="0"/>
          <w:divBdr>
            <w:top w:val="none" w:sz="0" w:space="0" w:color="auto"/>
            <w:left w:val="none" w:sz="0" w:space="0" w:color="auto"/>
            <w:bottom w:val="none" w:sz="0" w:space="0" w:color="auto"/>
            <w:right w:val="none" w:sz="0" w:space="0" w:color="auto"/>
          </w:divBdr>
        </w:div>
        <w:div w:id="897204565">
          <w:marLeft w:val="640"/>
          <w:marRight w:val="0"/>
          <w:marTop w:val="0"/>
          <w:marBottom w:val="0"/>
          <w:divBdr>
            <w:top w:val="none" w:sz="0" w:space="0" w:color="auto"/>
            <w:left w:val="none" w:sz="0" w:space="0" w:color="auto"/>
            <w:bottom w:val="none" w:sz="0" w:space="0" w:color="auto"/>
            <w:right w:val="none" w:sz="0" w:space="0" w:color="auto"/>
          </w:divBdr>
        </w:div>
        <w:div w:id="982154150">
          <w:marLeft w:val="640"/>
          <w:marRight w:val="0"/>
          <w:marTop w:val="0"/>
          <w:marBottom w:val="0"/>
          <w:divBdr>
            <w:top w:val="none" w:sz="0" w:space="0" w:color="auto"/>
            <w:left w:val="none" w:sz="0" w:space="0" w:color="auto"/>
            <w:bottom w:val="none" w:sz="0" w:space="0" w:color="auto"/>
            <w:right w:val="none" w:sz="0" w:space="0" w:color="auto"/>
          </w:divBdr>
        </w:div>
        <w:div w:id="1050760832">
          <w:marLeft w:val="640"/>
          <w:marRight w:val="0"/>
          <w:marTop w:val="0"/>
          <w:marBottom w:val="0"/>
          <w:divBdr>
            <w:top w:val="none" w:sz="0" w:space="0" w:color="auto"/>
            <w:left w:val="none" w:sz="0" w:space="0" w:color="auto"/>
            <w:bottom w:val="none" w:sz="0" w:space="0" w:color="auto"/>
            <w:right w:val="none" w:sz="0" w:space="0" w:color="auto"/>
          </w:divBdr>
        </w:div>
        <w:div w:id="1054500092">
          <w:marLeft w:val="640"/>
          <w:marRight w:val="0"/>
          <w:marTop w:val="0"/>
          <w:marBottom w:val="0"/>
          <w:divBdr>
            <w:top w:val="none" w:sz="0" w:space="0" w:color="auto"/>
            <w:left w:val="none" w:sz="0" w:space="0" w:color="auto"/>
            <w:bottom w:val="none" w:sz="0" w:space="0" w:color="auto"/>
            <w:right w:val="none" w:sz="0" w:space="0" w:color="auto"/>
          </w:divBdr>
        </w:div>
        <w:div w:id="1068767835">
          <w:marLeft w:val="640"/>
          <w:marRight w:val="0"/>
          <w:marTop w:val="0"/>
          <w:marBottom w:val="0"/>
          <w:divBdr>
            <w:top w:val="none" w:sz="0" w:space="0" w:color="auto"/>
            <w:left w:val="none" w:sz="0" w:space="0" w:color="auto"/>
            <w:bottom w:val="none" w:sz="0" w:space="0" w:color="auto"/>
            <w:right w:val="none" w:sz="0" w:space="0" w:color="auto"/>
          </w:divBdr>
        </w:div>
        <w:div w:id="1146045015">
          <w:marLeft w:val="640"/>
          <w:marRight w:val="0"/>
          <w:marTop w:val="0"/>
          <w:marBottom w:val="0"/>
          <w:divBdr>
            <w:top w:val="none" w:sz="0" w:space="0" w:color="auto"/>
            <w:left w:val="none" w:sz="0" w:space="0" w:color="auto"/>
            <w:bottom w:val="none" w:sz="0" w:space="0" w:color="auto"/>
            <w:right w:val="none" w:sz="0" w:space="0" w:color="auto"/>
          </w:divBdr>
        </w:div>
        <w:div w:id="1151630549">
          <w:marLeft w:val="640"/>
          <w:marRight w:val="0"/>
          <w:marTop w:val="0"/>
          <w:marBottom w:val="0"/>
          <w:divBdr>
            <w:top w:val="none" w:sz="0" w:space="0" w:color="auto"/>
            <w:left w:val="none" w:sz="0" w:space="0" w:color="auto"/>
            <w:bottom w:val="none" w:sz="0" w:space="0" w:color="auto"/>
            <w:right w:val="none" w:sz="0" w:space="0" w:color="auto"/>
          </w:divBdr>
        </w:div>
        <w:div w:id="1233663132">
          <w:marLeft w:val="640"/>
          <w:marRight w:val="0"/>
          <w:marTop w:val="0"/>
          <w:marBottom w:val="0"/>
          <w:divBdr>
            <w:top w:val="none" w:sz="0" w:space="0" w:color="auto"/>
            <w:left w:val="none" w:sz="0" w:space="0" w:color="auto"/>
            <w:bottom w:val="none" w:sz="0" w:space="0" w:color="auto"/>
            <w:right w:val="none" w:sz="0" w:space="0" w:color="auto"/>
          </w:divBdr>
        </w:div>
        <w:div w:id="1341738582">
          <w:marLeft w:val="640"/>
          <w:marRight w:val="0"/>
          <w:marTop w:val="0"/>
          <w:marBottom w:val="0"/>
          <w:divBdr>
            <w:top w:val="none" w:sz="0" w:space="0" w:color="auto"/>
            <w:left w:val="none" w:sz="0" w:space="0" w:color="auto"/>
            <w:bottom w:val="none" w:sz="0" w:space="0" w:color="auto"/>
            <w:right w:val="none" w:sz="0" w:space="0" w:color="auto"/>
          </w:divBdr>
        </w:div>
        <w:div w:id="1350713102">
          <w:marLeft w:val="640"/>
          <w:marRight w:val="0"/>
          <w:marTop w:val="0"/>
          <w:marBottom w:val="0"/>
          <w:divBdr>
            <w:top w:val="none" w:sz="0" w:space="0" w:color="auto"/>
            <w:left w:val="none" w:sz="0" w:space="0" w:color="auto"/>
            <w:bottom w:val="none" w:sz="0" w:space="0" w:color="auto"/>
            <w:right w:val="none" w:sz="0" w:space="0" w:color="auto"/>
          </w:divBdr>
        </w:div>
        <w:div w:id="1372150074">
          <w:marLeft w:val="640"/>
          <w:marRight w:val="0"/>
          <w:marTop w:val="0"/>
          <w:marBottom w:val="0"/>
          <w:divBdr>
            <w:top w:val="none" w:sz="0" w:space="0" w:color="auto"/>
            <w:left w:val="none" w:sz="0" w:space="0" w:color="auto"/>
            <w:bottom w:val="none" w:sz="0" w:space="0" w:color="auto"/>
            <w:right w:val="none" w:sz="0" w:space="0" w:color="auto"/>
          </w:divBdr>
        </w:div>
        <w:div w:id="1385831494">
          <w:marLeft w:val="640"/>
          <w:marRight w:val="0"/>
          <w:marTop w:val="0"/>
          <w:marBottom w:val="0"/>
          <w:divBdr>
            <w:top w:val="none" w:sz="0" w:space="0" w:color="auto"/>
            <w:left w:val="none" w:sz="0" w:space="0" w:color="auto"/>
            <w:bottom w:val="none" w:sz="0" w:space="0" w:color="auto"/>
            <w:right w:val="none" w:sz="0" w:space="0" w:color="auto"/>
          </w:divBdr>
        </w:div>
        <w:div w:id="1495560677">
          <w:marLeft w:val="640"/>
          <w:marRight w:val="0"/>
          <w:marTop w:val="0"/>
          <w:marBottom w:val="0"/>
          <w:divBdr>
            <w:top w:val="none" w:sz="0" w:space="0" w:color="auto"/>
            <w:left w:val="none" w:sz="0" w:space="0" w:color="auto"/>
            <w:bottom w:val="none" w:sz="0" w:space="0" w:color="auto"/>
            <w:right w:val="none" w:sz="0" w:space="0" w:color="auto"/>
          </w:divBdr>
        </w:div>
        <w:div w:id="1602303145">
          <w:marLeft w:val="640"/>
          <w:marRight w:val="0"/>
          <w:marTop w:val="0"/>
          <w:marBottom w:val="0"/>
          <w:divBdr>
            <w:top w:val="none" w:sz="0" w:space="0" w:color="auto"/>
            <w:left w:val="none" w:sz="0" w:space="0" w:color="auto"/>
            <w:bottom w:val="none" w:sz="0" w:space="0" w:color="auto"/>
            <w:right w:val="none" w:sz="0" w:space="0" w:color="auto"/>
          </w:divBdr>
        </w:div>
        <w:div w:id="1611890009">
          <w:marLeft w:val="640"/>
          <w:marRight w:val="0"/>
          <w:marTop w:val="0"/>
          <w:marBottom w:val="0"/>
          <w:divBdr>
            <w:top w:val="none" w:sz="0" w:space="0" w:color="auto"/>
            <w:left w:val="none" w:sz="0" w:space="0" w:color="auto"/>
            <w:bottom w:val="none" w:sz="0" w:space="0" w:color="auto"/>
            <w:right w:val="none" w:sz="0" w:space="0" w:color="auto"/>
          </w:divBdr>
        </w:div>
        <w:div w:id="1626306231">
          <w:marLeft w:val="640"/>
          <w:marRight w:val="0"/>
          <w:marTop w:val="0"/>
          <w:marBottom w:val="0"/>
          <w:divBdr>
            <w:top w:val="none" w:sz="0" w:space="0" w:color="auto"/>
            <w:left w:val="none" w:sz="0" w:space="0" w:color="auto"/>
            <w:bottom w:val="none" w:sz="0" w:space="0" w:color="auto"/>
            <w:right w:val="none" w:sz="0" w:space="0" w:color="auto"/>
          </w:divBdr>
        </w:div>
        <w:div w:id="1665817798">
          <w:marLeft w:val="640"/>
          <w:marRight w:val="0"/>
          <w:marTop w:val="0"/>
          <w:marBottom w:val="0"/>
          <w:divBdr>
            <w:top w:val="none" w:sz="0" w:space="0" w:color="auto"/>
            <w:left w:val="none" w:sz="0" w:space="0" w:color="auto"/>
            <w:bottom w:val="none" w:sz="0" w:space="0" w:color="auto"/>
            <w:right w:val="none" w:sz="0" w:space="0" w:color="auto"/>
          </w:divBdr>
        </w:div>
        <w:div w:id="1665861262">
          <w:marLeft w:val="640"/>
          <w:marRight w:val="0"/>
          <w:marTop w:val="0"/>
          <w:marBottom w:val="0"/>
          <w:divBdr>
            <w:top w:val="none" w:sz="0" w:space="0" w:color="auto"/>
            <w:left w:val="none" w:sz="0" w:space="0" w:color="auto"/>
            <w:bottom w:val="none" w:sz="0" w:space="0" w:color="auto"/>
            <w:right w:val="none" w:sz="0" w:space="0" w:color="auto"/>
          </w:divBdr>
        </w:div>
        <w:div w:id="1694843153">
          <w:marLeft w:val="640"/>
          <w:marRight w:val="0"/>
          <w:marTop w:val="0"/>
          <w:marBottom w:val="0"/>
          <w:divBdr>
            <w:top w:val="none" w:sz="0" w:space="0" w:color="auto"/>
            <w:left w:val="none" w:sz="0" w:space="0" w:color="auto"/>
            <w:bottom w:val="none" w:sz="0" w:space="0" w:color="auto"/>
            <w:right w:val="none" w:sz="0" w:space="0" w:color="auto"/>
          </w:divBdr>
        </w:div>
        <w:div w:id="1718044445">
          <w:marLeft w:val="640"/>
          <w:marRight w:val="0"/>
          <w:marTop w:val="0"/>
          <w:marBottom w:val="0"/>
          <w:divBdr>
            <w:top w:val="none" w:sz="0" w:space="0" w:color="auto"/>
            <w:left w:val="none" w:sz="0" w:space="0" w:color="auto"/>
            <w:bottom w:val="none" w:sz="0" w:space="0" w:color="auto"/>
            <w:right w:val="none" w:sz="0" w:space="0" w:color="auto"/>
          </w:divBdr>
        </w:div>
        <w:div w:id="1729835367">
          <w:marLeft w:val="640"/>
          <w:marRight w:val="0"/>
          <w:marTop w:val="0"/>
          <w:marBottom w:val="0"/>
          <w:divBdr>
            <w:top w:val="none" w:sz="0" w:space="0" w:color="auto"/>
            <w:left w:val="none" w:sz="0" w:space="0" w:color="auto"/>
            <w:bottom w:val="none" w:sz="0" w:space="0" w:color="auto"/>
            <w:right w:val="none" w:sz="0" w:space="0" w:color="auto"/>
          </w:divBdr>
        </w:div>
        <w:div w:id="1751191358">
          <w:marLeft w:val="640"/>
          <w:marRight w:val="0"/>
          <w:marTop w:val="0"/>
          <w:marBottom w:val="0"/>
          <w:divBdr>
            <w:top w:val="none" w:sz="0" w:space="0" w:color="auto"/>
            <w:left w:val="none" w:sz="0" w:space="0" w:color="auto"/>
            <w:bottom w:val="none" w:sz="0" w:space="0" w:color="auto"/>
            <w:right w:val="none" w:sz="0" w:space="0" w:color="auto"/>
          </w:divBdr>
        </w:div>
        <w:div w:id="1757021290">
          <w:marLeft w:val="640"/>
          <w:marRight w:val="0"/>
          <w:marTop w:val="0"/>
          <w:marBottom w:val="0"/>
          <w:divBdr>
            <w:top w:val="none" w:sz="0" w:space="0" w:color="auto"/>
            <w:left w:val="none" w:sz="0" w:space="0" w:color="auto"/>
            <w:bottom w:val="none" w:sz="0" w:space="0" w:color="auto"/>
            <w:right w:val="none" w:sz="0" w:space="0" w:color="auto"/>
          </w:divBdr>
        </w:div>
        <w:div w:id="1882160714">
          <w:marLeft w:val="640"/>
          <w:marRight w:val="0"/>
          <w:marTop w:val="0"/>
          <w:marBottom w:val="0"/>
          <w:divBdr>
            <w:top w:val="none" w:sz="0" w:space="0" w:color="auto"/>
            <w:left w:val="none" w:sz="0" w:space="0" w:color="auto"/>
            <w:bottom w:val="none" w:sz="0" w:space="0" w:color="auto"/>
            <w:right w:val="none" w:sz="0" w:space="0" w:color="auto"/>
          </w:divBdr>
        </w:div>
        <w:div w:id="1935745743">
          <w:marLeft w:val="640"/>
          <w:marRight w:val="0"/>
          <w:marTop w:val="0"/>
          <w:marBottom w:val="0"/>
          <w:divBdr>
            <w:top w:val="none" w:sz="0" w:space="0" w:color="auto"/>
            <w:left w:val="none" w:sz="0" w:space="0" w:color="auto"/>
            <w:bottom w:val="none" w:sz="0" w:space="0" w:color="auto"/>
            <w:right w:val="none" w:sz="0" w:space="0" w:color="auto"/>
          </w:divBdr>
        </w:div>
        <w:div w:id="2004775658">
          <w:marLeft w:val="640"/>
          <w:marRight w:val="0"/>
          <w:marTop w:val="0"/>
          <w:marBottom w:val="0"/>
          <w:divBdr>
            <w:top w:val="none" w:sz="0" w:space="0" w:color="auto"/>
            <w:left w:val="none" w:sz="0" w:space="0" w:color="auto"/>
            <w:bottom w:val="none" w:sz="0" w:space="0" w:color="auto"/>
            <w:right w:val="none" w:sz="0" w:space="0" w:color="auto"/>
          </w:divBdr>
        </w:div>
        <w:div w:id="2091391802">
          <w:marLeft w:val="640"/>
          <w:marRight w:val="0"/>
          <w:marTop w:val="0"/>
          <w:marBottom w:val="0"/>
          <w:divBdr>
            <w:top w:val="none" w:sz="0" w:space="0" w:color="auto"/>
            <w:left w:val="none" w:sz="0" w:space="0" w:color="auto"/>
            <w:bottom w:val="none" w:sz="0" w:space="0" w:color="auto"/>
            <w:right w:val="none" w:sz="0" w:space="0" w:color="auto"/>
          </w:divBdr>
        </w:div>
        <w:div w:id="2095517500">
          <w:marLeft w:val="640"/>
          <w:marRight w:val="0"/>
          <w:marTop w:val="0"/>
          <w:marBottom w:val="0"/>
          <w:divBdr>
            <w:top w:val="none" w:sz="0" w:space="0" w:color="auto"/>
            <w:left w:val="none" w:sz="0" w:space="0" w:color="auto"/>
            <w:bottom w:val="none" w:sz="0" w:space="0" w:color="auto"/>
            <w:right w:val="none" w:sz="0" w:space="0" w:color="auto"/>
          </w:divBdr>
        </w:div>
        <w:div w:id="2115855657">
          <w:marLeft w:val="640"/>
          <w:marRight w:val="0"/>
          <w:marTop w:val="0"/>
          <w:marBottom w:val="0"/>
          <w:divBdr>
            <w:top w:val="none" w:sz="0" w:space="0" w:color="auto"/>
            <w:left w:val="none" w:sz="0" w:space="0" w:color="auto"/>
            <w:bottom w:val="none" w:sz="0" w:space="0" w:color="auto"/>
            <w:right w:val="none" w:sz="0" w:space="0" w:color="auto"/>
          </w:divBdr>
        </w:div>
        <w:div w:id="2124035109">
          <w:marLeft w:val="640"/>
          <w:marRight w:val="0"/>
          <w:marTop w:val="0"/>
          <w:marBottom w:val="0"/>
          <w:divBdr>
            <w:top w:val="none" w:sz="0" w:space="0" w:color="auto"/>
            <w:left w:val="none" w:sz="0" w:space="0" w:color="auto"/>
            <w:bottom w:val="none" w:sz="0" w:space="0" w:color="auto"/>
            <w:right w:val="none" w:sz="0" w:space="0" w:color="auto"/>
          </w:divBdr>
        </w:div>
        <w:div w:id="2125342531">
          <w:marLeft w:val="640"/>
          <w:marRight w:val="0"/>
          <w:marTop w:val="0"/>
          <w:marBottom w:val="0"/>
          <w:divBdr>
            <w:top w:val="none" w:sz="0" w:space="0" w:color="auto"/>
            <w:left w:val="none" w:sz="0" w:space="0" w:color="auto"/>
            <w:bottom w:val="none" w:sz="0" w:space="0" w:color="auto"/>
            <w:right w:val="none" w:sz="0" w:space="0" w:color="auto"/>
          </w:divBdr>
        </w:div>
        <w:div w:id="2126657968">
          <w:marLeft w:val="640"/>
          <w:marRight w:val="0"/>
          <w:marTop w:val="0"/>
          <w:marBottom w:val="0"/>
          <w:divBdr>
            <w:top w:val="none" w:sz="0" w:space="0" w:color="auto"/>
            <w:left w:val="none" w:sz="0" w:space="0" w:color="auto"/>
            <w:bottom w:val="none" w:sz="0" w:space="0" w:color="auto"/>
            <w:right w:val="none" w:sz="0" w:space="0" w:color="auto"/>
          </w:divBdr>
        </w:div>
      </w:divsChild>
    </w:div>
    <w:div w:id="1286305573">
      <w:bodyDiv w:val="1"/>
      <w:marLeft w:val="0"/>
      <w:marRight w:val="0"/>
      <w:marTop w:val="0"/>
      <w:marBottom w:val="0"/>
      <w:divBdr>
        <w:top w:val="none" w:sz="0" w:space="0" w:color="auto"/>
        <w:left w:val="none" w:sz="0" w:space="0" w:color="auto"/>
        <w:bottom w:val="none" w:sz="0" w:space="0" w:color="auto"/>
        <w:right w:val="none" w:sz="0" w:space="0" w:color="auto"/>
      </w:divBdr>
      <w:divsChild>
        <w:div w:id="90704226">
          <w:marLeft w:val="640"/>
          <w:marRight w:val="0"/>
          <w:marTop w:val="0"/>
          <w:marBottom w:val="0"/>
          <w:divBdr>
            <w:top w:val="none" w:sz="0" w:space="0" w:color="auto"/>
            <w:left w:val="none" w:sz="0" w:space="0" w:color="auto"/>
            <w:bottom w:val="none" w:sz="0" w:space="0" w:color="auto"/>
            <w:right w:val="none" w:sz="0" w:space="0" w:color="auto"/>
          </w:divBdr>
        </w:div>
        <w:div w:id="92825310">
          <w:marLeft w:val="640"/>
          <w:marRight w:val="0"/>
          <w:marTop w:val="0"/>
          <w:marBottom w:val="0"/>
          <w:divBdr>
            <w:top w:val="none" w:sz="0" w:space="0" w:color="auto"/>
            <w:left w:val="none" w:sz="0" w:space="0" w:color="auto"/>
            <w:bottom w:val="none" w:sz="0" w:space="0" w:color="auto"/>
            <w:right w:val="none" w:sz="0" w:space="0" w:color="auto"/>
          </w:divBdr>
        </w:div>
        <w:div w:id="125245832">
          <w:marLeft w:val="640"/>
          <w:marRight w:val="0"/>
          <w:marTop w:val="0"/>
          <w:marBottom w:val="0"/>
          <w:divBdr>
            <w:top w:val="none" w:sz="0" w:space="0" w:color="auto"/>
            <w:left w:val="none" w:sz="0" w:space="0" w:color="auto"/>
            <w:bottom w:val="none" w:sz="0" w:space="0" w:color="auto"/>
            <w:right w:val="none" w:sz="0" w:space="0" w:color="auto"/>
          </w:divBdr>
        </w:div>
        <w:div w:id="166212369">
          <w:marLeft w:val="640"/>
          <w:marRight w:val="0"/>
          <w:marTop w:val="0"/>
          <w:marBottom w:val="0"/>
          <w:divBdr>
            <w:top w:val="none" w:sz="0" w:space="0" w:color="auto"/>
            <w:left w:val="none" w:sz="0" w:space="0" w:color="auto"/>
            <w:bottom w:val="none" w:sz="0" w:space="0" w:color="auto"/>
            <w:right w:val="none" w:sz="0" w:space="0" w:color="auto"/>
          </w:divBdr>
        </w:div>
        <w:div w:id="177819294">
          <w:marLeft w:val="640"/>
          <w:marRight w:val="0"/>
          <w:marTop w:val="0"/>
          <w:marBottom w:val="0"/>
          <w:divBdr>
            <w:top w:val="none" w:sz="0" w:space="0" w:color="auto"/>
            <w:left w:val="none" w:sz="0" w:space="0" w:color="auto"/>
            <w:bottom w:val="none" w:sz="0" w:space="0" w:color="auto"/>
            <w:right w:val="none" w:sz="0" w:space="0" w:color="auto"/>
          </w:divBdr>
        </w:div>
        <w:div w:id="191725042">
          <w:marLeft w:val="640"/>
          <w:marRight w:val="0"/>
          <w:marTop w:val="0"/>
          <w:marBottom w:val="0"/>
          <w:divBdr>
            <w:top w:val="none" w:sz="0" w:space="0" w:color="auto"/>
            <w:left w:val="none" w:sz="0" w:space="0" w:color="auto"/>
            <w:bottom w:val="none" w:sz="0" w:space="0" w:color="auto"/>
            <w:right w:val="none" w:sz="0" w:space="0" w:color="auto"/>
          </w:divBdr>
        </w:div>
        <w:div w:id="195044479">
          <w:marLeft w:val="640"/>
          <w:marRight w:val="0"/>
          <w:marTop w:val="0"/>
          <w:marBottom w:val="0"/>
          <w:divBdr>
            <w:top w:val="none" w:sz="0" w:space="0" w:color="auto"/>
            <w:left w:val="none" w:sz="0" w:space="0" w:color="auto"/>
            <w:bottom w:val="none" w:sz="0" w:space="0" w:color="auto"/>
            <w:right w:val="none" w:sz="0" w:space="0" w:color="auto"/>
          </w:divBdr>
        </w:div>
        <w:div w:id="201796161">
          <w:marLeft w:val="640"/>
          <w:marRight w:val="0"/>
          <w:marTop w:val="0"/>
          <w:marBottom w:val="0"/>
          <w:divBdr>
            <w:top w:val="none" w:sz="0" w:space="0" w:color="auto"/>
            <w:left w:val="none" w:sz="0" w:space="0" w:color="auto"/>
            <w:bottom w:val="none" w:sz="0" w:space="0" w:color="auto"/>
            <w:right w:val="none" w:sz="0" w:space="0" w:color="auto"/>
          </w:divBdr>
        </w:div>
        <w:div w:id="379289433">
          <w:marLeft w:val="640"/>
          <w:marRight w:val="0"/>
          <w:marTop w:val="0"/>
          <w:marBottom w:val="0"/>
          <w:divBdr>
            <w:top w:val="none" w:sz="0" w:space="0" w:color="auto"/>
            <w:left w:val="none" w:sz="0" w:space="0" w:color="auto"/>
            <w:bottom w:val="none" w:sz="0" w:space="0" w:color="auto"/>
            <w:right w:val="none" w:sz="0" w:space="0" w:color="auto"/>
          </w:divBdr>
        </w:div>
        <w:div w:id="386029049">
          <w:marLeft w:val="640"/>
          <w:marRight w:val="0"/>
          <w:marTop w:val="0"/>
          <w:marBottom w:val="0"/>
          <w:divBdr>
            <w:top w:val="none" w:sz="0" w:space="0" w:color="auto"/>
            <w:left w:val="none" w:sz="0" w:space="0" w:color="auto"/>
            <w:bottom w:val="none" w:sz="0" w:space="0" w:color="auto"/>
            <w:right w:val="none" w:sz="0" w:space="0" w:color="auto"/>
          </w:divBdr>
        </w:div>
        <w:div w:id="408158641">
          <w:marLeft w:val="640"/>
          <w:marRight w:val="0"/>
          <w:marTop w:val="0"/>
          <w:marBottom w:val="0"/>
          <w:divBdr>
            <w:top w:val="none" w:sz="0" w:space="0" w:color="auto"/>
            <w:left w:val="none" w:sz="0" w:space="0" w:color="auto"/>
            <w:bottom w:val="none" w:sz="0" w:space="0" w:color="auto"/>
            <w:right w:val="none" w:sz="0" w:space="0" w:color="auto"/>
          </w:divBdr>
        </w:div>
        <w:div w:id="468784227">
          <w:marLeft w:val="640"/>
          <w:marRight w:val="0"/>
          <w:marTop w:val="0"/>
          <w:marBottom w:val="0"/>
          <w:divBdr>
            <w:top w:val="none" w:sz="0" w:space="0" w:color="auto"/>
            <w:left w:val="none" w:sz="0" w:space="0" w:color="auto"/>
            <w:bottom w:val="none" w:sz="0" w:space="0" w:color="auto"/>
            <w:right w:val="none" w:sz="0" w:space="0" w:color="auto"/>
          </w:divBdr>
        </w:div>
        <w:div w:id="500585307">
          <w:marLeft w:val="640"/>
          <w:marRight w:val="0"/>
          <w:marTop w:val="0"/>
          <w:marBottom w:val="0"/>
          <w:divBdr>
            <w:top w:val="none" w:sz="0" w:space="0" w:color="auto"/>
            <w:left w:val="none" w:sz="0" w:space="0" w:color="auto"/>
            <w:bottom w:val="none" w:sz="0" w:space="0" w:color="auto"/>
            <w:right w:val="none" w:sz="0" w:space="0" w:color="auto"/>
          </w:divBdr>
        </w:div>
        <w:div w:id="507868407">
          <w:marLeft w:val="640"/>
          <w:marRight w:val="0"/>
          <w:marTop w:val="0"/>
          <w:marBottom w:val="0"/>
          <w:divBdr>
            <w:top w:val="none" w:sz="0" w:space="0" w:color="auto"/>
            <w:left w:val="none" w:sz="0" w:space="0" w:color="auto"/>
            <w:bottom w:val="none" w:sz="0" w:space="0" w:color="auto"/>
            <w:right w:val="none" w:sz="0" w:space="0" w:color="auto"/>
          </w:divBdr>
        </w:div>
        <w:div w:id="572668338">
          <w:marLeft w:val="640"/>
          <w:marRight w:val="0"/>
          <w:marTop w:val="0"/>
          <w:marBottom w:val="0"/>
          <w:divBdr>
            <w:top w:val="none" w:sz="0" w:space="0" w:color="auto"/>
            <w:left w:val="none" w:sz="0" w:space="0" w:color="auto"/>
            <w:bottom w:val="none" w:sz="0" w:space="0" w:color="auto"/>
            <w:right w:val="none" w:sz="0" w:space="0" w:color="auto"/>
          </w:divBdr>
        </w:div>
        <w:div w:id="638464796">
          <w:marLeft w:val="640"/>
          <w:marRight w:val="0"/>
          <w:marTop w:val="0"/>
          <w:marBottom w:val="0"/>
          <w:divBdr>
            <w:top w:val="none" w:sz="0" w:space="0" w:color="auto"/>
            <w:left w:val="none" w:sz="0" w:space="0" w:color="auto"/>
            <w:bottom w:val="none" w:sz="0" w:space="0" w:color="auto"/>
            <w:right w:val="none" w:sz="0" w:space="0" w:color="auto"/>
          </w:divBdr>
        </w:div>
        <w:div w:id="808087291">
          <w:marLeft w:val="640"/>
          <w:marRight w:val="0"/>
          <w:marTop w:val="0"/>
          <w:marBottom w:val="0"/>
          <w:divBdr>
            <w:top w:val="none" w:sz="0" w:space="0" w:color="auto"/>
            <w:left w:val="none" w:sz="0" w:space="0" w:color="auto"/>
            <w:bottom w:val="none" w:sz="0" w:space="0" w:color="auto"/>
            <w:right w:val="none" w:sz="0" w:space="0" w:color="auto"/>
          </w:divBdr>
        </w:div>
        <w:div w:id="822047905">
          <w:marLeft w:val="640"/>
          <w:marRight w:val="0"/>
          <w:marTop w:val="0"/>
          <w:marBottom w:val="0"/>
          <w:divBdr>
            <w:top w:val="none" w:sz="0" w:space="0" w:color="auto"/>
            <w:left w:val="none" w:sz="0" w:space="0" w:color="auto"/>
            <w:bottom w:val="none" w:sz="0" w:space="0" w:color="auto"/>
            <w:right w:val="none" w:sz="0" w:space="0" w:color="auto"/>
          </w:divBdr>
        </w:div>
        <w:div w:id="839467916">
          <w:marLeft w:val="640"/>
          <w:marRight w:val="0"/>
          <w:marTop w:val="0"/>
          <w:marBottom w:val="0"/>
          <w:divBdr>
            <w:top w:val="none" w:sz="0" w:space="0" w:color="auto"/>
            <w:left w:val="none" w:sz="0" w:space="0" w:color="auto"/>
            <w:bottom w:val="none" w:sz="0" w:space="0" w:color="auto"/>
            <w:right w:val="none" w:sz="0" w:space="0" w:color="auto"/>
          </w:divBdr>
        </w:div>
        <w:div w:id="888028160">
          <w:marLeft w:val="640"/>
          <w:marRight w:val="0"/>
          <w:marTop w:val="0"/>
          <w:marBottom w:val="0"/>
          <w:divBdr>
            <w:top w:val="none" w:sz="0" w:space="0" w:color="auto"/>
            <w:left w:val="none" w:sz="0" w:space="0" w:color="auto"/>
            <w:bottom w:val="none" w:sz="0" w:space="0" w:color="auto"/>
            <w:right w:val="none" w:sz="0" w:space="0" w:color="auto"/>
          </w:divBdr>
        </w:div>
        <w:div w:id="922950312">
          <w:marLeft w:val="640"/>
          <w:marRight w:val="0"/>
          <w:marTop w:val="0"/>
          <w:marBottom w:val="0"/>
          <w:divBdr>
            <w:top w:val="none" w:sz="0" w:space="0" w:color="auto"/>
            <w:left w:val="none" w:sz="0" w:space="0" w:color="auto"/>
            <w:bottom w:val="none" w:sz="0" w:space="0" w:color="auto"/>
            <w:right w:val="none" w:sz="0" w:space="0" w:color="auto"/>
          </w:divBdr>
        </w:div>
        <w:div w:id="1051926233">
          <w:marLeft w:val="640"/>
          <w:marRight w:val="0"/>
          <w:marTop w:val="0"/>
          <w:marBottom w:val="0"/>
          <w:divBdr>
            <w:top w:val="none" w:sz="0" w:space="0" w:color="auto"/>
            <w:left w:val="none" w:sz="0" w:space="0" w:color="auto"/>
            <w:bottom w:val="none" w:sz="0" w:space="0" w:color="auto"/>
            <w:right w:val="none" w:sz="0" w:space="0" w:color="auto"/>
          </w:divBdr>
        </w:div>
        <w:div w:id="1064989127">
          <w:marLeft w:val="640"/>
          <w:marRight w:val="0"/>
          <w:marTop w:val="0"/>
          <w:marBottom w:val="0"/>
          <w:divBdr>
            <w:top w:val="none" w:sz="0" w:space="0" w:color="auto"/>
            <w:left w:val="none" w:sz="0" w:space="0" w:color="auto"/>
            <w:bottom w:val="none" w:sz="0" w:space="0" w:color="auto"/>
            <w:right w:val="none" w:sz="0" w:space="0" w:color="auto"/>
          </w:divBdr>
        </w:div>
        <w:div w:id="1102451583">
          <w:marLeft w:val="640"/>
          <w:marRight w:val="0"/>
          <w:marTop w:val="0"/>
          <w:marBottom w:val="0"/>
          <w:divBdr>
            <w:top w:val="none" w:sz="0" w:space="0" w:color="auto"/>
            <w:left w:val="none" w:sz="0" w:space="0" w:color="auto"/>
            <w:bottom w:val="none" w:sz="0" w:space="0" w:color="auto"/>
            <w:right w:val="none" w:sz="0" w:space="0" w:color="auto"/>
          </w:divBdr>
        </w:div>
        <w:div w:id="1117064770">
          <w:marLeft w:val="640"/>
          <w:marRight w:val="0"/>
          <w:marTop w:val="0"/>
          <w:marBottom w:val="0"/>
          <w:divBdr>
            <w:top w:val="none" w:sz="0" w:space="0" w:color="auto"/>
            <w:left w:val="none" w:sz="0" w:space="0" w:color="auto"/>
            <w:bottom w:val="none" w:sz="0" w:space="0" w:color="auto"/>
            <w:right w:val="none" w:sz="0" w:space="0" w:color="auto"/>
          </w:divBdr>
        </w:div>
        <w:div w:id="1266575775">
          <w:marLeft w:val="640"/>
          <w:marRight w:val="0"/>
          <w:marTop w:val="0"/>
          <w:marBottom w:val="0"/>
          <w:divBdr>
            <w:top w:val="none" w:sz="0" w:space="0" w:color="auto"/>
            <w:left w:val="none" w:sz="0" w:space="0" w:color="auto"/>
            <w:bottom w:val="none" w:sz="0" w:space="0" w:color="auto"/>
            <w:right w:val="none" w:sz="0" w:space="0" w:color="auto"/>
          </w:divBdr>
        </w:div>
        <w:div w:id="1283540652">
          <w:marLeft w:val="640"/>
          <w:marRight w:val="0"/>
          <w:marTop w:val="0"/>
          <w:marBottom w:val="0"/>
          <w:divBdr>
            <w:top w:val="none" w:sz="0" w:space="0" w:color="auto"/>
            <w:left w:val="none" w:sz="0" w:space="0" w:color="auto"/>
            <w:bottom w:val="none" w:sz="0" w:space="0" w:color="auto"/>
            <w:right w:val="none" w:sz="0" w:space="0" w:color="auto"/>
          </w:divBdr>
        </w:div>
        <w:div w:id="1336421699">
          <w:marLeft w:val="640"/>
          <w:marRight w:val="0"/>
          <w:marTop w:val="0"/>
          <w:marBottom w:val="0"/>
          <w:divBdr>
            <w:top w:val="none" w:sz="0" w:space="0" w:color="auto"/>
            <w:left w:val="none" w:sz="0" w:space="0" w:color="auto"/>
            <w:bottom w:val="none" w:sz="0" w:space="0" w:color="auto"/>
            <w:right w:val="none" w:sz="0" w:space="0" w:color="auto"/>
          </w:divBdr>
        </w:div>
        <w:div w:id="1357540395">
          <w:marLeft w:val="640"/>
          <w:marRight w:val="0"/>
          <w:marTop w:val="0"/>
          <w:marBottom w:val="0"/>
          <w:divBdr>
            <w:top w:val="none" w:sz="0" w:space="0" w:color="auto"/>
            <w:left w:val="none" w:sz="0" w:space="0" w:color="auto"/>
            <w:bottom w:val="none" w:sz="0" w:space="0" w:color="auto"/>
            <w:right w:val="none" w:sz="0" w:space="0" w:color="auto"/>
          </w:divBdr>
        </w:div>
        <w:div w:id="1439836157">
          <w:marLeft w:val="640"/>
          <w:marRight w:val="0"/>
          <w:marTop w:val="0"/>
          <w:marBottom w:val="0"/>
          <w:divBdr>
            <w:top w:val="none" w:sz="0" w:space="0" w:color="auto"/>
            <w:left w:val="none" w:sz="0" w:space="0" w:color="auto"/>
            <w:bottom w:val="none" w:sz="0" w:space="0" w:color="auto"/>
            <w:right w:val="none" w:sz="0" w:space="0" w:color="auto"/>
          </w:divBdr>
        </w:div>
        <w:div w:id="1444376427">
          <w:marLeft w:val="640"/>
          <w:marRight w:val="0"/>
          <w:marTop w:val="0"/>
          <w:marBottom w:val="0"/>
          <w:divBdr>
            <w:top w:val="none" w:sz="0" w:space="0" w:color="auto"/>
            <w:left w:val="none" w:sz="0" w:space="0" w:color="auto"/>
            <w:bottom w:val="none" w:sz="0" w:space="0" w:color="auto"/>
            <w:right w:val="none" w:sz="0" w:space="0" w:color="auto"/>
          </w:divBdr>
        </w:div>
        <w:div w:id="1490754142">
          <w:marLeft w:val="640"/>
          <w:marRight w:val="0"/>
          <w:marTop w:val="0"/>
          <w:marBottom w:val="0"/>
          <w:divBdr>
            <w:top w:val="none" w:sz="0" w:space="0" w:color="auto"/>
            <w:left w:val="none" w:sz="0" w:space="0" w:color="auto"/>
            <w:bottom w:val="none" w:sz="0" w:space="0" w:color="auto"/>
            <w:right w:val="none" w:sz="0" w:space="0" w:color="auto"/>
          </w:divBdr>
        </w:div>
        <w:div w:id="1545674540">
          <w:marLeft w:val="640"/>
          <w:marRight w:val="0"/>
          <w:marTop w:val="0"/>
          <w:marBottom w:val="0"/>
          <w:divBdr>
            <w:top w:val="none" w:sz="0" w:space="0" w:color="auto"/>
            <w:left w:val="none" w:sz="0" w:space="0" w:color="auto"/>
            <w:bottom w:val="none" w:sz="0" w:space="0" w:color="auto"/>
            <w:right w:val="none" w:sz="0" w:space="0" w:color="auto"/>
          </w:divBdr>
        </w:div>
        <w:div w:id="1549299801">
          <w:marLeft w:val="640"/>
          <w:marRight w:val="0"/>
          <w:marTop w:val="0"/>
          <w:marBottom w:val="0"/>
          <w:divBdr>
            <w:top w:val="none" w:sz="0" w:space="0" w:color="auto"/>
            <w:left w:val="none" w:sz="0" w:space="0" w:color="auto"/>
            <w:bottom w:val="none" w:sz="0" w:space="0" w:color="auto"/>
            <w:right w:val="none" w:sz="0" w:space="0" w:color="auto"/>
          </w:divBdr>
        </w:div>
        <w:div w:id="1550651307">
          <w:marLeft w:val="640"/>
          <w:marRight w:val="0"/>
          <w:marTop w:val="0"/>
          <w:marBottom w:val="0"/>
          <w:divBdr>
            <w:top w:val="none" w:sz="0" w:space="0" w:color="auto"/>
            <w:left w:val="none" w:sz="0" w:space="0" w:color="auto"/>
            <w:bottom w:val="none" w:sz="0" w:space="0" w:color="auto"/>
            <w:right w:val="none" w:sz="0" w:space="0" w:color="auto"/>
          </w:divBdr>
        </w:div>
        <w:div w:id="1564951752">
          <w:marLeft w:val="640"/>
          <w:marRight w:val="0"/>
          <w:marTop w:val="0"/>
          <w:marBottom w:val="0"/>
          <w:divBdr>
            <w:top w:val="none" w:sz="0" w:space="0" w:color="auto"/>
            <w:left w:val="none" w:sz="0" w:space="0" w:color="auto"/>
            <w:bottom w:val="none" w:sz="0" w:space="0" w:color="auto"/>
            <w:right w:val="none" w:sz="0" w:space="0" w:color="auto"/>
          </w:divBdr>
        </w:div>
        <w:div w:id="1586844046">
          <w:marLeft w:val="640"/>
          <w:marRight w:val="0"/>
          <w:marTop w:val="0"/>
          <w:marBottom w:val="0"/>
          <w:divBdr>
            <w:top w:val="none" w:sz="0" w:space="0" w:color="auto"/>
            <w:left w:val="none" w:sz="0" w:space="0" w:color="auto"/>
            <w:bottom w:val="none" w:sz="0" w:space="0" w:color="auto"/>
            <w:right w:val="none" w:sz="0" w:space="0" w:color="auto"/>
          </w:divBdr>
        </w:div>
        <w:div w:id="1588996244">
          <w:marLeft w:val="640"/>
          <w:marRight w:val="0"/>
          <w:marTop w:val="0"/>
          <w:marBottom w:val="0"/>
          <w:divBdr>
            <w:top w:val="none" w:sz="0" w:space="0" w:color="auto"/>
            <w:left w:val="none" w:sz="0" w:space="0" w:color="auto"/>
            <w:bottom w:val="none" w:sz="0" w:space="0" w:color="auto"/>
            <w:right w:val="none" w:sz="0" w:space="0" w:color="auto"/>
          </w:divBdr>
        </w:div>
        <w:div w:id="1819616874">
          <w:marLeft w:val="640"/>
          <w:marRight w:val="0"/>
          <w:marTop w:val="0"/>
          <w:marBottom w:val="0"/>
          <w:divBdr>
            <w:top w:val="none" w:sz="0" w:space="0" w:color="auto"/>
            <w:left w:val="none" w:sz="0" w:space="0" w:color="auto"/>
            <w:bottom w:val="none" w:sz="0" w:space="0" w:color="auto"/>
            <w:right w:val="none" w:sz="0" w:space="0" w:color="auto"/>
          </w:divBdr>
        </w:div>
        <w:div w:id="1820153992">
          <w:marLeft w:val="640"/>
          <w:marRight w:val="0"/>
          <w:marTop w:val="0"/>
          <w:marBottom w:val="0"/>
          <w:divBdr>
            <w:top w:val="none" w:sz="0" w:space="0" w:color="auto"/>
            <w:left w:val="none" w:sz="0" w:space="0" w:color="auto"/>
            <w:bottom w:val="none" w:sz="0" w:space="0" w:color="auto"/>
            <w:right w:val="none" w:sz="0" w:space="0" w:color="auto"/>
          </w:divBdr>
        </w:div>
        <w:div w:id="1822304127">
          <w:marLeft w:val="640"/>
          <w:marRight w:val="0"/>
          <w:marTop w:val="0"/>
          <w:marBottom w:val="0"/>
          <w:divBdr>
            <w:top w:val="none" w:sz="0" w:space="0" w:color="auto"/>
            <w:left w:val="none" w:sz="0" w:space="0" w:color="auto"/>
            <w:bottom w:val="none" w:sz="0" w:space="0" w:color="auto"/>
            <w:right w:val="none" w:sz="0" w:space="0" w:color="auto"/>
          </w:divBdr>
        </w:div>
        <w:div w:id="1928730215">
          <w:marLeft w:val="640"/>
          <w:marRight w:val="0"/>
          <w:marTop w:val="0"/>
          <w:marBottom w:val="0"/>
          <w:divBdr>
            <w:top w:val="none" w:sz="0" w:space="0" w:color="auto"/>
            <w:left w:val="none" w:sz="0" w:space="0" w:color="auto"/>
            <w:bottom w:val="none" w:sz="0" w:space="0" w:color="auto"/>
            <w:right w:val="none" w:sz="0" w:space="0" w:color="auto"/>
          </w:divBdr>
        </w:div>
        <w:div w:id="1972899761">
          <w:marLeft w:val="640"/>
          <w:marRight w:val="0"/>
          <w:marTop w:val="0"/>
          <w:marBottom w:val="0"/>
          <w:divBdr>
            <w:top w:val="none" w:sz="0" w:space="0" w:color="auto"/>
            <w:left w:val="none" w:sz="0" w:space="0" w:color="auto"/>
            <w:bottom w:val="none" w:sz="0" w:space="0" w:color="auto"/>
            <w:right w:val="none" w:sz="0" w:space="0" w:color="auto"/>
          </w:divBdr>
        </w:div>
        <w:div w:id="1996958657">
          <w:marLeft w:val="640"/>
          <w:marRight w:val="0"/>
          <w:marTop w:val="0"/>
          <w:marBottom w:val="0"/>
          <w:divBdr>
            <w:top w:val="none" w:sz="0" w:space="0" w:color="auto"/>
            <w:left w:val="none" w:sz="0" w:space="0" w:color="auto"/>
            <w:bottom w:val="none" w:sz="0" w:space="0" w:color="auto"/>
            <w:right w:val="none" w:sz="0" w:space="0" w:color="auto"/>
          </w:divBdr>
        </w:div>
        <w:div w:id="2023700031">
          <w:marLeft w:val="640"/>
          <w:marRight w:val="0"/>
          <w:marTop w:val="0"/>
          <w:marBottom w:val="0"/>
          <w:divBdr>
            <w:top w:val="none" w:sz="0" w:space="0" w:color="auto"/>
            <w:left w:val="none" w:sz="0" w:space="0" w:color="auto"/>
            <w:bottom w:val="none" w:sz="0" w:space="0" w:color="auto"/>
            <w:right w:val="none" w:sz="0" w:space="0" w:color="auto"/>
          </w:divBdr>
        </w:div>
        <w:div w:id="2042826149">
          <w:marLeft w:val="640"/>
          <w:marRight w:val="0"/>
          <w:marTop w:val="0"/>
          <w:marBottom w:val="0"/>
          <w:divBdr>
            <w:top w:val="none" w:sz="0" w:space="0" w:color="auto"/>
            <w:left w:val="none" w:sz="0" w:space="0" w:color="auto"/>
            <w:bottom w:val="none" w:sz="0" w:space="0" w:color="auto"/>
            <w:right w:val="none" w:sz="0" w:space="0" w:color="auto"/>
          </w:divBdr>
        </w:div>
        <w:div w:id="2047826399">
          <w:marLeft w:val="640"/>
          <w:marRight w:val="0"/>
          <w:marTop w:val="0"/>
          <w:marBottom w:val="0"/>
          <w:divBdr>
            <w:top w:val="none" w:sz="0" w:space="0" w:color="auto"/>
            <w:left w:val="none" w:sz="0" w:space="0" w:color="auto"/>
            <w:bottom w:val="none" w:sz="0" w:space="0" w:color="auto"/>
            <w:right w:val="none" w:sz="0" w:space="0" w:color="auto"/>
          </w:divBdr>
        </w:div>
        <w:div w:id="2070375667">
          <w:marLeft w:val="640"/>
          <w:marRight w:val="0"/>
          <w:marTop w:val="0"/>
          <w:marBottom w:val="0"/>
          <w:divBdr>
            <w:top w:val="none" w:sz="0" w:space="0" w:color="auto"/>
            <w:left w:val="none" w:sz="0" w:space="0" w:color="auto"/>
            <w:bottom w:val="none" w:sz="0" w:space="0" w:color="auto"/>
            <w:right w:val="none" w:sz="0" w:space="0" w:color="auto"/>
          </w:divBdr>
        </w:div>
        <w:div w:id="2097048178">
          <w:marLeft w:val="640"/>
          <w:marRight w:val="0"/>
          <w:marTop w:val="0"/>
          <w:marBottom w:val="0"/>
          <w:divBdr>
            <w:top w:val="none" w:sz="0" w:space="0" w:color="auto"/>
            <w:left w:val="none" w:sz="0" w:space="0" w:color="auto"/>
            <w:bottom w:val="none" w:sz="0" w:space="0" w:color="auto"/>
            <w:right w:val="none" w:sz="0" w:space="0" w:color="auto"/>
          </w:divBdr>
        </w:div>
        <w:div w:id="2144761741">
          <w:marLeft w:val="640"/>
          <w:marRight w:val="0"/>
          <w:marTop w:val="0"/>
          <w:marBottom w:val="0"/>
          <w:divBdr>
            <w:top w:val="none" w:sz="0" w:space="0" w:color="auto"/>
            <w:left w:val="none" w:sz="0" w:space="0" w:color="auto"/>
            <w:bottom w:val="none" w:sz="0" w:space="0" w:color="auto"/>
            <w:right w:val="none" w:sz="0" w:space="0" w:color="auto"/>
          </w:divBdr>
        </w:div>
      </w:divsChild>
    </w:div>
    <w:div w:id="1315331634">
      <w:bodyDiv w:val="1"/>
      <w:marLeft w:val="0"/>
      <w:marRight w:val="0"/>
      <w:marTop w:val="0"/>
      <w:marBottom w:val="0"/>
      <w:divBdr>
        <w:top w:val="none" w:sz="0" w:space="0" w:color="auto"/>
        <w:left w:val="none" w:sz="0" w:space="0" w:color="auto"/>
        <w:bottom w:val="none" w:sz="0" w:space="0" w:color="auto"/>
        <w:right w:val="none" w:sz="0" w:space="0" w:color="auto"/>
      </w:divBdr>
      <w:divsChild>
        <w:div w:id="73017474">
          <w:marLeft w:val="640"/>
          <w:marRight w:val="0"/>
          <w:marTop w:val="0"/>
          <w:marBottom w:val="0"/>
          <w:divBdr>
            <w:top w:val="none" w:sz="0" w:space="0" w:color="auto"/>
            <w:left w:val="none" w:sz="0" w:space="0" w:color="auto"/>
            <w:bottom w:val="none" w:sz="0" w:space="0" w:color="auto"/>
            <w:right w:val="none" w:sz="0" w:space="0" w:color="auto"/>
          </w:divBdr>
        </w:div>
        <w:div w:id="150027079">
          <w:marLeft w:val="640"/>
          <w:marRight w:val="0"/>
          <w:marTop w:val="0"/>
          <w:marBottom w:val="0"/>
          <w:divBdr>
            <w:top w:val="none" w:sz="0" w:space="0" w:color="auto"/>
            <w:left w:val="none" w:sz="0" w:space="0" w:color="auto"/>
            <w:bottom w:val="none" w:sz="0" w:space="0" w:color="auto"/>
            <w:right w:val="none" w:sz="0" w:space="0" w:color="auto"/>
          </w:divBdr>
        </w:div>
        <w:div w:id="209416898">
          <w:marLeft w:val="640"/>
          <w:marRight w:val="0"/>
          <w:marTop w:val="0"/>
          <w:marBottom w:val="0"/>
          <w:divBdr>
            <w:top w:val="none" w:sz="0" w:space="0" w:color="auto"/>
            <w:left w:val="none" w:sz="0" w:space="0" w:color="auto"/>
            <w:bottom w:val="none" w:sz="0" w:space="0" w:color="auto"/>
            <w:right w:val="none" w:sz="0" w:space="0" w:color="auto"/>
          </w:divBdr>
        </w:div>
        <w:div w:id="229927196">
          <w:marLeft w:val="640"/>
          <w:marRight w:val="0"/>
          <w:marTop w:val="0"/>
          <w:marBottom w:val="0"/>
          <w:divBdr>
            <w:top w:val="none" w:sz="0" w:space="0" w:color="auto"/>
            <w:left w:val="none" w:sz="0" w:space="0" w:color="auto"/>
            <w:bottom w:val="none" w:sz="0" w:space="0" w:color="auto"/>
            <w:right w:val="none" w:sz="0" w:space="0" w:color="auto"/>
          </w:divBdr>
        </w:div>
        <w:div w:id="257563370">
          <w:marLeft w:val="640"/>
          <w:marRight w:val="0"/>
          <w:marTop w:val="0"/>
          <w:marBottom w:val="0"/>
          <w:divBdr>
            <w:top w:val="none" w:sz="0" w:space="0" w:color="auto"/>
            <w:left w:val="none" w:sz="0" w:space="0" w:color="auto"/>
            <w:bottom w:val="none" w:sz="0" w:space="0" w:color="auto"/>
            <w:right w:val="none" w:sz="0" w:space="0" w:color="auto"/>
          </w:divBdr>
        </w:div>
        <w:div w:id="281108006">
          <w:marLeft w:val="640"/>
          <w:marRight w:val="0"/>
          <w:marTop w:val="0"/>
          <w:marBottom w:val="0"/>
          <w:divBdr>
            <w:top w:val="none" w:sz="0" w:space="0" w:color="auto"/>
            <w:left w:val="none" w:sz="0" w:space="0" w:color="auto"/>
            <w:bottom w:val="none" w:sz="0" w:space="0" w:color="auto"/>
            <w:right w:val="none" w:sz="0" w:space="0" w:color="auto"/>
          </w:divBdr>
        </w:div>
        <w:div w:id="309134283">
          <w:marLeft w:val="640"/>
          <w:marRight w:val="0"/>
          <w:marTop w:val="0"/>
          <w:marBottom w:val="0"/>
          <w:divBdr>
            <w:top w:val="none" w:sz="0" w:space="0" w:color="auto"/>
            <w:left w:val="none" w:sz="0" w:space="0" w:color="auto"/>
            <w:bottom w:val="none" w:sz="0" w:space="0" w:color="auto"/>
            <w:right w:val="none" w:sz="0" w:space="0" w:color="auto"/>
          </w:divBdr>
        </w:div>
        <w:div w:id="345985137">
          <w:marLeft w:val="640"/>
          <w:marRight w:val="0"/>
          <w:marTop w:val="0"/>
          <w:marBottom w:val="0"/>
          <w:divBdr>
            <w:top w:val="none" w:sz="0" w:space="0" w:color="auto"/>
            <w:left w:val="none" w:sz="0" w:space="0" w:color="auto"/>
            <w:bottom w:val="none" w:sz="0" w:space="0" w:color="auto"/>
            <w:right w:val="none" w:sz="0" w:space="0" w:color="auto"/>
          </w:divBdr>
        </w:div>
        <w:div w:id="390033325">
          <w:marLeft w:val="640"/>
          <w:marRight w:val="0"/>
          <w:marTop w:val="0"/>
          <w:marBottom w:val="0"/>
          <w:divBdr>
            <w:top w:val="none" w:sz="0" w:space="0" w:color="auto"/>
            <w:left w:val="none" w:sz="0" w:space="0" w:color="auto"/>
            <w:bottom w:val="none" w:sz="0" w:space="0" w:color="auto"/>
            <w:right w:val="none" w:sz="0" w:space="0" w:color="auto"/>
          </w:divBdr>
        </w:div>
        <w:div w:id="401634502">
          <w:marLeft w:val="640"/>
          <w:marRight w:val="0"/>
          <w:marTop w:val="0"/>
          <w:marBottom w:val="0"/>
          <w:divBdr>
            <w:top w:val="none" w:sz="0" w:space="0" w:color="auto"/>
            <w:left w:val="none" w:sz="0" w:space="0" w:color="auto"/>
            <w:bottom w:val="none" w:sz="0" w:space="0" w:color="auto"/>
            <w:right w:val="none" w:sz="0" w:space="0" w:color="auto"/>
          </w:divBdr>
        </w:div>
        <w:div w:id="401754982">
          <w:marLeft w:val="640"/>
          <w:marRight w:val="0"/>
          <w:marTop w:val="0"/>
          <w:marBottom w:val="0"/>
          <w:divBdr>
            <w:top w:val="none" w:sz="0" w:space="0" w:color="auto"/>
            <w:left w:val="none" w:sz="0" w:space="0" w:color="auto"/>
            <w:bottom w:val="none" w:sz="0" w:space="0" w:color="auto"/>
            <w:right w:val="none" w:sz="0" w:space="0" w:color="auto"/>
          </w:divBdr>
        </w:div>
        <w:div w:id="451091503">
          <w:marLeft w:val="640"/>
          <w:marRight w:val="0"/>
          <w:marTop w:val="0"/>
          <w:marBottom w:val="0"/>
          <w:divBdr>
            <w:top w:val="none" w:sz="0" w:space="0" w:color="auto"/>
            <w:left w:val="none" w:sz="0" w:space="0" w:color="auto"/>
            <w:bottom w:val="none" w:sz="0" w:space="0" w:color="auto"/>
            <w:right w:val="none" w:sz="0" w:space="0" w:color="auto"/>
          </w:divBdr>
        </w:div>
        <w:div w:id="485441241">
          <w:marLeft w:val="640"/>
          <w:marRight w:val="0"/>
          <w:marTop w:val="0"/>
          <w:marBottom w:val="0"/>
          <w:divBdr>
            <w:top w:val="none" w:sz="0" w:space="0" w:color="auto"/>
            <w:left w:val="none" w:sz="0" w:space="0" w:color="auto"/>
            <w:bottom w:val="none" w:sz="0" w:space="0" w:color="auto"/>
            <w:right w:val="none" w:sz="0" w:space="0" w:color="auto"/>
          </w:divBdr>
        </w:div>
        <w:div w:id="487870160">
          <w:marLeft w:val="640"/>
          <w:marRight w:val="0"/>
          <w:marTop w:val="0"/>
          <w:marBottom w:val="0"/>
          <w:divBdr>
            <w:top w:val="none" w:sz="0" w:space="0" w:color="auto"/>
            <w:left w:val="none" w:sz="0" w:space="0" w:color="auto"/>
            <w:bottom w:val="none" w:sz="0" w:space="0" w:color="auto"/>
            <w:right w:val="none" w:sz="0" w:space="0" w:color="auto"/>
          </w:divBdr>
        </w:div>
        <w:div w:id="525677544">
          <w:marLeft w:val="640"/>
          <w:marRight w:val="0"/>
          <w:marTop w:val="0"/>
          <w:marBottom w:val="0"/>
          <w:divBdr>
            <w:top w:val="none" w:sz="0" w:space="0" w:color="auto"/>
            <w:left w:val="none" w:sz="0" w:space="0" w:color="auto"/>
            <w:bottom w:val="none" w:sz="0" w:space="0" w:color="auto"/>
            <w:right w:val="none" w:sz="0" w:space="0" w:color="auto"/>
          </w:divBdr>
        </w:div>
        <w:div w:id="548615234">
          <w:marLeft w:val="640"/>
          <w:marRight w:val="0"/>
          <w:marTop w:val="0"/>
          <w:marBottom w:val="0"/>
          <w:divBdr>
            <w:top w:val="none" w:sz="0" w:space="0" w:color="auto"/>
            <w:left w:val="none" w:sz="0" w:space="0" w:color="auto"/>
            <w:bottom w:val="none" w:sz="0" w:space="0" w:color="auto"/>
            <w:right w:val="none" w:sz="0" w:space="0" w:color="auto"/>
          </w:divBdr>
        </w:div>
        <w:div w:id="553470766">
          <w:marLeft w:val="640"/>
          <w:marRight w:val="0"/>
          <w:marTop w:val="0"/>
          <w:marBottom w:val="0"/>
          <w:divBdr>
            <w:top w:val="none" w:sz="0" w:space="0" w:color="auto"/>
            <w:left w:val="none" w:sz="0" w:space="0" w:color="auto"/>
            <w:bottom w:val="none" w:sz="0" w:space="0" w:color="auto"/>
            <w:right w:val="none" w:sz="0" w:space="0" w:color="auto"/>
          </w:divBdr>
        </w:div>
        <w:div w:id="568462362">
          <w:marLeft w:val="640"/>
          <w:marRight w:val="0"/>
          <w:marTop w:val="0"/>
          <w:marBottom w:val="0"/>
          <w:divBdr>
            <w:top w:val="none" w:sz="0" w:space="0" w:color="auto"/>
            <w:left w:val="none" w:sz="0" w:space="0" w:color="auto"/>
            <w:bottom w:val="none" w:sz="0" w:space="0" w:color="auto"/>
            <w:right w:val="none" w:sz="0" w:space="0" w:color="auto"/>
          </w:divBdr>
        </w:div>
        <w:div w:id="584921399">
          <w:marLeft w:val="640"/>
          <w:marRight w:val="0"/>
          <w:marTop w:val="0"/>
          <w:marBottom w:val="0"/>
          <w:divBdr>
            <w:top w:val="none" w:sz="0" w:space="0" w:color="auto"/>
            <w:left w:val="none" w:sz="0" w:space="0" w:color="auto"/>
            <w:bottom w:val="none" w:sz="0" w:space="0" w:color="auto"/>
            <w:right w:val="none" w:sz="0" w:space="0" w:color="auto"/>
          </w:divBdr>
        </w:div>
        <w:div w:id="629673718">
          <w:marLeft w:val="640"/>
          <w:marRight w:val="0"/>
          <w:marTop w:val="0"/>
          <w:marBottom w:val="0"/>
          <w:divBdr>
            <w:top w:val="none" w:sz="0" w:space="0" w:color="auto"/>
            <w:left w:val="none" w:sz="0" w:space="0" w:color="auto"/>
            <w:bottom w:val="none" w:sz="0" w:space="0" w:color="auto"/>
            <w:right w:val="none" w:sz="0" w:space="0" w:color="auto"/>
          </w:divBdr>
        </w:div>
        <w:div w:id="705445887">
          <w:marLeft w:val="640"/>
          <w:marRight w:val="0"/>
          <w:marTop w:val="0"/>
          <w:marBottom w:val="0"/>
          <w:divBdr>
            <w:top w:val="none" w:sz="0" w:space="0" w:color="auto"/>
            <w:left w:val="none" w:sz="0" w:space="0" w:color="auto"/>
            <w:bottom w:val="none" w:sz="0" w:space="0" w:color="auto"/>
            <w:right w:val="none" w:sz="0" w:space="0" w:color="auto"/>
          </w:divBdr>
        </w:div>
        <w:div w:id="733312040">
          <w:marLeft w:val="640"/>
          <w:marRight w:val="0"/>
          <w:marTop w:val="0"/>
          <w:marBottom w:val="0"/>
          <w:divBdr>
            <w:top w:val="none" w:sz="0" w:space="0" w:color="auto"/>
            <w:left w:val="none" w:sz="0" w:space="0" w:color="auto"/>
            <w:bottom w:val="none" w:sz="0" w:space="0" w:color="auto"/>
            <w:right w:val="none" w:sz="0" w:space="0" w:color="auto"/>
          </w:divBdr>
        </w:div>
        <w:div w:id="734933038">
          <w:marLeft w:val="640"/>
          <w:marRight w:val="0"/>
          <w:marTop w:val="0"/>
          <w:marBottom w:val="0"/>
          <w:divBdr>
            <w:top w:val="none" w:sz="0" w:space="0" w:color="auto"/>
            <w:left w:val="none" w:sz="0" w:space="0" w:color="auto"/>
            <w:bottom w:val="none" w:sz="0" w:space="0" w:color="auto"/>
            <w:right w:val="none" w:sz="0" w:space="0" w:color="auto"/>
          </w:divBdr>
        </w:div>
        <w:div w:id="815534734">
          <w:marLeft w:val="640"/>
          <w:marRight w:val="0"/>
          <w:marTop w:val="0"/>
          <w:marBottom w:val="0"/>
          <w:divBdr>
            <w:top w:val="none" w:sz="0" w:space="0" w:color="auto"/>
            <w:left w:val="none" w:sz="0" w:space="0" w:color="auto"/>
            <w:bottom w:val="none" w:sz="0" w:space="0" w:color="auto"/>
            <w:right w:val="none" w:sz="0" w:space="0" w:color="auto"/>
          </w:divBdr>
        </w:div>
        <w:div w:id="870339826">
          <w:marLeft w:val="640"/>
          <w:marRight w:val="0"/>
          <w:marTop w:val="0"/>
          <w:marBottom w:val="0"/>
          <w:divBdr>
            <w:top w:val="none" w:sz="0" w:space="0" w:color="auto"/>
            <w:left w:val="none" w:sz="0" w:space="0" w:color="auto"/>
            <w:bottom w:val="none" w:sz="0" w:space="0" w:color="auto"/>
            <w:right w:val="none" w:sz="0" w:space="0" w:color="auto"/>
          </w:divBdr>
        </w:div>
        <w:div w:id="982663581">
          <w:marLeft w:val="640"/>
          <w:marRight w:val="0"/>
          <w:marTop w:val="0"/>
          <w:marBottom w:val="0"/>
          <w:divBdr>
            <w:top w:val="none" w:sz="0" w:space="0" w:color="auto"/>
            <w:left w:val="none" w:sz="0" w:space="0" w:color="auto"/>
            <w:bottom w:val="none" w:sz="0" w:space="0" w:color="auto"/>
            <w:right w:val="none" w:sz="0" w:space="0" w:color="auto"/>
          </w:divBdr>
        </w:div>
        <w:div w:id="1004209005">
          <w:marLeft w:val="640"/>
          <w:marRight w:val="0"/>
          <w:marTop w:val="0"/>
          <w:marBottom w:val="0"/>
          <w:divBdr>
            <w:top w:val="none" w:sz="0" w:space="0" w:color="auto"/>
            <w:left w:val="none" w:sz="0" w:space="0" w:color="auto"/>
            <w:bottom w:val="none" w:sz="0" w:space="0" w:color="auto"/>
            <w:right w:val="none" w:sz="0" w:space="0" w:color="auto"/>
          </w:divBdr>
        </w:div>
        <w:div w:id="1015882773">
          <w:marLeft w:val="640"/>
          <w:marRight w:val="0"/>
          <w:marTop w:val="0"/>
          <w:marBottom w:val="0"/>
          <w:divBdr>
            <w:top w:val="none" w:sz="0" w:space="0" w:color="auto"/>
            <w:left w:val="none" w:sz="0" w:space="0" w:color="auto"/>
            <w:bottom w:val="none" w:sz="0" w:space="0" w:color="auto"/>
            <w:right w:val="none" w:sz="0" w:space="0" w:color="auto"/>
          </w:divBdr>
        </w:div>
        <w:div w:id="1027026861">
          <w:marLeft w:val="640"/>
          <w:marRight w:val="0"/>
          <w:marTop w:val="0"/>
          <w:marBottom w:val="0"/>
          <w:divBdr>
            <w:top w:val="none" w:sz="0" w:space="0" w:color="auto"/>
            <w:left w:val="none" w:sz="0" w:space="0" w:color="auto"/>
            <w:bottom w:val="none" w:sz="0" w:space="0" w:color="auto"/>
            <w:right w:val="none" w:sz="0" w:space="0" w:color="auto"/>
          </w:divBdr>
        </w:div>
        <w:div w:id="1055466454">
          <w:marLeft w:val="640"/>
          <w:marRight w:val="0"/>
          <w:marTop w:val="0"/>
          <w:marBottom w:val="0"/>
          <w:divBdr>
            <w:top w:val="none" w:sz="0" w:space="0" w:color="auto"/>
            <w:left w:val="none" w:sz="0" w:space="0" w:color="auto"/>
            <w:bottom w:val="none" w:sz="0" w:space="0" w:color="auto"/>
            <w:right w:val="none" w:sz="0" w:space="0" w:color="auto"/>
          </w:divBdr>
        </w:div>
        <w:div w:id="1089542550">
          <w:marLeft w:val="640"/>
          <w:marRight w:val="0"/>
          <w:marTop w:val="0"/>
          <w:marBottom w:val="0"/>
          <w:divBdr>
            <w:top w:val="none" w:sz="0" w:space="0" w:color="auto"/>
            <w:left w:val="none" w:sz="0" w:space="0" w:color="auto"/>
            <w:bottom w:val="none" w:sz="0" w:space="0" w:color="auto"/>
            <w:right w:val="none" w:sz="0" w:space="0" w:color="auto"/>
          </w:divBdr>
        </w:div>
        <w:div w:id="1125850541">
          <w:marLeft w:val="640"/>
          <w:marRight w:val="0"/>
          <w:marTop w:val="0"/>
          <w:marBottom w:val="0"/>
          <w:divBdr>
            <w:top w:val="none" w:sz="0" w:space="0" w:color="auto"/>
            <w:left w:val="none" w:sz="0" w:space="0" w:color="auto"/>
            <w:bottom w:val="none" w:sz="0" w:space="0" w:color="auto"/>
            <w:right w:val="none" w:sz="0" w:space="0" w:color="auto"/>
          </w:divBdr>
        </w:div>
        <w:div w:id="1189762426">
          <w:marLeft w:val="640"/>
          <w:marRight w:val="0"/>
          <w:marTop w:val="0"/>
          <w:marBottom w:val="0"/>
          <w:divBdr>
            <w:top w:val="none" w:sz="0" w:space="0" w:color="auto"/>
            <w:left w:val="none" w:sz="0" w:space="0" w:color="auto"/>
            <w:bottom w:val="none" w:sz="0" w:space="0" w:color="auto"/>
            <w:right w:val="none" w:sz="0" w:space="0" w:color="auto"/>
          </w:divBdr>
        </w:div>
        <w:div w:id="1220556254">
          <w:marLeft w:val="640"/>
          <w:marRight w:val="0"/>
          <w:marTop w:val="0"/>
          <w:marBottom w:val="0"/>
          <w:divBdr>
            <w:top w:val="none" w:sz="0" w:space="0" w:color="auto"/>
            <w:left w:val="none" w:sz="0" w:space="0" w:color="auto"/>
            <w:bottom w:val="none" w:sz="0" w:space="0" w:color="auto"/>
            <w:right w:val="none" w:sz="0" w:space="0" w:color="auto"/>
          </w:divBdr>
        </w:div>
        <w:div w:id="1277636781">
          <w:marLeft w:val="640"/>
          <w:marRight w:val="0"/>
          <w:marTop w:val="0"/>
          <w:marBottom w:val="0"/>
          <w:divBdr>
            <w:top w:val="none" w:sz="0" w:space="0" w:color="auto"/>
            <w:left w:val="none" w:sz="0" w:space="0" w:color="auto"/>
            <w:bottom w:val="none" w:sz="0" w:space="0" w:color="auto"/>
            <w:right w:val="none" w:sz="0" w:space="0" w:color="auto"/>
          </w:divBdr>
        </w:div>
        <w:div w:id="1294752419">
          <w:marLeft w:val="640"/>
          <w:marRight w:val="0"/>
          <w:marTop w:val="0"/>
          <w:marBottom w:val="0"/>
          <w:divBdr>
            <w:top w:val="none" w:sz="0" w:space="0" w:color="auto"/>
            <w:left w:val="none" w:sz="0" w:space="0" w:color="auto"/>
            <w:bottom w:val="none" w:sz="0" w:space="0" w:color="auto"/>
            <w:right w:val="none" w:sz="0" w:space="0" w:color="auto"/>
          </w:divBdr>
        </w:div>
        <w:div w:id="1382435826">
          <w:marLeft w:val="640"/>
          <w:marRight w:val="0"/>
          <w:marTop w:val="0"/>
          <w:marBottom w:val="0"/>
          <w:divBdr>
            <w:top w:val="none" w:sz="0" w:space="0" w:color="auto"/>
            <w:left w:val="none" w:sz="0" w:space="0" w:color="auto"/>
            <w:bottom w:val="none" w:sz="0" w:space="0" w:color="auto"/>
            <w:right w:val="none" w:sz="0" w:space="0" w:color="auto"/>
          </w:divBdr>
        </w:div>
        <w:div w:id="1431467347">
          <w:marLeft w:val="640"/>
          <w:marRight w:val="0"/>
          <w:marTop w:val="0"/>
          <w:marBottom w:val="0"/>
          <w:divBdr>
            <w:top w:val="none" w:sz="0" w:space="0" w:color="auto"/>
            <w:left w:val="none" w:sz="0" w:space="0" w:color="auto"/>
            <w:bottom w:val="none" w:sz="0" w:space="0" w:color="auto"/>
            <w:right w:val="none" w:sz="0" w:space="0" w:color="auto"/>
          </w:divBdr>
        </w:div>
        <w:div w:id="1440831684">
          <w:marLeft w:val="640"/>
          <w:marRight w:val="0"/>
          <w:marTop w:val="0"/>
          <w:marBottom w:val="0"/>
          <w:divBdr>
            <w:top w:val="none" w:sz="0" w:space="0" w:color="auto"/>
            <w:left w:val="none" w:sz="0" w:space="0" w:color="auto"/>
            <w:bottom w:val="none" w:sz="0" w:space="0" w:color="auto"/>
            <w:right w:val="none" w:sz="0" w:space="0" w:color="auto"/>
          </w:divBdr>
        </w:div>
        <w:div w:id="1504011122">
          <w:marLeft w:val="640"/>
          <w:marRight w:val="0"/>
          <w:marTop w:val="0"/>
          <w:marBottom w:val="0"/>
          <w:divBdr>
            <w:top w:val="none" w:sz="0" w:space="0" w:color="auto"/>
            <w:left w:val="none" w:sz="0" w:space="0" w:color="auto"/>
            <w:bottom w:val="none" w:sz="0" w:space="0" w:color="auto"/>
            <w:right w:val="none" w:sz="0" w:space="0" w:color="auto"/>
          </w:divBdr>
        </w:div>
        <w:div w:id="1620337595">
          <w:marLeft w:val="640"/>
          <w:marRight w:val="0"/>
          <w:marTop w:val="0"/>
          <w:marBottom w:val="0"/>
          <w:divBdr>
            <w:top w:val="none" w:sz="0" w:space="0" w:color="auto"/>
            <w:left w:val="none" w:sz="0" w:space="0" w:color="auto"/>
            <w:bottom w:val="none" w:sz="0" w:space="0" w:color="auto"/>
            <w:right w:val="none" w:sz="0" w:space="0" w:color="auto"/>
          </w:divBdr>
        </w:div>
        <w:div w:id="1819300210">
          <w:marLeft w:val="640"/>
          <w:marRight w:val="0"/>
          <w:marTop w:val="0"/>
          <w:marBottom w:val="0"/>
          <w:divBdr>
            <w:top w:val="none" w:sz="0" w:space="0" w:color="auto"/>
            <w:left w:val="none" w:sz="0" w:space="0" w:color="auto"/>
            <w:bottom w:val="none" w:sz="0" w:space="0" w:color="auto"/>
            <w:right w:val="none" w:sz="0" w:space="0" w:color="auto"/>
          </w:divBdr>
        </w:div>
        <w:div w:id="1849447557">
          <w:marLeft w:val="640"/>
          <w:marRight w:val="0"/>
          <w:marTop w:val="0"/>
          <w:marBottom w:val="0"/>
          <w:divBdr>
            <w:top w:val="none" w:sz="0" w:space="0" w:color="auto"/>
            <w:left w:val="none" w:sz="0" w:space="0" w:color="auto"/>
            <w:bottom w:val="none" w:sz="0" w:space="0" w:color="auto"/>
            <w:right w:val="none" w:sz="0" w:space="0" w:color="auto"/>
          </w:divBdr>
        </w:div>
        <w:div w:id="1884705035">
          <w:marLeft w:val="640"/>
          <w:marRight w:val="0"/>
          <w:marTop w:val="0"/>
          <w:marBottom w:val="0"/>
          <w:divBdr>
            <w:top w:val="none" w:sz="0" w:space="0" w:color="auto"/>
            <w:left w:val="none" w:sz="0" w:space="0" w:color="auto"/>
            <w:bottom w:val="none" w:sz="0" w:space="0" w:color="auto"/>
            <w:right w:val="none" w:sz="0" w:space="0" w:color="auto"/>
          </w:divBdr>
        </w:div>
        <w:div w:id="1895464835">
          <w:marLeft w:val="640"/>
          <w:marRight w:val="0"/>
          <w:marTop w:val="0"/>
          <w:marBottom w:val="0"/>
          <w:divBdr>
            <w:top w:val="none" w:sz="0" w:space="0" w:color="auto"/>
            <w:left w:val="none" w:sz="0" w:space="0" w:color="auto"/>
            <w:bottom w:val="none" w:sz="0" w:space="0" w:color="auto"/>
            <w:right w:val="none" w:sz="0" w:space="0" w:color="auto"/>
          </w:divBdr>
        </w:div>
        <w:div w:id="1966499528">
          <w:marLeft w:val="640"/>
          <w:marRight w:val="0"/>
          <w:marTop w:val="0"/>
          <w:marBottom w:val="0"/>
          <w:divBdr>
            <w:top w:val="none" w:sz="0" w:space="0" w:color="auto"/>
            <w:left w:val="none" w:sz="0" w:space="0" w:color="auto"/>
            <w:bottom w:val="none" w:sz="0" w:space="0" w:color="auto"/>
            <w:right w:val="none" w:sz="0" w:space="0" w:color="auto"/>
          </w:divBdr>
        </w:div>
        <w:div w:id="1971740742">
          <w:marLeft w:val="640"/>
          <w:marRight w:val="0"/>
          <w:marTop w:val="0"/>
          <w:marBottom w:val="0"/>
          <w:divBdr>
            <w:top w:val="none" w:sz="0" w:space="0" w:color="auto"/>
            <w:left w:val="none" w:sz="0" w:space="0" w:color="auto"/>
            <w:bottom w:val="none" w:sz="0" w:space="0" w:color="auto"/>
            <w:right w:val="none" w:sz="0" w:space="0" w:color="auto"/>
          </w:divBdr>
        </w:div>
        <w:div w:id="2024816679">
          <w:marLeft w:val="640"/>
          <w:marRight w:val="0"/>
          <w:marTop w:val="0"/>
          <w:marBottom w:val="0"/>
          <w:divBdr>
            <w:top w:val="none" w:sz="0" w:space="0" w:color="auto"/>
            <w:left w:val="none" w:sz="0" w:space="0" w:color="auto"/>
            <w:bottom w:val="none" w:sz="0" w:space="0" w:color="auto"/>
            <w:right w:val="none" w:sz="0" w:space="0" w:color="auto"/>
          </w:divBdr>
        </w:div>
        <w:div w:id="2046561933">
          <w:marLeft w:val="640"/>
          <w:marRight w:val="0"/>
          <w:marTop w:val="0"/>
          <w:marBottom w:val="0"/>
          <w:divBdr>
            <w:top w:val="none" w:sz="0" w:space="0" w:color="auto"/>
            <w:left w:val="none" w:sz="0" w:space="0" w:color="auto"/>
            <w:bottom w:val="none" w:sz="0" w:space="0" w:color="auto"/>
            <w:right w:val="none" w:sz="0" w:space="0" w:color="auto"/>
          </w:divBdr>
        </w:div>
        <w:div w:id="2064475301">
          <w:marLeft w:val="640"/>
          <w:marRight w:val="0"/>
          <w:marTop w:val="0"/>
          <w:marBottom w:val="0"/>
          <w:divBdr>
            <w:top w:val="none" w:sz="0" w:space="0" w:color="auto"/>
            <w:left w:val="none" w:sz="0" w:space="0" w:color="auto"/>
            <w:bottom w:val="none" w:sz="0" w:space="0" w:color="auto"/>
            <w:right w:val="none" w:sz="0" w:space="0" w:color="auto"/>
          </w:divBdr>
        </w:div>
        <w:div w:id="2112627879">
          <w:marLeft w:val="640"/>
          <w:marRight w:val="0"/>
          <w:marTop w:val="0"/>
          <w:marBottom w:val="0"/>
          <w:divBdr>
            <w:top w:val="none" w:sz="0" w:space="0" w:color="auto"/>
            <w:left w:val="none" w:sz="0" w:space="0" w:color="auto"/>
            <w:bottom w:val="none" w:sz="0" w:space="0" w:color="auto"/>
            <w:right w:val="none" w:sz="0" w:space="0" w:color="auto"/>
          </w:divBdr>
        </w:div>
        <w:div w:id="2120562409">
          <w:marLeft w:val="640"/>
          <w:marRight w:val="0"/>
          <w:marTop w:val="0"/>
          <w:marBottom w:val="0"/>
          <w:divBdr>
            <w:top w:val="none" w:sz="0" w:space="0" w:color="auto"/>
            <w:left w:val="none" w:sz="0" w:space="0" w:color="auto"/>
            <w:bottom w:val="none" w:sz="0" w:space="0" w:color="auto"/>
            <w:right w:val="none" w:sz="0" w:space="0" w:color="auto"/>
          </w:divBdr>
        </w:div>
      </w:divsChild>
    </w:div>
    <w:div w:id="1326782735">
      <w:bodyDiv w:val="1"/>
      <w:marLeft w:val="0"/>
      <w:marRight w:val="0"/>
      <w:marTop w:val="0"/>
      <w:marBottom w:val="0"/>
      <w:divBdr>
        <w:top w:val="none" w:sz="0" w:space="0" w:color="auto"/>
        <w:left w:val="none" w:sz="0" w:space="0" w:color="auto"/>
        <w:bottom w:val="none" w:sz="0" w:space="0" w:color="auto"/>
        <w:right w:val="none" w:sz="0" w:space="0" w:color="auto"/>
      </w:divBdr>
      <w:divsChild>
        <w:div w:id="662511487">
          <w:marLeft w:val="0"/>
          <w:marRight w:val="0"/>
          <w:marTop w:val="0"/>
          <w:marBottom w:val="0"/>
          <w:divBdr>
            <w:top w:val="none" w:sz="0" w:space="0" w:color="auto"/>
            <w:left w:val="none" w:sz="0" w:space="0" w:color="auto"/>
            <w:bottom w:val="none" w:sz="0" w:space="0" w:color="auto"/>
            <w:right w:val="none" w:sz="0" w:space="0" w:color="auto"/>
          </w:divBdr>
          <w:divsChild>
            <w:div w:id="435254878">
              <w:marLeft w:val="0"/>
              <w:marRight w:val="0"/>
              <w:marTop w:val="0"/>
              <w:marBottom w:val="0"/>
              <w:divBdr>
                <w:top w:val="none" w:sz="0" w:space="0" w:color="auto"/>
                <w:left w:val="none" w:sz="0" w:space="0" w:color="auto"/>
                <w:bottom w:val="none" w:sz="0" w:space="0" w:color="auto"/>
                <w:right w:val="none" w:sz="0" w:space="0" w:color="auto"/>
              </w:divBdr>
              <w:divsChild>
                <w:div w:id="9221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767109">
      <w:bodyDiv w:val="1"/>
      <w:marLeft w:val="0"/>
      <w:marRight w:val="0"/>
      <w:marTop w:val="0"/>
      <w:marBottom w:val="0"/>
      <w:divBdr>
        <w:top w:val="none" w:sz="0" w:space="0" w:color="auto"/>
        <w:left w:val="none" w:sz="0" w:space="0" w:color="auto"/>
        <w:bottom w:val="none" w:sz="0" w:space="0" w:color="auto"/>
        <w:right w:val="none" w:sz="0" w:space="0" w:color="auto"/>
      </w:divBdr>
      <w:divsChild>
        <w:div w:id="9185394">
          <w:marLeft w:val="640"/>
          <w:marRight w:val="0"/>
          <w:marTop w:val="0"/>
          <w:marBottom w:val="0"/>
          <w:divBdr>
            <w:top w:val="none" w:sz="0" w:space="0" w:color="auto"/>
            <w:left w:val="none" w:sz="0" w:space="0" w:color="auto"/>
            <w:bottom w:val="none" w:sz="0" w:space="0" w:color="auto"/>
            <w:right w:val="none" w:sz="0" w:space="0" w:color="auto"/>
          </w:divBdr>
        </w:div>
        <w:div w:id="14886484">
          <w:marLeft w:val="640"/>
          <w:marRight w:val="0"/>
          <w:marTop w:val="0"/>
          <w:marBottom w:val="0"/>
          <w:divBdr>
            <w:top w:val="none" w:sz="0" w:space="0" w:color="auto"/>
            <w:left w:val="none" w:sz="0" w:space="0" w:color="auto"/>
            <w:bottom w:val="none" w:sz="0" w:space="0" w:color="auto"/>
            <w:right w:val="none" w:sz="0" w:space="0" w:color="auto"/>
          </w:divBdr>
        </w:div>
        <w:div w:id="45035661">
          <w:marLeft w:val="640"/>
          <w:marRight w:val="0"/>
          <w:marTop w:val="0"/>
          <w:marBottom w:val="0"/>
          <w:divBdr>
            <w:top w:val="none" w:sz="0" w:space="0" w:color="auto"/>
            <w:left w:val="none" w:sz="0" w:space="0" w:color="auto"/>
            <w:bottom w:val="none" w:sz="0" w:space="0" w:color="auto"/>
            <w:right w:val="none" w:sz="0" w:space="0" w:color="auto"/>
          </w:divBdr>
        </w:div>
        <w:div w:id="68619385">
          <w:marLeft w:val="640"/>
          <w:marRight w:val="0"/>
          <w:marTop w:val="0"/>
          <w:marBottom w:val="0"/>
          <w:divBdr>
            <w:top w:val="none" w:sz="0" w:space="0" w:color="auto"/>
            <w:left w:val="none" w:sz="0" w:space="0" w:color="auto"/>
            <w:bottom w:val="none" w:sz="0" w:space="0" w:color="auto"/>
            <w:right w:val="none" w:sz="0" w:space="0" w:color="auto"/>
          </w:divBdr>
        </w:div>
        <w:div w:id="91826688">
          <w:marLeft w:val="640"/>
          <w:marRight w:val="0"/>
          <w:marTop w:val="0"/>
          <w:marBottom w:val="0"/>
          <w:divBdr>
            <w:top w:val="none" w:sz="0" w:space="0" w:color="auto"/>
            <w:left w:val="none" w:sz="0" w:space="0" w:color="auto"/>
            <w:bottom w:val="none" w:sz="0" w:space="0" w:color="auto"/>
            <w:right w:val="none" w:sz="0" w:space="0" w:color="auto"/>
          </w:divBdr>
        </w:div>
        <w:div w:id="151027013">
          <w:marLeft w:val="640"/>
          <w:marRight w:val="0"/>
          <w:marTop w:val="0"/>
          <w:marBottom w:val="0"/>
          <w:divBdr>
            <w:top w:val="none" w:sz="0" w:space="0" w:color="auto"/>
            <w:left w:val="none" w:sz="0" w:space="0" w:color="auto"/>
            <w:bottom w:val="none" w:sz="0" w:space="0" w:color="auto"/>
            <w:right w:val="none" w:sz="0" w:space="0" w:color="auto"/>
          </w:divBdr>
        </w:div>
        <w:div w:id="182746394">
          <w:marLeft w:val="640"/>
          <w:marRight w:val="0"/>
          <w:marTop w:val="0"/>
          <w:marBottom w:val="0"/>
          <w:divBdr>
            <w:top w:val="none" w:sz="0" w:space="0" w:color="auto"/>
            <w:left w:val="none" w:sz="0" w:space="0" w:color="auto"/>
            <w:bottom w:val="none" w:sz="0" w:space="0" w:color="auto"/>
            <w:right w:val="none" w:sz="0" w:space="0" w:color="auto"/>
          </w:divBdr>
        </w:div>
        <w:div w:id="281880729">
          <w:marLeft w:val="640"/>
          <w:marRight w:val="0"/>
          <w:marTop w:val="0"/>
          <w:marBottom w:val="0"/>
          <w:divBdr>
            <w:top w:val="none" w:sz="0" w:space="0" w:color="auto"/>
            <w:left w:val="none" w:sz="0" w:space="0" w:color="auto"/>
            <w:bottom w:val="none" w:sz="0" w:space="0" w:color="auto"/>
            <w:right w:val="none" w:sz="0" w:space="0" w:color="auto"/>
          </w:divBdr>
        </w:div>
        <w:div w:id="309526611">
          <w:marLeft w:val="640"/>
          <w:marRight w:val="0"/>
          <w:marTop w:val="0"/>
          <w:marBottom w:val="0"/>
          <w:divBdr>
            <w:top w:val="none" w:sz="0" w:space="0" w:color="auto"/>
            <w:left w:val="none" w:sz="0" w:space="0" w:color="auto"/>
            <w:bottom w:val="none" w:sz="0" w:space="0" w:color="auto"/>
            <w:right w:val="none" w:sz="0" w:space="0" w:color="auto"/>
          </w:divBdr>
        </w:div>
        <w:div w:id="322202407">
          <w:marLeft w:val="640"/>
          <w:marRight w:val="0"/>
          <w:marTop w:val="0"/>
          <w:marBottom w:val="0"/>
          <w:divBdr>
            <w:top w:val="none" w:sz="0" w:space="0" w:color="auto"/>
            <w:left w:val="none" w:sz="0" w:space="0" w:color="auto"/>
            <w:bottom w:val="none" w:sz="0" w:space="0" w:color="auto"/>
            <w:right w:val="none" w:sz="0" w:space="0" w:color="auto"/>
          </w:divBdr>
        </w:div>
        <w:div w:id="334109707">
          <w:marLeft w:val="640"/>
          <w:marRight w:val="0"/>
          <w:marTop w:val="0"/>
          <w:marBottom w:val="0"/>
          <w:divBdr>
            <w:top w:val="none" w:sz="0" w:space="0" w:color="auto"/>
            <w:left w:val="none" w:sz="0" w:space="0" w:color="auto"/>
            <w:bottom w:val="none" w:sz="0" w:space="0" w:color="auto"/>
            <w:right w:val="none" w:sz="0" w:space="0" w:color="auto"/>
          </w:divBdr>
        </w:div>
        <w:div w:id="454445528">
          <w:marLeft w:val="640"/>
          <w:marRight w:val="0"/>
          <w:marTop w:val="0"/>
          <w:marBottom w:val="0"/>
          <w:divBdr>
            <w:top w:val="none" w:sz="0" w:space="0" w:color="auto"/>
            <w:left w:val="none" w:sz="0" w:space="0" w:color="auto"/>
            <w:bottom w:val="none" w:sz="0" w:space="0" w:color="auto"/>
            <w:right w:val="none" w:sz="0" w:space="0" w:color="auto"/>
          </w:divBdr>
        </w:div>
        <w:div w:id="465246968">
          <w:marLeft w:val="640"/>
          <w:marRight w:val="0"/>
          <w:marTop w:val="0"/>
          <w:marBottom w:val="0"/>
          <w:divBdr>
            <w:top w:val="none" w:sz="0" w:space="0" w:color="auto"/>
            <w:left w:val="none" w:sz="0" w:space="0" w:color="auto"/>
            <w:bottom w:val="none" w:sz="0" w:space="0" w:color="auto"/>
            <w:right w:val="none" w:sz="0" w:space="0" w:color="auto"/>
          </w:divBdr>
        </w:div>
        <w:div w:id="536896842">
          <w:marLeft w:val="640"/>
          <w:marRight w:val="0"/>
          <w:marTop w:val="0"/>
          <w:marBottom w:val="0"/>
          <w:divBdr>
            <w:top w:val="none" w:sz="0" w:space="0" w:color="auto"/>
            <w:left w:val="none" w:sz="0" w:space="0" w:color="auto"/>
            <w:bottom w:val="none" w:sz="0" w:space="0" w:color="auto"/>
            <w:right w:val="none" w:sz="0" w:space="0" w:color="auto"/>
          </w:divBdr>
        </w:div>
        <w:div w:id="557202662">
          <w:marLeft w:val="640"/>
          <w:marRight w:val="0"/>
          <w:marTop w:val="0"/>
          <w:marBottom w:val="0"/>
          <w:divBdr>
            <w:top w:val="none" w:sz="0" w:space="0" w:color="auto"/>
            <w:left w:val="none" w:sz="0" w:space="0" w:color="auto"/>
            <w:bottom w:val="none" w:sz="0" w:space="0" w:color="auto"/>
            <w:right w:val="none" w:sz="0" w:space="0" w:color="auto"/>
          </w:divBdr>
        </w:div>
        <w:div w:id="588807731">
          <w:marLeft w:val="640"/>
          <w:marRight w:val="0"/>
          <w:marTop w:val="0"/>
          <w:marBottom w:val="0"/>
          <w:divBdr>
            <w:top w:val="none" w:sz="0" w:space="0" w:color="auto"/>
            <w:left w:val="none" w:sz="0" w:space="0" w:color="auto"/>
            <w:bottom w:val="none" w:sz="0" w:space="0" w:color="auto"/>
            <w:right w:val="none" w:sz="0" w:space="0" w:color="auto"/>
          </w:divBdr>
        </w:div>
        <w:div w:id="605113196">
          <w:marLeft w:val="640"/>
          <w:marRight w:val="0"/>
          <w:marTop w:val="0"/>
          <w:marBottom w:val="0"/>
          <w:divBdr>
            <w:top w:val="none" w:sz="0" w:space="0" w:color="auto"/>
            <w:left w:val="none" w:sz="0" w:space="0" w:color="auto"/>
            <w:bottom w:val="none" w:sz="0" w:space="0" w:color="auto"/>
            <w:right w:val="none" w:sz="0" w:space="0" w:color="auto"/>
          </w:divBdr>
        </w:div>
        <w:div w:id="623200407">
          <w:marLeft w:val="640"/>
          <w:marRight w:val="0"/>
          <w:marTop w:val="0"/>
          <w:marBottom w:val="0"/>
          <w:divBdr>
            <w:top w:val="none" w:sz="0" w:space="0" w:color="auto"/>
            <w:left w:val="none" w:sz="0" w:space="0" w:color="auto"/>
            <w:bottom w:val="none" w:sz="0" w:space="0" w:color="auto"/>
            <w:right w:val="none" w:sz="0" w:space="0" w:color="auto"/>
          </w:divBdr>
        </w:div>
        <w:div w:id="640768038">
          <w:marLeft w:val="640"/>
          <w:marRight w:val="0"/>
          <w:marTop w:val="0"/>
          <w:marBottom w:val="0"/>
          <w:divBdr>
            <w:top w:val="none" w:sz="0" w:space="0" w:color="auto"/>
            <w:left w:val="none" w:sz="0" w:space="0" w:color="auto"/>
            <w:bottom w:val="none" w:sz="0" w:space="0" w:color="auto"/>
            <w:right w:val="none" w:sz="0" w:space="0" w:color="auto"/>
          </w:divBdr>
        </w:div>
        <w:div w:id="664826218">
          <w:marLeft w:val="640"/>
          <w:marRight w:val="0"/>
          <w:marTop w:val="0"/>
          <w:marBottom w:val="0"/>
          <w:divBdr>
            <w:top w:val="none" w:sz="0" w:space="0" w:color="auto"/>
            <w:left w:val="none" w:sz="0" w:space="0" w:color="auto"/>
            <w:bottom w:val="none" w:sz="0" w:space="0" w:color="auto"/>
            <w:right w:val="none" w:sz="0" w:space="0" w:color="auto"/>
          </w:divBdr>
        </w:div>
        <w:div w:id="675424218">
          <w:marLeft w:val="640"/>
          <w:marRight w:val="0"/>
          <w:marTop w:val="0"/>
          <w:marBottom w:val="0"/>
          <w:divBdr>
            <w:top w:val="none" w:sz="0" w:space="0" w:color="auto"/>
            <w:left w:val="none" w:sz="0" w:space="0" w:color="auto"/>
            <w:bottom w:val="none" w:sz="0" w:space="0" w:color="auto"/>
            <w:right w:val="none" w:sz="0" w:space="0" w:color="auto"/>
          </w:divBdr>
        </w:div>
        <w:div w:id="713847188">
          <w:marLeft w:val="640"/>
          <w:marRight w:val="0"/>
          <w:marTop w:val="0"/>
          <w:marBottom w:val="0"/>
          <w:divBdr>
            <w:top w:val="none" w:sz="0" w:space="0" w:color="auto"/>
            <w:left w:val="none" w:sz="0" w:space="0" w:color="auto"/>
            <w:bottom w:val="none" w:sz="0" w:space="0" w:color="auto"/>
            <w:right w:val="none" w:sz="0" w:space="0" w:color="auto"/>
          </w:divBdr>
        </w:div>
        <w:div w:id="869878602">
          <w:marLeft w:val="640"/>
          <w:marRight w:val="0"/>
          <w:marTop w:val="0"/>
          <w:marBottom w:val="0"/>
          <w:divBdr>
            <w:top w:val="none" w:sz="0" w:space="0" w:color="auto"/>
            <w:left w:val="none" w:sz="0" w:space="0" w:color="auto"/>
            <w:bottom w:val="none" w:sz="0" w:space="0" w:color="auto"/>
            <w:right w:val="none" w:sz="0" w:space="0" w:color="auto"/>
          </w:divBdr>
        </w:div>
        <w:div w:id="873008654">
          <w:marLeft w:val="640"/>
          <w:marRight w:val="0"/>
          <w:marTop w:val="0"/>
          <w:marBottom w:val="0"/>
          <w:divBdr>
            <w:top w:val="none" w:sz="0" w:space="0" w:color="auto"/>
            <w:left w:val="none" w:sz="0" w:space="0" w:color="auto"/>
            <w:bottom w:val="none" w:sz="0" w:space="0" w:color="auto"/>
            <w:right w:val="none" w:sz="0" w:space="0" w:color="auto"/>
          </w:divBdr>
        </w:div>
        <w:div w:id="915822829">
          <w:marLeft w:val="640"/>
          <w:marRight w:val="0"/>
          <w:marTop w:val="0"/>
          <w:marBottom w:val="0"/>
          <w:divBdr>
            <w:top w:val="none" w:sz="0" w:space="0" w:color="auto"/>
            <w:left w:val="none" w:sz="0" w:space="0" w:color="auto"/>
            <w:bottom w:val="none" w:sz="0" w:space="0" w:color="auto"/>
            <w:right w:val="none" w:sz="0" w:space="0" w:color="auto"/>
          </w:divBdr>
        </w:div>
        <w:div w:id="967858038">
          <w:marLeft w:val="640"/>
          <w:marRight w:val="0"/>
          <w:marTop w:val="0"/>
          <w:marBottom w:val="0"/>
          <w:divBdr>
            <w:top w:val="none" w:sz="0" w:space="0" w:color="auto"/>
            <w:left w:val="none" w:sz="0" w:space="0" w:color="auto"/>
            <w:bottom w:val="none" w:sz="0" w:space="0" w:color="auto"/>
            <w:right w:val="none" w:sz="0" w:space="0" w:color="auto"/>
          </w:divBdr>
        </w:div>
        <w:div w:id="981885929">
          <w:marLeft w:val="640"/>
          <w:marRight w:val="0"/>
          <w:marTop w:val="0"/>
          <w:marBottom w:val="0"/>
          <w:divBdr>
            <w:top w:val="none" w:sz="0" w:space="0" w:color="auto"/>
            <w:left w:val="none" w:sz="0" w:space="0" w:color="auto"/>
            <w:bottom w:val="none" w:sz="0" w:space="0" w:color="auto"/>
            <w:right w:val="none" w:sz="0" w:space="0" w:color="auto"/>
          </w:divBdr>
        </w:div>
        <w:div w:id="997197392">
          <w:marLeft w:val="640"/>
          <w:marRight w:val="0"/>
          <w:marTop w:val="0"/>
          <w:marBottom w:val="0"/>
          <w:divBdr>
            <w:top w:val="none" w:sz="0" w:space="0" w:color="auto"/>
            <w:left w:val="none" w:sz="0" w:space="0" w:color="auto"/>
            <w:bottom w:val="none" w:sz="0" w:space="0" w:color="auto"/>
            <w:right w:val="none" w:sz="0" w:space="0" w:color="auto"/>
          </w:divBdr>
        </w:div>
        <w:div w:id="1015957767">
          <w:marLeft w:val="640"/>
          <w:marRight w:val="0"/>
          <w:marTop w:val="0"/>
          <w:marBottom w:val="0"/>
          <w:divBdr>
            <w:top w:val="none" w:sz="0" w:space="0" w:color="auto"/>
            <w:left w:val="none" w:sz="0" w:space="0" w:color="auto"/>
            <w:bottom w:val="none" w:sz="0" w:space="0" w:color="auto"/>
            <w:right w:val="none" w:sz="0" w:space="0" w:color="auto"/>
          </w:divBdr>
        </w:div>
        <w:div w:id="1028289098">
          <w:marLeft w:val="640"/>
          <w:marRight w:val="0"/>
          <w:marTop w:val="0"/>
          <w:marBottom w:val="0"/>
          <w:divBdr>
            <w:top w:val="none" w:sz="0" w:space="0" w:color="auto"/>
            <w:left w:val="none" w:sz="0" w:space="0" w:color="auto"/>
            <w:bottom w:val="none" w:sz="0" w:space="0" w:color="auto"/>
            <w:right w:val="none" w:sz="0" w:space="0" w:color="auto"/>
          </w:divBdr>
        </w:div>
        <w:div w:id="1241480906">
          <w:marLeft w:val="640"/>
          <w:marRight w:val="0"/>
          <w:marTop w:val="0"/>
          <w:marBottom w:val="0"/>
          <w:divBdr>
            <w:top w:val="none" w:sz="0" w:space="0" w:color="auto"/>
            <w:left w:val="none" w:sz="0" w:space="0" w:color="auto"/>
            <w:bottom w:val="none" w:sz="0" w:space="0" w:color="auto"/>
            <w:right w:val="none" w:sz="0" w:space="0" w:color="auto"/>
          </w:divBdr>
        </w:div>
        <w:div w:id="1319725705">
          <w:marLeft w:val="640"/>
          <w:marRight w:val="0"/>
          <w:marTop w:val="0"/>
          <w:marBottom w:val="0"/>
          <w:divBdr>
            <w:top w:val="none" w:sz="0" w:space="0" w:color="auto"/>
            <w:left w:val="none" w:sz="0" w:space="0" w:color="auto"/>
            <w:bottom w:val="none" w:sz="0" w:space="0" w:color="auto"/>
            <w:right w:val="none" w:sz="0" w:space="0" w:color="auto"/>
          </w:divBdr>
        </w:div>
        <w:div w:id="1446117815">
          <w:marLeft w:val="640"/>
          <w:marRight w:val="0"/>
          <w:marTop w:val="0"/>
          <w:marBottom w:val="0"/>
          <w:divBdr>
            <w:top w:val="none" w:sz="0" w:space="0" w:color="auto"/>
            <w:left w:val="none" w:sz="0" w:space="0" w:color="auto"/>
            <w:bottom w:val="none" w:sz="0" w:space="0" w:color="auto"/>
            <w:right w:val="none" w:sz="0" w:space="0" w:color="auto"/>
          </w:divBdr>
        </w:div>
        <w:div w:id="1458988827">
          <w:marLeft w:val="640"/>
          <w:marRight w:val="0"/>
          <w:marTop w:val="0"/>
          <w:marBottom w:val="0"/>
          <w:divBdr>
            <w:top w:val="none" w:sz="0" w:space="0" w:color="auto"/>
            <w:left w:val="none" w:sz="0" w:space="0" w:color="auto"/>
            <w:bottom w:val="none" w:sz="0" w:space="0" w:color="auto"/>
            <w:right w:val="none" w:sz="0" w:space="0" w:color="auto"/>
          </w:divBdr>
        </w:div>
        <w:div w:id="1489058915">
          <w:marLeft w:val="640"/>
          <w:marRight w:val="0"/>
          <w:marTop w:val="0"/>
          <w:marBottom w:val="0"/>
          <w:divBdr>
            <w:top w:val="none" w:sz="0" w:space="0" w:color="auto"/>
            <w:left w:val="none" w:sz="0" w:space="0" w:color="auto"/>
            <w:bottom w:val="none" w:sz="0" w:space="0" w:color="auto"/>
            <w:right w:val="none" w:sz="0" w:space="0" w:color="auto"/>
          </w:divBdr>
        </w:div>
        <w:div w:id="1615288338">
          <w:marLeft w:val="640"/>
          <w:marRight w:val="0"/>
          <w:marTop w:val="0"/>
          <w:marBottom w:val="0"/>
          <w:divBdr>
            <w:top w:val="none" w:sz="0" w:space="0" w:color="auto"/>
            <w:left w:val="none" w:sz="0" w:space="0" w:color="auto"/>
            <w:bottom w:val="none" w:sz="0" w:space="0" w:color="auto"/>
            <w:right w:val="none" w:sz="0" w:space="0" w:color="auto"/>
          </w:divBdr>
        </w:div>
        <w:div w:id="1630698148">
          <w:marLeft w:val="640"/>
          <w:marRight w:val="0"/>
          <w:marTop w:val="0"/>
          <w:marBottom w:val="0"/>
          <w:divBdr>
            <w:top w:val="none" w:sz="0" w:space="0" w:color="auto"/>
            <w:left w:val="none" w:sz="0" w:space="0" w:color="auto"/>
            <w:bottom w:val="none" w:sz="0" w:space="0" w:color="auto"/>
            <w:right w:val="none" w:sz="0" w:space="0" w:color="auto"/>
          </w:divBdr>
        </w:div>
        <w:div w:id="1657800568">
          <w:marLeft w:val="640"/>
          <w:marRight w:val="0"/>
          <w:marTop w:val="0"/>
          <w:marBottom w:val="0"/>
          <w:divBdr>
            <w:top w:val="none" w:sz="0" w:space="0" w:color="auto"/>
            <w:left w:val="none" w:sz="0" w:space="0" w:color="auto"/>
            <w:bottom w:val="none" w:sz="0" w:space="0" w:color="auto"/>
            <w:right w:val="none" w:sz="0" w:space="0" w:color="auto"/>
          </w:divBdr>
        </w:div>
        <w:div w:id="1694184320">
          <w:marLeft w:val="640"/>
          <w:marRight w:val="0"/>
          <w:marTop w:val="0"/>
          <w:marBottom w:val="0"/>
          <w:divBdr>
            <w:top w:val="none" w:sz="0" w:space="0" w:color="auto"/>
            <w:left w:val="none" w:sz="0" w:space="0" w:color="auto"/>
            <w:bottom w:val="none" w:sz="0" w:space="0" w:color="auto"/>
            <w:right w:val="none" w:sz="0" w:space="0" w:color="auto"/>
          </w:divBdr>
        </w:div>
        <w:div w:id="1709798724">
          <w:marLeft w:val="640"/>
          <w:marRight w:val="0"/>
          <w:marTop w:val="0"/>
          <w:marBottom w:val="0"/>
          <w:divBdr>
            <w:top w:val="none" w:sz="0" w:space="0" w:color="auto"/>
            <w:left w:val="none" w:sz="0" w:space="0" w:color="auto"/>
            <w:bottom w:val="none" w:sz="0" w:space="0" w:color="auto"/>
            <w:right w:val="none" w:sz="0" w:space="0" w:color="auto"/>
          </w:divBdr>
        </w:div>
        <w:div w:id="1723754276">
          <w:marLeft w:val="640"/>
          <w:marRight w:val="0"/>
          <w:marTop w:val="0"/>
          <w:marBottom w:val="0"/>
          <w:divBdr>
            <w:top w:val="none" w:sz="0" w:space="0" w:color="auto"/>
            <w:left w:val="none" w:sz="0" w:space="0" w:color="auto"/>
            <w:bottom w:val="none" w:sz="0" w:space="0" w:color="auto"/>
            <w:right w:val="none" w:sz="0" w:space="0" w:color="auto"/>
          </w:divBdr>
        </w:div>
        <w:div w:id="1736471373">
          <w:marLeft w:val="640"/>
          <w:marRight w:val="0"/>
          <w:marTop w:val="0"/>
          <w:marBottom w:val="0"/>
          <w:divBdr>
            <w:top w:val="none" w:sz="0" w:space="0" w:color="auto"/>
            <w:left w:val="none" w:sz="0" w:space="0" w:color="auto"/>
            <w:bottom w:val="none" w:sz="0" w:space="0" w:color="auto"/>
            <w:right w:val="none" w:sz="0" w:space="0" w:color="auto"/>
          </w:divBdr>
        </w:div>
        <w:div w:id="1751074023">
          <w:marLeft w:val="640"/>
          <w:marRight w:val="0"/>
          <w:marTop w:val="0"/>
          <w:marBottom w:val="0"/>
          <w:divBdr>
            <w:top w:val="none" w:sz="0" w:space="0" w:color="auto"/>
            <w:left w:val="none" w:sz="0" w:space="0" w:color="auto"/>
            <w:bottom w:val="none" w:sz="0" w:space="0" w:color="auto"/>
            <w:right w:val="none" w:sz="0" w:space="0" w:color="auto"/>
          </w:divBdr>
        </w:div>
        <w:div w:id="1758596408">
          <w:marLeft w:val="640"/>
          <w:marRight w:val="0"/>
          <w:marTop w:val="0"/>
          <w:marBottom w:val="0"/>
          <w:divBdr>
            <w:top w:val="none" w:sz="0" w:space="0" w:color="auto"/>
            <w:left w:val="none" w:sz="0" w:space="0" w:color="auto"/>
            <w:bottom w:val="none" w:sz="0" w:space="0" w:color="auto"/>
            <w:right w:val="none" w:sz="0" w:space="0" w:color="auto"/>
          </w:divBdr>
        </w:div>
        <w:div w:id="1805657548">
          <w:marLeft w:val="640"/>
          <w:marRight w:val="0"/>
          <w:marTop w:val="0"/>
          <w:marBottom w:val="0"/>
          <w:divBdr>
            <w:top w:val="none" w:sz="0" w:space="0" w:color="auto"/>
            <w:left w:val="none" w:sz="0" w:space="0" w:color="auto"/>
            <w:bottom w:val="none" w:sz="0" w:space="0" w:color="auto"/>
            <w:right w:val="none" w:sz="0" w:space="0" w:color="auto"/>
          </w:divBdr>
        </w:div>
        <w:div w:id="1825048508">
          <w:marLeft w:val="640"/>
          <w:marRight w:val="0"/>
          <w:marTop w:val="0"/>
          <w:marBottom w:val="0"/>
          <w:divBdr>
            <w:top w:val="none" w:sz="0" w:space="0" w:color="auto"/>
            <w:left w:val="none" w:sz="0" w:space="0" w:color="auto"/>
            <w:bottom w:val="none" w:sz="0" w:space="0" w:color="auto"/>
            <w:right w:val="none" w:sz="0" w:space="0" w:color="auto"/>
          </w:divBdr>
        </w:div>
        <w:div w:id="1834182829">
          <w:marLeft w:val="640"/>
          <w:marRight w:val="0"/>
          <w:marTop w:val="0"/>
          <w:marBottom w:val="0"/>
          <w:divBdr>
            <w:top w:val="none" w:sz="0" w:space="0" w:color="auto"/>
            <w:left w:val="none" w:sz="0" w:space="0" w:color="auto"/>
            <w:bottom w:val="none" w:sz="0" w:space="0" w:color="auto"/>
            <w:right w:val="none" w:sz="0" w:space="0" w:color="auto"/>
          </w:divBdr>
        </w:div>
        <w:div w:id="1854953051">
          <w:marLeft w:val="640"/>
          <w:marRight w:val="0"/>
          <w:marTop w:val="0"/>
          <w:marBottom w:val="0"/>
          <w:divBdr>
            <w:top w:val="none" w:sz="0" w:space="0" w:color="auto"/>
            <w:left w:val="none" w:sz="0" w:space="0" w:color="auto"/>
            <w:bottom w:val="none" w:sz="0" w:space="0" w:color="auto"/>
            <w:right w:val="none" w:sz="0" w:space="0" w:color="auto"/>
          </w:divBdr>
        </w:div>
        <w:div w:id="1856268042">
          <w:marLeft w:val="640"/>
          <w:marRight w:val="0"/>
          <w:marTop w:val="0"/>
          <w:marBottom w:val="0"/>
          <w:divBdr>
            <w:top w:val="none" w:sz="0" w:space="0" w:color="auto"/>
            <w:left w:val="none" w:sz="0" w:space="0" w:color="auto"/>
            <w:bottom w:val="none" w:sz="0" w:space="0" w:color="auto"/>
            <w:right w:val="none" w:sz="0" w:space="0" w:color="auto"/>
          </w:divBdr>
        </w:div>
        <w:div w:id="1928268257">
          <w:marLeft w:val="640"/>
          <w:marRight w:val="0"/>
          <w:marTop w:val="0"/>
          <w:marBottom w:val="0"/>
          <w:divBdr>
            <w:top w:val="none" w:sz="0" w:space="0" w:color="auto"/>
            <w:left w:val="none" w:sz="0" w:space="0" w:color="auto"/>
            <w:bottom w:val="none" w:sz="0" w:space="0" w:color="auto"/>
            <w:right w:val="none" w:sz="0" w:space="0" w:color="auto"/>
          </w:divBdr>
        </w:div>
        <w:div w:id="2043246385">
          <w:marLeft w:val="640"/>
          <w:marRight w:val="0"/>
          <w:marTop w:val="0"/>
          <w:marBottom w:val="0"/>
          <w:divBdr>
            <w:top w:val="none" w:sz="0" w:space="0" w:color="auto"/>
            <w:left w:val="none" w:sz="0" w:space="0" w:color="auto"/>
            <w:bottom w:val="none" w:sz="0" w:space="0" w:color="auto"/>
            <w:right w:val="none" w:sz="0" w:space="0" w:color="auto"/>
          </w:divBdr>
        </w:div>
        <w:div w:id="2050298044">
          <w:marLeft w:val="640"/>
          <w:marRight w:val="0"/>
          <w:marTop w:val="0"/>
          <w:marBottom w:val="0"/>
          <w:divBdr>
            <w:top w:val="none" w:sz="0" w:space="0" w:color="auto"/>
            <w:left w:val="none" w:sz="0" w:space="0" w:color="auto"/>
            <w:bottom w:val="none" w:sz="0" w:space="0" w:color="auto"/>
            <w:right w:val="none" w:sz="0" w:space="0" w:color="auto"/>
          </w:divBdr>
        </w:div>
        <w:div w:id="2060783572">
          <w:marLeft w:val="640"/>
          <w:marRight w:val="0"/>
          <w:marTop w:val="0"/>
          <w:marBottom w:val="0"/>
          <w:divBdr>
            <w:top w:val="none" w:sz="0" w:space="0" w:color="auto"/>
            <w:left w:val="none" w:sz="0" w:space="0" w:color="auto"/>
            <w:bottom w:val="none" w:sz="0" w:space="0" w:color="auto"/>
            <w:right w:val="none" w:sz="0" w:space="0" w:color="auto"/>
          </w:divBdr>
        </w:div>
        <w:div w:id="2095668380">
          <w:marLeft w:val="640"/>
          <w:marRight w:val="0"/>
          <w:marTop w:val="0"/>
          <w:marBottom w:val="0"/>
          <w:divBdr>
            <w:top w:val="none" w:sz="0" w:space="0" w:color="auto"/>
            <w:left w:val="none" w:sz="0" w:space="0" w:color="auto"/>
            <w:bottom w:val="none" w:sz="0" w:space="0" w:color="auto"/>
            <w:right w:val="none" w:sz="0" w:space="0" w:color="auto"/>
          </w:divBdr>
        </w:div>
      </w:divsChild>
    </w:div>
    <w:div w:id="1345788316">
      <w:bodyDiv w:val="1"/>
      <w:marLeft w:val="0"/>
      <w:marRight w:val="0"/>
      <w:marTop w:val="0"/>
      <w:marBottom w:val="0"/>
      <w:divBdr>
        <w:top w:val="none" w:sz="0" w:space="0" w:color="auto"/>
        <w:left w:val="none" w:sz="0" w:space="0" w:color="auto"/>
        <w:bottom w:val="none" w:sz="0" w:space="0" w:color="auto"/>
        <w:right w:val="none" w:sz="0" w:space="0" w:color="auto"/>
      </w:divBdr>
      <w:divsChild>
        <w:div w:id="1891458790">
          <w:marLeft w:val="0"/>
          <w:marRight w:val="0"/>
          <w:marTop w:val="0"/>
          <w:marBottom w:val="0"/>
          <w:divBdr>
            <w:top w:val="none" w:sz="0" w:space="0" w:color="auto"/>
            <w:left w:val="none" w:sz="0" w:space="0" w:color="auto"/>
            <w:bottom w:val="none" w:sz="0" w:space="0" w:color="auto"/>
            <w:right w:val="none" w:sz="0" w:space="0" w:color="auto"/>
          </w:divBdr>
          <w:divsChild>
            <w:div w:id="1874996804">
              <w:marLeft w:val="0"/>
              <w:marRight w:val="0"/>
              <w:marTop w:val="0"/>
              <w:marBottom w:val="0"/>
              <w:divBdr>
                <w:top w:val="none" w:sz="0" w:space="0" w:color="auto"/>
                <w:left w:val="none" w:sz="0" w:space="0" w:color="auto"/>
                <w:bottom w:val="none" w:sz="0" w:space="0" w:color="auto"/>
                <w:right w:val="none" w:sz="0" w:space="0" w:color="auto"/>
              </w:divBdr>
              <w:divsChild>
                <w:div w:id="39289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16321">
      <w:bodyDiv w:val="1"/>
      <w:marLeft w:val="0"/>
      <w:marRight w:val="0"/>
      <w:marTop w:val="0"/>
      <w:marBottom w:val="0"/>
      <w:divBdr>
        <w:top w:val="none" w:sz="0" w:space="0" w:color="auto"/>
        <w:left w:val="none" w:sz="0" w:space="0" w:color="auto"/>
        <w:bottom w:val="none" w:sz="0" w:space="0" w:color="auto"/>
        <w:right w:val="none" w:sz="0" w:space="0" w:color="auto"/>
      </w:divBdr>
      <w:divsChild>
        <w:div w:id="1873033118">
          <w:marLeft w:val="0"/>
          <w:marRight w:val="0"/>
          <w:marTop w:val="0"/>
          <w:marBottom w:val="0"/>
          <w:divBdr>
            <w:top w:val="none" w:sz="0" w:space="0" w:color="auto"/>
            <w:left w:val="none" w:sz="0" w:space="0" w:color="auto"/>
            <w:bottom w:val="none" w:sz="0" w:space="0" w:color="auto"/>
            <w:right w:val="none" w:sz="0" w:space="0" w:color="auto"/>
          </w:divBdr>
          <w:divsChild>
            <w:div w:id="561865374">
              <w:marLeft w:val="0"/>
              <w:marRight w:val="0"/>
              <w:marTop w:val="0"/>
              <w:marBottom w:val="0"/>
              <w:divBdr>
                <w:top w:val="none" w:sz="0" w:space="0" w:color="auto"/>
                <w:left w:val="none" w:sz="0" w:space="0" w:color="auto"/>
                <w:bottom w:val="none" w:sz="0" w:space="0" w:color="auto"/>
                <w:right w:val="none" w:sz="0" w:space="0" w:color="auto"/>
              </w:divBdr>
              <w:divsChild>
                <w:div w:id="143454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74971">
      <w:bodyDiv w:val="1"/>
      <w:marLeft w:val="0"/>
      <w:marRight w:val="0"/>
      <w:marTop w:val="0"/>
      <w:marBottom w:val="0"/>
      <w:divBdr>
        <w:top w:val="none" w:sz="0" w:space="0" w:color="auto"/>
        <w:left w:val="none" w:sz="0" w:space="0" w:color="auto"/>
        <w:bottom w:val="none" w:sz="0" w:space="0" w:color="auto"/>
        <w:right w:val="none" w:sz="0" w:space="0" w:color="auto"/>
      </w:divBdr>
    </w:div>
    <w:div w:id="1403481980">
      <w:bodyDiv w:val="1"/>
      <w:marLeft w:val="0"/>
      <w:marRight w:val="0"/>
      <w:marTop w:val="0"/>
      <w:marBottom w:val="0"/>
      <w:divBdr>
        <w:top w:val="none" w:sz="0" w:space="0" w:color="auto"/>
        <w:left w:val="none" w:sz="0" w:space="0" w:color="auto"/>
        <w:bottom w:val="none" w:sz="0" w:space="0" w:color="auto"/>
        <w:right w:val="none" w:sz="0" w:space="0" w:color="auto"/>
      </w:divBdr>
      <w:divsChild>
        <w:div w:id="40636122">
          <w:marLeft w:val="640"/>
          <w:marRight w:val="0"/>
          <w:marTop w:val="0"/>
          <w:marBottom w:val="0"/>
          <w:divBdr>
            <w:top w:val="none" w:sz="0" w:space="0" w:color="auto"/>
            <w:left w:val="none" w:sz="0" w:space="0" w:color="auto"/>
            <w:bottom w:val="none" w:sz="0" w:space="0" w:color="auto"/>
            <w:right w:val="none" w:sz="0" w:space="0" w:color="auto"/>
          </w:divBdr>
        </w:div>
        <w:div w:id="54863771">
          <w:marLeft w:val="640"/>
          <w:marRight w:val="0"/>
          <w:marTop w:val="0"/>
          <w:marBottom w:val="0"/>
          <w:divBdr>
            <w:top w:val="none" w:sz="0" w:space="0" w:color="auto"/>
            <w:left w:val="none" w:sz="0" w:space="0" w:color="auto"/>
            <w:bottom w:val="none" w:sz="0" w:space="0" w:color="auto"/>
            <w:right w:val="none" w:sz="0" w:space="0" w:color="auto"/>
          </w:divBdr>
        </w:div>
        <w:div w:id="74481134">
          <w:marLeft w:val="640"/>
          <w:marRight w:val="0"/>
          <w:marTop w:val="0"/>
          <w:marBottom w:val="0"/>
          <w:divBdr>
            <w:top w:val="none" w:sz="0" w:space="0" w:color="auto"/>
            <w:left w:val="none" w:sz="0" w:space="0" w:color="auto"/>
            <w:bottom w:val="none" w:sz="0" w:space="0" w:color="auto"/>
            <w:right w:val="none" w:sz="0" w:space="0" w:color="auto"/>
          </w:divBdr>
        </w:div>
        <w:div w:id="131799460">
          <w:marLeft w:val="640"/>
          <w:marRight w:val="0"/>
          <w:marTop w:val="0"/>
          <w:marBottom w:val="0"/>
          <w:divBdr>
            <w:top w:val="none" w:sz="0" w:space="0" w:color="auto"/>
            <w:left w:val="none" w:sz="0" w:space="0" w:color="auto"/>
            <w:bottom w:val="none" w:sz="0" w:space="0" w:color="auto"/>
            <w:right w:val="none" w:sz="0" w:space="0" w:color="auto"/>
          </w:divBdr>
        </w:div>
        <w:div w:id="143351140">
          <w:marLeft w:val="640"/>
          <w:marRight w:val="0"/>
          <w:marTop w:val="0"/>
          <w:marBottom w:val="0"/>
          <w:divBdr>
            <w:top w:val="none" w:sz="0" w:space="0" w:color="auto"/>
            <w:left w:val="none" w:sz="0" w:space="0" w:color="auto"/>
            <w:bottom w:val="none" w:sz="0" w:space="0" w:color="auto"/>
            <w:right w:val="none" w:sz="0" w:space="0" w:color="auto"/>
          </w:divBdr>
        </w:div>
        <w:div w:id="242300493">
          <w:marLeft w:val="640"/>
          <w:marRight w:val="0"/>
          <w:marTop w:val="0"/>
          <w:marBottom w:val="0"/>
          <w:divBdr>
            <w:top w:val="none" w:sz="0" w:space="0" w:color="auto"/>
            <w:left w:val="none" w:sz="0" w:space="0" w:color="auto"/>
            <w:bottom w:val="none" w:sz="0" w:space="0" w:color="auto"/>
            <w:right w:val="none" w:sz="0" w:space="0" w:color="auto"/>
          </w:divBdr>
        </w:div>
        <w:div w:id="265357776">
          <w:marLeft w:val="640"/>
          <w:marRight w:val="0"/>
          <w:marTop w:val="0"/>
          <w:marBottom w:val="0"/>
          <w:divBdr>
            <w:top w:val="none" w:sz="0" w:space="0" w:color="auto"/>
            <w:left w:val="none" w:sz="0" w:space="0" w:color="auto"/>
            <w:bottom w:val="none" w:sz="0" w:space="0" w:color="auto"/>
            <w:right w:val="none" w:sz="0" w:space="0" w:color="auto"/>
          </w:divBdr>
        </w:div>
        <w:div w:id="285083031">
          <w:marLeft w:val="640"/>
          <w:marRight w:val="0"/>
          <w:marTop w:val="0"/>
          <w:marBottom w:val="0"/>
          <w:divBdr>
            <w:top w:val="none" w:sz="0" w:space="0" w:color="auto"/>
            <w:left w:val="none" w:sz="0" w:space="0" w:color="auto"/>
            <w:bottom w:val="none" w:sz="0" w:space="0" w:color="auto"/>
            <w:right w:val="none" w:sz="0" w:space="0" w:color="auto"/>
          </w:divBdr>
        </w:div>
        <w:div w:id="349989717">
          <w:marLeft w:val="640"/>
          <w:marRight w:val="0"/>
          <w:marTop w:val="0"/>
          <w:marBottom w:val="0"/>
          <w:divBdr>
            <w:top w:val="none" w:sz="0" w:space="0" w:color="auto"/>
            <w:left w:val="none" w:sz="0" w:space="0" w:color="auto"/>
            <w:bottom w:val="none" w:sz="0" w:space="0" w:color="auto"/>
            <w:right w:val="none" w:sz="0" w:space="0" w:color="auto"/>
          </w:divBdr>
        </w:div>
        <w:div w:id="358749013">
          <w:marLeft w:val="640"/>
          <w:marRight w:val="0"/>
          <w:marTop w:val="0"/>
          <w:marBottom w:val="0"/>
          <w:divBdr>
            <w:top w:val="none" w:sz="0" w:space="0" w:color="auto"/>
            <w:left w:val="none" w:sz="0" w:space="0" w:color="auto"/>
            <w:bottom w:val="none" w:sz="0" w:space="0" w:color="auto"/>
            <w:right w:val="none" w:sz="0" w:space="0" w:color="auto"/>
          </w:divBdr>
        </w:div>
        <w:div w:id="445926414">
          <w:marLeft w:val="640"/>
          <w:marRight w:val="0"/>
          <w:marTop w:val="0"/>
          <w:marBottom w:val="0"/>
          <w:divBdr>
            <w:top w:val="none" w:sz="0" w:space="0" w:color="auto"/>
            <w:left w:val="none" w:sz="0" w:space="0" w:color="auto"/>
            <w:bottom w:val="none" w:sz="0" w:space="0" w:color="auto"/>
            <w:right w:val="none" w:sz="0" w:space="0" w:color="auto"/>
          </w:divBdr>
        </w:div>
        <w:div w:id="508913965">
          <w:marLeft w:val="640"/>
          <w:marRight w:val="0"/>
          <w:marTop w:val="0"/>
          <w:marBottom w:val="0"/>
          <w:divBdr>
            <w:top w:val="none" w:sz="0" w:space="0" w:color="auto"/>
            <w:left w:val="none" w:sz="0" w:space="0" w:color="auto"/>
            <w:bottom w:val="none" w:sz="0" w:space="0" w:color="auto"/>
            <w:right w:val="none" w:sz="0" w:space="0" w:color="auto"/>
          </w:divBdr>
        </w:div>
        <w:div w:id="604921727">
          <w:marLeft w:val="640"/>
          <w:marRight w:val="0"/>
          <w:marTop w:val="0"/>
          <w:marBottom w:val="0"/>
          <w:divBdr>
            <w:top w:val="none" w:sz="0" w:space="0" w:color="auto"/>
            <w:left w:val="none" w:sz="0" w:space="0" w:color="auto"/>
            <w:bottom w:val="none" w:sz="0" w:space="0" w:color="auto"/>
            <w:right w:val="none" w:sz="0" w:space="0" w:color="auto"/>
          </w:divBdr>
        </w:div>
        <w:div w:id="608777102">
          <w:marLeft w:val="640"/>
          <w:marRight w:val="0"/>
          <w:marTop w:val="0"/>
          <w:marBottom w:val="0"/>
          <w:divBdr>
            <w:top w:val="none" w:sz="0" w:space="0" w:color="auto"/>
            <w:left w:val="none" w:sz="0" w:space="0" w:color="auto"/>
            <w:bottom w:val="none" w:sz="0" w:space="0" w:color="auto"/>
            <w:right w:val="none" w:sz="0" w:space="0" w:color="auto"/>
          </w:divBdr>
        </w:div>
        <w:div w:id="620234418">
          <w:marLeft w:val="640"/>
          <w:marRight w:val="0"/>
          <w:marTop w:val="0"/>
          <w:marBottom w:val="0"/>
          <w:divBdr>
            <w:top w:val="none" w:sz="0" w:space="0" w:color="auto"/>
            <w:left w:val="none" w:sz="0" w:space="0" w:color="auto"/>
            <w:bottom w:val="none" w:sz="0" w:space="0" w:color="auto"/>
            <w:right w:val="none" w:sz="0" w:space="0" w:color="auto"/>
          </w:divBdr>
        </w:div>
        <w:div w:id="773480176">
          <w:marLeft w:val="640"/>
          <w:marRight w:val="0"/>
          <w:marTop w:val="0"/>
          <w:marBottom w:val="0"/>
          <w:divBdr>
            <w:top w:val="none" w:sz="0" w:space="0" w:color="auto"/>
            <w:left w:val="none" w:sz="0" w:space="0" w:color="auto"/>
            <w:bottom w:val="none" w:sz="0" w:space="0" w:color="auto"/>
            <w:right w:val="none" w:sz="0" w:space="0" w:color="auto"/>
          </w:divBdr>
        </w:div>
        <w:div w:id="797341444">
          <w:marLeft w:val="640"/>
          <w:marRight w:val="0"/>
          <w:marTop w:val="0"/>
          <w:marBottom w:val="0"/>
          <w:divBdr>
            <w:top w:val="none" w:sz="0" w:space="0" w:color="auto"/>
            <w:left w:val="none" w:sz="0" w:space="0" w:color="auto"/>
            <w:bottom w:val="none" w:sz="0" w:space="0" w:color="auto"/>
            <w:right w:val="none" w:sz="0" w:space="0" w:color="auto"/>
          </w:divBdr>
        </w:div>
        <w:div w:id="825393087">
          <w:marLeft w:val="640"/>
          <w:marRight w:val="0"/>
          <w:marTop w:val="0"/>
          <w:marBottom w:val="0"/>
          <w:divBdr>
            <w:top w:val="none" w:sz="0" w:space="0" w:color="auto"/>
            <w:left w:val="none" w:sz="0" w:space="0" w:color="auto"/>
            <w:bottom w:val="none" w:sz="0" w:space="0" w:color="auto"/>
            <w:right w:val="none" w:sz="0" w:space="0" w:color="auto"/>
          </w:divBdr>
        </w:div>
        <w:div w:id="886650536">
          <w:marLeft w:val="640"/>
          <w:marRight w:val="0"/>
          <w:marTop w:val="0"/>
          <w:marBottom w:val="0"/>
          <w:divBdr>
            <w:top w:val="none" w:sz="0" w:space="0" w:color="auto"/>
            <w:left w:val="none" w:sz="0" w:space="0" w:color="auto"/>
            <w:bottom w:val="none" w:sz="0" w:space="0" w:color="auto"/>
            <w:right w:val="none" w:sz="0" w:space="0" w:color="auto"/>
          </w:divBdr>
        </w:div>
        <w:div w:id="982538684">
          <w:marLeft w:val="640"/>
          <w:marRight w:val="0"/>
          <w:marTop w:val="0"/>
          <w:marBottom w:val="0"/>
          <w:divBdr>
            <w:top w:val="none" w:sz="0" w:space="0" w:color="auto"/>
            <w:left w:val="none" w:sz="0" w:space="0" w:color="auto"/>
            <w:bottom w:val="none" w:sz="0" w:space="0" w:color="auto"/>
            <w:right w:val="none" w:sz="0" w:space="0" w:color="auto"/>
          </w:divBdr>
        </w:div>
        <w:div w:id="1078750176">
          <w:marLeft w:val="640"/>
          <w:marRight w:val="0"/>
          <w:marTop w:val="0"/>
          <w:marBottom w:val="0"/>
          <w:divBdr>
            <w:top w:val="none" w:sz="0" w:space="0" w:color="auto"/>
            <w:left w:val="none" w:sz="0" w:space="0" w:color="auto"/>
            <w:bottom w:val="none" w:sz="0" w:space="0" w:color="auto"/>
            <w:right w:val="none" w:sz="0" w:space="0" w:color="auto"/>
          </w:divBdr>
        </w:div>
        <w:div w:id="1130132017">
          <w:marLeft w:val="640"/>
          <w:marRight w:val="0"/>
          <w:marTop w:val="0"/>
          <w:marBottom w:val="0"/>
          <w:divBdr>
            <w:top w:val="none" w:sz="0" w:space="0" w:color="auto"/>
            <w:left w:val="none" w:sz="0" w:space="0" w:color="auto"/>
            <w:bottom w:val="none" w:sz="0" w:space="0" w:color="auto"/>
            <w:right w:val="none" w:sz="0" w:space="0" w:color="auto"/>
          </w:divBdr>
        </w:div>
        <w:div w:id="1134718283">
          <w:marLeft w:val="640"/>
          <w:marRight w:val="0"/>
          <w:marTop w:val="0"/>
          <w:marBottom w:val="0"/>
          <w:divBdr>
            <w:top w:val="none" w:sz="0" w:space="0" w:color="auto"/>
            <w:left w:val="none" w:sz="0" w:space="0" w:color="auto"/>
            <w:bottom w:val="none" w:sz="0" w:space="0" w:color="auto"/>
            <w:right w:val="none" w:sz="0" w:space="0" w:color="auto"/>
          </w:divBdr>
        </w:div>
        <w:div w:id="1141726588">
          <w:marLeft w:val="640"/>
          <w:marRight w:val="0"/>
          <w:marTop w:val="0"/>
          <w:marBottom w:val="0"/>
          <w:divBdr>
            <w:top w:val="none" w:sz="0" w:space="0" w:color="auto"/>
            <w:left w:val="none" w:sz="0" w:space="0" w:color="auto"/>
            <w:bottom w:val="none" w:sz="0" w:space="0" w:color="auto"/>
            <w:right w:val="none" w:sz="0" w:space="0" w:color="auto"/>
          </w:divBdr>
        </w:div>
        <w:div w:id="1199468230">
          <w:marLeft w:val="640"/>
          <w:marRight w:val="0"/>
          <w:marTop w:val="0"/>
          <w:marBottom w:val="0"/>
          <w:divBdr>
            <w:top w:val="none" w:sz="0" w:space="0" w:color="auto"/>
            <w:left w:val="none" w:sz="0" w:space="0" w:color="auto"/>
            <w:bottom w:val="none" w:sz="0" w:space="0" w:color="auto"/>
            <w:right w:val="none" w:sz="0" w:space="0" w:color="auto"/>
          </w:divBdr>
        </w:div>
        <w:div w:id="1202404159">
          <w:marLeft w:val="640"/>
          <w:marRight w:val="0"/>
          <w:marTop w:val="0"/>
          <w:marBottom w:val="0"/>
          <w:divBdr>
            <w:top w:val="none" w:sz="0" w:space="0" w:color="auto"/>
            <w:left w:val="none" w:sz="0" w:space="0" w:color="auto"/>
            <w:bottom w:val="none" w:sz="0" w:space="0" w:color="auto"/>
            <w:right w:val="none" w:sz="0" w:space="0" w:color="auto"/>
          </w:divBdr>
        </w:div>
        <w:div w:id="1204517768">
          <w:marLeft w:val="640"/>
          <w:marRight w:val="0"/>
          <w:marTop w:val="0"/>
          <w:marBottom w:val="0"/>
          <w:divBdr>
            <w:top w:val="none" w:sz="0" w:space="0" w:color="auto"/>
            <w:left w:val="none" w:sz="0" w:space="0" w:color="auto"/>
            <w:bottom w:val="none" w:sz="0" w:space="0" w:color="auto"/>
            <w:right w:val="none" w:sz="0" w:space="0" w:color="auto"/>
          </w:divBdr>
        </w:div>
        <w:div w:id="1226186570">
          <w:marLeft w:val="640"/>
          <w:marRight w:val="0"/>
          <w:marTop w:val="0"/>
          <w:marBottom w:val="0"/>
          <w:divBdr>
            <w:top w:val="none" w:sz="0" w:space="0" w:color="auto"/>
            <w:left w:val="none" w:sz="0" w:space="0" w:color="auto"/>
            <w:bottom w:val="none" w:sz="0" w:space="0" w:color="auto"/>
            <w:right w:val="none" w:sz="0" w:space="0" w:color="auto"/>
          </w:divBdr>
        </w:div>
        <w:div w:id="1274440568">
          <w:marLeft w:val="640"/>
          <w:marRight w:val="0"/>
          <w:marTop w:val="0"/>
          <w:marBottom w:val="0"/>
          <w:divBdr>
            <w:top w:val="none" w:sz="0" w:space="0" w:color="auto"/>
            <w:left w:val="none" w:sz="0" w:space="0" w:color="auto"/>
            <w:bottom w:val="none" w:sz="0" w:space="0" w:color="auto"/>
            <w:right w:val="none" w:sz="0" w:space="0" w:color="auto"/>
          </w:divBdr>
        </w:div>
        <w:div w:id="1326935049">
          <w:marLeft w:val="640"/>
          <w:marRight w:val="0"/>
          <w:marTop w:val="0"/>
          <w:marBottom w:val="0"/>
          <w:divBdr>
            <w:top w:val="none" w:sz="0" w:space="0" w:color="auto"/>
            <w:left w:val="none" w:sz="0" w:space="0" w:color="auto"/>
            <w:bottom w:val="none" w:sz="0" w:space="0" w:color="auto"/>
            <w:right w:val="none" w:sz="0" w:space="0" w:color="auto"/>
          </w:divBdr>
        </w:div>
        <w:div w:id="1358192229">
          <w:marLeft w:val="640"/>
          <w:marRight w:val="0"/>
          <w:marTop w:val="0"/>
          <w:marBottom w:val="0"/>
          <w:divBdr>
            <w:top w:val="none" w:sz="0" w:space="0" w:color="auto"/>
            <w:left w:val="none" w:sz="0" w:space="0" w:color="auto"/>
            <w:bottom w:val="none" w:sz="0" w:space="0" w:color="auto"/>
            <w:right w:val="none" w:sz="0" w:space="0" w:color="auto"/>
          </w:divBdr>
        </w:div>
        <w:div w:id="1381706048">
          <w:marLeft w:val="640"/>
          <w:marRight w:val="0"/>
          <w:marTop w:val="0"/>
          <w:marBottom w:val="0"/>
          <w:divBdr>
            <w:top w:val="none" w:sz="0" w:space="0" w:color="auto"/>
            <w:left w:val="none" w:sz="0" w:space="0" w:color="auto"/>
            <w:bottom w:val="none" w:sz="0" w:space="0" w:color="auto"/>
            <w:right w:val="none" w:sz="0" w:space="0" w:color="auto"/>
          </w:divBdr>
        </w:div>
        <w:div w:id="1381975504">
          <w:marLeft w:val="640"/>
          <w:marRight w:val="0"/>
          <w:marTop w:val="0"/>
          <w:marBottom w:val="0"/>
          <w:divBdr>
            <w:top w:val="none" w:sz="0" w:space="0" w:color="auto"/>
            <w:left w:val="none" w:sz="0" w:space="0" w:color="auto"/>
            <w:bottom w:val="none" w:sz="0" w:space="0" w:color="auto"/>
            <w:right w:val="none" w:sz="0" w:space="0" w:color="auto"/>
          </w:divBdr>
        </w:div>
        <w:div w:id="1393768877">
          <w:marLeft w:val="640"/>
          <w:marRight w:val="0"/>
          <w:marTop w:val="0"/>
          <w:marBottom w:val="0"/>
          <w:divBdr>
            <w:top w:val="none" w:sz="0" w:space="0" w:color="auto"/>
            <w:left w:val="none" w:sz="0" w:space="0" w:color="auto"/>
            <w:bottom w:val="none" w:sz="0" w:space="0" w:color="auto"/>
            <w:right w:val="none" w:sz="0" w:space="0" w:color="auto"/>
          </w:divBdr>
        </w:div>
        <w:div w:id="1411804483">
          <w:marLeft w:val="640"/>
          <w:marRight w:val="0"/>
          <w:marTop w:val="0"/>
          <w:marBottom w:val="0"/>
          <w:divBdr>
            <w:top w:val="none" w:sz="0" w:space="0" w:color="auto"/>
            <w:left w:val="none" w:sz="0" w:space="0" w:color="auto"/>
            <w:bottom w:val="none" w:sz="0" w:space="0" w:color="auto"/>
            <w:right w:val="none" w:sz="0" w:space="0" w:color="auto"/>
          </w:divBdr>
        </w:div>
        <w:div w:id="1477533132">
          <w:marLeft w:val="640"/>
          <w:marRight w:val="0"/>
          <w:marTop w:val="0"/>
          <w:marBottom w:val="0"/>
          <w:divBdr>
            <w:top w:val="none" w:sz="0" w:space="0" w:color="auto"/>
            <w:left w:val="none" w:sz="0" w:space="0" w:color="auto"/>
            <w:bottom w:val="none" w:sz="0" w:space="0" w:color="auto"/>
            <w:right w:val="none" w:sz="0" w:space="0" w:color="auto"/>
          </w:divBdr>
        </w:div>
        <w:div w:id="1485898212">
          <w:marLeft w:val="640"/>
          <w:marRight w:val="0"/>
          <w:marTop w:val="0"/>
          <w:marBottom w:val="0"/>
          <w:divBdr>
            <w:top w:val="none" w:sz="0" w:space="0" w:color="auto"/>
            <w:left w:val="none" w:sz="0" w:space="0" w:color="auto"/>
            <w:bottom w:val="none" w:sz="0" w:space="0" w:color="auto"/>
            <w:right w:val="none" w:sz="0" w:space="0" w:color="auto"/>
          </w:divBdr>
        </w:div>
        <w:div w:id="1686204439">
          <w:marLeft w:val="640"/>
          <w:marRight w:val="0"/>
          <w:marTop w:val="0"/>
          <w:marBottom w:val="0"/>
          <w:divBdr>
            <w:top w:val="none" w:sz="0" w:space="0" w:color="auto"/>
            <w:left w:val="none" w:sz="0" w:space="0" w:color="auto"/>
            <w:bottom w:val="none" w:sz="0" w:space="0" w:color="auto"/>
            <w:right w:val="none" w:sz="0" w:space="0" w:color="auto"/>
          </w:divBdr>
        </w:div>
        <w:div w:id="1703357617">
          <w:marLeft w:val="640"/>
          <w:marRight w:val="0"/>
          <w:marTop w:val="0"/>
          <w:marBottom w:val="0"/>
          <w:divBdr>
            <w:top w:val="none" w:sz="0" w:space="0" w:color="auto"/>
            <w:left w:val="none" w:sz="0" w:space="0" w:color="auto"/>
            <w:bottom w:val="none" w:sz="0" w:space="0" w:color="auto"/>
            <w:right w:val="none" w:sz="0" w:space="0" w:color="auto"/>
          </w:divBdr>
        </w:div>
        <w:div w:id="1718427487">
          <w:marLeft w:val="640"/>
          <w:marRight w:val="0"/>
          <w:marTop w:val="0"/>
          <w:marBottom w:val="0"/>
          <w:divBdr>
            <w:top w:val="none" w:sz="0" w:space="0" w:color="auto"/>
            <w:left w:val="none" w:sz="0" w:space="0" w:color="auto"/>
            <w:bottom w:val="none" w:sz="0" w:space="0" w:color="auto"/>
            <w:right w:val="none" w:sz="0" w:space="0" w:color="auto"/>
          </w:divBdr>
        </w:div>
        <w:div w:id="1782144604">
          <w:marLeft w:val="640"/>
          <w:marRight w:val="0"/>
          <w:marTop w:val="0"/>
          <w:marBottom w:val="0"/>
          <w:divBdr>
            <w:top w:val="none" w:sz="0" w:space="0" w:color="auto"/>
            <w:left w:val="none" w:sz="0" w:space="0" w:color="auto"/>
            <w:bottom w:val="none" w:sz="0" w:space="0" w:color="auto"/>
            <w:right w:val="none" w:sz="0" w:space="0" w:color="auto"/>
          </w:divBdr>
        </w:div>
        <w:div w:id="1789620024">
          <w:marLeft w:val="640"/>
          <w:marRight w:val="0"/>
          <w:marTop w:val="0"/>
          <w:marBottom w:val="0"/>
          <w:divBdr>
            <w:top w:val="none" w:sz="0" w:space="0" w:color="auto"/>
            <w:left w:val="none" w:sz="0" w:space="0" w:color="auto"/>
            <w:bottom w:val="none" w:sz="0" w:space="0" w:color="auto"/>
            <w:right w:val="none" w:sz="0" w:space="0" w:color="auto"/>
          </w:divBdr>
        </w:div>
        <w:div w:id="1791046063">
          <w:marLeft w:val="640"/>
          <w:marRight w:val="0"/>
          <w:marTop w:val="0"/>
          <w:marBottom w:val="0"/>
          <w:divBdr>
            <w:top w:val="none" w:sz="0" w:space="0" w:color="auto"/>
            <w:left w:val="none" w:sz="0" w:space="0" w:color="auto"/>
            <w:bottom w:val="none" w:sz="0" w:space="0" w:color="auto"/>
            <w:right w:val="none" w:sz="0" w:space="0" w:color="auto"/>
          </w:divBdr>
        </w:div>
        <w:div w:id="1801803690">
          <w:marLeft w:val="640"/>
          <w:marRight w:val="0"/>
          <w:marTop w:val="0"/>
          <w:marBottom w:val="0"/>
          <w:divBdr>
            <w:top w:val="none" w:sz="0" w:space="0" w:color="auto"/>
            <w:left w:val="none" w:sz="0" w:space="0" w:color="auto"/>
            <w:bottom w:val="none" w:sz="0" w:space="0" w:color="auto"/>
            <w:right w:val="none" w:sz="0" w:space="0" w:color="auto"/>
          </w:divBdr>
        </w:div>
        <w:div w:id="1841190711">
          <w:marLeft w:val="640"/>
          <w:marRight w:val="0"/>
          <w:marTop w:val="0"/>
          <w:marBottom w:val="0"/>
          <w:divBdr>
            <w:top w:val="none" w:sz="0" w:space="0" w:color="auto"/>
            <w:left w:val="none" w:sz="0" w:space="0" w:color="auto"/>
            <w:bottom w:val="none" w:sz="0" w:space="0" w:color="auto"/>
            <w:right w:val="none" w:sz="0" w:space="0" w:color="auto"/>
          </w:divBdr>
        </w:div>
        <w:div w:id="1864829716">
          <w:marLeft w:val="640"/>
          <w:marRight w:val="0"/>
          <w:marTop w:val="0"/>
          <w:marBottom w:val="0"/>
          <w:divBdr>
            <w:top w:val="none" w:sz="0" w:space="0" w:color="auto"/>
            <w:left w:val="none" w:sz="0" w:space="0" w:color="auto"/>
            <w:bottom w:val="none" w:sz="0" w:space="0" w:color="auto"/>
            <w:right w:val="none" w:sz="0" w:space="0" w:color="auto"/>
          </w:divBdr>
        </w:div>
        <w:div w:id="1879394579">
          <w:marLeft w:val="640"/>
          <w:marRight w:val="0"/>
          <w:marTop w:val="0"/>
          <w:marBottom w:val="0"/>
          <w:divBdr>
            <w:top w:val="none" w:sz="0" w:space="0" w:color="auto"/>
            <w:left w:val="none" w:sz="0" w:space="0" w:color="auto"/>
            <w:bottom w:val="none" w:sz="0" w:space="0" w:color="auto"/>
            <w:right w:val="none" w:sz="0" w:space="0" w:color="auto"/>
          </w:divBdr>
        </w:div>
        <w:div w:id="1950964346">
          <w:marLeft w:val="640"/>
          <w:marRight w:val="0"/>
          <w:marTop w:val="0"/>
          <w:marBottom w:val="0"/>
          <w:divBdr>
            <w:top w:val="none" w:sz="0" w:space="0" w:color="auto"/>
            <w:left w:val="none" w:sz="0" w:space="0" w:color="auto"/>
            <w:bottom w:val="none" w:sz="0" w:space="0" w:color="auto"/>
            <w:right w:val="none" w:sz="0" w:space="0" w:color="auto"/>
          </w:divBdr>
        </w:div>
        <w:div w:id="1992250021">
          <w:marLeft w:val="640"/>
          <w:marRight w:val="0"/>
          <w:marTop w:val="0"/>
          <w:marBottom w:val="0"/>
          <w:divBdr>
            <w:top w:val="none" w:sz="0" w:space="0" w:color="auto"/>
            <w:left w:val="none" w:sz="0" w:space="0" w:color="auto"/>
            <w:bottom w:val="none" w:sz="0" w:space="0" w:color="auto"/>
            <w:right w:val="none" w:sz="0" w:space="0" w:color="auto"/>
          </w:divBdr>
        </w:div>
        <w:div w:id="2012638067">
          <w:marLeft w:val="640"/>
          <w:marRight w:val="0"/>
          <w:marTop w:val="0"/>
          <w:marBottom w:val="0"/>
          <w:divBdr>
            <w:top w:val="none" w:sz="0" w:space="0" w:color="auto"/>
            <w:left w:val="none" w:sz="0" w:space="0" w:color="auto"/>
            <w:bottom w:val="none" w:sz="0" w:space="0" w:color="auto"/>
            <w:right w:val="none" w:sz="0" w:space="0" w:color="auto"/>
          </w:divBdr>
        </w:div>
        <w:div w:id="2085955594">
          <w:marLeft w:val="640"/>
          <w:marRight w:val="0"/>
          <w:marTop w:val="0"/>
          <w:marBottom w:val="0"/>
          <w:divBdr>
            <w:top w:val="none" w:sz="0" w:space="0" w:color="auto"/>
            <w:left w:val="none" w:sz="0" w:space="0" w:color="auto"/>
            <w:bottom w:val="none" w:sz="0" w:space="0" w:color="auto"/>
            <w:right w:val="none" w:sz="0" w:space="0" w:color="auto"/>
          </w:divBdr>
        </w:div>
        <w:div w:id="2110197942">
          <w:marLeft w:val="640"/>
          <w:marRight w:val="0"/>
          <w:marTop w:val="0"/>
          <w:marBottom w:val="0"/>
          <w:divBdr>
            <w:top w:val="none" w:sz="0" w:space="0" w:color="auto"/>
            <w:left w:val="none" w:sz="0" w:space="0" w:color="auto"/>
            <w:bottom w:val="none" w:sz="0" w:space="0" w:color="auto"/>
            <w:right w:val="none" w:sz="0" w:space="0" w:color="auto"/>
          </w:divBdr>
        </w:div>
        <w:div w:id="2140413529">
          <w:marLeft w:val="640"/>
          <w:marRight w:val="0"/>
          <w:marTop w:val="0"/>
          <w:marBottom w:val="0"/>
          <w:divBdr>
            <w:top w:val="none" w:sz="0" w:space="0" w:color="auto"/>
            <w:left w:val="none" w:sz="0" w:space="0" w:color="auto"/>
            <w:bottom w:val="none" w:sz="0" w:space="0" w:color="auto"/>
            <w:right w:val="none" w:sz="0" w:space="0" w:color="auto"/>
          </w:divBdr>
        </w:div>
      </w:divsChild>
    </w:div>
    <w:div w:id="1426077189">
      <w:bodyDiv w:val="1"/>
      <w:marLeft w:val="0"/>
      <w:marRight w:val="0"/>
      <w:marTop w:val="0"/>
      <w:marBottom w:val="0"/>
      <w:divBdr>
        <w:top w:val="none" w:sz="0" w:space="0" w:color="auto"/>
        <w:left w:val="none" w:sz="0" w:space="0" w:color="auto"/>
        <w:bottom w:val="none" w:sz="0" w:space="0" w:color="auto"/>
        <w:right w:val="none" w:sz="0" w:space="0" w:color="auto"/>
      </w:divBdr>
      <w:divsChild>
        <w:div w:id="875854482">
          <w:marLeft w:val="0"/>
          <w:marRight w:val="0"/>
          <w:marTop w:val="0"/>
          <w:marBottom w:val="0"/>
          <w:divBdr>
            <w:top w:val="none" w:sz="0" w:space="0" w:color="auto"/>
            <w:left w:val="none" w:sz="0" w:space="0" w:color="auto"/>
            <w:bottom w:val="none" w:sz="0" w:space="0" w:color="auto"/>
            <w:right w:val="none" w:sz="0" w:space="0" w:color="auto"/>
          </w:divBdr>
          <w:divsChild>
            <w:div w:id="1178083331">
              <w:marLeft w:val="0"/>
              <w:marRight w:val="0"/>
              <w:marTop w:val="0"/>
              <w:marBottom w:val="0"/>
              <w:divBdr>
                <w:top w:val="none" w:sz="0" w:space="0" w:color="auto"/>
                <w:left w:val="none" w:sz="0" w:space="0" w:color="auto"/>
                <w:bottom w:val="none" w:sz="0" w:space="0" w:color="auto"/>
                <w:right w:val="none" w:sz="0" w:space="0" w:color="auto"/>
              </w:divBdr>
              <w:divsChild>
                <w:div w:id="16374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501744">
      <w:bodyDiv w:val="1"/>
      <w:marLeft w:val="0"/>
      <w:marRight w:val="0"/>
      <w:marTop w:val="0"/>
      <w:marBottom w:val="0"/>
      <w:divBdr>
        <w:top w:val="none" w:sz="0" w:space="0" w:color="auto"/>
        <w:left w:val="none" w:sz="0" w:space="0" w:color="auto"/>
        <w:bottom w:val="none" w:sz="0" w:space="0" w:color="auto"/>
        <w:right w:val="none" w:sz="0" w:space="0" w:color="auto"/>
      </w:divBdr>
      <w:divsChild>
        <w:div w:id="170460426">
          <w:marLeft w:val="0"/>
          <w:marRight w:val="0"/>
          <w:marTop w:val="0"/>
          <w:marBottom w:val="0"/>
          <w:divBdr>
            <w:top w:val="none" w:sz="0" w:space="0" w:color="auto"/>
            <w:left w:val="none" w:sz="0" w:space="0" w:color="auto"/>
            <w:bottom w:val="none" w:sz="0" w:space="0" w:color="auto"/>
            <w:right w:val="none" w:sz="0" w:space="0" w:color="auto"/>
          </w:divBdr>
          <w:divsChild>
            <w:div w:id="1689137552">
              <w:marLeft w:val="0"/>
              <w:marRight w:val="0"/>
              <w:marTop w:val="0"/>
              <w:marBottom w:val="0"/>
              <w:divBdr>
                <w:top w:val="none" w:sz="0" w:space="0" w:color="auto"/>
                <w:left w:val="none" w:sz="0" w:space="0" w:color="auto"/>
                <w:bottom w:val="none" w:sz="0" w:space="0" w:color="auto"/>
                <w:right w:val="none" w:sz="0" w:space="0" w:color="auto"/>
              </w:divBdr>
              <w:divsChild>
                <w:div w:id="19895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19566">
      <w:bodyDiv w:val="1"/>
      <w:marLeft w:val="0"/>
      <w:marRight w:val="0"/>
      <w:marTop w:val="0"/>
      <w:marBottom w:val="0"/>
      <w:divBdr>
        <w:top w:val="none" w:sz="0" w:space="0" w:color="auto"/>
        <w:left w:val="none" w:sz="0" w:space="0" w:color="auto"/>
        <w:bottom w:val="none" w:sz="0" w:space="0" w:color="auto"/>
        <w:right w:val="none" w:sz="0" w:space="0" w:color="auto"/>
      </w:divBdr>
    </w:div>
    <w:div w:id="1519806941">
      <w:bodyDiv w:val="1"/>
      <w:marLeft w:val="0"/>
      <w:marRight w:val="0"/>
      <w:marTop w:val="0"/>
      <w:marBottom w:val="0"/>
      <w:divBdr>
        <w:top w:val="none" w:sz="0" w:space="0" w:color="auto"/>
        <w:left w:val="none" w:sz="0" w:space="0" w:color="auto"/>
        <w:bottom w:val="none" w:sz="0" w:space="0" w:color="auto"/>
        <w:right w:val="none" w:sz="0" w:space="0" w:color="auto"/>
      </w:divBdr>
      <w:divsChild>
        <w:div w:id="4018805">
          <w:marLeft w:val="640"/>
          <w:marRight w:val="0"/>
          <w:marTop w:val="0"/>
          <w:marBottom w:val="0"/>
          <w:divBdr>
            <w:top w:val="none" w:sz="0" w:space="0" w:color="auto"/>
            <w:left w:val="none" w:sz="0" w:space="0" w:color="auto"/>
            <w:bottom w:val="none" w:sz="0" w:space="0" w:color="auto"/>
            <w:right w:val="none" w:sz="0" w:space="0" w:color="auto"/>
          </w:divBdr>
        </w:div>
        <w:div w:id="42407503">
          <w:marLeft w:val="640"/>
          <w:marRight w:val="0"/>
          <w:marTop w:val="0"/>
          <w:marBottom w:val="0"/>
          <w:divBdr>
            <w:top w:val="none" w:sz="0" w:space="0" w:color="auto"/>
            <w:left w:val="none" w:sz="0" w:space="0" w:color="auto"/>
            <w:bottom w:val="none" w:sz="0" w:space="0" w:color="auto"/>
            <w:right w:val="none" w:sz="0" w:space="0" w:color="auto"/>
          </w:divBdr>
        </w:div>
        <w:div w:id="74516245">
          <w:marLeft w:val="640"/>
          <w:marRight w:val="0"/>
          <w:marTop w:val="0"/>
          <w:marBottom w:val="0"/>
          <w:divBdr>
            <w:top w:val="none" w:sz="0" w:space="0" w:color="auto"/>
            <w:left w:val="none" w:sz="0" w:space="0" w:color="auto"/>
            <w:bottom w:val="none" w:sz="0" w:space="0" w:color="auto"/>
            <w:right w:val="none" w:sz="0" w:space="0" w:color="auto"/>
          </w:divBdr>
        </w:div>
        <w:div w:id="83261531">
          <w:marLeft w:val="640"/>
          <w:marRight w:val="0"/>
          <w:marTop w:val="0"/>
          <w:marBottom w:val="0"/>
          <w:divBdr>
            <w:top w:val="none" w:sz="0" w:space="0" w:color="auto"/>
            <w:left w:val="none" w:sz="0" w:space="0" w:color="auto"/>
            <w:bottom w:val="none" w:sz="0" w:space="0" w:color="auto"/>
            <w:right w:val="none" w:sz="0" w:space="0" w:color="auto"/>
          </w:divBdr>
        </w:div>
        <w:div w:id="126516058">
          <w:marLeft w:val="640"/>
          <w:marRight w:val="0"/>
          <w:marTop w:val="0"/>
          <w:marBottom w:val="0"/>
          <w:divBdr>
            <w:top w:val="none" w:sz="0" w:space="0" w:color="auto"/>
            <w:left w:val="none" w:sz="0" w:space="0" w:color="auto"/>
            <w:bottom w:val="none" w:sz="0" w:space="0" w:color="auto"/>
            <w:right w:val="none" w:sz="0" w:space="0" w:color="auto"/>
          </w:divBdr>
        </w:div>
        <w:div w:id="137037693">
          <w:marLeft w:val="640"/>
          <w:marRight w:val="0"/>
          <w:marTop w:val="0"/>
          <w:marBottom w:val="0"/>
          <w:divBdr>
            <w:top w:val="none" w:sz="0" w:space="0" w:color="auto"/>
            <w:left w:val="none" w:sz="0" w:space="0" w:color="auto"/>
            <w:bottom w:val="none" w:sz="0" w:space="0" w:color="auto"/>
            <w:right w:val="none" w:sz="0" w:space="0" w:color="auto"/>
          </w:divBdr>
        </w:div>
        <w:div w:id="174811891">
          <w:marLeft w:val="640"/>
          <w:marRight w:val="0"/>
          <w:marTop w:val="0"/>
          <w:marBottom w:val="0"/>
          <w:divBdr>
            <w:top w:val="none" w:sz="0" w:space="0" w:color="auto"/>
            <w:left w:val="none" w:sz="0" w:space="0" w:color="auto"/>
            <w:bottom w:val="none" w:sz="0" w:space="0" w:color="auto"/>
            <w:right w:val="none" w:sz="0" w:space="0" w:color="auto"/>
          </w:divBdr>
        </w:div>
        <w:div w:id="362558692">
          <w:marLeft w:val="640"/>
          <w:marRight w:val="0"/>
          <w:marTop w:val="0"/>
          <w:marBottom w:val="0"/>
          <w:divBdr>
            <w:top w:val="none" w:sz="0" w:space="0" w:color="auto"/>
            <w:left w:val="none" w:sz="0" w:space="0" w:color="auto"/>
            <w:bottom w:val="none" w:sz="0" w:space="0" w:color="auto"/>
            <w:right w:val="none" w:sz="0" w:space="0" w:color="auto"/>
          </w:divBdr>
        </w:div>
        <w:div w:id="512768338">
          <w:marLeft w:val="640"/>
          <w:marRight w:val="0"/>
          <w:marTop w:val="0"/>
          <w:marBottom w:val="0"/>
          <w:divBdr>
            <w:top w:val="none" w:sz="0" w:space="0" w:color="auto"/>
            <w:left w:val="none" w:sz="0" w:space="0" w:color="auto"/>
            <w:bottom w:val="none" w:sz="0" w:space="0" w:color="auto"/>
            <w:right w:val="none" w:sz="0" w:space="0" w:color="auto"/>
          </w:divBdr>
        </w:div>
        <w:div w:id="532377827">
          <w:marLeft w:val="640"/>
          <w:marRight w:val="0"/>
          <w:marTop w:val="0"/>
          <w:marBottom w:val="0"/>
          <w:divBdr>
            <w:top w:val="none" w:sz="0" w:space="0" w:color="auto"/>
            <w:left w:val="none" w:sz="0" w:space="0" w:color="auto"/>
            <w:bottom w:val="none" w:sz="0" w:space="0" w:color="auto"/>
            <w:right w:val="none" w:sz="0" w:space="0" w:color="auto"/>
          </w:divBdr>
        </w:div>
        <w:div w:id="588585264">
          <w:marLeft w:val="640"/>
          <w:marRight w:val="0"/>
          <w:marTop w:val="0"/>
          <w:marBottom w:val="0"/>
          <w:divBdr>
            <w:top w:val="none" w:sz="0" w:space="0" w:color="auto"/>
            <w:left w:val="none" w:sz="0" w:space="0" w:color="auto"/>
            <w:bottom w:val="none" w:sz="0" w:space="0" w:color="auto"/>
            <w:right w:val="none" w:sz="0" w:space="0" w:color="auto"/>
          </w:divBdr>
        </w:div>
        <w:div w:id="669796335">
          <w:marLeft w:val="640"/>
          <w:marRight w:val="0"/>
          <w:marTop w:val="0"/>
          <w:marBottom w:val="0"/>
          <w:divBdr>
            <w:top w:val="none" w:sz="0" w:space="0" w:color="auto"/>
            <w:left w:val="none" w:sz="0" w:space="0" w:color="auto"/>
            <w:bottom w:val="none" w:sz="0" w:space="0" w:color="auto"/>
            <w:right w:val="none" w:sz="0" w:space="0" w:color="auto"/>
          </w:divBdr>
        </w:div>
        <w:div w:id="709692125">
          <w:marLeft w:val="640"/>
          <w:marRight w:val="0"/>
          <w:marTop w:val="0"/>
          <w:marBottom w:val="0"/>
          <w:divBdr>
            <w:top w:val="none" w:sz="0" w:space="0" w:color="auto"/>
            <w:left w:val="none" w:sz="0" w:space="0" w:color="auto"/>
            <w:bottom w:val="none" w:sz="0" w:space="0" w:color="auto"/>
            <w:right w:val="none" w:sz="0" w:space="0" w:color="auto"/>
          </w:divBdr>
        </w:div>
        <w:div w:id="752092617">
          <w:marLeft w:val="640"/>
          <w:marRight w:val="0"/>
          <w:marTop w:val="0"/>
          <w:marBottom w:val="0"/>
          <w:divBdr>
            <w:top w:val="none" w:sz="0" w:space="0" w:color="auto"/>
            <w:left w:val="none" w:sz="0" w:space="0" w:color="auto"/>
            <w:bottom w:val="none" w:sz="0" w:space="0" w:color="auto"/>
            <w:right w:val="none" w:sz="0" w:space="0" w:color="auto"/>
          </w:divBdr>
        </w:div>
        <w:div w:id="883366220">
          <w:marLeft w:val="640"/>
          <w:marRight w:val="0"/>
          <w:marTop w:val="0"/>
          <w:marBottom w:val="0"/>
          <w:divBdr>
            <w:top w:val="none" w:sz="0" w:space="0" w:color="auto"/>
            <w:left w:val="none" w:sz="0" w:space="0" w:color="auto"/>
            <w:bottom w:val="none" w:sz="0" w:space="0" w:color="auto"/>
            <w:right w:val="none" w:sz="0" w:space="0" w:color="auto"/>
          </w:divBdr>
        </w:div>
        <w:div w:id="907110306">
          <w:marLeft w:val="640"/>
          <w:marRight w:val="0"/>
          <w:marTop w:val="0"/>
          <w:marBottom w:val="0"/>
          <w:divBdr>
            <w:top w:val="none" w:sz="0" w:space="0" w:color="auto"/>
            <w:left w:val="none" w:sz="0" w:space="0" w:color="auto"/>
            <w:bottom w:val="none" w:sz="0" w:space="0" w:color="auto"/>
            <w:right w:val="none" w:sz="0" w:space="0" w:color="auto"/>
          </w:divBdr>
        </w:div>
        <w:div w:id="977346872">
          <w:marLeft w:val="640"/>
          <w:marRight w:val="0"/>
          <w:marTop w:val="0"/>
          <w:marBottom w:val="0"/>
          <w:divBdr>
            <w:top w:val="none" w:sz="0" w:space="0" w:color="auto"/>
            <w:left w:val="none" w:sz="0" w:space="0" w:color="auto"/>
            <w:bottom w:val="none" w:sz="0" w:space="0" w:color="auto"/>
            <w:right w:val="none" w:sz="0" w:space="0" w:color="auto"/>
          </w:divBdr>
        </w:div>
        <w:div w:id="1016149186">
          <w:marLeft w:val="640"/>
          <w:marRight w:val="0"/>
          <w:marTop w:val="0"/>
          <w:marBottom w:val="0"/>
          <w:divBdr>
            <w:top w:val="none" w:sz="0" w:space="0" w:color="auto"/>
            <w:left w:val="none" w:sz="0" w:space="0" w:color="auto"/>
            <w:bottom w:val="none" w:sz="0" w:space="0" w:color="auto"/>
            <w:right w:val="none" w:sz="0" w:space="0" w:color="auto"/>
          </w:divBdr>
        </w:div>
        <w:div w:id="1040974389">
          <w:marLeft w:val="640"/>
          <w:marRight w:val="0"/>
          <w:marTop w:val="0"/>
          <w:marBottom w:val="0"/>
          <w:divBdr>
            <w:top w:val="none" w:sz="0" w:space="0" w:color="auto"/>
            <w:left w:val="none" w:sz="0" w:space="0" w:color="auto"/>
            <w:bottom w:val="none" w:sz="0" w:space="0" w:color="auto"/>
            <w:right w:val="none" w:sz="0" w:space="0" w:color="auto"/>
          </w:divBdr>
        </w:div>
        <w:div w:id="1061058723">
          <w:marLeft w:val="640"/>
          <w:marRight w:val="0"/>
          <w:marTop w:val="0"/>
          <w:marBottom w:val="0"/>
          <w:divBdr>
            <w:top w:val="none" w:sz="0" w:space="0" w:color="auto"/>
            <w:left w:val="none" w:sz="0" w:space="0" w:color="auto"/>
            <w:bottom w:val="none" w:sz="0" w:space="0" w:color="auto"/>
            <w:right w:val="none" w:sz="0" w:space="0" w:color="auto"/>
          </w:divBdr>
        </w:div>
        <w:div w:id="1076706802">
          <w:marLeft w:val="640"/>
          <w:marRight w:val="0"/>
          <w:marTop w:val="0"/>
          <w:marBottom w:val="0"/>
          <w:divBdr>
            <w:top w:val="none" w:sz="0" w:space="0" w:color="auto"/>
            <w:left w:val="none" w:sz="0" w:space="0" w:color="auto"/>
            <w:bottom w:val="none" w:sz="0" w:space="0" w:color="auto"/>
            <w:right w:val="none" w:sz="0" w:space="0" w:color="auto"/>
          </w:divBdr>
        </w:div>
        <w:div w:id="1110004114">
          <w:marLeft w:val="640"/>
          <w:marRight w:val="0"/>
          <w:marTop w:val="0"/>
          <w:marBottom w:val="0"/>
          <w:divBdr>
            <w:top w:val="none" w:sz="0" w:space="0" w:color="auto"/>
            <w:left w:val="none" w:sz="0" w:space="0" w:color="auto"/>
            <w:bottom w:val="none" w:sz="0" w:space="0" w:color="auto"/>
            <w:right w:val="none" w:sz="0" w:space="0" w:color="auto"/>
          </w:divBdr>
        </w:div>
        <w:div w:id="1123380122">
          <w:marLeft w:val="640"/>
          <w:marRight w:val="0"/>
          <w:marTop w:val="0"/>
          <w:marBottom w:val="0"/>
          <w:divBdr>
            <w:top w:val="none" w:sz="0" w:space="0" w:color="auto"/>
            <w:left w:val="none" w:sz="0" w:space="0" w:color="auto"/>
            <w:bottom w:val="none" w:sz="0" w:space="0" w:color="auto"/>
            <w:right w:val="none" w:sz="0" w:space="0" w:color="auto"/>
          </w:divBdr>
        </w:div>
        <w:div w:id="1165316339">
          <w:marLeft w:val="640"/>
          <w:marRight w:val="0"/>
          <w:marTop w:val="0"/>
          <w:marBottom w:val="0"/>
          <w:divBdr>
            <w:top w:val="none" w:sz="0" w:space="0" w:color="auto"/>
            <w:left w:val="none" w:sz="0" w:space="0" w:color="auto"/>
            <w:bottom w:val="none" w:sz="0" w:space="0" w:color="auto"/>
            <w:right w:val="none" w:sz="0" w:space="0" w:color="auto"/>
          </w:divBdr>
        </w:div>
        <w:div w:id="1229922974">
          <w:marLeft w:val="640"/>
          <w:marRight w:val="0"/>
          <w:marTop w:val="0"/>
          <w:marBottom w:val="0"/>
          <w:divBdr>
            <w:top w:val="none" w:sz="0" w:space="0" w:color="auto"/>
            <w:left w:val="none" w:sz="0" w:space="0" w:color="auto"/>
            <w:bottom w:val="none" w:sz="0" w:space="0" w:color="auto"/>
            <w:right w:val="none" w:sz="0" w:space="0" w:color="auto"/>
          </w:divBdr>
        </w:div>
        <w:div w:id="1252735636">
          <w:marLeft w:val="640"/>
          <w:marRight w:val="0"/>
          <w:marTop w:val="0"/>
          <w:marBottom w:val="0"/>
          <w:divBdr>
            <w:top w:val="none" w:sz="0" w:space="0" w:color="auto"/>
            <w:left w:val="none" w:sz="0" w:space="0" w:color="auto"/>
            <w:bottom w:val="none" w:sz="0" w:space="0" w:color="auto"/>
            <w:right w:val="none" w:sz="0" w:space="0" w:color="auto"/>
          </w:divBdr>
        </w:div>
        <w:div w:id="1266764535">
          <w:marLeft w:val="640"/>
          <w:marRight w:val="0"/>
          <w:marTop w:val="0"/>
          <w:marBottom w:val="0"/>
          <w:divBdr>
            <w:top w:val="none" w:sz="0" w:space="0" w:color="auto"/>
            <w:left w:val="none" w:sz="0" w:space="0" w:color="auto"/>
            <w:bottom w:val="none" w:sz="0" w:space="0" w:color="auto"/>
            <w:right w:val="none" w:sz="0" w:space="0" w:color="auto"/>
          </w:divBdr>
        </w:div>
        <w:div w:id="1288008554">
          <w:marLeft w:val="640"/>
          <w:marRight w:val="0"/>
          <w:marTop w:val="0"/>
          <w:marBottom w:val="0"/>
          <w:divBdr>
            <w:top w:val="none" w:sz="0" w:space="0" w:color="auto"/>
            <w:left w:val="none" w:sz="0" w:space="0" w:color="auto"/>
            <w:bottom w:val="none" w:sz="0" w:space="0" w:color="auto"/>
            <w:right w:val="none" w:sz="0" w:space="0" w:color="auto"/>
          </w:divBdr>
        </w:div>
        <w:div w:id="1314528161">
          <w:marLeft w:val="640"/>
          <w:marRight w:val="0"/>
          <w:marTop w:val="0"/>
          <w:marBottom w:val="0"/>
          <w:divBdr>
            <w:top w:val="none" w:sz="0" w:space="0" w:color="auto"/>
            <w:left w:val="none" w:sz="0" w:space="0" w:color="auto"/>
            <w:bottom w:val="none" w:sz="0" w:space="0" w:color="auto"/>
            <w:right w:val="none" w:sz="0" w:space="0" w:color="auto"/>
          </w:divBdr>
        </w:div>
        <w:div w:id="1336882999">
          <w:marLeft w:val="640"/>
          <w:marRight w:val="0"/>
          <w:marTop w:val="0"/>
          <w:marBottom w:val="0"/>
          <w:divBdr>
            <w:top w:val="none" w:sz="0" w:space="0" w:color="auto"/>
            <w:left w:val="none" w:sz="0" w:space="0" w:color="auto"/>
            <w:bottom w:val="none" w:sz="0" w:space="0" w:color="auto"/>
            <w:right w:val="none" w:sz="0" w:space="0" w:color="auto"/>
          </w:divBdr>
        </w:div>
        <w:div w:id="1393191650">
          <w:marLeft w:val="640"/>
          <w:marRight w:val="0"/>
          <w:marTop w:val="0"/>
          <w:marBottom w:val="0"/>
          <w:divBdr>
            <w:top w:val="none" w:sz="0" w:space="0" w:color="auto"/>
            <w:left w:val="none" w:sz="0" w:space="0" w:color="auto"/>
            <w:bottom w:val="none" w:sz="0" w:space="0" w:color="auto"/>
            <w:right w:val="none" w:sz="0" w:space="0" w:color="auto"/>
          </w:divBdr>
        </w:div>
        <w:div w:id="1423916236">
          <w:marLeft w:val="640"/>
          <w:marRight w:val="0"/>
          <w:marTop w:val="0"/>
          <w:marBottom w:val="0"/>
          <w:divBdr>
            <w:top w:val="none" w:sz="0" w:space="0" w:color="auto"/>
            <w:left w:val="none" w:sz="0" w:space="0" w:color="auto"/>
            <w:bottom w:val="none" w:sz="0" w:space="0" w:color="auto"/>
            <w:right w:val="none" w:sz="0" w:space="0" w:color="auto"/>
          </w:divBdr>
        </w:div>
        <w:div w:id="1478256986">
          <w:marLeft w:val="640"/>
          <w:marRight w:val="0"/>
          <w:marTop w:val="0"/>
          <w:marBottom w:val="0"/>
          <w:divBdr>
            <w:top w:val="none" w:sz="0" w:space="0" w:color="auto"/>
            <w:left w:val="none" w:sz="0" w:space="0" w:color="auto"/>
            <w:bottom w:val="none" w:sz="0" w:space="0" w:color="auto"/>
            <w:right w:val="none" w:sz="0" w:space="0" w:color="auto"/>
          </w:divBdr>
        </w:div>
        <w:div w:id="1497303847">
          <w:marLeft w:val="640"/>
          <w:marRight w:val="0"/>
          <w:marTop w:val="0"/>
          <w:marBottom w:val="0"/>
          <w:divBdr>
            <w:top w:val="none" w:sz="0" w:space="0" w:color="auto"/>
            <w:left w:val="none" w:sz="0" w:space="0" w:color="auto"/>
            <w:bottom w:val="none" w:sz="0" w:space="0" w:color="auto"/>
            <w:right w:val="none" w:sz="0" w:space="0" w:color="auto"/>
          </w:divBdr>
        </w:div>
        <w:div w:id="1513375948">
          <w:marLeft w:val="640"/>
          <w:marRight w:val="0"/>
          <w:marTop w:val="0"/>
          <w:marBottom w:val="0"/>
          <w:divBdr>
            <w:top w:val="none" w:sz="0" w:space="0" w:color="auto"/>
            <w:left w:val="none" w:sz="0" w:space="0" w:color="auto"/>
            <w:bottom w:val="none" w:sz="0" w:space="0" w:color="auto"/>
            <w:right w:val="none" w:sz="0" w:space="0" w:color="auto"/>
          </w:divBdr>
        </w:div>
        <w:div w:id="1530144629">
          <w:marLeft w:val="640"/>
          <w:marRight w:val="0"/>
          <w:marTop w:val="0"/>
          <w:marBottom w:val="0"/>
          <w:divBdr>
            <w:top w:val="none" w:sz="0" w:space="0" w:color="auto"/>
            <w:left w:val="none" w:sz="0" w:space="0" w:color="auto"/>
            <w:bottom w:val="none" w:sz="0" w:space="0" w:color="auto"/>
            <w:right w:val="none" w:sz="0" w:space="0" w:color="auto"/>
          </w:divBdr>
        </w:div>
        <w:div w:id="1609969103">
          <w:marLeft w:val="640"/>
          <w:marRight w:val="0"/>
          <w:marTop w:val="0"/>
          <w:marBottom w:val="0"/>
          <w:divBdr>
            <w:top w:val="none" w:sz="0" w:space="0" w:color="auto"/>
            <w:left w:val="none" w:sz="0" w:space="0" w:color="auto"/>
            <w:bottom w:val="none" w:sz="0" w:space="0" w:color="auto"/>
            <w:right w:val="none" w:sz="0" w:space="0" w:color="auto"/>
          </w:divBdr>
        </w:div>
        <w:div w:id="1689673293">
          <w:marLeft w:val="640"/>
          <w:marRight w:val="0"/>
          <w:marTop w:val="0"/>
          <w:marBottom w:val="0"/>
          <w:divBdr>
            <w:top w:val="none" w:sz="0" w:space="0" w:color="auto"/>
            <w:left w:val="none" w:sz="0" w:space="0" w:color="auto"/>
            <w:bottom w:val="none" w:sz="0" w:space="0" w:color="auto"/>
            <w:right w:val="none" w:sz="0" w:space="0" w:color="auto"/>
          </w:divBdr>
        </w:div>
        <w:div w:id="1731071342">
          <w:marLeft w:val="640"/>
          <w:marRight w:val="0"/>
          <w:marTop w:val="0"/>
          <w:marBottom w:val="0"/>
          <w:divBdr>
            <w:top w:val="none" w:sz="0" w:space="0" w:color="auto"/>
            <w:left w:val="none" w:sz="0" w:space="0" w:color="auto"/>
            <w:bottom w:val="none" w:sz="0" w:space="0" w:color="auto"/>
            <w:right w:val="none" w:sz="0" w:space="0" w:color="auto"/>
          </w:divBdr>
        </w:div>
        <w:div w:id="1741439283">
          <w:marLeft w:val="640"/>
          <w:marRight w:val="0"/>
          <w:marTop w:val="0"/>
          <w:marBottom w:val="0"/>
          <w:divBdr>
            <w:top w:val="none" w:sz="0" w:space="0" w:color="auto"/>
            <w:left w:val="none" w:sz="0" w:space="0" w:color="auto"/>
            <w:bottom w:val="none" w:sz="0" w:space="0" w:color="auto"/>
            <w:right w:val="none" w:sz="0" w:space="0" w:color="auto"/>
          </w:divBdr>
        </w:div>
        <w:div w:id="1756706474">
          <w:marLeft w:val="640"/>
          <w:marRight w:val="0"/>
          <w:marTop w:val="0"/>
          <w:marBottom w:val="0"/>
          <w:divBdr>
            <w:top w:val="none" w:sz="0" w:space="0" w:color="auto"/>
            <w:left w:val="none" w:sz="0" w:space="0" w:color="auto"/>
            <w:bottom w:val="none" w:sz="0" w:space="0" w:color="auto"/>
            <w:right w:val="none" w:sz="0" w:space="0" w:color="auto"/>
          </w:divBdr>
        </w:div>
        <w:div w:id="1844466383">
          <w:marLeft w:val="640"/>
          <w:marRight w:val="0"/>
          <w:marTop w:val="0"/>
          <w:marBottom w:val="0"/>
          <w:divBdr>
            <w:top w:val="none" w:sz="0" w:space="0" w:color="auto"/>
            <w:left w:val="none" w:sz="0" w:space="0" w:color="auto"/>
            <w:bottom w:val="none" w:sz="0" w:space="0" w:color="auto"/>
            <w:right w:val="none" w:sz="0" w:space="0" w:color="auto"/>
          </w:divBdr>
        </w:div>
        <w:div w:id="1882938486">
          <w:marLeft w:val="640"/>
          <w:marRight w:val="0"/>
          <w:marTop w:val="0"/>
          <w:marBottom w:val="0"/>
          <w:divBdr>
            <w:top w:val="none" w:sz="0" w:space="0" w:color="auto"/>
            <w:left w:val="none" w:sz="0" w:space="0" w:color="auto"/>
            <w:bottom w:val="none" w:sz="0" w:space="0" w:color="auto"/>
            <w:right w:val="none" w:sz="0" w:space="0" w:color="auto"/>
          </w:divBdr>
        </w:div>
        <w:div w:id="1997999976">
          <w:marLeft w:val="640"/>
          <w:marRight w:val="0"/>
          <w:marTop w:val="0"/>
          <w:marBottom w:val="0"/>
          <w:divBdr>
            <w:top w:val="none" w:sz="0" w:space="0" w:color="auto"/>
            <w:left w:val="none" w:sz="0" w:space="0" w:color="auto"/>
            <w:bottom w:val="none" w:sz="0" w:space="0" w:color="auto"/>
            <w:right w:val="none" w:sz="0" w:space="0" w:color="auto"/>
          </w:divBdr>
        </w:div>
        <w:div w:id="2001535996">
          <w:marLeft w:val="640"/>
          <w:marRight w:val="0"/>
          <w:marTop w:val="0"/>
          <w:marBottom w:val="0"/>
          <w:divBdr>
            <w:top w:val="none" w:sz="0" w:space="0" w:color="auto"/>
            <w:left w:val="none" w:sz="0" w:space="0" w:color="auto"/>
            <w:bottom w:val="none" w:sz="0" w:space="0" w:color="auto"/>
            <w:right w:val="none" w:sz="0" w:space="0" w:color="auto"/>
          </w:divBdr>
        </w:div>
        <w:div w:id="2012754575">
          <w:marLeft w:val="640"/>
          <w:marRight w:val="0"/>
          <w:marTop w:val="0"/>
          <w:marBottom w:val="0"/>
          <w:divBdr>
            <w:top w:val="none" w:sz="0" w:space="0" w:color="auto"/>
            <w:left w:val="none" w:sz="0" w:space="0" w:color="auto"/>
            <w:bottom w:val="none" w:sz="0" w:space="0" w:color="auto"/>
            <w:right w:val="none" w:sz="0" w:space="0" w:color="auto"/>
          </w:divBdr>
        </w:div>
        <w:div w:id="2062825758">
          <w:marLeft w:val="640"/>
          <w:marRight w:val="0"/>
          <w:marTop w:val="0"/>
          <w:marBottom w:val="0"/>
          <w:divBdr>
            <w:top w:val="none" w:sz="0" w:space="0" w:color="auto"/>
            <w:left w:val="none" w:sz="0" w:space="0" w:color="auto"/>
            <w:bottom w:val="none" w:sz="0" w:space="0" w:color="auto"/>
            <w:right w:val="none" w:sz="0" w:space="0" w:color="auto"/>
          </w:divBdr>
        </w:div>
      </w:divsChild>
    </w:div>
    <w:div w:id="1528981725">
      <w:bodyDiv w:val="1"/>
      <w:marLeft w:val="0"/>
      <w:marRight w:val="0"/>
      <w:marTop w:val="0"/>
      <w:marBottom w:val="0"/>
      <w:divBdr>
        <w:top w:val="none" w:sz="0" w:space="0" w:color="auto"/>
        <w:left w:val="none" w:sz="0" w:space="0" w:color="auto"/>
        <w:bottom w:val="none" w:sz="0" w:space="0" w:color="auto"/>
        <w:right w:val="none" w:sz="0" w:space="0" w:color="auto"/>
      </w:divBdr>
      <w:divsChild>
        <w:div w:id="166672888">
          <w:marLeft w:val="640"/>
          <w:marRight w:val="0"/>
          <w:marTop w:val="0"/>
          <w:marBottom w:val="0"/>
          <w:divBdr>
            <w:top w:val="none" w:sz="0" w:space="0" w:color="auto"/>
            <w:left w:val="none" w:sz="0" w:space="0" w:color="auto"/>
            <w:bottom w:val="none" w:sz="0" w:space="0" w:color="auto"/>
            <w:right w:val="none" w:sz="0" w:space="0" w:color="auto"/>
          </w:divBdr>
        </w:div>
        <w:div w:id="232203783">
          <w:marLeft w:val="640"/>
          <w:marRight w:val="0"/>
          <w:marTop w:val="0"/>
          <w:marBottom w:val="0"/>
          <w:divBdr>
            <w:top w:val="none" w:sz="0" w:space="0" w:color="auto"/>
            <w:left w:val="none" w:sz="0" w:space="0" w:color="auto"/>
            <w:bottom w:val="none" w:sz="0" w:space="0" w:color="auto"/>
            <w:right w:val="none" w:sz="0" w:space="0" w:color="auto"/>
          </w:divBdr>
        </w:div>
        <w:div w:id="252667957">
          <w:marLeft w:val="640"/>
          <w:marRight w:val="0"/>
          <w:marTop w:val="0"/>
          <w:marBottom w:val="0"/>
          <w:divBdr>
            <w:top w:val="none" w:sz="0" w:space="0" w:color="auto"/>
            <w:left w:val="none" w:sz="0" w:space="0" w:color="auto"/>
            <w:bottom w:val="none" w:sz="0" w:space="0" w:color="auto"/>
            <w:right w:val="none" w:sz="0" w:space="0" w:color="auto"/>
          </w:divBdr>
        </w:div>
        <w:div w:id="481895508">
          <w:marLeft w:val="640"/>
          <w:marRight w:val="0"/>
          <w:marTop w:val="0"/>
          <w:marBottom w:val="0"/>
          <w:divBdr>
            <w:top w:val="none" w:sz="0" w:space="0" w:color="auto"/>
            <w:left w:val="none" w:sz="0" w:space="0" w:color="auto"/>
            <w:bottom w:val="none" w:sz="0" w:space="0" w:color="auto"/>
            <w:right w:val="none" w:sz="0" w:space="0" w:color="auto"/>
          </w:divBdr>
        </w:div>
        <w:div w:id="501899513">
          <w:marLeft w:val="640"/>
          <w:marRight w:val="0"/>
          <w:marTop w:val="0"/>
          <w:marBottom w:val="0"/>
          <w:divBdr>
            <w:top w:val="none" w:sz="0" w:space="0" w:color="auto"/>
            <w:left w:val="none" w:sz="0" w:space="0" w:color="auto"/>
            <w:bottom w:val="none" w:sz="0" w:space="0" w:color="auto"/>
            <w:right w:val="none" w:sz="0" w:space="0" w:color="auto"/>
          </w:divBdr>
        </w:div>
        <w:div w:id="514927139">
          <w:marLeft w:val="640"/>
          <w:marRight w:val="0"/>
          <w:marTop w:val="0"/>
          <w:marBottom w:val="0"/>
          <w:divBdr>
            <w:top w:val="none" w:sz="0" w:space="0" w:color="auto"/>
            <w:left w:val="none" w:sz="0" w:space="0" w:color="auto"/>
            <w:bottom w:val="none" w:sz="0" w:space="0" w:color="auto"/>
            <w:right w:val="none" w:sz="0" w:space="0" w:color="auto"/>
          </w:divBdr>
        </w:div>
        <w:div w:id="554706168">
          <w:marLeft w:val="640"/>
          <w:marRight w:val="0"/>
          <w:marTop w:val="0"/>
          <w:marBottom w:val="0"/>
          <w:divBdr>
            <w:top w:val="none" w:sz="0" w:space="0" w:color="auto"/>
            <w:left w:val="none" w:sz="0" w:space="0" w:color="auto"/>
            <w:bottom w:val="none" w:sz="0" w:space="0" w:color="auto"/>
            <w:right w:val="none" w:sz="0" w:space="0" w:color="auto"/>
          </w:divBdr>
        </w:div>
        <w:div w:id="584538456">
          <w:marLeft w:val="640"/>
          <w:marRight w:val="0"/>
          <w:marTop w:val="0"/>
          <w:marBottom w:val="0"/>
          <w:divBdr>
            <w:top w:val="none" w:sz="0" w:space="0" w:color="auto"/>
            <w:left w:val="none" w:sz="0" w:space="0" w:color="auto"/>
            <w:bottom w:val="none" w:sz="0" w:space="0" w:color="auto"/>
            <w:right w:val="none" w:sz="0" w:space="0" w:color="auto"/>
          </w:divBdr>
        </w:div>
        <w:div w:id="618226553">
          <w:marLeft w:val="640"/>
          <w:marRight w:val="0"/>
          <w:marTop w:val="0"/>
          <w:marBottom w:val="0"/>
          <w:divBdr>
            <w:top w:val="none" w:sz="0" w:space="0" w:color="auto"/>
            <w:left w:val="none" w:sz="0" w:space="0" w:color="auto"/>
            <w:bottom w:val="none" w:sz="0" w:space="0" w:color="auto"/>
            <w:right w:val="none" w:sz="0" w:space="0" w:color="auto"/>
          </w:divBdr>
        </w:div>
        <w:div w:id="779304180">
          <w:marLeft w:val="640"/>
          <w:marRight w:val="0"/>
          <w:marTop w:val="0"/>
          <w:marBottom w:val="0"/>
          <w:divBdr>
            <w:top w:val="none" w:sz="0" w:space="0" w:color="auto"/>
            <w:left w:val="none" w:sz="0" w:space="0" w:color="auto"/>
            <w:bottom w:val="none" w:sz="0" w:space="0" w:color="auto"/>
            <w:right w:val="none" w:sz="0" w:space="0" w:color="auto"/>
          </w:divBdr>
        </w:div>
        <w:div w:id="832716535">
          <w:marLeft w:val="640"/>
          <w:marRight w:val="0"/>
          <w:marTop w:val="0"/>
          <w:marBottom w:val="0"/>
          <w:divBdr>
            <w:top w:val="none" w:sz="0" w:space="0" w:color="auto"/>
            <w:left w:val="none" w:sz="0" w:space="0" w:color="auto"/>
            <w:bottom w:val="none" w:sz="0" w:space="0" w:color="auto"/>
            <w:right w:val="none" w:sz="0" w:space="0" w:color="auto"/>
          </w:divBdr>
        </w:div>
        <w:div w:id="859441192">
          <w:marLeft w:val="640"/>
          <w:marRight w:val="0"/>
          <w:marTop w:val="0"/>
          <w:marBottom w:val="0"/>
          <w:divBdr>
            <w:top w:val="none" w:sz="0" w:space="0" w:color="auto"/>
            <w:left w:val="none" w:sz="0" w:space="0" w:color="auto"/>
            <w:bottom w:val="none" w:sz="0" w:space="0" w:color="auto"/>
            <w:right w:val="none" w:sz="0" w:space="0" w:color="auto"/>
          </w:divBdr>
        </w:div>
        <w:div w:id="873738966">
          <w:marLeft w:val="640"/>
          <w:marRight w:val="0"/>
          <w:marTop w:val="0"/>
          <w:marBottom w:val="0"/>
          <w:divBdr>
            <w:top w:val="none" w:sz="0" w:space="0" w:color="auto"/>
            <w:left w:val="none" w:sz="0" w:space="0" w:color="auto"/>
            <w:bottom w:val="none" w:sz="0" w:space="0" w:color="auto"/>
            <w:right w:val="none" w:sz="0" w:space="0" w:color="auto"/>
          </w:divBdr>
        </w:div>
        <w:div w:id="887569760">
          <w:marLeft w:val="640"/>
          <w:marRight w:val="0"/>
          <w:marTop w:val="0"/>
          <w:marBottom w:val="0"/>
          <w:divBdr>
            <w:top w:val="none" w:sz="0" w:space="0" w:color="auto"/>
            <w:left w:val="none" w:sz="0" w:space="0" w:color="auto"/>
            <w:bottom w:val="none" w:sz="0" w:space="0" w:color="auto"/>
            <w:right w:val="none" w:sz="0" w:space="0" w:color="auto"/>
          </w:divBdr>
        </w:div>
        <w:div w:id="892500848">
          <w:marLeft w:val="640"/>
          <w:marRight w:val="0"/>
          <w:marTop w:val="0"/>
          <w:marBottom w:val="0"/>
          <w:divBdr>
            <w:top w:val="none" w:sz="0" w:space="0" w:color="auto"/>
            <w:left w:val="none" w:sz="0" w:space="0" w:color="auto"/>
            <w:bottom w:val="none" w:sz="0" w:space="0" w:color="auto"/>
            <w:right w:val="none" w:sz="0" w:space="0" w:color="auto"/>
          </w:divBdr>
        </w:div>
        <w:div w:id="893463815">
          <w:marLeft w:val="640"/>
          <w:marRight w:val="0"/>
          <w:marTop w:val="0"/>
          <w:marBottom w:val="0"/>
          <w:divBdr>
            <w:top w:val="none" w:sz="0" w:space="0" w:color="auto"/>
            <w:left w:val="none" w:sz="0" w:space="0" w:color="auto"/>
            <w:bottom w:val="none" w:sz="0" w:space="0" w:color="auto"/>
            <w:right w:val="none" w:sz="0" w:space="0" w:color="auto"/>
          </w:divBdr>
        </w:div>
        <w:div w:id="900561192">
          <w:marLeft w:val="640"/>
          <w:marRight w:val="0"/>
          <w:marTop w:val="0"/>
          <w:marBottom w:val="0"/>
          <w:divBdr>
            <w:top w:val="none" w:sz="0" w:space="0" w:color="auto"/>
            <w:left w:val="none" w:sz="0" w:space="0" w:color="auto"/>
            <w:bottom w:val="none" w:sz="0" w:space="0" w:color="auto"/>
            <w:right w:val="none" w:sz="0" w:space="0" w:color="auto"/>
          </w:divBdr>
        </w:div>
        <w:div w:id="915087658">
          <w:marLeft w:val="640"/>
          <w:marRight w:val="0"/>
          <w:marTop w:val="0"/>
          <w:marBottom w:val="0"/>
          <w:divBdr>
            <w:top w:val="none" w:sz="0" w:space="0" w:color="auto"/>
            <w:left w:val="none" w:sz="0" w:space="0" w:color="auto"/>
            <w:bottom w:val="none" w:sz="0" w:space="0" w:color="auto"/>
            <w:right w:val="none" w:sz="0" w:space="0" w:color="auto"/>
          </w:divBdr>
        </w:div>
        <w:div w:id="956914629">
          <w:marLeft w:val="640"/>
          <w:marRight w:val="0"/>
          <w:marTop w:val="0"/>
          <w:marBottom w:val="0"/>
          <w:divBdr>
            <w:top w:val="none" w:sz="0" w:space="0" w:color="auto"/>
            <w:left w:val="none" w:sz="0" w:space="0" w:color="auto"/>
            <w:bottom w:val="none" w:sz="0" w:space="0" w:color="auto"/>
            <w:right w:val="none" w:sz="0" w:space="0" w:color="auto"/>
          </w:divBdr>
        </w:div>
        <w:div w:id="1098138547">
          <w:marLeft w:val="640"/>
          <w:marRight w:val="0"/>
          <w:marTop w:val="0"/>
          <w:marBottom w:val="0"/>
          <w:divBdr>
            <w:top w:val="none" w:sz="0" w:space="0" w:color="auto"/>
            <w:left w:val="none" w:sz="0" w:space="0" w:color="auto"/>
            <w:bottom w:val="none" w:sz="0" w:space="0" w:color="auto"/>
            <w:right w:val="none" w:sz="0" w:space="0" w:color="auto"/>
          </w:divBdr>
        </w:div>
        <w:div w:id="1130977014">
          <w:marLeft w:val="640"/>
          <w:marRight w:val="0"/>
          <w:marTop w:val="0"/>
          <w:marBottom w:val="0"/>
          <w:divBdr>
            <w:top w:val="none" w:sz="0" w:space="0" w:color="auto"/>
            <w:left w:val="none" w:sz="0" w:space="0" w:color="auto"/>
            <w:bottom w:val="none" w:sz="0" w:space="0" w:color="auto"/>
            <w:right w:val="none" w:sz="0" w:space="0" w:color="auto"/>
          </w:divBdr>
        </w:div>
        <w:div w:id="1151099705">
          <w:marLeft w:val="640"/>
          <w:marRight w:val="0"/>
          <w:marTop w:val="0"/>
          <w:marBottom w:val="0"/>
          <w:divBdr>
            <w:top w:val="none" w:sz="0" w:space="0" w:color="auto"/>
            <w:left w:val="none" w:sz="0" w:space="0" w:color="auto"/>
            <w:bottom w:val="none" w:sz="0" w:space="0" w:color="auto"/>
            <w:right w:val="none" w:sz="0" w:space="0" w:color="auto"/>
          </w:divBdr>
        </w:div>
        <w:div w:id="1260410511">
          <w:marLeft w:val="640"/>
          <w:marRight w:val="0"/>
          <w:marTop w:val="0"/>
          <w:marBottom w:val="0"/>
          <w:divBdr>
            <w:top w:val="none" w:sz="0" w:space="0" w:color="auto"/>
            <w:left w:val="none" w:sz="0" w:space="0" w:color="auto"/>
            <w:bottom w:val="none" w:sz="0" w:space="0" w:color="auto"/>
            <w:right w:val="none" w:sz="0" w:space="0" w:color="auto"/>
          </w:divBdr>
        </w:div>
        <w:div w:id="1282611598">
          <w:marLeft w:val="640"/>
          <w:marRight w:val="0"/>
          <w:marTop w:val="0"/>
          <w:marBottom w:val="0"/>
          <w:divBdr>
            <w:top w:val="none" w:sz="0" w:space="0" w:color="auto"/>
            <w:left w:val="none" w:sz="0" w:space="0" w:color="auto"/>
            <w:bottom w:val="none" w:sz="0" w:space="0" w:color="auto"/>
            <w:right w:val="none" w:sz="0" w:space="0" w:color="auto"/>
          </w:divBdr>
        </w:div>
        <w:div w:id="1286351621">
          <w:marLeft w:val="640"/>
          <w:marRight w:val="0"/>
          <w:marTop w:val="0"/>
          <w:marBottom w:val="0"/>
          <w:divBdr>
            <w:top w:val="none" w:sz="0" w:space="0" w:color="auto"/>
            <w:left w:val="none" w:sz="0" w:space="0" w:color="auto"/>
            <w:bottom w:val="none" w:sz="0" w:space="0" w:color="auto"/>
            <w:right w:val="none" w:sz="0" w:space="0" w:color="auto"/>
          </w:divBdr>
        </w:div>
        <w:div w:id="1286961341">
          <w:marLeft w:val="640"/>
          <w:marRight w:val="0"/>
          <w:marTop w:val="0"/>
          <w:marBottom w:val="0"/>
          <w:divBdr>
            <w:top w:val="none" w:sz="0" w:space="0" w:color="auto"/>
            <w:left w:val="none" w:sz="0" w:space="0" w:color="auto"/>
            <w:bottom w:val="none" w:sz="0" w:space="0" w:color="auto"/>
            <w:right w:val="none" w:sz="0" w:space="0" w:color="auto"/>
          </w:divBdr>
        </w:div>
        <w:div w:id="1318337259">
          <w:marLeft w:val="640"/>
          <w:marRight w:val="0"/>
          <w:marTop w:val="0"/>
          <w:marBottom w:val="0"/>
          <w:divBdr>
            <w:top w:val="none" w:sz="0" w:space="0" w:color="auto"/>
            <w:left w:val="none" w:sz="0" w:space="0" w:color="auto"/>
            <w:bottom w:val="none" w:sz="0" w:space="0" w:color="auto"/>
            <w:right w:val="none" w:sz="0" w:space="0" w:color="auto"/>
          </w:divBdr>
        </w:div>
        <w:div w:id="1426341234">
          <w:marLeft w:val="640"/>
          <w:marRight w:val="0"/>
          <w:marTop w:val="0"/>
          <w:marBottom w:val="0"/>
          <w:divBdr>
            <w:top w:val="none" w:sz="0" w:space="0" w:color="auto"/>
            <w:left w:val="none" w:sz="0" w:space="0" w:color="auto"/>
            <w:bottom w:val="none" w:sz="0" w:space="0" w:color="auto"/>
            <w:right w:val="none" w:sz="0" w:space="0" w:color="auto"/>
          </w:divBdr>
        </w:div>
        <w:div w:id="1460341792">
          <w:marLeft w:val="640"/>
          <w:marRight w:val="0"/>
          <w:marTop w:val="0"/>
          <w:marBottom w:val="0"/>
          <w:divBdr>
            <w:top w:val="none" w:sz="0" w:space="0" w:color="auto"/>
            <w:left w:val="none" w:sz="0" w:space="0" w:color="auto"/>
            <w:bottom w:val="none" w:sz="0" w:space="0" w:color="auto"/>
            <w:right w:val="none" w:sz="0" w:space="0" w:color="auto"/>
          </w:divBdr>
        </w:div>
        <w:div w:id="1469326406">
          <w:marLeft w:val="640"/>
          <w:marRight w:val="0"/>
          <w:marTop w:val="0"/>
          <w:marBottom w:val="0"/>
          <w:divBdr>
            <w:top w:val="none" w:sz="0" w:space="0" w:color="auto"/>
            <w:left w:val="none" w:sz="0" w:space="0" w:color="auto"/>
            <w:bottom w:val="none" w:sz="0" w:space="0" w:color="auto"/>
            <w:right w:val="none" w:sz="0" w:space="0" w:color="auto"/>
          </w:divBdr>
        </w:div>
        <w:div w:id="1477917688">
          <w:marLeft w:val="640"/>
          <w:marRight w:val="0"/>
          <w:marTop w:val="0"/>
          <w:marBottom w:val="0"/>
          <w:divBdr>
            <w:top w:val="none" w:sz="0" w:space="0" w:color="auto"/>
            <w:left w:val="none" w:sz="0" w:space="0" w:color="auto"/>
            <w:bottom w:val="none" w:sz="0" w:space="0" w:color="auto"/>
            <w:right w:val="none" w:sz="0" w:space="0" w:color="auto"/>
          </w:divBdr>
        </w:div>
        <w:div w:id="1492326867">
          <w:marLeft w:val="640"/>
          <w:marRight w:val="0"/>
          <w:marTop w:val="0"/>
          <w:marBottom w:val="0"/>
          <w:divBdr>
            <w:top w:val="none" w:sz="0" w:space="0" w:color="auto"/>
            <w:left w:val="none" w:sz="0" w:space="0" w:color="auto"/>
            <w:bottom w:val="none" w:sz="0" w:space="0" w:color="auto"/>
            <w:right w:val="none" w:sz="0" w:space="0" w:color="auto"/>
          </w:divBdr>
        </w:div>
        <w:div w:id="1534222818">
          <w:marLeft w:val="640"/>
          <w:marRight w:val="0"/>
          <w:marTop w:val="0"/>
          <w:marBottom w:val="0"/>
          <w:divBdr>
            <w:top w:val="none" w:sz="0" w:space="0" w:color="auto"/>
            <w:left w:val="none" w:sz="0" w:space="0" w:color="auto"/>
            <w:bottom w:val="none" w:sz="0" w:space="0" w:color="auto"/>
            <w:right w:val="none" w:sz="0" w:space="0" w:color="auto"/>
          </w:divBdr>
        </w:div>
        <w:div w:id="1542472539">
          <w:marLeft w:val="640"/>
          <w:marRight w:val="0"/>
          <w:marTop w:val="0"/>
          <w:marBottom w:val="0"/>
          <w:divBdr>
            <w:top w:val="none" w:sz="0" w:space="0" w:color="auto"/>
            <w:left w:val="none" w:sz="0" w:space="0" w:color="auto"/>
            <w:bottom w:val="none" w:sz="0" w:space="0" w:color="auto"/>
            <w:right w:val="none" w:sz="0" w:space="0" w:color="auto"/>
          </w:divBdr>
        </w:div>
        <w:div w:id="1595745169">
          <w:marLeft w:val="640"/>
          <w:marRight w:val="0"/>
          <w:marTop w:val="0"/>
          <w:marBottom w:val="0"/>
          <w:divBdr>
            <w:top w:val="none" w:sz="0" w:space="0" w:color="auto"/>
            <w:left w:val="none" w:sz="0" w:space="0" w:color="auto"/>
            <w:bottom w:val="none" w:sz="0" w:space="0" w:color="auto"/>
            <w:right w:val="none" w:sz="0" w:space="0" w:color="auto"/>
          </w:divBdr>
        </w:div>
        <w:div w:id="1617255682">
          <w:marLeft w:val="640"/>
          <w:marRight w:val="0"/>
          <w:marTop w:val="0"/>
          <w:marBottom w:val="0"/>
          <w:divBdr>
            <w:top w:val="none" w:sz="0" w:space="0" w:color="auto"/>
            <w:left w:val="none" w:sz="0" w:space="0" w:color="auto"/>
            <w:bottom w:val="none" w:sz="0" w:space="0" w:color="auto"/>
            <w:right w:val="none" w:sz="0" w:space="0" w:color="auto"/>
          </w:divBdr>
        </w:div>
        <w:div w:id="1622610197">
          <w:marLeft w:val="640"/>
          <w:marRight w:val="0"/>
          <w:marTop w:val="0"/>
          <w:marBottom w:val="0"/>
          <w:divBdr>
            <w:top w:val="none" w:sz="0" w:space="0" w:color="auto"/>
            <w:left w:val="none" w:sz="0" w:space="0" w:color="auto"/>
            <w:bottom w:val="none" w:sz="0" w:space="0" w:color="auto"/>
            <w:right w:val="none" w:sz="0" w:space="0" w:color="auto"/>
          </w:divBdr>
        </w:div>
        <w:div w:id="1627469733">
          <w:marLeft w:val="640"/>
          <w:marRight w:val="0"/>
          <w:marTop w:val="0"/>
          <w:marBottom w:val="0"/>
          <w:divBdr>
            <w:top w:val="none" w:sz="0" w:space="0" w:color="auto"/>
            <w:left w:val="none" w:sz="0" w:space="0" w:color="auto"/>
            <w:bottom w:val="none" w:sz="0" w:space="0" w:color="auto"/>
            <w:right w:val="none" w:sz="0" w:space="0" w:color="auto"/>
          </w:divBdr>
        </w:div>
        <w:div w:id="1715929523">
          <w:marLeft w:val="640"/>
          <w:marRight w:val="0"/>
          <w:marTop w:val="0"/>
          <w:marBottom w:val="0"/>
          <w:divBdr>
            <w:top w:val="none" w:sz="0" w:space="0" w:color="auto"/>
            <w:left w:val="none" w:sz="0" w:space="0" w:color="auto"/>
            <w:bottom w:val="none" w:sz="0" w:space="0" w:color="auto"/>
            <w:right w:val="none" w:sz="0" w:space="0" w:color="auto"/>
          </w:divBdr>
        </w:div>
        <w:div w:id="1789198486">
          <w:marLeft w:val="640"/>
          <w:marRight w:val="0"/>
          <w:marTop w:val="0"/>
          <w:marBottom w:val="0"/>
          <w:divBdr>
            <w:top w:val="none" w:sz="0" w:space="0" w:color="auto"/>
            <w:left w:val="none" w:sz="0" w:space="0" w:color="auto"/>
            <w:bottom w:val="none" w:sz="0" w:space="0" w:color="auto"/>
            <w:right w:val="none" w:sz="0" w:space="0" w:color="auto"/>
          </w:divBdr>
        </w:div>
        <w:div w:id="1893732731">
          <w:marLeft w:val="640"/>
          <w:marRight w:val="0"/>
          <w:marTop w:val="0"/>
          <w:marBottom w:val="0"/>
          <w:divBdr>
            <w:top w:val="none" w:sz="0" w:space="0" w:color="auto"/>
            <w:left w:val="none" w:sz="0" w:space="0" w:color="auto"/>
            <w:bottom w:val="none" w:sz="0" w:space="0" w:color="auto"/>
            <w:right w:val="none" w:sz="0" w:space="0" w:color="auto"/>
          </w:divBdr>
        </w:div>
        <w:div w:id="1919559062">
          <w:marLeft w:val="640"/>
          <w:marRight w:val="0"/>
          <w:marTop w:val="0"/>
          <w:marBottom w:val="0"/>
          <w:divBdr>
            <w:top w:val="none" w:sz="0" w:space="0" w:color="auto"/>
            <w:left w:val="none" w:sz="0" w:space="0" w:color="auto"/>
            <w:bottom w:val="none" w:sz="0" w:space="0" w:color="auto"/>
            <w:right w:val="none" w:sz="0" w:space="0" w:color="auto"/>
          </w:divBdr>
        </w:div>
        <w:div w:id="1971666185">
          <w:marLeft w:val="640"/>
          <w:marRight w:val="0"/>
          <w:marTop w:val="0"/>
          <w:marBottom w:val="0"/>
          <w:divBdr>
            <w:top w:val="none" w:sz="0" w:space="0" w:color="auto"/>
            <w:left w:val="none" w:sz="0" w:space="0" w:color="auto"/>
            <w:bottom w:val="none" w:sz="0" w:space="0" w:color="auto"/>
            <w:right w:val="none" w:sz="0" w:space="0" w:color="auto"/>
          </w:divBdr>
        </w:div>
        <w:div w:id="1977829252">
          <w:marLeft w:val="640"/>
          <w:marRight w:val="0"/>
          <w:marTop w:val="0"/>
          <w:marBottom w:val="0"/>
          <w:divBdr>
            <w:top w:val="none" w:sz="0" w:space="0" w:color="auto"/>
            <w:left w:val="none" w:sz="0" w:space="0" w:color="auto"/>
            <w:bottom w:val="none" w:sz="0" w:space="0" w:color="auto"/>
            <w:right w:val="none" w:sz="0" w:space="0" w:color="auto"/>
          </w:divBdr>
        </w:div>
        <w:div w:id="2005434039">
          <w:marLeft w:val="640"/>
          <w:marRight w:val="0"/>
          <w:marTop w:val="0"/>
          <w:marBottom w:val="0"/>
          <w:divBdr>
            <w:top w:val="none" w:sz="0" w:space="0" w:color="auto"/>
            <w:left w:val="none" w:sz="0" w:space="0" w:color="auto"/>
            <w:bottom w:val="none" w:sz="0" w:space="0" w:color="auto"/>
            <w:right w:val="none" w:sz="0" w:space="0" w:color="auto"/>
          </w:divBdr>
        </w:div>
        <w:div w:id="2040667257">
          <w:marLeft w:val="640"/>
          <w:marRight w:val="0"/>
          <w:marTop w:val="0"/>
          <w:marBottom w:val="0"/>
          <w:divBdr>
            <w:top w:val="none" w:sz="0" w:space="0" w:color="auto"/>
            <w:left w:val="none" w:sz="0" w:space="0" w:color="auto"/>
            <w:bottom w:val="none" w:sz="0" w:space="0" w:color="auto"/>
            <w:right w:val="none" w:sz="0" w:space="0" w:color="auto"/>
          </w:divBdr>
        </w:div>
      </w:divsChild>
    </w:div>
    <w:div w:id="1552498258">
      <w:bodyDiv w:val="1"/>
      <w:marLeft w:val="0"/>
      <w:marRight w:val="0"/>
      <w:marTop w:val="0"/>
      <w:marBottom w:val="0"/>
      <w:divBdr>
        <w:top w:val="none" w:sz="0" w:space="0" w:color="auto"/>
        <w:left w:val="none" w:sz="0" w:space="0" w:color="auto"/>
        <w:bottom w:val="none" w:sz="0" w:space="0" w:color="auto"/>
        <w:right w:val="none" w:sz="0" w:space="0" w:color="auto"/>
      </w:divBdr>
      <w:divsChild>
        <w:div w:id="63843941">
          <w:marLeft w:val="0"/>
          <w:marRight w:val="0"/>
          <w:marTop w:val="0"/>
          <w:marBottom w:val="0"/>
          <w:divBdr>
            <w:top w:val="none" w:sz="0" w:space="0" w:color="auto"/>
            <w:left w:val="none" w:sz="0" w:space="0" w:color="auto"/>
            <w:bottom w:val="none" w:sz="0" w:space="0" w:color="auto"/>
            <w:right w:val="none" w:sz="0" w:space="0" w:color="auto"/>
          </w:divBdr>
          <w:divsChild>
            <w:div w:id="244582170">
              <w:marLeft w:val="0"/>
              <w:marRight w:val="0"/>
              <w:marTop w:val="0"/>
              <w:marBottom w:val="0"/>
              <w:divBdr>
                <w:top w:val="none" w:sz="0" w:space="0" w:color="auto"/>
                <w:left w:val="none" w:sz="0" w:space="0" w:color="auto"/>
                <w:bottom w:val="none" w:sz="0" w:space="0" w:color="auto"/>
                <w:right w:val="none" w:sz="0" w:space="0" w:color="auto"/>
              </w:divBdr>
              <w:divsChild>
                <w:div w:id="1417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95619">
      <w:bodyDiv w:val="1"/>
      <w:marLeft w:val="0"/>
      <w:marRight w:val="0"/>
      <w:marTop w:val="0"/>
      <w:marBottom w:val="0"/>
      <w:divBdr>
        <w:top w:val="none" w:sz="0" w:space="0" w:color="auto"/>
        <w:left w:val="none" w:sz="0" w:space="0" w:color="auto"/>
        <w:bottom w:val="none" w:sz="0" w:space="0" w:color="auto"/>
        <w:right w:val="none" w:sz="0" w:space="0" w:color="auto"/>
      </w:divBdr>
      <w:divsChild>
        <w:div w:id="15885789">
          <w:marLeft w:val="640"/>
          <w:marRight w:val="0"/>
          <w:marTop w:val="0"/>
          <w:marBottom w:val="0"/>
          <w:divBdr>
            <w:top w:val="none" w:sz="0" w:space="0" w:color="auto"/>
            <w:left w:val="none" w:sz="0" w:space="0" w:color="auto"/>
            <w:bottom w:val="none" w:sz="0" w:space="0" w:color="auto"/>
            <w:right w:val="none" w:sz="0" w:space="0" w:color="auto"/>
          </w:divBdr>
        </w:div>
        <w:div w:id="17126411">
          <w:marLeft w:val="640"/>
          <w:marRight w:val="0"/>
          <w:marTop w:val="0"/>
          <w:marBottom w:val="0"/>
          <w:divBdr>
            <w:top w:val="none" w:sz="0" w:space="0" w:color="auto"/>
            <w:left w:val="none" w:sz="0" w:space="0" w:color="auto"/>
            <w:bottom w:val="none" w:sz="0" w:space="0" w:color="auto"/>
            <w:right w:val="none" w:sz="0" w:space="0" w:color="auto"/>
          </w:divBdr>
        </w:div>
        <w:div w:id="67534062">
          <w:marLeft w:val="640"/>
          <w:marRight w:val="0"/>
          <w:marTop w:val="0"/>
          <w:marBottom w:val="0"/>
          <w:divBdr>
            <w:top w:val="none" w:sz="0" w:space="0" w:color="auto"/>
            <w:left w:val="none" w:sz="0" w:space="0" w:color="auto"/>
            <w:bottom w:val="none" w:sz="0" w:space="0" w:color="auto"/>
            <w:right w:val="none" w:sz="0" w:space="0" w:color="auto"/>
          </w:divBdr>
        </w:div>
        <w:div w:id="171191997">
          <w:marLeft w:val="640"/>
          <w:marRight w:val="0"/>
          <w:marTop w:val="0"/>
          <w:marBottom w:val="0"/>
          <w:divBdr>
            <w:top w:val="none" w:sz="0" w:space="0" w:color="auto"/>
            <w:left w:val="none" w:sz="0" w:space="0" w:color="auto"/>
            <w:bottom w:val="none" w:sz="0" w:space="0" w:color="auto"/>
            <w:right w:val="none" w:sz="0" w:space="0" w:color="auto"/>
          </w:divBdr>
        </w:div>
        <w:div w:id="285938580">
          <w:marLeft w:val="640"/>
          <w:marRight w:val="0"/>
          <w:marTop w:val="0"/>
          <w:marBottom w:val="0"/>
          <w:divBdr>
            <w:top w:val="none" w:sz="0" w:space="0" w:color="auto"/>
            <w:left w:val="none" w:sz="0" w:space="0" w:color="auto"/>
            <w:bottom w:val="none" w:sz="0" w:space="0" w:color="auto"/>
            <w:right w:val="none" w:sz="0" w:space="0" w:color="auto"/>
          </w:divBdr>
        </w:div>
        <w:div w:id="299071045">
          <w:marLeft w:val="640"/>
          <w:marRight w:val="0"/>
          <w:marTop w:val="0"/>
          <w:marBottom w:val="0"/>
          <w:divBdr>
            <w:top w:val="none" w:sz="0" w:space="0" w:color="auto"/>
            <w:left w:val="none" w:sz="0" w:space="0" w:color="auto"/>
            <w:bottom w:val="none" w:sz="0" w:space="0" w:color="auto"/>
            <w:right w:val="none" w:sz="0" w:space="0" w:color="auto"/>
          </w:divBdr>
        </w:div>
        <w:div w:id="351758861">
          <w:marLeft w:val="640"/>
          <w:marRight w:val="0"/>
          <w:marTop w:val="0"/>
          <w:marBottom w:val="0"/>
          <w:divBdr>
            <w:top w:val="none" w:sz="0" w:space="0" w:color="auto"/>
            <w:left w:val="none" w:sz="0" w:space="0" w:color="auto"/>
            <w:bottom w:val="none" w:sz="0" w:space="0" w:color="auto"/>
            <w:right w:val="none" w:sz="0" w:space="0" w:color="auto"/>
          </w:divBdr>
        </w:div>
        <w:div w:id="377554606">
          <w:marLeft w:val="640"/>
          <w:marRight w:val="0"/>
          <w:marTop w:val="0"/>
          <w:marBottom w:val="0"/>
          <w:divBdr>
            <w:top w:val="none" w:sz="0" w:space="0" w:color="auto"/>
            <w:left w:val="none" w:sz="0" w:space="0" w:color="auto"/>
            <w:bottom w:val="none" w:sz="0" w:space="0" w:color="auto"/>
            <w:right w:val="none" w:sz="0" w:space="0" w:color="auto"/>
          </w:divBdr>
        </w:div>
        <w:div w:id="455609756">
          <w:marLeft w:val="640"/>
          <w:marRight w:val="0"/>
          <w:marTop w:val="0"/>
          <w:marBottom w:val="0"/>
          <w:divBdr>
            <w:top w:val="none" w:sz="0" w:space="0" w:color="auto"/>
            <w:left w:val="none" w:sz="0" w:space="0" w:color="auto"/>
            <w:bottom w:val="none" w:sz="0" w:space="0" w:color="auto"/>
            <w:right w:val="none" w:sz="0" w:space="0" w:color="auto"/>
          </w:divBdr>
        </w:div>
        <w:div w:id="458258779">
          <w:marLeft w:val="640"/>
          <w:marRight w:val="0"/>
          <w:marTop w:val="0"/>
          <w:marBottom w:val="0"/>
          <w:divBdr>
            <w:top w:val="none" w:sz="0" w:space="0" w:color="auto"/>
            <w:left w:val="none" w:sz="0" w:space="0" w:color="auto"/>
            <w:bottom w:val="none" w:sz="0" w:space="0" w:color="auto"/>
            <w:right w:val="none" w:sz="0" w:space="0" w:color="auto"/>
          </w:divBdr>
        </w:div>
        <w:div w:id="477961980">
          <w:marLeft w:val="640"/>
          <w:marRight w:val="0"/>
          <w:marTop w:val="0"/>
          <w:marBottom w:val="0"/>
          <w:divBdr>
            <w:top w:val="none" w:sz="0" w:space="0" w:color="auto"/>
            <w:left w:val="none" w:sz="0" w:space="0" w:color="auto"/>
            <w:bottom w:val="none" w:sz="0" w:space="0" w:color="auto"/>
            <w:right w:val="none" w:sz="0" w:space="0" w:color="auto"/>
          </w:divBdr>
        </w:div>
        <w:div w:id="570502684">
          <w:marLeft w:val="640"/>
          <w:marRight w:val="0"/>
          <w:marTop w:val="0"/>
          <w:marBottom w:val="0"/>
          <w:divBdr>
            <w:top w:val="none" w:sz="0" w:space="0" w:color="auto"/>
            <w:left w:val="none" w:sz="0" w:space="0" w:color="auto"/>
            <w:bottom w:val="none" w:sz="0" w:space="0" w:color="auto"/>
            <w:right w:val="none" w:sz="0" w:space="0" w:color="auto"/>
          </w:divBdr>
        </w:div>
        <w:div w:id="577248986">
          <w:marLeft w:val="640"/>
          <w:marRight w:val="0"/>
          <w:marTop w:val="0"/>
          <w:marBottom w:val="0"/>
          <w:divBdr>
            <w:top w:val="none" w:sz="0" w:space="0" w:color="auto"/>
            <w:left w:val="none" w:sz="0" w:space="0" w:color="auto"/>
            <w:bottom w:val="none" w:sz="0" w:space="0" w:color="auto"/>
            <w:right w:val="none" w:sz="0" w:space="0" w:color="auto"/>
          </w:divBdr>
        </w:div>
        <w:div w:id="587424810">
          <w:marLeft w:val="640"/>
          <w:marRight w:val="0"/>
          <w:marTop w:val="0"/>
          <w:marBottom w:val="0"/>
          <w:divBdr>
            <w:top w:val="none" w:sz="0" w:space="0" w:color="auto"/>
            <w:left w:val="none" w:sz="0" w:space="0" w:color="auto"/>
            <w:bottom w:val="none" w:sz="0" w:space="0" w:color="auto"/>
            <w:right w:val="none" w:sz="0" w:space="0" w:color="auto"/>
          </w:divBdr>
        </w:div>
        <w:div w:id="643508225">
          <w:marLeft w:val="640"/>
          <w:marRight w:val="0"/>
          <w:marTop w:val="0"/>
          <w:marBottom w:val="0"/>
          <w:divBdr>
            <w:top w:val="none" w:sz="0" w:space="0" w:color="auto"/>
            <w:left w:val="none" w:sz="0" w:space="0" w:color="auto"/>
            <w:bottom w:val="none" w:sz="0" w:space="0" w:color="auto"/>
            <w:right w:val="none" w:sz="0" w:space="0" w:color="auto"/>
          </w:divBdr>
        </w:div>
        <w:div w:id="644893367">
          <w:marLeft w:val="640"/>
          <w:marRight w:val="0"/>
          <w:marTop w:val="0"/>
          <w:marBottom w:val="0"/>
          <w:divBdr>
            <w:top w:val="none" w:sz="0" w:space="0" w:color="auto"/>
            <w:left w:val="none" w:sz="0" w:space="0" w:color="auto"/>
            <w:bottom w:val="none" w:sz="0" w:space="0" w:color="auto"/>
            <w:right w:val="none" w:sz="0" w:space="0" w:color="auto"/>
          </w:divBdr>
        </w:div>
        <w:div w:id="646012997">
          <w:marLeft w:val="640"/>
          <w:marRight w:val="0"/>
          <w:marTop w:val="0"/>
          <w:marBottom w:val="0"/>
          <w:divBdr>
            <w:top w:val="none" w:sz="0" w:space="0" w:color="auto"/>
            <w:left w:val="none" w:sz="0" w:space="0" w:color="auto"/>
            <w:bottom w:val="none" w:sz="0" w:space="0" w:color="auto"/>
            <w:right w:val="none" w:sz="0" w:space="0" w:color="auto"/>
          </w:divBdr>
        </w:div>
        <w:div w:id="690303741">
          <w:marLeft w:val="640"/>
          <w:marRight w:val="0"/>
          <w:marTop w:val="0"/>
          <w:marBottom w:val="0"/>
          <w:divBdr>
            <w:top w:val="none" w:sz="0" w:space="0" w:color="auto"/>
            <w:left w:val="none" w:sz="0" w:space="0" w:color="auto"/>
            <w:bottom w:val="none" w:sz="0" w:space="0" w:color="auto"/>
            <w:right w:val="none" w:sz="0" w:space="0" w:color="auto"/>
          </w:divBdr>
        </w:div>
        <w:div w:id="697463948">
          <w:marLeft w:val="640"/>
          <w:marRight w:val="0"/>
          <w:marTop w:val="0"/>
          <w:marBottom w:val="0"/>
          <w:divBdr>
            <w:top w:val="none" w:sz="0" w:space="0" w:color="auto"/>
            <w:left w:val="none" w:sz="0" w:space="0" w:color="auto"/>
            <w:bottom w:val="none" w:sz="0" w:space="0" w:color="auto"/>
            <w:right w:val="none" w:sz="0" w:space="0" w:color="auto"/>
          </w:divBdr>
        </w:div>
        <w:div w:id="766585391">
          <w:marLeft w:val="640"/>
          <w:marRight w:val="0"/>
          <w:marTop w:val="0"/>
          <w:marBottom w:val="0"/>
          <w:divBdr>
            <w:top w:val="none" w:sz="0" w:space="0" w:color="auto"/>
            <w:left w:val="none" w:sz="0" w:space="0" w:color="auto"/>
            <w:bottom w:val="none" w:sz="0" w:space="0" w:color="auto"/>
            <w:right w:val="none" w:sz="0" w:space="0" w:color="auto"/>
          </w:divBdr>
        </w:div>
        <w:div w:id="826898585">
          <w:marLeft w:val="640"/>
          <w:marRight w:val="0"/>
          <w:marTop w:val="0"/>
          <w:marBottom w:val="0"/>
          <w:divBdr>
            <w:top w:val="none" w:sz="0" w:space="0" w:color="auto"/>
            <w:left w:val="none" w:sz="0" w:space="0" w:color="auto"/>
            <w:bottom w:val="none" w:sz="0" w:space="0" w:color="auto"/>
            <w:right w:val="none" w:sz="0" w:space="0" w:color="auto"/>
          </w:divBdr>
        </w:div>
        <w:div w:id="867067936">
          <w:marLeft w:val="640"/>
          <w:marRight w:val="0"/>
          <w:marTop w:val="0"/>
          <w:marBottom w:val="0"/>
          <w:divBdr>
            <w:top w:val="none" w:sz="0" w:space="0" w:color="auto"/>
            <w:left w:val="none" w:sz="0" w:space="0" w:color="auto"/>
            <w:bottom w:val="none" w:sz="0" w:space="0" w:color="auto"/>
            <w:right w:val="none" w:sz="0" w:space="0" w:color="auto"/>
          </w:divBdr>
        </w:div>
        <w:div w:id="905382393">
          <w:marLeft w:val="640"/>
          <w:marRight w:val="0"/>
          <w:marTop w:val="0"/>
          <w:marBottom w:val="0"/>
          <w:divBdr>
            <w:top w:val="none" w:sz="0" w:space="0" w:color="auto"/>
            <w:left w:val="none" w:sz="0" w:space="0" w:color="auto"/>
            <w:bottom w:val="none" w:sz="0" w:space="0" w:color="auto"/>
            <w:right w:val="none" w:sz="0" w:space="0" w:color="auto"/>
          </w:divBdr>
        </w:div>
        <w:div w:id="906957789">
          <w:marLeft w:val="640"/>
          <w:marRight w:val="0"/>
          <w:marTop w:val="0"/>
          <w:marBottom w:val="0"/>
          <w:divBdr>
            <w:top w:val="none" w:sz="0" w:space="0" w:color="auto"/>
            <w:left w:val="none" w:sz="0" w:space="0" w:color="auto"/>
            <w:bottom w:val="none" w:sz="0" w:space="0" w:color="auto"/>
            <w:right w:val="none" w:sz="0" w:space="0" w:color="auto"/>
          </w:divBdr>
        </w:div>
        <w:div w:id="987518678">
          <w:marLeft w:val="640"/>
          <w:marRight w:val="0"/>
          <w:marTop w:val="0"/>
          <w:marBottom w:val="0"/>
          <w:divBdr>
            <w:top w:val="none" w:sz="0" w:space="0" w:color="auto"/>
            <w:left w:val="none" w:sz="0" w:space="0" w:color="auto"/>
            <w:bottom w:val="none" w:sz="0" w:space="0" w:color="auto"/>
            <w:right w:val="none" w:sz="0" w:space="0" w:color="auto"/>
          </w:divBdr>
        </w:div>
        <w:div w:id="1008948915">
          <w:marLeft w:val="640"/>
          <w:marRight w:val="0"/>
          <w:marTop w:val="0"/>
          <w:marBottom w:val="0"/>
          <w:divBdr>
            <w:top w:val="none" w:sz="0" w:space="0" w:color="auto"/>
            <w:left w:val="none" w:sz="0" w:space="0" w:color="auto"/>
            <w:bottom w:val="none" w:sz="0" w:space="0" w:color="auto"/>
            <w:right w:val="none" w:sz="0" w:space="0" w:color="auto"/>
          </w:divBdr>
        </w:div>
        <w:div w:id="1049572377">
          <w:marLeft w:val="640"/>
          <w:marRight w:val="0"/>
          <w:marTop w:val="0"/>
          <w:marBottom w:val="0"/>
          <w:divBdr>
            <w:top w:val="none" w:sz="0" w:space="0" w:color="auto"/>
            <w:left w:val="none" w:sz="0" w:space="0" w:color="auto"/>
            <w:bottom w:val="none" w:sz="0" w:space="0" w:color="auto"/>
            <w:right w:val="none" w:sz="0" w:space="0" w:color="auto"/>
          </w:divBdr>
        </w:div>
        <w:div w:id="1080449371">
          <w:marLeft w:val="640"/>
          <w:marRight w:val="0"/>
          <w:marTop w:val="0"/>
          <w:marBottom w:val="0"/>
          <w:divBdr>
            <w:top w:val="none" w:sz="0" w:space="0" w:color="auto"/>
            <w:left w:val="none" w:sz="0" w:space="0" w:color="auto"/>
            <w:bottom w:val="none" w:sz="0" w:space="0" w:color="auto"/>
            <w:right w:val="none" w:sz="0" w:space="0" w:color="auto"/>
          </w:divBdr>
        </w:div>
        <w:div w:id="1267346442">
          <w:marLeft w:val="640"/>
          <w:marRight w:val="0"/>
          <w:marTop w:val="0"/>
          <w:marBottom w:val="0"/>
          <w:divBdr>
            <w:top w:val="none" w:sz="0" w:space="0" w:color="auto"/>
            <w:left w:val="none" w:sz="0" w:space="0" w:color="auto"/>
            <w:bottom w:val="none" w:sz="0" w:space="0" w:color="auto"/>
            <w:right w:val="none" w:sz="0" w:space="0" w:color="auto"/>
          </w:divBdr>
        </w:div>
        <w:div w:id="1329095916">
          <w:marLeft w:val="640"/>
          <w:marRight w:val="0"/>
          <w:marTop w:val="0"/>
          <w:marBottom w:val="0"/>
          <w:divBdr>
            <w:top w:val="none" w:sz="0" w:space="0" w:color="auto"/>
            <w:left w:val="none" w:sz="0" w:space="0" w:color="auto"/>
            <w:bottom w:val="none" w:sz="0" w:space="0" w:color="auto"/>
            <w:right w:val="none" w:sz="0" w:space="0" w:color="auto"/>
          </w:divBdr>
        </w:div>
        <w:div w:id="1389575857">
          <w:marLeft w:val="640"/>
          <w:marRight w:val="0"/>
          <w:marTop w:val="0"/>
          <w:marBottom w:val="0"/>
          <w:divBdr>
            <w:top w:val="none" w:sz="0" w:space="0" w:color="auto"/>
            <w:left w:val="none" w:sz="0" w:space="0" w:color="auto"/>
            <w:bottom w:val="none" w:sz="0" w:space="0" w:color="auto"/>
            <w:right w:val="none" w:sz="0" w:space="0" w:color="auto"/>
          </w:divBdr>
        </w:div>
        <w:div w:id="1422335603">
          <w:marLeft w:val="640"/>
          <w:marRight w:val="0"/>
          <w:marTop w:val="0"/>
          <w:marBottom w:val="0"/>
          <w:divBdr>
            <w:top w:val="none" w:sz="0" w:space="0" w:color="auto"/>
            <w:left w:val="none" w:sz="0" w:space="0" w:color="auto"/>
            <w:bottom w:val="none" w:sz="0" w:space="0" w:color="auto"/>
            <w:right w:val="none" w:sz="0" w:space="0" w:color="auto"/>
          </w:divBdr>
        </w:div>
        <w:div w:id="1424447915">
          <w:marLeft w:val="640"/>
          <w:marRight w:val="0"/>
          <w:marTop w:val="0"/>
          <w:marBottom w:val="0"/>
          <w:divBdr>
            <w:top w:val="none" w:sz="0" w:space="0" w:color="auto"/>
            <w:left w:val="none" w:sz="0" w:space="0" w:color="auto"/>
            <w:bottom w:val="none" w:sz="0" w:space="0" w:color="auto"/>
            <w:right w:val="none" w:sz="0" w:space="0" w:color="auto"/>
          </w:divBdr>
        </w:div>
        <w:div w:id="1424961456">
          <w:marLeft w:val="640"/>
          <w:marRight w:val="0"/>
          <w:marTop w:val="0"/>
          <w:marBottom w:val="0"/>
          <w:divBdr>
            <w:top w:val="none" w:sz="0" w:space="0" w:color="auto"/>
            <w:left w:val="none" w:sz="0" w:space="0" w:color="auto"/>
            <w:bottom w:val="none" w:sz="0" w:space="0" w:color="auto"/>
            <w:right w:val="none" w:sz="0" w:space="0" w:color="auto"/>
          </w:divBdr>
        </w:div>
        <w:div w:id="1441609755">
          <w:marLeft w:val="640"/>
          <w:marRight w:val="0"/>
          <w:marTop w:val="0"/>
          <w:marBottom w:val="0"/>
          <w:divBdr>
            <w:top w:val="none" w:sz="0" w:space="0" w:color="auto"/>
            <w:left w:val="none" w:sz="0" w:space="0" w:color="auto"/>
            <w:bottom w:val="none" w:sz="0" w:space="0" w:color="auto"/>
            <w:right w:val="none" w:sz="0" w:space="0" w:color="auto"/>
          </w:divBdr>
        </w:div>
        <w:div w:id="1565798268">
          <w:marLeft w:val="640"/>
          <w:marRight w:val="0"/>
          <w:marTop w:val="0"/>
          <w:marBottom w:val="0"/>
          <w:divBdr>
            <w:top w:val="none" w:sz="0" w:space="0" w:color="auto"/>
            <w:left w:val="none" w:sz="0" w:space="0" w:color="auto"/>
            <w:bottom w:val="none" w:sz="0" w:space="0" w:color="auto"/>
            <w:right w:val="none" w:sz="0" w:space="0" w:color="auto"/>
          </w:divBdr>
        </w:div>
        <w:div w:id="1616787419">
          <w:marLeft w:val="640"/>
          <w:marRight w:val="0"/>
          <w:marTop w:val="0"/>
          <w:marBottom w:val="0"/>
          <w:divBdr>
            <w:top w:val="none" w:sz="0" w:space="0" w:color="auto"/>
            <w:left w:val="none" w:sz="0" w:space="0" w:color="auto"/>
            <w:bottom w:val="none" w:sz="0" w:space="0" w:color="auto"/>
            <w:right w:val="none" w:sz="0" w:space="0" w:color="auto"/>
          </w:divBdr>
        </w:div>
        <w:div w:id="1661034353">
          <w:marLeft w:val="640"/>
          <w:marRight w:val="0"/>
          <w:marTop w:val="0"/>
          <w:marBottom w:val="0"/>
          <w:divBdr>
            <w:top w:val="none" w:sz="0" w:space="0" w:color="auto"/>
            <w:left w:val="none" w:sz="0" w:space="0" w:color="auto"/>
            <w:bottom w:val="none" w:sz="0" w:space="0" w:color="auto"/>
            <w:right w:val="none" w:sz="0" w:space="0" w:color="auto"/>
          </w:divBdr>
        </w:div>
        <w:div w:id="1787504633">
          <w:marLeft w:val="640"/>
          <w:marRight w:val="0"/>
          <w:marTop w:val="0"/>
          <w:marBottom w:val="0"/>
          <w:divBdr>
            <w:top w:val="none" w:sz="0" w:space="0" w:color="auto"/>
            <w:left w:val="none" w:sz="0" w:space="0" w:color="auto"/>
            <w:bottom w:val="none" w:sz="0" w:space="0" w:color="auto"/>
            <w:right w:val="none" w:sz="0" w:space="0" w:color="auto"/>
          </w:divBdr>
        </w:div>
        <w:div w:id="1801418667">
          <w:marLeft w:val="640"/>
          <w:marRight w:val="0"/>
          <w:marTop w:val="0"/>
          <w:marBottom w:val="0"/>
          <w:divBdr>
            <w:top w:val="none" w:sz="0" w:space="0" w:color="auto"/>
            <w:left w:val="none" w:sz="0" w:space="0" w:color="auto"/>
            <w:bottom w:val="none" w:sz="0" w:space="0" w:color="auto"/>
            <w:right w:val="none" w:sz="0" w:space="0" w:color="auto"/>
          </w:divBdr>
        </w:div>
        <w:div w:id="1834686737">
          <w:marLeft w:val="640"/>
          <w:marRight w:val="0"/>
          <w:marTop w:val="0"/>
          <w:marBottom w:val="0"/>
          <w:divBdr>
            <w:top w:val="none" w:sz="0" w:space="0" w:color="auto"/>
            <w:left w:val="none" w:sz="0" w:space="0" w:color="auto"/>
            <w:bottom w:val="none" w:sz="0" w:space="0" w:color="auto"/>
            <w:right w:val="none" w:sz="0" w:space="0" w:color="auto"/>
          </w:divBdr>
        </w:div>
        <w:div w:id="1849444146">
          <w:marLeft w:val="640"/>
          <w:marRight w:val="0"/>
          <w:marTop w:val="0"/>
          <w:marBottom w:val="0"/>
          <w:divBdr>
            <w:top w:val="none" w:sz="0" w:space="0" w:color="auto"/>
            <w:left w:val="none" w:sz="0" w:space="0" w:color="auto"/>
            <w:bottom w:val="none" w:sz="0" w:space="0" w:color="auto"/>
            <w:right w:val="none" w:sz="0" w:space="0" w:color="auto"/>
          </w:divBdr>
        </w:div>
        <w:div w:id="2000304610">
          <w:marLeft w:val="640"/>
          <w:marRight w:val="0"/>
          <w:marTop w:val="0"/>
          <w:marBottom w:val="0"/>
          <w:divBdr>
            <w:top w:val="none" w:sz="0" w:space="0" w:color="auto"/>
            <w:left w:val="none" w:sz="0" w:space="0" w:color="auto"/>
            <w:bottom w:val="none" w:sz="0" w:space="0" w:color="auto"/>
            <w:right w:val="none" w:sz="0" w:space="0" w:color="auto"/>
          </w:divBdr>
        </w:div>
        <w:div w:id="2072803825">
          <w:marLeft w:val="640"/>
          <w:marRight w:val="0"/>
          <w:marTop w:val="0"/>
          <w:marBottom w:val="0"/>
          <w:divBdr>
            <w:top w:val="none" w:sz="0" w:space="0" w:color="auto"/>
            <w:left w:val="none" w:sz="0" w:space="0" w:color="auto"/>
            <w:bottom w:val="none" w:sz="0" w:space="0" w:color="auto"/>
            <w:right w:val="none" w:sz="0" w:space="0" w:color="auto"/>
          </w:divBdr>
        </w:div>
      </w:divsChild>
    </w:div>
    <w:div w:id="1602101206">
      <w:bodyDiv w:val="1"/>
      <w:marLeft w:val="0"/>
      <w:marRight w:val="0"/>
      <w:marTop w:val="0"/>
      <w:marBottom w:val="0"/>
      <w:divBdr>
        <w:top w:val="none" w:sz="0" w:space="0" w:color="auto"/>
        <w:left w:val="none" w:sz="0" w:space="0" w:color="auto"/>
        <w:bottom w:val="none" w:sz="0" w:space="0" w:color="auto"/>
        <w:right w:val="none" w:sz="0" w:space="0" w:color="auto"/>
      </w:divBdr>
      <w:divsChild>
        <w:div w:id="46420771">
          <w:marLeft w:val="640"/>
          <w:marRight w:val="0"/>
          <w:marTop w:val="0"/>
          <w:marBottom w:val="0"/>
          <w:divBdr>
            <w:top w:val="none" w:sz="0" w:space="0" w:color="auto"/>
            <w:left w:val="none" w:sz="0" w:space="0" w:color="auto"/>
            <w:bottom w:val="none" w:sz="0" w:space="0" w:color="auto"/>
            <w:right w:val="none" w:sz="0" w:space="0" w:color="auto"/>
          </w:divBdr>
        </w:div>
        <w:div w:id="56827883">
          <w:marLeft w:val="640"/>
          <w:marRight w:val="0"/>
          <w:marTop w:val="0"/>
          <w:marBottom w:val="0"/>
          <w:divBdr>
            <w:top w:val="none" w:sz="0" w:space="0" w:color="auto"/>
            <w:left w:val="none" w:sz="0" w:space="0" w:color="auto"/>
            <w:bottom w:val="none" w:sz="0" w:space="0" w:color="auto"/>
            <w:right w:val="none" w:sz="0" w:space="0" w:color="auto"/>
          </w:divBdr>
        </w:div>
        <w:div w:id="73665774">
          <w:marLeft w:val="640"/>
          <w:marRight w:val="0"/>
          <w:marTop w:val="0"/>
          <w:marBottom w:val="0"/>
          <w:divBdr>
            <w:top w:val="none" w:sz="0" w:space="0" w:color="auto"/>
            <w:left w:val="none" w:sz="0" w:space="0" w:color="auto"/>
            <w:bottom w:val="none" w:sz="0" w:space="0" w:color="auto"/>
            <w:right w:val="none" w:sz="0" w:space="0" w:color="auto"/>
          </w:divBdr>
        </w:div>
        <w:div w:id="159393930">
          <w:marLeft w:val="640"/>
          <w:marRight w:val="0"/>
          <w:marTop w:val="0"/>
          <w:marBottom w:val="0"/>
          <w:divBdr>
            <w:top w:val="none" w:sz="0" w:space="0" w:color="auto"/>
            <w:left w:val="none" w:sz="0" w:space="0" w:color="auto"/>
            <w:bottom w:val="none" w:sz="0" w:space="0" w:color="auto"/>
            <w:right w:val="none" w:sz="0" w:space="0" w:color="auto"/>
          </w:divBdr>
        </w:div>
        <w:div w:id="225839017">
          <w:marLeft w:val="640"/>
          <w:marRight w:val="0"/>
          <w:marTop w:val="0"/>
          <w:marBottom w:val="0"/>
          <w:divBdr>
            <w:top w:val="none" w:sz="0" w:space="0" w:color="auto"/>
            <w:left w:val="none" w:sz="0" w:space="0" w:color="auto"/>
            <w:bottom w:val="none" w:sz="0" w:space="0" w:color="auto"/>
            <w:right w:val="none" w:sz="0" w:space="0" w:color="auto"/>
          </w:divBdr>
        </w:div>
        <w:div w:id="229662243">
          <w:marLeft w:val="640"/>
          <w:marRight w:val="0"/>
          <w:marTop w:val="0"/>
          <w:marBottom w:val="0"/>
          <w:divBdr>
            <w:top w:val="none" w:sz="0" w:space="0" w:color="auto"/>
            <w:left w:val="none" w:sz="0" w:space="0" w:color="auto"/>
            <w:bottom w:val="none" w:sz="0" w:space="0" w:color="auto"/>
            <w:right w:val="none" w:sz="0" w:space="0" w:color="auto"/>
          </w:divBdr>
        </w:div>
        <w:div w:id="239364292">
          <w:marLeft w:val="640"/>
          <w:marRight w:val="0"/>
          <w:marTop w:val="0"/>
          <w:marBottom w:val="0"/>
          <w:divBdr>
            <w:top w:val="none" w:sz="0" w:space="0" w:color="auto"/>
            <w:left w:val="none" w:sz="0" w:space="0" w:color="auto"/>
            <w:bottom w:val="none" w:sz="0" w:space="0" w:color="auto"/>
            <w:right w:val="none" w:sz="0" w:space="0" w:color="auto"/>
          </w:divBdr>
        </w:div>
        <w:div w:id="262690234">
          <w:marLeft w:val="640"/>
          <w:marRight w:val="0"/>
          <w:marTop w:val="0"/>
          <w:marBottom w:val="0"/>
          <w:divBdr>
            <w:top w:val="none" w:sz="0" w:space="0" w:color="auto"/>
            <w:left w:val="none" w:sz="0" w:space="0" w:color="auto"/>
            <w:bottom w:val="none" w:sz="0" w:space="0" w:color="auto"/>
            <w:right w:val="none" w:sz="0" w:space="0" w:color="auto"/>
          </w:divBdr>
        </w:div>
        <w:div w:id="281544298">
          <w:marLeft w:val="640"/>
          <w:marRight w:val="0"/>
          <w:marTop w:val="0"/>
          <w:marBottom w:val="0"/>
          <w:divBdr>
            <w:top w:val="none" w:sz="0" w:space="0" w:color="auto"/>
            <w:left w:val="none" w:sz="0" w:space="0" w:color="auto"/>
            <w:bottom w:val="none" w:sz="0" w:space="0" w:color="auto"/>
            <w:right w:val="none" w:sz="0" w:space="0" w:color="auto"/>
          </w:divBdr>
        </w:div>
        <w:div w:id="413743763">
          <w:marLeft w:val="640"/>
          <w:marRight w:val="0"/>
          <w:marTop w:val="0"/>
          <w:marBottom w:val="0"/>
          <w:divBdr>
            <w:top w:val="none" w:sz="0" w:space="0" w:color="auto"/>
            <w:left w:val="none" w:sz="0" w:space="0" w:color="auto"/>
            <w:bottom w:val="none" w:sz="0" w:space="0" w:color="auto"/>
            <w:right w:val="none" w:sz="0" w:space="0" w:color="auto"/>
          </w:divBdr>
        </w:div>
        <w:div w:id="414937011">
          <w:marLeft w:val="640"/>
          <w:marRight w:val="0"/>
          <w:marTop w:val="0"/>
          <w:marBottom w:val="0"/>
          <w:divBdr>
            <w:top w:val="none" w:sz="0" w:space="0" w:color="auto"/>
            <w:left w:val="none" w:sz="0" w:space="0" w:color="auto"/>
            <w:bottom w:val="none" w:sz="0" w:space="0" w:color="auto"/>
            <w:right w:val="none" w:sz="0" w:space="0" w:color="auto"/>
          </w:divBdr>
        </w:div>
        <w:div w:id="423302203">
          <w:marLeft w:val="640"/>
          <w:marRight w:val="0"/>
          <w:marTop w:val="0"/>
          <w:marBottom w:val="0"/>
          <w:divBdr>
            <w:top w:val="none" w:sz="0" w:space="0" w:color="auto"/>
            <w:left w:val="none" w:sz="0" w:space="0" w:color="auto"/>
            <w:bottom w:val="none" w:sz="0" w:space="0" w:color="auto"/>
            <w:right w:val="none" w:sz="0" w:space="0" w:color="auto"/>
          </w:divBdr>
        </w:div>
        <w:div w:id="424886736">
          <w:marLeft w:val="640"/>
          <w:marRight w:val="0"/>
          <w:marTop w:val="0"/>
          <w:marBottom w:val="0"/>
          <w:divBdr>
            <w:top w:val="none" w:sz="0" w:space="0" w:color="auto"/>
            <w:left w:val="none" w:sz="0" w:space="0" w:color="auto"/>
            <w:bottom w:val="none" w:sz="0" w:space="0" w:color="auto"/>
            <w:right w:val="none" w:sz="0" w:space="0" w:color="auto"/>
          </w:divBdr>
        </w:div>
        <w:div w:id="452865461">
          <w:marLeft w:val="640"/>
          <w:marRight w:val="0"/>
          <w:marTop w:val="0"/>
          <w:marBottom w:val="0"/>
          <w:divBdr>
            <w:top w:val="none" w:sz="0" w:space="0" w:color="auto"/>
            <w:left w:val="none" w:sz="0" w:space="0" w:color="auto"/>
            <w:bottom w:val="none" w:sz="0" w:space="0" w:color="auto"/>
            <w:right w:val="none" w:sz="0" w:space="0" w:color="auto"/>
          </w:divBdr>
        </w:div>
        <w:div w:id="561452577">
          <w:marLeft w:val="640"/>
          <w:marRight w:val="0"/>
          <w:marTop w:val="0"/>
          <w:marBottom w:val="0"/>
          <w:divBdr>
            <w:top w:val="none" w:sz="0" w:space="0" w:color="auto"/>
            <w:left w:val="none" w:sz="0" w:space="0" w:color="auto"/>
            <w:bottom w:val="none" w:sz="0" w:space="0" w:color="auto"/>
            <w:right w:val="none" w:sz="0" w:space="0" w:color="auto"/>
          </w:divBdr>
        </w:div>
        <w:div w:id="619605710">
          <w:marLeft w:val="640"/>
          <w:marRight w:val="0"/>
          <w:marTop w:val="0"/>
          <w:marBottom w:val="0"/>
          <w:divBdr>
            <w:top w:val="none" w:sz="0" w:space="0" w:color="auto"/>
            <w:left w:val="none" w:sz="0" w:space="0" w:color="auto"/>
            <w:bottom w:val="none" w:sz="0" w:space="0" w:color="auto"/>
            <w:right w:val="none" w:sz="0" w:space="0" w:color="auto"/>
          </w:divBdr>
        </w:div>
        <w:div w:id="623999298">
          <w:marLeft w:val="640"/>
          <w:marRight w:val="0"/>
          <w:marTop w:val="0"/>
          <w:marBottom w:val="0"/>
          <w:divBdr>
            <w:top w:val="none" w:sz="0" w:space="0" w:color="auto"/>
            <w:left w:val="none" w:sz="0" w:space="0" w:color="auto"/>
            <w:bottom w:val="none" w:sz="0" w:space="0" w:color="auto"/>
            <w:right w:val="none" w:sz="0" w:space="0" w:color="auto"/>
          </w:divBdr>
        </w:div>
        <w:div w:id="684554386">
          <w:marLeft w:val="640"/>
          <w:marRight w:val="0"/>
          <w:marTop w:val="0"/>
          <w:marBottom w:val="0"/>
          <w:divBdr>
            <w:top w:val="none" w:sz="0" w:space="0" w:color="auto"/>
            <w:left w:val="none" w:sz="0" w:space="0" w:color="auto"/>
            <w:bottom w:val="none" w:sz="0" w:space="0" w:color="auto"/>
            <w:right w:val="none" w:sz="0" w:space="0" w:color="auto"/>
          </w:divBdr>
        </w:div>
        <w:div w:id="720791803">
          <w:marLeft w:val="640"/>
          <w:marRight w:val="0"/>
          <w:marTop w:val="0"/>
          <w:marBottom w:val="0"/>
          <w:divBdr>
            <w:top w:val="none" w:sz="0" w:space="0" w:color="auto"/>
            <w:left w:val="none" w:sz="0" w:space="0" w:color="auto"/>
            <w:bottom w:val="none" w:sz="0" w:space="0" w:color="auto"/>
            <w:right w:val="none" w:sz="0" w:space="0" w:color="auto"/>
          </w:divBdr>
        </w:div>
        <w:div w:id="751008384">
          <w:marLeft w:val="640"/>
          <w:marRight w:val="0"/>
          <w:marTop w:val="0"/>
          <w:marBottom w:val="0"/>
          <w:divBdr>
            <w:top w:val="none" w:sz="0" w:space="0" w:color="auto"/>
            <w:left w:val="none" w:sz="0" w:space="0" w:color="auto"/>
            <w:bottom w:val="none" w:sz="0" w:space="0" w:color="auto"/>
            <w:right w:val="none" w:sz="0" w:space="0" w:color="auto"/>
          </w:divBdr>
        </w:div>
        <w:div w:id="804543708">
          <w:marLeft w:val="640"/>
          <w:marRight w:val="0"/>
          <w:marTop w:val="0"/>
          <w:marBottom w:val="0"/>
          <w:divBdr>
            <w:top w:val="none" w:sz="0" w:space="0" w:color="auto"/>
            <w:left w:val="none" w:sz="0" w:space="0" w:color="auto"/>
            <w:bottom w:val="none" w:sz="0" w:space="0" w:color="auto"/>
            <w:right w:val="none" w:sz="0" w:space="0" w:color="auto"/>
          </w:divBdr>
        </w:div>
        <w:div w:id="860976748">
          <w:marLeft w:val="640"/>
          <w:marRight w:val="0"/>
          <w:marTop w:val="0"/>
          <w:marBottom w:val="0"/>
          <w:divBdr>
            <w:top w:val="none" w:sz="0" w:space="0" w:color="auto"/>
            <w:left w:val="none" w:sz="0" w:space="0" w:color="auto"/>
            <w:bottom w:val="none" w:sz="0" w:space="0" w:color="auto"/>
            <w:right w:val="none" w:sz="0" w:space="0" w:color="auto"/>
          </w:divBdr>
        </w:div>
        <w:div w:id="863831734">
          <w:marLeft w:val="640"/>
          <w:marRight w:val="0"/>
          <w:marTop w:val="0"/>
          <w:marBottom w:val="0"/>
          <w:divBdr>
            <w:top w:val="none" w:sz="0" w:space="0" w:color="auto"/>
            <w:left w:val="none" w:sz="0" w:space="0" w:color="auto"/>
            <w:bottom w:val="none" w:sz="0" w:space="0" w:color="auto"/>
            <w:right w:val="none" w:sz="0" w:space="0" w:color="auto"/>
          </w:divBdr>
        </w:div>
        <w:div w:id="866452263">
          <w:marLeft w:val="640"/>
          <w:marRight w:val="0"/>
          <w:marTop w:val="0"/>
          <w:marBottom w:val="0"/>
          <w:divBdr>
            <w:top w:val="none" w:sz="0" w:space="0" w:color="auto"/>
            <w:left w:val="none" w:sz="0" w:space="0" w:color="auto"/>
            <w:bottom w:val="none" w:sz="0" w:space="0" w:color="auto"/>
            <w:right w:val="none" w:sz="0" w:space="0" w:color="auto"/>
          </w:divBdr>
        </w:div>
        <w:div w:id="894464392">
          <w:marLeft w:val="640"/>
          <w:marRight w:val="0"/>
          <w:marTop w:val="0"/>
          <w:marBottom w:val="0"/>
          <w:divBdr>
            <w:top w:val="none" w:sz="0" w:space="0" w:color="auto"/>
            <w:left w:val="none" w:sz="0" w:space="0" w:color="auto"/>
            <w:bottom w:val="none" w:sz="0" w:space="0" w:color="auto"/>
            <w:right w:val="none" w:sz="0" w:space="0" w:color="auto"/>
          </w:divBdr>
        </w:div>
        <w:div w:id="917638979">
          <w:marLeft w:val="640"/>
          <w:marRight w:val="0"/>
          <w:marTop w:val="0"/>
          <w:marBottom w:val="0"/>
          <w:divBdr>
            <w:top w:val="none" w:sz="0" w:space="0" w:color="auto"/>
            <w:left w:val="none" w:sz="0" w:space="0" w:color="auto"/>
            <w:bottom w:val="none" w:sz="0" w:space="0" w:color="auto"/>
            <w:right w:val="none" w:sz="0" w:space="0" w:color="auto"/>
          </w:divBdr>
        </w:div>
        <w:div w:id="975528310">
          <w:marLeft w:val="640"/>
          <w:marRight w:val="0"/>
          <w:marTop w:val="0"/>
          <w:marBottom w:val="0"/>
          <w:divBdr>
            <w:top w:val="none" w:sz="0" w:space="0" w:color="auto"/>
            <w:left w:val="none" w:sz="0" w:space="0" w:color="auto"/>
            <w:bottom w:val="none" w:sz="0" w:space="0" w:color="auto"/>
            <w:right w:val="none" w:sz="0" w:space="0" w:color="auto"/>
          </w:divBdr>
        </w:div>
        <w:div w:id="993486266">
          <w:marLeft w:val="640"/>
          <w:marRight w:val="0"/>
          <w:marTop w:val="0"/>
          <w:marBottom w:val="0"/>
          <w:divBdr>
            <w:top w:val="none" w:sz="0" w:space="0" w:color="auto"/>
            <w:left w:val="none" w:sz="0" w:space="0" w:color="auto"/>
            <w:bottom w:val="none" w:sz="0" w:space="0" w:color="auto"/>
            <w:right w:val="none" w:sz="0" w:space="0" w:color="auto"/>
          </w:divBdr>
        </w:div>
        <w:div w:id="998849820">
          <w:marLeft w:val="640"/>
          <w:marRight w:val="0"/>
          <w:marTop w:val="0"/>
          <w:marBottom w:val="0"/>
          <w:divBdr>
            <w:top w:val="none" w:sz="0" w:space="0" w:color="auto"/>
            <w:left w:val="none" w:sz="0" w:space="0" w:color="auto"/>
            <w:bottom w:val="none" w:sz="0" w:space="0" w:color="auto"/>
            <w:right w:val="none" w:sz="0" w:space="0" w:color="auto"/>
          </w:divBdr>
        </w:div>
        <w:div w:id="1048258805">
          <w:marLeft w:val="640"/>
          <w:marRight w:val="0"/>
          <w:marTop w:val="0"/>
          <w:marBottom w:val="0"/>
          <w:divBdr>
            <w:top w:val="none" w:sz="0" w:space="0" w:color="auto"/>
            <w:left w:val="none" w:sz="0" w:space="0" w:color="auto"/>
            <w:bottom w:val="none" w:sz="0" w:space="0" w:color="auto"/>
            <w:right w:val="none" w:sz="0" w:space="0" w:color="auto"/>
          </w:divBdr>
        </w:div>
        <w:div w:id="1075787701">
          <w:marLeft w:val="640"/>
          <w:marRight w:val="0"/>
          <w:marTop w:val="0"/>
          <w:marBottom w:val="0"/>
          <w:divBdr>
            <w:top w:val="none" w:sz="0" w:space="0" w:color="auto"/>
            <w:left w:val="none" w:sz="0" w:space="0" w:color="auto"/>
            <w:bottom w:val="none" w:sz="0" w:space="0" w:color="auto"/>
            <w:right w:val="none" w:sz="0" w:space="0" w:color="auto"/>
          </w:divBdr>
        </w:div>
        <w:div w:id="1093623244">
          <w:marLeft w:val="640"/>
          <w:marRight w:val="0"/>
          <w:marTop w:val="0"/>
          <w:marBottom w:val="0"/>
          <w:divBdr>
            <w:top w:val="none" w:sz="0" w:space="0" w:color="auto"/>
            <w:left w:val="none" w:sz="0" w:space="0" w:color="auto"/>
            <w:bottom w:val="none" w:sz="0" w:space="0" w:color="auto"/>
            <w:right w:val="none" w:sz="0" w:space="0" w:color="auto"/>
          </w:divBdr>
        </w:div>
        <w:div w:id="1136754514">
          <w:marLeft w:val="640"/>
          <w:marRight w:val="0"/>
          <w:marTop w:val="0"/>
          <w:marBottom w:val="0"/>
          <w:divBdr>
            <w:top w:val="none" w:sz="0" w:space="0" w:color="auto"/>
            <w:left w:val="none" w:sz="0" w:space="0" w:color="auto"/>
            <w:bottom w:val="none" w:sz="0" w:space="0" w:color="auto"/>
            <w:right w:val="none" w:sz="0" w:space="0" w:color="auto"/>
          </w:divBdr>
        </w:div>
        <w:div w:id="1287740200">
          <w:marLeft w:val="640"/>
          <w:marRight w:val="0"/>
          <w:marTop w:val="0"/>
          <w:marBottom w:val="0"/>
          <w:divBdr>
            <w:top w:val="none" w:sz="0" w:space="0" w:color="auto"/>
            <w:left w:val="none" w:sz="0" w:space="0" w:color="auto"/>
            <w:bottom w:val="none" w:sz="0" w:space="0" w:color="auto"/>
            <w:right w:val="none" w:sz="0" w:space="0" w:color="auto"/>
          </w:divBdr>
        </w:div>
        <w:div w:id="1316959694">
          <w:marLeft w:val="640"/>
          <w:marRight w:val="0"/>
          <w:marTop w:val="0"/>
          <w:marBottom w:val="0"/>
          <w:divBdr>
            <w:top w:val="none" w:sz="0" w:space="0" w:color="auto"/>
            <w:left w:val="none" w:sz="0" w:space="0" w:color="auto"/>
            <w:bottom w:val="none" w:sz="0" w:space="0" w:color="auto"/>
            <w:right w:val="none" w:sz="0" w:space="0" w:color="auto"/>
          </w:divBdr>
        </w:div>
        <w:div w:id="1418556448">
          <w:marLeft w:val="640"/>
          <w:marRight w:val="0"/>
          <w:marTop w:val="0"/>
          <w:marBottom w:val="0"/>
          <w:divBdr>
            <w:top w:val="none" w:sz="0" w:space="0" w:color="auto"/>
            <w:left w:val="none" w:sz="0" w:space="0" w:color="auto"/>
            <w:bottom w:val="none" w:sz="0" w:space="0" w:color="auto"/>
            <w:right w:val="none" w:sz="0" w:space="0" w:color="auto"/>
          </w:divBdr>
        </w:div>
        <w:div w:id="1538010046">
          <w:marLeft w:val="640"/>
          <w:marRight w:val="0"/>
          <w:marTop w:val="0"/>
          <w:marBottom w:val="0"/>
          <w:divBdr>
            <w:top w:val="none" w:sz="0" w:space="0" w:color="auto"/>
            <w:left w:val="none" w:sz="0" w:space="0" w:color="auto"/>
            <w:bottom w:val="none" w:sz="0" w:space="0" w:color="auto"/>
            <w:right w:val="none" w:sz="0" w:space="0" w:color="auto"/>
          </w:divBdr>
        </w:div>
        <w:div w:id="1628897312">
          <w:marLeft w:val="640"/>
          <w:marRight w:val="0"/>
          <w:marTop w:val="0"/>
          <w:marBottom w:val="0"/>
          <w:divBdr>
            <w:top w:val="none" w:sz="0" w:space="0" w:color="auto"/>
            <w:left w:val="none" w:sz="0" w:space="0" w:color="auto"/>
            <w:bottom w:val="none" w:sz="0" w:space="0" w:color="auto"/>
            <w:right w:val="none" w:sz="0" w:space="0" w:color="auto"/>
          </w:divBdr>
        </w:div>
        <w:div w:id="1642230327">
          <w:marLeft w:val="640"/>
          <w:marRight w:val="0"/>
          <w:marTop w:val="0"/>
          <w:marBottom w:val="0"/>
          <w:divBdr>
            <w:top w:val="none" w:sz="0" w:space="0" w:color="auto"/>
            <w:left w:val="none" w:sz="0" w:space="0" w:color="auto"/>
            <w:bottom w:val="none" w:sz="0" w:space="0" w:color="auto"/>
            <w:right w:val="none" w:sz="0" w:space="0" w:color="auto"/>
          </w:divBdr>
        </w:div>
        <w:div w:id="1661542291">
          <w:marLeft w:val="640"/>
          <w:marRight w:val="0"/>
          <w:marTop w:val="0"/>
          <w:marBottom w:val="0"/>
          <w:divBdr>
            <w:top w:val="none" w:sz="0" w:space="0" w:color="auto"/>
            <w:left w:val="none" w:sz="0" w:space="0" w:color="auto"/>
            <w:bottom w:val="none" w:sz="0" w:space="0" w:color="auto"/>
            <w:right w:val="none" w:sz="0" w:space="0" w:color="auto"/>
          </w:divBdr>
        </w:div>
        <w:div w:id="1686637289">
          <w:marLeft w:val="640"/>
          <w:marRight w:val="0"/>
          <w:marTop w:val="0"/>
          <w:marBottom w:val="0"/>
          <w:divBdr>
            <w:top w:val="none" w:sz="0" w:space="0" w:color="auto"/>
            <w:left w:val="none" w:sz="0" w:space="0" w:color="auto"/>
            <w:bottom w:val="none" w:sz="0" w:space="0" w:color="auto"/>
            <w:right w:val="none" w:sz="0" w:space="0" w:color="auto"/>
          </w:divBdr>
        </w:div>
        <w:div w:id="1691297412">
          <w:marLeft w:val="640"/>
          <w:marRight w:val="0"/>
          <w:marTop w:val="0"/>
          <w:marBottom w:val="0"/>
          <w:divBdr>
            <w:top w:val="none" w:sz="0" w:space="0" w:color="auto"/>
            <w:left w:val="none" w:sz="0" w:space="0" w:color="auto"/>
            <w:bottom w:val="none" w:sz="0" w:space="0" w:color="auto"/>
            <w:right w:val="none" w:sz="0" w:space="0" w:color="auto"/>
          </w:divBdr>
        </w:div>
        <w:div w:id="1848785822">
          <w:marLeft w:val="640"/>
          <w:marRight w:val="0"/>
          <w:marTop w:val="0"/>
          <w:marBottom w:val="0"/>
          <w:divBdr>
            <w:top w:val="none" w:sz="0" w:space="0" w:color="auto"/>
            <w:left w:val="none" w:sz="0" w:space="0" w:color="auto"/>
            <w:bottom w:val="none" w:sz="0" w:space="0" w:color="auto"/>
            <w:right w:val="none" w:sz="0" w:space="0" w:color="auto"/>
          </w:divBdr>
        </w:div>
        <w:div w:id="1904368552">
          <w:marLeft w:val="640"/>
          <w:marRight w:val="0"/>
          <w:marTop w:val="0"/>
          <w:marBottom w:val="0"/>
          <w:divBdr>
            <w:top w:val="none" w:sz="0" w:space="0" w:color="auto"/>
            <w:left w:val="none" w:sz="0" w:space="0" w:color="auto"/>
            <w:bottom w:val="none" w:sz="0" w:space="0" w:color="auto"/>
            <w:right w:val="none" w:sz="0" w:space="0" w:color="auto"/>
          </w:divBdr>
        </w:div>
        <w:div w:id="1978103137">
          <w:marLeft w:val="640"/>
          <w:marRight w:val="0"/>
          <w:marTop w:val="0"/>
          <w:marBottom w:val="0"/>
          <w:divBdr>
            <w:top w:val="none" w:sz="0" w:space="0" w:color="auto"/>
            <w:left w:val="none" w:sz="0" w:space="0" w:color="auto"/>
            <w:bottom w:val="none" w:sz="0" w:space="0" w:color="auto"/>
            <w:right w:val="none" w:sz="0" w:space="0" w:color="auto"/>
          </w:divBdr>
        </w:div>
        <w:div w:id="2001039200">
          <w:marLeft w:val="640"/>
          <w:marRight w:val="0"/>
          <w:marTop w:val="0"/>
          <w:marBottom w:val="0"/>
          <w:divBdr>
            <w:top w:val="none" w:sz="0" w:space="0" w:color="auto"/>
            <w:left w:val="none" w:sz="0" w:space="0" w:color="auto"/>
            <w:bottom w:val="none" w:sz="0" w:space="0" w:color="auto"/>
            <w:right w:val="none" w:sz="0" w:space="0" w:color="auto"/>
          </w:divBdr>
        </w:div>
        <w:div w:id="2025134194">
          <w:marLeft w:val="640"/>
          <w:marRight w:val="0"/>
          <w:marTop w:val="0"/>
          <w:marBottom w:val="0"/>
          <w:divBdr>
            <w:top w:val="none" w:sz="0" w:space="0" w:color="auto"/>
            <w:left w:val="none" w:sz="0" w:space="0" w:color="auto"/>
            <w:bottom w:val="none" w:sz="0" w:space="0" w:color="auto"/>
            <w:right w:val="none" w:sz="0" w:space="0" w:color="auto"/>
          </w:divBdr>
        </w:div>
        <w:div w:id="2068801572">
          <w:marLeft w:val="640"/>
          <w:marRight w:val="0"/>
          <w:marTop w:val="0"/>
          <w:marBottom w:val="0"/>
          <w:divBdr>
            <w:top w:val="none" w:sz="0" w:space="0" w:color="auto"/>
            <w:left w:val="none" w:sz="0" w:space="0" w:color="auto"/>
            <w:bottom w:val="none" w:sz="0" w:space="0" w:color="auto"/>
            <w:right w:val="none" w:sz="0" w:space="0" w:color="auto"/>
          </w:divBdr>
        </w:div>
        <w:div w:id="2087140940">
          <w:marLeft w:val="640"/>
          <w:marRight w:val="0"/>
          <w:marTop w:val="0"/>
          <w:marBottom w:val="0"/>
          <w:divBdr>
            <w:top w:val="none" w:sz="0" w:space="0" w:color="auto"/>
            <w:left w:val="none" w:sz="0" w:space="0" w:color="auto"/>
            <w:bottom w:val="none" w:sz="0" w:space="0" w:color="auto"/>
            <w:right w:val="none" w:sz="0" w:space="0" w:color="auto"/>
          </w:divBdr>
        </w:div>
        <w:div w:id="2087605281">
          <w:marLeft w:val="640"/>
          <w:marRight w:val="0"/>
          <w:marTop w:val="0"/>
          <w:marBottom w:val="0"/>
          <w:divBdr>
            <w:top w:val="none" w:sz="0" w:space="0" w:color="auto"/>
            <w:left w:val="none" w:sz="0" w:space="0" w:color="auto"/>
            <w:bottom w:val="none" w:sz="0" w:space="0" w:color="auto"/>
            <w:right w:val="none" w:sz="0" w:space="0" w:color="auto"/>
          </w:divBdr>
        </w:div>
        <w:div w:id="2089493791">
          <w:marLeft w:val="640"/>
          <w:marRight w:val="0"/>
          <w:marTop w:val="0"/>
          <w:marBottom w:val="0"/>
          <w:divBdr>
            <w:top w:val="none" w:sz="0" w:space="0" w:color="auto"/>
            <w:left w:val="none" w:sz="0" w:space="0" w:color="auto"/>
            <w:bottom w:val="none" w:sz="0" w:space="0" w:color="auto"/>
            <w:right w:val="none" w:sz="0" w:space="0" w:color="auto"/>
          </w:divBdr>
        </w:div>
        <w:div w:id="2102025214">
          <w:marLeft w:val="640"/>
          <w:marRight w:val="0"/>
          <w:marTop w:val="0"/>
          <w:marBottom w:val="0"/>
          <w:divBdr>
            <w:top w:val="none" w:sz="0" w:space="0" w:color="auto"/>
            <w:left w:val="none" w:sz="0" w:space="0" w:color="auto"/>
            <w:bottom w:val="none" w:sz="0" w:space="0" w:color="auto"/>
            <w:right w:val="none" w:sz="0" w:space="0" w:color="auto"/>
          </w:divBdr>
        </w:div>
        <w:div w:id="2114861399">
          <w:marLeft w:val="640"/>
          <w:marRight w:val="0"/>
          <w:marTop w:val="0"/>
          <w:marBottom w:val="0"/>
          <w:divBdr>
            <w:top w:val="none" w:sz="0" w:space="0" w:color="auto"/>
            <w:left w:val="none" w:sz="0" w:space="0" w:color="auto"/>
            <w:bottom w:val="none" w:sz="0" w:space="0" w:color="auto"/>
            <w:right w:val="none" w:sz="0" w:space="0" w:color="auto"/>
          </w:divBdr>
        </w:div>
        <w:div w:id="2129279582">
          <w:marLeft w:val="640"/>
          <w:marRight w:val="0"/>
          <w:marTop w:val="0"/>
          <w:marBottom w:val="0"/>
          <w:divBdr>
            <w:top w:val="none" w:sz="0" w:space="0" w:color="auto"/>
            <w:left w:val="none" w:sz="0" w:space="0" w:color="auto"/>
            <w:bottom w:val="none" w:sz="0" w:space="0" w:color="auto"/>
            <w:right w:val="none" w:sz="0" w:space="0" w:color="auto"/>
          </w:divBdr>
        </w:div>
      </w:divsChild>
    </w:div>
    <w:div w:id="1633124307">
      <w:bodyDiv w:val="1"/>
      <w:marLeft w:val="0"/>
      <w:marRight w:val="0"/>
      <w:marTop w:val="0"/>
      <w:marBottom w:val="0"/>
      <w:divBdr>
        <w:top w:val="none" w:sz="0" w:space="0" w:color="auto"/>
        <w:left w:val="none" w:sz="0" w:space="0" w:color="auto"/>
        <w:bottom w:val="none" w:sz="0" w:space="0" w:color="auto"/>
        <w:right w:val="none" w:sz="0" w:space="0" w:color="auto"/>
      </w:divBdr>
      <w:divsChild>
        <w:div w:id="28648248">
          <w:marLeft w:val="640"/>
          <w:marRight w:val="0"/>
          <w:marTop w:val="0"/>
          <w:marBottom w:val="0"/>
          <w:divBdr>
            <w:top w:val="none" w:sz="0" w:space="0" w:color="auto"/>
            <w:left w:val="none" w:sz="0" w:space="0" w:color="auto"/>
            <w:bottom w:val="none" w:sz="0" w:space="0" w:color="auto"/>
            <w:right w:val="none" w:sz="0" w:space="0" w:color="auto"/>
          </w:divBdr>
        </w:div>
        <w:div w:id="33847872">
          <w:marLeft w:val="640"/>
          <w:marRight w:val="0"/>
          <w:marTop w:val="0"/>
          <w:marBottom w:val="0"/>
          <w:divBdr>
            <w:top w:val="none" w:sz="0" w:space="0" w:color="auto"/>
            <w:left w:val="none" w:sz="0" w:space="0" w:color="auto"/>
            <w:bottom w:val="none" w:sz="0" w:space="0" w:color="auto"/>
            <w:right w:val="none" w:sz="0" w:space="0" w:color="auto"/>
          </w:divBdr>
        </w:div>
        <w:div w:id="129328951">
          <w:marLeft w:val="640"/>
          <w:marRight w:val="0"/>
          <w:marTop w:val="0"/>
          <w:marBottom w:val="0"/>
          <w:divBdr>
            <w:top w:val="none" w:sz="0" w:space="0" w:color="auto"/>
            <w:left w:val="none" w:sz="0" w:space="0" w:color="auto"/>
            <w:bottom w:val="none" w:sz="0" w:space="0" w:color="auto"/>
            <w:right w:val="none" w:sz="0" w:space="0" w:color="auto"/>
          </w:divBdr>
        </w:div>
        <w:div w:id="148711763">
          <w:marLeft w:val="640"/>
          <w:marRight w:val="0"/>
          <w:marTop w:val="0"/>
          <w:marBottom w:val="0"/>
          <w:divBdr>
            <w:top w:val="none" w:sz="0" w:space="0" w:color="auto"/>
            <w:left w:val="none" w:sz="0" w:space="0" w:color="auto"/>
            <w:bottom w:val="none" w:sz="0" w:space="0" w:color="auto"/>
            <w:right w:val="none" w:sz="0" w:space="0" w:color="auto"/>
          </w:divBdr>
        </w:div>
        <w:div w:id="162823244">
          <w:marLeft w:val="640"/>
          <w:marRight w:val="0"/>
          <w:marTop w:val="0"/>
          <w:marBottom w:val="0"/>
          <w:divBdr>
            <w:top w:val="none" w:sz="0" w:space="0" w:color="auto"/>
            <w:left w:val="none" w:sz="0" w:space="0" w:color="auto"/>
            <w:bottom w:val="none" w:sz="0" w:space="0" w:color="auto"/>
            <w:right w:val="none" w:sz="0" w:space="0" w:color="auto"/>
          </w:divBdr>
        </w:div>
        <w:div w:id="175536670">
          <w:marLeft w:val="640"/>
          <w:marRight w:val="0"/>
          <w:marTop w:val="0"/>
          <w:marBottom w:val="0"/>
          <w:divBdr>
            <w:top w:val="none" w:sz="0" w:space="0" w:color="auto"/>
            <w:left w:val="none" w:sz="0" w:space="0" w:color="auto"/>
            <w:bottom w:val="none" w:sz="0" w:space="0" w:color="auto"/>
            <w:right w:val="none" w:sz="0" w:space="0" w:color="auto"/>
          </w:divBdr>
        </w:div>
        <w:div w:id="235676154">
          <w:marLeft w:val="640"/>
          <w:marRight w:val="0"/>
          <w:marTop w:val="0"/>
          <w:marBottom w:val="0"/>
          <w:divBdr>
            <w:top w:val="none" w:sz="0" w:space="0" w:color="auto"/>
            <w:left w:val="none" w:sz="0" w:space="0" w:color="auto"/>
            <w:bottom w:val="none" w:sz="0" w:space="0" w:color="auto"/>
            <w:right w:val="none" w:sz="0" w:space="0" w:color="auto"/>
          </w:divBdr>
        </w:div>
        <w:div w:id="295569507">
          <w:marLeft w:val="640"/>
          <w:marRight w:val="0"/>
          <w:marTop w:val="0"/>
          <w:marBottom w:val="0"/>
          <w:divBdr>
            <w:top w:val="none" w:sz="0" w:space="0" w:color="auto"/>
            <w:left w:val="none" w:sz="0" w:space="0" w:color="auto"/>
            <w:bottom w:val="none" w:sz="0" w:space="0" w:color="auto"/>
            <w:right w:val="none" w:sz="0" w:space="0" w:color="auto"/>
          </w:divBdr>
        </w:div>
        <w:div w:id="329137447">
          <w:marLeft w:val="640"/>
          <w:marRight w:val="0"/>
          <w:marTop w:val="0"/>
          <w:marBottom w:val="0"/>
          <w:divBdr>
            <w:top w:val="none" w:sz="0" w:space="0" w:color="auto"/>
            <w:left w:val="none" w:sz="0" w:space="0" w:color="auto"/>
            <w:bottom w:val="none" w:sz="0" w:space="0" w:color="auto"/>
            <w:right w:val="none" w:sz="0" w:space="0" w:color="auto"/>
          </w:divBdr>
        </w:div>
        <w:div w:id="409693975">
          <w:marLeft w:val="640"/>
          <w:marRight w:val="0"/>
          <w:marTop w:val="0"/>
          <w:marBottom w:val="0"/>
          <w:divBdr>
            <w:top w:val="none" w:sz="0" w:space="0" w:color="auto"/>
            <w:left w:val="none" w:sz="0" w:space="0" w:color="auto"/>
            <w:bottom w:val="none" w:sz="0" w:space="0" w:color="auto"/>
            <w:right w:val="none" w:sz="0" w:space="0" w:color="auto"/>
          </w:divBdr>
        </w:div>
        <w:div w:id="455370822">
          <w:marLeft w:val="640"/>
          <w:marRight w:val="0"/>
          <w:marTop w:val="0"/>
          <w:marBottom w:val="0"/>
          <w:divBdr>
            <w:top w:val="none" w:sz="0" w:space="0" w:color="auto"/>
            <w:left w:val="none" w:sz="0" w:space="0" w:color="auto"/>
            <w:bottom w:val="none" w:sz="0" w:space="0" w:color="auto"/>
            <w:right w:val="none" w:sz="0" w:space="0" w:color="auto"/>
          </w:divBdr>
        </w:div>
        <w:div w:id="482888109">
          <w:marLeft w:val="640"/>
          <w:marRight w:val="0"/>
          <w:marTop w:val="0"/>
          <w:marBottom w:val="0"/>
          <w:divBdr>
            <w:top w:val="none" w:sz="0" w:space="0" w:color="auto"/>
            <w:left w:val="none" w:sz="0" w:space="0" w:color="auto"/>
            <w:bottom w:val="none" w:sz="0" w:space="0" w:color="auto"/>
            <w:right w:val="none" w:sz="0" w:space="0" w:color="auto"/>
          </w:divBdr>
        </w:div>
        <w:div w:id="509416013">
          <w:marLeft w:val="640"/>
          <w:marRight w:val="0"/>
          <w:marTop w:val="0"/>
          <w:marBottom w:val="0"/>
          <w:divBdr>
            <w:top w:val="none" w:sz="0" w:space="0" w:color="auto"/>
            <w:left w:val="none" w:sz="0" w:space="0" w:color="auto"/>
            <w:bottom w:val="none" w:sz="0" w:space="0" w:color="auto"/>
            <w:right w:val="none" w:sz="0" w:space="0" w:color="auto"/>
          </w:divBdr>
        </w:div>
        <w:div w:id="568882786">
          <w:marLeft w:val="640"/>
          <w:marRight w:val="0"/>
          <w:marTop w:val="0"/>
          <w:marBottom w:val="0"/>
          <w:divBdr>
            <w:top w:val="none" w:sz="0" w:space="0" w:color="auto"/>
            <w:left w:val="none" w:sz="0" w:space="0" w:color="auto"/>
            <w:bottom w:val="none" w:sz="0" w:space="0" w:color="auto"/>
            <w:right w:val="none" w:sz="0" w:space="0" w:color="auto"/>
          </w:divBdr>
        </w:div>
        <w:div w:id="573441891">
          <w:marLeft w:val="640"/>
          <w:marRight w:val="0"/>
          <w:marTop w:val="0"/>
          <w:marBottom w:val="0"/>
          <w:divBdr>
            <w:top w:val="none" w:sz="0" w:space="0" w:color="auto"/>
            <w:left w:val="none" w:sz="0" w:space="0" w:color="auto"/>
            <w:bottom w:val="none" w:sz="0" w:space="0" w:color="auto"/>
            <w:right w:val="none" w:sz="0" w:space="0" w:color="auto"/>
          </w:divBdr>
        </w:div>
        <w:div w:id="577246613">
          <w:marLeft w:val="640"/>
          <w:marRight w:val="0"/>
          <w:marTop w:val="0"/>
          <w:marBottom w:val="0"/>
          <w:divBdr>
            <w:top w:val="none" w:sz="0" w:space="0" w:color="auto"/>
            <w:left w:val="none" w:sz="0" w:space="0" w:color="auto"/>
            <w:bottom w:val="none" w:sz="0" w:space="0" w:color="auto"/>
            <w:right w:val="none" w:sz="0" w:space="0" w:color="auto"/>
          </w:divBdr>
        </w:div>
        <w:div w:id="625694099">
          <w:marLeft w:val="640"/>
          <w:marRight w:val="0"/>
          <w:marTop w:val="0"/>
          <w:marBottom w:val="0"/>
          <w:divBdr>
            <w:top w:val="none" w:sz="0" w:space="0" w:color="auto"/>
            <w:left w:val="none" w:sz="0" w:space="0" w:color="auto"/>
            <w:bottom w:val="none" w:sz="0" w:space="0" w:color="auto"/>
            <w:right w:val="none" w:sz="0" w:space="0" w:color="auto"/>
          </w:divBdr>
        </w:div>
        <w:div w:id="647131421">
          <w:marLeft w:val="640"/>
          <w:marRight w:val="0"/>
          <w:marTop w:val="0"/>
          <w:marBottom w:val="0"/>
          <w:divBdr>
            <w:top w:val="none" w:sz="0" w:space="0" w:color="auto"/>
            <w:left w:val="none" w:sz="0" w:space="0" w:color="auto"/>
            <w:bottom w:val="none" w:sz="0" w:space="0" w:color="auto"/>
            <w:right w:val="none" w:sz="0" w:space="0" w:color="auto"/>
          </w:divBdr>
        </w:div>
        <w:div w:id="675234133">
          <w:marLeft w:val="640"/>
          <w:marRight w:val="0"/>
          <w:marTop w:val="0"/>
          <w:marBottom w:val="0"/>
          <w:divBdr>
            <w:top w:val="none" w:sz="0" w:space="0" w:color="auto"/>
            <w:left w:val="none" w:sz="0" w:space="0" w:color="auto"/>
            <w:bottom w:val="none" w:sz="0" w:space="0" w:color="auto"/>
            <w:right w:val="none" w:sz="0" w:space="0" w:color="auto"/>
          </w:divBdr>
        </w:div>
        <w:div w:id="691684154">
          <w:marLeft w:val="640"/>
          <w:marRight w:val="0"/>
          <w:marTop w:val="0"/>
          <w:marBottom w:val="0"/>
          <w:divBdr>
            <w:top w:val="none" w:sz="0" w:space="0" w:color="auto"/>
            <w:left w:val="none" w:sz="0" w:space="0" w:color="auto"/>
            <w:bottom w:val="none" w:sz="0" w:space="0" w:color="auto"/>
            <w:right w:val="none" w:sz="0" w:space="0" w:color="auto"/>
          </w:divBdr>
        </w:div>
        <w:div w:id="785854661">
          <w:marLeft w:val="640"/>
          <w:marRight w:val="0"/>
          <w:marTop w:val="0"/>
          <w:marBottom w:val="0"/>
          <w:divBdr>
            <w:top w:val="none" w:sz="0" w:space="0" w:color="auto"/>
            <w:left w:val="none" w:sz="0" w:space="0" w:color="auto"/>
            <w:bottom w:val="none" w:sz="0" w:space="0" w:color="auto"/>
            <w:right w:val="none" w:sz="0" w:space="0" w:color="auto"/>
          </w:divBdr>
        </w:div>
        <w:div w:id="850292885">
          <w:marLeft w:val="640"/>
          <w:marRight w:val="0"/>
          <w:marTop w:val="0"/>
          <w:marBottom w:val="0"/>
          <w:divBdr>
            <w:top w:val="none" w:sz="0" w:space="0" w:color="auto"/>
            <w:left w:val="none" w:sz="0" w:space="0" w:color="auto"/>
            <w:bottom w:val="none" w:sz="0" w:space="0" w:color="auto"/>
            <w:right w:val="none" w:sz="0" w:space="0" w:color="auto"/>
          </w:divBdr>
        </w:div>
        <w:div w:id="852844043">
          <w:marLeft w:val="640"/>
          <w:marRight w:val="0"/>
          <w:marTop w:val="0"/>
          <w:marBottom w:val="0"/>
          <w:divBdr>
            <w:top w:val="none" w:sz="0" w:space="0" w:color="auto"/>
            <w:left w:val="none" w:sz="0" w:space="0" w:color="auto"/>
            <w:bottom w:val="none" w:sz="0" w:space="0" w:color="auto"/>
            <w:right w:val="none" w:sz="0" w:space="0" w:color="auto"/>
          </w:divBdr>
        </w:div>
        <w:div w:id="1056591720">
          <w:marLeft w:val="640"/>
          <w:marRight w:val="0"/>
          <w:marTop w:val="0"/>
          <w:marBottom w:val="0"/>
          <w:divBdr>
            <w:top w:val="none" w:sz="0" w:space="0" w:color="auto"/>
            <w:left w:val="none" w:sz="0" w:space="0" w:color="auto"/>
            <w:bottom w:val="none" w:sz="0" w:space="0" w:color="auto"/>
            <w:right w:val="none" w:sz="0" w:space="0" w:color="auto"/>
          </w:divBdr>
        </w:div>
        <w:div w:id="1059404807">
          <w:marLeft w:val="640"/>
          <w:marRight w:val="0"/>
          <w:marTop w:val="0"/>
          <w:marBottom w:val="0"/>
          <w:divBdr>
            <w:top w:val="none" w:sz="0" w:space="0" w:color="auto"/>
            <w:left w:val="none" w:sz="0" w:space="0" w:color="auto"/>
            <w:bottom w:val="none" w:sz="0" w:space="0" w:color="auto"/>
            <w:right w:val="none" w:sz="0" w:space="0" w:color="auto"/>
          </w:divBdr>
        </w:div>
        <w:div w:id="1079905273">
          <w:marLeft w:val="640"/>
          <w:marRight w:val="0"/>
          <w:marTop w:val="0"/>
          <w:marBottom w:val="0"/>
          <w:divBdr>
            <w:top w:val="none" w:sz="0" w:space="0" w:color="auto"/>
            <w:left w:val="none" w:sz="0" w:space="0" w:color="auto"/>
            <w:bottom w:val="none" w:sz="0" w:space="0" w:color="auto"/>
            <w:right w:val="none" w:sz="0" w:space="0" w:color="auto"/>
          </w:divBdr>
        </w:div>
        <w:div w:id="1097362343">
          <w:marLeft w:val="640"/>
          <w:marRight w:val="0"/>
          <w:marTop w:val="0"/>
          <w:marBottom w:val="0"/>
          <w:divBdr>
            <w:top w:val="none" w:sz="0" w:space="0" w:color="auto"/>
            <w:left w:val="none" w:sz="0" w:space="0" w:color="auto"/>
            <w:bottom w:val="none" w:sz="0" w:space="0" w:color="auto"/>
            <w:right w:val="none" w:sz="0" w:space="0" w:color="auto"/>
          </w:divBdr>
        </w:div>
        <w:div w:id="1196888687">
          <w:marLeft w:val="640"/>
          <w:marRight w:val="0"/>
          <w:marTop w:val="0"/>
          <w:marBottom w:val="0"/>
          <w:divBdr>
            <w:top w:val="none" w:sz="0" w:space="0" w:color="auto"/>
            <w:left w:val="none" w:sz="0" w:space="0" w:color="auto"/>
            <w:bottom w:val="none" w:sz="0" w:space="0" w:color="auto"/>
            <w:right w:val="none" w:sz="0" w:space="0" w:color="auto"/>
          </w:divBdr>
        </w:div>
        <w:div w:id="1205942899">
          <w:marLeft w:val="640"/>
          <w:marRight w:val="0"/>
          <w:marTop w:val="0"/>
          <w:marBottom w:val="0"/>
          <w:divBdr>
            <w:top w:val="none" w:sz="0" w:space="0" w:color="auto"/>
            <w:left w:val="none" w:sz="0" w:space="0" w:color="auto"/>
            <w:bottom w:val="none" w:sz="0" w:space="0" w:color="auto"/>
            <w:right w:val="none" w:sz="0" w:space="0" w:color="auto"/>
          </w:divBdr>
        </w:div>
        <w:div w:id="1209226034">
          <w:marLeft w:val="640"/>
          <w:marRight w:val="0"/>
          <w:marTop w:val="0"/>
          <w:marBottom w:val="0"/>
          <w:divBdr>
            <w:top w:val="none" w:sz="0" w:space="0" w:color="auto"/>
            <w:left w:val="none" w:sz="0" w:space="0" w:color="auto"/>
            <w:bottom w:val="none" w:sz="0" w:space="0" w:color="auto"/>
            <w:right w:val="none" w:sz="0" w:space="0" w:color="auto"/>
          </w:divBdr>
        </w:div>
        <w:div w:id="1229193227">
          <w:marLeft w:val="640"/>
          <w:marRight w:val="0"/>
          <w:marTop w:val="0"/>
          <w:marBottom w:val="0"/>
          <w:divBdr>
            <w:top w:val="none" w:sz="0" w:space="0" w:color="auto"/>
            <w:left w:val="none" w:sz="0" w:space="0" w:color="auto"/>
            <w:bottom w:val="none" w:sz="0" w:space="0" w:color="auto"/>
            <w:right w:val="none" w:sz="0" w:space="0" w:color="auto"/>
          </w:divBdr>
        </w:div>
        <w:div w:id="1242525528">
          <w:marLeft w:val="640"/>
          <w:marRight w:val="0"/>
          <w:marTop w:val="0"/>
          <w:marBottom w:val="0"/>
          <w:divBdr>
            <w:top w:val="none" w:sz="0" w:space="0" w:color="auto"/>
            <w:left w:val="none" w:sz="0" w:space="0" w:color="auto"/>
            <w:bottom w:val="none" w:sz="0" w:space="0" w:color="auto"/>
            <w:right w:val="none" w:sz="0" w:space="0" w:color="auto"/>
          </w:divBdr>
        </w:div>
        <w:div w:id="1260597310">
          <w:marLeft w:val="640"/>
          <w:marRight w:val="0"/>
          <w:marTop w:val="0"/>
          <w:marBottom w:val="0"/>
          <w:divBdr>
            <w:top w:val="none" w:sz="0" w:space="0" w:color="auto"/>
            <w:left w:val="none" w:sz="0" w:space="0" w:color="auto"/>
            <w:bottom w:val="none" w:sz="0" w:space="0" w:color="auto"/>
            <w:right w:val="none" w:sz="0" w:space="0" w:color="auto"/>
          </w:divBdr>
        </w:div>
        <w:div w:id="1283607459">
          <w:marLeft w:val="640"/>
          <w:marRight w:val="0"/>
          <w:marTop w:val="0"/>
          <w:marBottom w:val="0"/>
          <w:divBdr>
            <w:top w:val="none" w:sz="0" w:space="0" w:color="auto"/>
            <w:left w:val="none" w:sz="0" w:space="0" w:color="auto"/>
            <w:bottom w:val="none" w:sz="0" w:space="0" w:color="auto"/>
            <w:right w:val="none" w:sz="0" w:space="0" w:color="auto"/>
          </w:divBdr>
        </w:div>
        <w:div w:id="1324090016">
          <w:marLeft w:val="640"/>
          <w:marRight w:val="0"/>
          <w:marTop w:val="0"/>
          <w:marBottom w:val="0"/>
          <w:divBdr>
            <w:top w:val="none" w:sz="0" w:space="0" w:color="auto"/>
            <w:left w:val="none" w:sz="0" w:space="0" w:color="auto"/>
            <w:bottom w:val="none" w:sz="0" w:space="0" w:color="auto"/>
            <w:right w:val="none" w:sz="0" w:space="0" w:color="auto"/>
          </w:divBdr>
        </w:div>
        <w:div w:id="1342505792">
          <w:marLeft w:val="640"/>
          <w:marRight w:val="0"/>
          <w:marTop w:val="0"/>
          <w:marBottom w:val="0"/>
          <w:divBdr>
            <w:top w:val="none" w:sz="0" w:space="0" w:color="auto"/>
            <w:left w:val="none" w:sz="0" w:space="0" w:color="auto"/>
            <w:bottom w:val="none" w:sz="0" w:space="0" w:color="auto"/>
            <w:right w:val="none" w:sz="0" w:space="0" w:color="auto"/>
          </w:divBdr>
        </w:div>
        <w:div w:id="1427118554">
          <w:marLeft w:val="640"/>
          <w:marRight w:val="0"/>
          <w:marTop w:val="0"/>
          <w:marBottom w:val="0"/>
          <w:divBdr>
            <w:top w:val="none" w:sz="0" w:space="0" w:color="auto"/>
            <w:left w:val="none" w:sz="0" w:space="0" w:color="auto"/>
            <w:bottom w:val="none" w:sz="0" w:space="0" w:color="auto"/>
            <w:right w:val="none" w:sz="0" w:space="0" w:color="auto"/>
          </w:divBdr>
        </w:div>
        <w:div w:id="1591113290">
          <w:marLeft w:val="640"/>
          <w:marRight w:val="0"/>
          <w:marTop w:val="0"/>
          <w:marBottom w:val="0"/>
          <w:divBdr>
            <w:top w:val="none" w:sz="0" w:space="0" w:color="auto"/>
            <w:left w:val="none" w:sz="0" w:space="0" w:color="auto"/>
            <w:bottom w:val="none" w:sz="0" w:space="0" w:color="auto"/>
            <w:right w:val="none" w:sz="0" w:space="0" w:color="auto"/>
          </w:divBdr>
        </w:div>
        <w:div w:id="1608268307">
          <w:marLeft w:val="640"/>
          <w:marRight w:val="0"/>
          <w:marTop w:val="0"/>
          <w:marBottom w:val="0"/>
          <w:divBdr>
            <w:top w:val="none" w:sz="0" w:space="0" w:color="auto"/>
            <w:left w:val="none" w:sz="0" w:space="0" w:color="auto"/>
            <w:bottom w:val="none" w:sz="0" w:space="0" w:color="auto"/>
            <w:right w:val="none" w:sz="0" w:space="0" w:color="auto"/>
          </w:divBdr>
        </w:div>
        <w:div w:id="1720393192">
          <w:marLeft w:val="640"/>
          <w:marRight w:val="0"/>
          <w:marTop w:val="0"/>
          <w:marBottom w:val="0"/>
          <w:divBdr>
            <w:top w:val="none" w:sz="0" w:space="0" w:color="auto"/>
            <w:left w:val="none" w:sz="0" w:space="0" w:color="auto"/>
            <w:bottom w:val="none" w:sz="0" w:space="0" w:color="auto"/>
            <w:right w:val="none" w:sz="0" w:space="0" w:color="auto"/>
          </w:divBdr>
        </w:div>
        <w:div w:id="1729767481">
          <w:marLeft w:val="640"/>
          <w:marRight w:val="0"/>
          <w:marTop w:val="0"/>
          <w:marBottom w:val="0"/>
          <w:divBdr>
            <w:top w:val="none" w:sz="0" w:space="0" w:color="auto"/>
            <w:left w:val="none" w:sz="0" w:space="0" w:color="auto"/>
            <w:bottom w:val="none" w:sz="0" w:space="0" w:color="auto"/>
            <w:right w:val="none" w:sz="0" w:space="0" w:color="auto"/>
          </w:divBdr>
        </w:div>
        <w:div w:id="1783111083">
          <w:marLeft w:val="640"/>
          <w:marRight w:val="0"/>
          <w:marTop w:val="0"/>
          <w:marBottom w:val="0"/>
          <w:divBdr>
            <w:top w:val="none" w:sz="0" w:space="0" w:color="auto"/>
            <w:left w:val="none" w:sz="0" w:space="0" w:color="auto"/>
            <w:bottom w:val="none" w:sz="0" w:space="0" w:color="auto"/>
            <w:right w:val="none" w:sz="0" w:space="0" w:color="auto"/>
          </w:divBdr>
        </w:div>
        <w:div w:id="1809664295">
          <w:marLeft w:val="640"/>
          <w:marRight w:val="0"/>
          <w:marTop w:val="0"/>
          <w:marBottom w:val="0"/>
          <w:divBdr>
            <w:top w:val="none" w:sz="0" w:space="0" w:color="auto"/>
            <w:left w:val="none" w:sz="0" w:space="0" w:color="auto"/>
            <w:bottom w:val="none" w:sz="0" w:space="0" w:color="auto"/>
            <w:right w:val="none" w:sz="0" w:space="0" w:color="auto"/>
          </w:divBdr>
        </w:div>
        <w:div w:id="1967806879">
          <w:marLeft w:val="640"/>
          <w:marRight w:val="0"/>
          <w:marTop w:val="0"/>
          <w:marBottom w:val="0"/>
          <w:divBdr>
            <w:top w:val="none" w:sz="0" w:space="0" w:color="auto"/>
            <w:left w:val="none" w:sz="0" w:space="0" w:color="auto"/>
            <w:bottom w:val="none" w:sz="0" w:space="0" w:color="auto"/>
            <w:right w:val="none" w:sz="0" w:space="0" w:color="auto"/>
          </w:divBdr>
        </w:div>
        <w:div w:id="2015567296">
          <w:marLeft w:val="640"/>
          <w:marRight w:val="0"/>
          <w:marTop w:val="0"/>
          <w:marBottom w:val="0"/>
          <w:divBdr>
            <w:top w:val="none" w:sz="0" w:space="0" w:color="auto"/>
            <w:left w:val="none" w:sz="0" w:space="0" w:color="auto"/>
            <w:bottom w:val="none" w:sz="0" w:space="0" w:color="auto"/>
            <w:right w:val="none" w:sz="0" w:space="0" w:color="auto"/>
          </w:divBdr>
        </w:div>
        <w:div w:id="2087026135">
          <w:marLeft w:val="640"/>
          <w:marRight w:val="0"/>
          <w:marTop w:val="0"/>
          <w:marBottom w:val="0"/>
          <w:divBdr>
            <w:top w:val="none" w:sz="0" w:space="0" w:color="auto"/>
            <w:left w:val="none" w:sz="0" w:space="0" w:color="auto"/>
            <w:bottom w:val="none" w:sz="0" w:space="0" w:color="auto"/>
            <w:right w:val="none" w:sz="0" w:space="0" w:color="auto"/>
          </w:divBdr>
        </w:div>
        <w:div w:id="2092198037">
          <w:marLeft w:val="640"/>
          <w:marRight w:val="0"/>
          <w:marTop w:val="0"/>
          <w:marBottom w:val="0"/>
          <w:divBdr>
            <w:top w:val="none" w:sz="0" w:space="0" w:color="auto"/>
            <w:left w:val="none" w:sz="0" w:space="0" w:color="auto"/>
            <w:bottom w:val="none" w:sz="0" w:space="0" w:color="auto"/>
            <w:right w:val="none" w:sz="0" w:space="0" w:color="auto"/>
          </w:divBdr>
        </w:div>
        <w:div w:id="2115589971">
          <w:marLeft w:val="640"/>
          <w:marRight w:val="0"/>
          <w:marTop w:val="0"/>
          <w:marBottom w:val="0"/>
          <w:divBdr>
            <w:top w:val="none" w:sz="0" w:space="0" w:color="auto"/>
            <w:left w:val="none" w:sz="0" w:space="0" w:color="auto"/>
            <w:bottom w:val="none" w:sz="0" w:space="0" w:color="auto"/>
            <w:right w:val="none" w:sz="0" w:space="0" w:color="auto"/>
          </w:divBdr>
        </w:div>
      </w:divsChild>
    </w:div>
    <w:div w:id="1651444120">
      <w:bodyDiv w:val="1"/>
      <w:marLeft w:val="0"/>
      <w:marRight w:val="0"/>
      <w:marTop w:val="0"/>
      <w:marBottom w:val="0"/>
      <w:divBdr>
        <w:top w:val="none" w:sz="0" w:space="0" w:color="auto"/>
        <w:left w:val="none" w:sz="0" w:space="0" w:color="auto"/>
        <w:bottom w:val="none" w:sz="0" w:space="0" w:color="auto"/>
        <w:right w:val="none" w:sz="0" w:space="0" w:color="auto"/>
      </w:divBdr>
    </w:div>
    <w:div w:id="1662349467">
      <w:bodyDiv w:val="1"/>
      <w:marLeft w:val="0"/>
      <w:marRight w:val="0"/>
      <w:marTop w:val="0"/>
      <w:marBottom w:val="0"/>
      <w:divBdr>
        <w:top w:val="none" w:sz="0" w:space="0" w:color="auto"/>
        <w:left w:val="none" w:sz="0" w:space="0" w:color="auto"/>
        <w:bottom w:val="none" w:sz="0" w:space="0" w:color="auto"/>
        <w:right w:val="none" w:sz="0" w:space="0" w:color="auto"/>
      </w:divBdr>
      <w:divsChild>
        <w:div w:id="2246259">
          <w:marLeft w:val="640"/>
          <w:marRight w:val="0"/>
          <w:marTop w:val="0"/>
          <w:marBottom w:val="0"/>
          <w:divBdr>
            <w:top w:val="none" w:sz="0" w:space="0" w:color="auto"/>
            <w:left w:val="none" w:sz="0" w:space="0" w:color="auto"/>
            <w:bottom w:val="none" w:sz="0" w:space="0" w:color="auto"/>
            <w:right w:val="none" w:sz="0" w:space="0" w:color="auto"/>
          </w:divBdr>
        </w:div>
        <w:div w:id="29112349">
          <w:marLeft w:val="640"/>
          <w:marRight w:val="0"/>
          <w:marTop w:val="0"/>
          <w:marBottom w:val="0"/>
          <w:divBdr>
            <w:top w:val="none" w:sz="0" w:space="0" w:color="auto"/>
            <w:left w:val="none" w:sz="0" w:space="0" w:color="auto"/>
            <w:bottom w:val="none" w:sz="0" w:space="0" w:color="auto"/>
            <w:right w:val="none" w:sz="0" w:space="0" w:color="auto"/>
          </w:divBdr>
        </w:div>
        <w:div w:id="33388394">
          <w:marLeft w:val="640"/>
          <w:marRight w:val="0"/>
          <w:marTop w:val="0"/>
          <w:marBottom w:val="0"/>
          <w:divBdr>
            <w:top w:val="none" w:sz="0" w:space="0" w:color="auto"/>
            <w:left w:val="none" w:sz="0" w:space="0" w:color="auto"/>
            <w:bottom w:val="none" w:sz="0" w:space="0" w:color="auto"/>
            <w:right w:val="none" w:sz="0" w:space="0" w:color="auto"/>
          </w:divBdr>
        </w:div>
        <w:div w:id="76484775">
          <w:marLeft w:val="640"/>
          <w:marRight w:val="0"/>
          <w:marTop w:val="0"/>
          <w:marBottom w:val="0"/>
          <w:divBdr>
            <w:top w:val="none" w:sz="0" w:space="0" w:color="auto"/>
            <w:left w:val="none" w:sz="0" w:space="0" w:color="auto"/>
            <w:bottom w:val="none" w:sz="0" w:space="0" w:color="auto"/>
            <w:right w:val="none" w:sz="0" w:space="0" w:color="auto"/>
          </w:divBdr>
        </w:div>
        <w:div w:id="106855706">
          <w:marLeft w:val="640"/>
          <w:marRight w:val="0"/>
          <w:marTop w:val="0"/>
          <w:marBottom w:val="0"/>
          <w:divBdr>
            <w:top w:val="none" w:sz="0" w:space="0" w:color="auto"/>
            <w:left w:val="none" w:sz="0" w:space="0" w:color="auto"/>
            <w:bottom w:val="none" w:sz="0" w:space="0" w:color="auto"/>
            <w:right w:val="none" w:sz="0" w:space="0" w:color="auto"/>
          </w:divBdr>
        </w:div>
        <w:div w:id="108087561">
          <w:marLeft w:val="640"/>
          <w:marRight w:val="0"/>
          <w:marTop w:val="0"/>
          <w:marBottom w:val="0"/>
          <w:divBdr>
            <w:top w:val="none" w:sz="0" w:space="0" w:color="auto"/>
            <w:left w:val="none" w:sz="0" w:space="0" w:color="auto"/>
            <w:bottom w:val="none" w:sz="0" w:space="0" w:color="auto"/>
            <w:right w:val="none" w:sz="0" w:space="0" w:color="auto"/>
          </w:divBdr>
        </w:div>
        <w:div w:id="205915926">
          <w:marLeft w:val="640"/>
          <w:marRight w:val="0"/>
          <w:marTop w:val="0"/>
          <w:marBottom w:val="0"/>
          <w:divBdr>
            <w:top w:val="none" w:sz="0" w:space="0" w:color="auto"/>
            <w:left w:val="none" w:sz="0" w:space="0" w:color="auto"/>
            <w:bottom w:val="none" w:sz="0" w:space="0" w:color="auto"/>
            <w:right w:val="none" w:sz="0" w:space="0" w:color="auto"/>
          </w:divBdr>
        </w:div>
        <w:div w:id="213397835">
          <w:marLeft w:val="640"/>
          <w:marRight w:val="0"/>
          <w:marTop w:val="0"/>
          <w:marBottom w:val="0"/>
          <w:divBdr>
            <w:top w:val="none" w:sz="0" w:space="0" w:color="auto"/>
            <w:left w:val="none" w:sz="0" w:space="0" w:color="auto"/>
            <w:bottom w:val="none" w:sz="0" w:space="0" w:color="auto"/>
            <w:right w:val="none" w:sz="0" w:space="0" w:color="auto"/>
          </w:divBdr>
        </w:div>
        <w:div w:id="213739418">
          <w:marLeft w:val="640"/>
          <w:marRight w:val="0"/>
          <w:marTop w:val="0"/>
          <w:marBottom w:val="0"/>
          <w:divBdr>
            <w:top w:val="none" w:sz="0" w:space="0" w:color="auto"/>
            <w:left w:val="none" w:sz="0" w:space="0" w:color="auto"/>
            <w:bottom w:val="none" w:sz="0" w:space="0" w:color="auto"/>
            <w:right w:val="none" w:sz="0" w:space="0" w:color="auto"/>
          </w:divBdr>
        </w:div>
        <w:div w:id="224338076">
          <w:marLeft w:val="640"/>
          <w:marRight w:val="0"/>
          <w:marTop w:val="0"/>
          <w:marBottom w:val="0"/>
          <w:divBdr>
            <w:top w:val="none" w:sz="0" w:space="0" w:color="auto"/>
            <w:left w:val="none" w:sz="0" w:space="0" w:color="auto"/>
            <w:bottom w:val="none" w:sz="0" w:space="0" w:color="auto"/>
            <w:right w:val="none" w:sz="0" w:space="0" w:color="auto"/>
          </w:divBdr>
        </w:div>
        <w:div w:id="229004331">
          <w:marLeft w:val="640"/>
          <w:marRight w:val="0"/>
          <w:marTop w:val="0"/>
          <w:marBottom w:val="0"/>
          <w:divBdr>
            <w:top w:val="none" w:sz="0" w:space="0" w:color="auto"/>
            <w:left w:val="none" w:sz="0" w:space="0" w:color="auto"/>
            <w:bottom w:val="none" w:sz="0" w:space="0" w:color="auto"/>
            <w:right w:val="none" w:sz="0" w:space="0" w:color="auto"/>
          </w:divBdr>
        </w:div>
        <w:div w:id="328753730">
          <w:marLeft w:val="640"/>
          <w:marRight w:val="0"/>
          <w:marTop w:val="0"/>
          <w:marBottom w:val="0"/>
          <w:divBdr>
            <w:top w:val="none" w:sz="0" w:space="0" w:color="auto"/>
            <w:left w:val="none" w:sz="0" w:space="0" w:color="auto"/>
            <w:bottom w:val="none" w:sz="0" w:space="0" w:color="auto"/>
            <w:right w:val="none" w:sz="0" w:space="0" w:color="auto"/>
          </w:divBdr>
        </w:div>
        <w:div w:id="357393349">
          <w:marLeft w:val="640"/>
          <w:marRight w:val="0"/>
          <w:marTop w:val="0"/>
          <w:marBottom w:val="0"/>
          <w:divBdr>
            <w:top w:val="none" w:sz="0" w:space="0" w:color="auto"/>
            <w:left w:val="none" w:sz="0" w:space="0" w:color="auto"/>
            <w:bottom w:val="none" w:sz="0" w:space="0" w:color="auto"/>
            <w:right w:val="none" w:sz="0" w:space="0" w:color="auto"/>
          </w:divBdr>
        </w:div>
        <w:div w:id="394008290">
          <w:marLeft w:val="640"/>
          <w:marRight w:val="0"/>
          <w:marTop w:val="0"/>
          <w:marBottom w:val="0"/>
          <w:divBdr>
            <w:top w:val="none" w:sz="0" w:space="0" w:color="auto"/>
            <w:left w:val="none" w:sz="0" w:space="0" w:color="auto"/>
            <w:bottom w:val="none" w:sz="0" w:space="0" w:color="auto"/>
            <w:right w:val="none" w:sz="0" w:space="0" w:color="auto"/>
          </w:divBdr>
        </w:div>
        <w:div w:id="398792581">
          <w:marLeft w:val="640"/>
          <w:marRight w:val="0"/>
          <w:marTop w:val="0"/>
          <w:marBottom w:val="0"/>
          <w:divBdr>
            <w:top w:val="none" w:sz="0" w:space="0" w:color="auto"/>
            <w:left w:val="none" w:sz="0" w:space="0" w:color="auto"/>
            <w:bottom w:val="none" w:sz="0" w:space="0" w:color="auto"/>
            <w:right w:val="none" w:sz="0" w:space="0" w:color="auto"/>
          </w:divBdr>
        </w:div>
        <w:div w:id="426080148">
          <w:marLeft w:val="640"/>
          <w:marRight w:val="0"/>
          <w:marTop w:val="0"/>
          <w:marBottom w:val="0"/>
          <w:divBdr>
            <w:top w:val="none" w:sz="0" w:space="0" w:color="auto"/>
            <w:left w:val="none" w:sz="0" w:space="0" w:color="auto"/>
            <w:bottom w:val="none" w:sz="0" w:space="0" w:color="auto"/>
            <w:right w:val="none" w:sz="0" w:space="0" w:color="auto"/>
          </w:divBdr>
        </w:div>
        <w:div w:id="454250868">
          <w:marLeft w:val="640"/>
          <w:marRight w:val="0"/>
          <w:marTop w:val="0"/>
          <w:marBottom w:val="0"/>
          <w:divBdr>
            <w:top w:val="none" w:sz="0" w:space="0" w:color="auto"/>
            <w:left w:val="none" w:sz="0" w:space="0" w:color="auto"/>
            <w:bottom w:val="none" w:sz="0" w:space="0" w:color="auto"/>
            <w:right w:val="none" w:sz="0" w:space="0" w:color="auto"/>
          </w:divBdr>
        </w:div>
        <w:div w:id="456074076">
          <w:marLeft w:val="640"/>
          <w:marRight w:val="0"/>
          <w:marTop w:val="0"/>
          <w:marBottom w:val="0"/>
          <w:divBdr>
            <w:top w:val="none" w:sz="0" w:space="0" w:color="auto"/>
            <w:left w:val="none" w:sz="0" w:space="0" w:color="auto"/>
            <w:bottom w:val="none" w:sz="0" w:space="0" w:color="auto"/>
            <w:right w:val="none" w:sz="0" w:space="0" w:color="auto"/>
          </w:divBdr>
        </w:div>
        <w:div w:id="541795369">
          <w:marLeft w:val="640"/>
          <w:marRight w:val="0"/>
          <w:marTop w:val="0"/>
          <w:marBottom w:val="0"/>
          <w:divBdr>
            <w:top w:val="none" w:sz="0" w:space="0" w:color="auto"/>
            <w:left w:val="none" w:sz="0" w:space="0" w:color="auto"/>
            <w:bottom w:val="none" w:sz="0" w:space="0" w:color="auto"/>
            <w:right w:val="none" w:sz="0" w:space="0" w:color="auto"/>
          </w:divBdr>
        </w:div>
        <w:div w:id="561987569">
          <w:marLeft w:val="640"/>
          <w:marRight w:val="0"/>
          <w:marTop w:val="0"/>
          <w:marBottom w:val="0"/>
          <w:divBdr>
            <w:top w:val="none" w:sz="0" w:space="0" w:color="auto"/>
            <w:left w:val="none" w:sz="0" w:space="0" w:color="auto"/>
            <w:bottom w:val="none" w:sz="0" w:space="0" w:color="auto"/>
            <w:right w:val="none" w:sz="0" w:space="0" w:color="auto"/>
          </w:divBdr>
        </w:div>
        <w:div w:id="564220959">
          <w:marLeft w:val="640"/>
          <w:marRight w:val="0"/>
          <w:marTop w:val="0"/>
          <w:marBottom w:val="0"/>
          <w:divBdr>
            <w:top w:val="none" w:sz="0" w:space="0" w:color="auto"/>
            <w:left w:val="none" w:sz="0" w:space="0" w:color="auto"/>
            <w:bottom w:val="none" w:sz="0" w:space="0" w:color="auto"/>
            <w:right w:val="none" w:sz="0" w:space="0" w:color="auto"/>
          </w:divBdr>
        </w:div>
        <w:div w:id="659117611">
          <w:marLeft w:val="640"/>
          <w:marRight w:val="0"/>
          <w:marTop w:val="0"/>
          <w:marBottom w:val="0"/>
          <w:divBdr>
            <w:top w:val="none" w:sz="0" w:space="0" w:color="auto"/>
            <w:left w:val="none" w:sz="0" w:space="0" w:color="auto"/>
            <w:bottom w:val="none" w:sz="0" w:space="0" w:color="auto"/>
            <w:right w:val="none" w:sz="0" w:space="0" w:color="auto"/>
          </w:divBdr>
        </w:div>
        <w:div w:id="709455647">
          <w:marLeft w:val="640"/>
          <w:marRight w:val="0"/>
          <w:marTop w:val="0"/>
          <w:marBottom w:val="0"/>
          <w:divBdr>
            <w:top w:val="none" w:sz="0" w:space="0" w:color="auto"/>
            <w:left w:val="none" w:sz="0" w:space="0" w:color="auto"/>
            <w:bottom w:val="none" w:sz="0" w:space="0" w:color="auto"/>
            <w:right w:val="none" w:sz="0" w:space="0" w:color="auto"/>
          </w:divBdr>
        </w:div>
        <w:div w:id="773325790">
          <w:marLeft w:val="640"/>
          <w:marRight w:val="0"/>
          <w:marTop w:val="0"/>
          <w:marBottom w:val="0"/>
          <w:divBdr>
            <w:top w:val="none" w:sz="0" w:space="0" w:color="auto"/>
            <w:left w:val="none" w:sz="0" w:space="0" w:color="auto"/>
            <w:bottom w:val="none" w:sz="0" w:space="0" w:color="auto"/>
            <w:right w:val="none" w:sz="0" w:space="0" w:color="auto"/>
          </w:divBdr>
        </w:div>
        <w:div w:id="974022621">
          <w:marLeft w:val="640"/>
          <w:marRight w:val="0"/>
          <w:marTop w:val="0"/>
          <w:marBottom w:val="0"/>
          <w:divBdr>
            <w:top w:val="none" w:sz="0" w:space="0" w:color="auto"/>
            <w:left w:val="none" w:sz="0" w:space="0" w:color="auto"/>
            <w:bottom w:val="none" w:sz="0" w:space="0" w:color="auto"/>
            <w:right w:val="none" w:sz="0" w:space="0" w:color="auto"/>
          </w:divBdr>
        </w:div>
        <w:div w:id="1070425158">
          <w:marLeft w:val="640"/>
          <w:marRight w:val="0"/>
          <w:marTop w:val="0"/>
          <w:marBottom w:val="0"/>
          <w:divBdr>
            <w:top w:val="none" w:sz="0" w:space="0" w:color="auto"/>
            <w:left w:val="none" w:sz="0" w:space="0" w:color="auto"/>
            <w:bottom w:val="none" w:sz="0" w:space="0" w:color="auto"/>
            <w:right w:val="none" w:sz="0" w:space="0" w:color="auto"/>
          </w:divBdr>
        </w:div>
        <w:div w:id="1157459158">
          <w:marLeft w:val="640"/>
          <w:marRight w:val="0"/>
          <w:marTop w:val="0"/>
          <w:marBottom w:val="0"/>
          <w:divBdr>
            <w:top w:val="none" w:sz="0" w:space="0" w:color="auto"/>
            <w:left w:val="none" w:sz="0" w:space="0" w:color="auto"/>
            <w:bottom w:val="none" w:sz="0" w:space="0" w:color="auto"/>
            <w:right w:val="none" w:sz="0" w:space="0" w:color="auto"/>
          </w:divBdr>
        </w:div>
        <w:div w:id="1169830339">
          <w:marLeft w:val="640"/>
          <w:marRight w:val="0"/>
          <w:marTop w:val="0"/>
          <w:marBottom w:val="0"/>
          <w:divBdr>
            <w:top w:val="none" w:sz="0" w:space="0" w:color="auto"/>
            <w:left w:val="none" w:sz="0" w:space="0" w:color="auto"/>
            <w:bottom w:val="none" w:sz="0" w:space="0" w:color="auto"/>
            <w:right w:val="none" w:sz="0" w:space="0" w:color="auto"/>
          </w:divBdr>
        </w:div>
        <w:div w:id="1198200245">
          <w:marLeft w:val="640"/>
          <w:marRight w:val="0"/>
          <w:marTop w:val="0"/>
          <w:marBottom w:val="0"/>
          <w:divBdr>
            <w:top w:val="none" w:sz="0" w:space="0" w:color="auto"/>
            <w:left w:val="none" w:sz="0" w:space="0" w:color="auto"/>
            <w:bottom w:val="none" w:sz="0" w:space="0" w:color="auto"/>
            <w:right w:val="none" w:sz="0" w:space="0" w:color="auto"/>
          </w:divBdr>
        </w:div>
        <w:div w:id="1304582773">
          <w:marLeft w:val="640"/>
          <w:marRight w:val="0"/>
          <w:marTop w:val="0"/>
          <w:marBottom w:val="0"/>
          <w:divBdr>
            <w:top w:val="none" w:sz="0" w:space="0" w:color="auto"/>
            <w:left w:val="none" w:sz="0" w:space="0" w:color="auto"/>
            <w:bottom w:val="none" w:sz="0" w:space="0" w:color="auto"/>
            <w:right w:val="none" w:sz="0" w:space="0" w:color="auto"/>
          </w:divBdr>
        </w:div>
        <w:div w:id="1347562755">
          <w:marLeft w:val="640"/>
          <w:marRight w:val="0"/>
          <w:marTop w:val="0"/>
          <w:marBottom w:val="0"/>
          <w:divBdr>
            <w:top w:val="none" w:sz="0" w:space="0" w:color="auto"/>
            <w:left w:val="none" w:sz="0" w:space="0" w:color="auto"/>
            <w:bottom w:val="none" w:sz="0" w:space="0" w:color="auto"/>
            <w:right w:val="none" w:sz="0" w:space="0" w:color="auto"/>
          </w:divBdr>
        </w:div>
        <w:div w:id="1356033298">
          <w:marLeft w:val="640"/>
          <w:marRight w:val="0"/>
          <w:marTop w:val="0"/>
          <w:marBottom w:val="0"/>
          <w:divBdr>
            <w:top w:val="none" w:sz="0" w:space="0" w:color="auto"/>
            <w:left w:val="none" w:sz="0" w:space="0" w:color="auto"/>
            <w:bottom w:val="none" w:sz="0" w:space="0" w:color="auto"/>
            <w:right w:val="none" w:sz="0" w:space="0" w:color="auto"/>
          </w:divBdr>
        </w:div>
        <w:div w:id="1394616462">
          <w:marLeft w:val="640"/>
          <w:marRight w:val="0"/>
          <w:marTop w:val="0"/>
          <w:marBottom w:val="0"/>
          <w:divBdr>
            <w:top w:val="none" w:sz="0" w:space="0" w:color="auto"/>
            <w:left w:val="none" w:sz="0" w:space="0" w:color="auto"/>
            <w:bottom w:val="none" w:sz="0" w:space="0" w:color="auto"/>
            <w:right w:val="none" w:sz="0" w:space="0" w:color="auto"/>
          </w:divBdr>
        </w:div>
        <w:div w:id="1419597682">
          <w:marLeft w:val="640"/>
          <w:marRight w:val="0"/>
          <w:marTop w:val="0"/>
          <w:marBottom w:val="0"/>
          <w:divBdr>
            <w:top w:val="none" w:sz="0" w:space="0" w:color="auto"/>
            <w:left w:val="none" w:sz="0" w:space="0" w:color="auto"/>
            <w:bottom w:val="none" w:sz="0" w:space="0" w:color="auto"/>
            <w:right w:val="none" w:sz="0" w:space="0" w:color="auto"/>
          </w:divBdr>
        </w:div>
        <w:div w:id="1460996764">
          <w:marLeft w:val="640"/>
          <w:marRight w:val="0"/>
          <w:marTop w:val="0"/>
          <w:marBottom w:val="0"/>
          <w:divBdr>
            <w:top w:val="none" w:sz="0" w:space="0" w:color="auto"/>
            <w:left w:val="none" w:sz="0" w:space="0" w:color="auto"/>
            <w:bottom w:val="none" w:sz="0" w:space="0" w:color="auto"/>
            <w:right w:val="none" w:sz="0" w:space="0" w:color="auto"/>
          </w:divBdr>
        </w:div>
        <w:div w:id="1526403079">
          <w:marLeft w:val="640"/>
          <w:marRight w:val="0"/>
          <w:marTop w:val="0"/>
          <w:marBottom w:val="0"/>
          <w:divBdr>
            <w:top w:val="none" w:sz="0" w:space="0" w:color="auto"/>
            <w:left w:val="none" w:sz="0" w:space="0" w:color="auto"/>
            <w:bottom w:val="none" w:sz="0" w:space="0" w:color="auto"/>
            <w:right w:val="none" w:sz="0" w:space="0" w:color="auto"/>
          </w:divBdr>
        </w:div>
        <w:div w:id="1551645383">
          <w:marLeft w:val="640"/>
          <w:marRight w:val="0"/>
          <w:marTop w:val="0"/>
          <w:marBottom w:val="0"/>
          <w:divBdr>
            <w:top w:val="none" w:sz="0" w:space="0" w:color="auto"/>
            <w:left w:val="none" w:sz="0" w:space="0" w:color="auto"/>
            <w:bottom w:val="none" w:sz="0" w:space="0" w:color="auto"/>
            <w:right w:val="none" w:sz="0" w:space="0" w:color="auto"/>
          </w:divBdr>
        </w:div>
        <w:div w:id="1572353228">
          <w:marLeft w:val="640"/>
          <w:marRight w:val="0"/>
          <w:marTop w:val="0"/>
          <w:marBottom w:val="0"/>
          <w:divBdr>
            <w:top w:val="none" w:sz="0" w:space="0" w:color="auto"/>
            <w:left w:val="none" w:sz="0" w:space="0" w:color="auto"/>
            <w:bottom w:val="none" w:sz="0" w:space="0" w:color="auto"/>
            <w:right w:val="none" w:sz="0" w:space="0" w:color="auto"/>
          </w:divBdr>
        </w:div>
        <w:div w:id="1642223469">
          <w:marLeft w:val="640"/>
          <w:marRight w:val="0"/>
          <w:marTop w:val="0"/>
          <w:marBottom w:val="0"/>
          <w:divBdr>
            <w:top w:val="none" w:sz="0" w:space="0" w:color="auto"/>
            <w:left w:val="none" w:sz="0" w:space="0" w:color="auto"/>
            <w:bottom w:val="none" w:sz="0" w:space="0" w:color="auto"/>
            <w:right w:val="none" w:sz="0" w:space="0" w:color="auto"/>
          </w:divBdr>
        </w:div>
        <w:div w:id="1644313054">
          <w:marLeft w:val="640"/>
          <w:marRight w:val="0"/>
          <w:marTop w:val="0"/>
          <w:marBottom w:val="0"/>
          <w:divBdr>
            <w:top w:val="none" w:sz="0" w:space="0" w:color="auto"/>
            <w:left w:val="none" w:sz="0" w:space="0" w:color="auto"/>
            <w:bottom w:val="none" w:sz="0" w:space="0" w:color="auto"/>
            <w:right w:val="none" w:sz="0" w:space="0" w:color="auto"/>
          </w:divBdr>
        </w:div>
        <w:div w:id="1685814607">
          <w:marLeft w:val="640"/>
          <w:marRight w:val="0"/>
          <w:marTop w:val="0"/>
          <w:marBottom w:val="0"/>
          <w:divBdr>
            <w:top w:val="none" w:sz="0" w:space="0" w:color="auto"/>
            <w:left w:val="none" w:sz="0" w:space="0" w:color="auto"/>
            <w:bottom w:val="none" w:sz="0" w:space="0" w:color="auto"/>
            <w:right w:val="none" w:sz="0" w:space="0" w:color="auto"/>
          </w:divBdr>
        </w:div>
        <w:div w:id="1697653409">
          <w:marLeft w:val="640"/>
          <w:marRight w:val="0"/>
          <w:marTop w:val="0"/>
          <w:marBottom w:val="0"/>
          <w:divBdr>
            <w:top w:val="none" w:sz="0" w:space="0" w:color="auto"/>
            <w:left w:val="none" w:sz="0" w:space="0" w:color="auto"/>
            <w:bottom w:val="none" w:sz="0" w:space="0" w:color="auto"/>
            <w:right w:val="none" w:sz="0" w:space="0" w:color="auto"/>
          </w:divBdr>
        </w:div>
        <w:div w:id="1752384046">
          <w:marLeft w:val="640"/>
          <w:marRight w:val="0"/>
          <w:marTop w:val="0"/>
          <w:marBottom w:val="0"/>
          <w:divBdr>
            <w:top w:val="none" w:sz="0" w:space="0" w:color="auto"/>
            <w:left w:val="none" w:sz="0" w:space="0" w:color="auto"/>
            <w:bottom w:val="none" w:sz="0" w:space="0" w:color="auto"/>
            <w:right w:val="none" w:sz="0" w:space="0" w:color="auto"/>
          </w:divBdr>
        </w:div>
        <w:div w:id="1807359070">
          <w:marLeft w:val="640"/>
          <w:marRight w:val="0"/>
          <w:marTop w:val="0"/>
          <w:marBottom w:val="0"/>
          <w:divBdr>
            <w:top w:val="none" w:sz="0" w:space="0" w:color="auto"/>
            <w:left w:val="none" w:sz="0" w:space="0" w:color="auto"/>
            <w:bottom w:val="none" w:sz="0" w:space="0" w:color="auto"/>
            <w:right w:val="none" w:sz="0" w:space="0" w:color="auto"/>
          </w:divBdr>
        </w:div>
        <w:div w:id="1813521545">
          <w:marLeft w:val="640"/>
          <w:marRight w:val="0"/>
          <w:marTop w:val="0"/>
          <w:marBottom w:val="0"/>
          <w:divBdr>
            <w:top w:val="none" w:sz="0" w:space="0" w:color="auto"/>
            <w:left w:val="none" w:sz="0" w:space="0" w:color="auto"/>
            <w:bottom w:val="none" w:sz="0" w:space="0" w:color="auto"/>
            <w:right w:val="none" w:sz="0" w:space="0" w:color="auto"/>
          </w:divBdr>
        </w:div>
        <w:div w:id="1905532347">
          <w:marLeft w:val="640"/>
          <w:marRight w:val="0"/>
          <w:marTop w:val="0"/>
          <w:marBottom w:val="0"/>
          <w:divBdr>
            <w:top w:val="none" w:sz="0" w:space="0" w:color="auto"/>
            <w:left w:val="none" w:sz="0" w:space="0" w:color="auto"/>
            <w:bottom w:val="none" w:sz="0" w:space="0" w:color="auto"/>
            <w:right w:val="none" w:sz="0" w:space="0" w:color="auto"/>
          </w:divBdr>
        </w:div>
        <w:div w:id="1917206576">
          <w:marLeft w:val="640"/>
          <w:marRight w:val="0"/>
          <w:marTop w:val="0"/>
          <w:marBottom w:val="0"/>
          <w:divBdr>
            <w:top w:val="none" w:sz="0" w:space="0" w:color="auto"/>
            <w:left w:val="none" w:sz="0" w:space="0" w:color="auto"/>
            <w:bottom w:val="none" w:sz="0" w:space="0" w:color="auto"/>
            <w:right w:val="none" w:sz="0" w:space="0" w:color="auto"/>
          </w:divBdr>
        </w:div>
        <w:div w:id="2013726110">
          <w:marLeft w:val="640"/>
          <w:marRight w:val="0"/>
          <w:marTop w:val="0"/>
          <w:marBottom w:val="0"/>
          <w:divBdr>
            <w:top w:val="none" w:sz="0" w:space="0" w:color="auto"/>
            <w:left w:val="none" w:sz="0" w:space="0" w:color="auto"/>
            <w:bottom w:val="none" w:sz="0" w:space="0" w:color="auto"/>
            <w:right w:val="none" w:sz="0" w:space="0" w:color="auto"/>
          </w:divBdr>
        </w:div>
        <w:div w:id="2019891077">
          <w:marLeft w:val="640"/>
          <w:marRight w:val="0"/>
          <w:marTop w:val="0"/>
          <w:marBottom w:val="0"/>
          <w:divBdr>
            <w:top w:val="none" w:sz="0" w:space="0" w:color="auto"/>
            <w:left w:val="none" w:sz="0" w:space="0" w:color="auto"/>
            <w:bottom w:val="none" w:sz="0" w:space="0" w:color="auto"/>
            <w:right w:val="none" w:sz="0" w:space="0" w:color="auto"/>
          </w:divBdr>
        </w:div>
        <w:div w:id="2046127703">
          <w:marLeft w:val="640"/>
          <w:marRight w:val="0"/>
          <w:marTop w:val="0"/>
          <w:marBottom w:val="0"/>
          <w:divBdr>
            <w:top w:val="none" w:sz="0" w:space="0" w:color="auto"/>
            <w:left w:val="none" w:sz="0" w:space="0" w:color="auto"/>
            <w:bottom w:val="none" w:sz="0" w:space="0" w:color="auto"/>
            <w:right w:val="none" w:sz="0" w:space="0" w:color="auto"/>
          </w:divBdr>
        </w:div>
        <w:div w:id="2085444565">
          <w:marLeft w:val="640"/>
          <w:marRight w:val="0"/>
          <w:marTop w:val="0"/>
          <w:marBottom w:val="0"/>
          <w:divBdr>
            <w:top w:val="none" w:sz="0" w:space="0" w:color="auto"/>
            <w:left w:val="none" w:sz="0" w:space="0" w:color="auto"/>
            <w:bottom w:val="none" w:sz="0" w:space="0" w:color="auto"/>
            <w:right w:val="none" w:sz="0" w:space="0" w:color="auto"/>
          </w:divBdr>
        </w:div>
      </w:divsChild>
    </w:div>
    <w:div w:id="1664816857">
      <w:bodyDiv w:val="1"/>
      <w:marLeft w:val="0"/>
      <w:marRight w:val="0"/>
      <w:marTop w:val="0"/>
      <w:marBottom w:val="0"/>
      <w:divBdr>
        <w:top w:val="none" w:sz="0" w:space="0" w:color="auto"/>
        <w:left w:val="none" w:sz="0" w:space="0" w:color="auto"/>
        <w:bottom w:val="none" w:sz="0" w:space="0" w:color="auto"/>
        <w:right w:val="none" w:sz="0" w:space="0" w:color="auto"/>
      </w:divBdr>
      <w:divsChild>
        <w:div w:id="20058056">
          <w:marLeft w:val="640"/>
          <w:marRight w:val="0"/>
          <w:marTop w:val="0"/>
          <w:marBottom w:val="0"/>
          <w:divBdr>
            <w:top w:val="none" w:sz="0" w:space="0" w:color="auto"/>
            <w:left w:val="none" w:sz="0" w:space="0" w:color="auto"/>
            <w:bottom w:val="none" w:sz="0" w:space="0" w:color="auto"/>
            <w:right w:val="none" w:sz="0" w:space="0" w:color="auto"/>
          </w:divBdr>
        </w:div>
        <w:div w:id="124081823">
          <w:marLeft w:val="640"/>
          <w:marRight w:val="0"/>
          <w:marTop w:val="0"/>
          <w:marBottom w:val="0"/>
          <w:divBdr>
            <w:top w:val="none" w:sz="0" w:space="0" w:color="auto"/>
            <w:left w:val="none" w:sz="0" w:space="0" w:color="auto"/>
            <w:bottom w:val="none" w:sz="0" w:space="0" w:color="auto"/>
            <w:right w:val="none" w:sz="0" w:space="0" w:color="auto"/>
          </w:divBdr>
        </w:div>
        <w:div w:id="145165845">
          <w:marLeft w:val="640"/>
          <w:marRight w:val="0"/>
          <w:marTop w:val="0"/>
          <w:marBottom w:val="0"/>
          <w:divBdr>
            <w:top w:val="none" w:sz="0" w:space="0" w:color="auto"/>
            <w:left w:val="none" w:sz="0" w:space="0" w:color="auto"/>
            <w:bottom w:val="none" w:sz="0" w:space="0" w:color="auto"/>
            <w:right w:val="none" w:sz="0" w:space="0" w:color="auto"/>
          </w:divBdr>
        </w:div>
        <w:div w:id="179046263">
          <w:marLeft w:val="640"/>
          <w:marRight w:val="0"/>
          <w:marTop w:val="0"/>
          <w:marBottom w:val="0"/>
          <w:divBdr>
            <w:top w:val="none" w:sz="0" w:space="0" w:color="auto"/>
            <w:left w:val="none" w:sz="0" w:space="0" w:color="auto"/>
            <w:bottom w:val="none" w:sz="0" w:space="0" w:color="auto"/>
            <w:right w:val="none" w:sz="0" w:space="0" w:color="auto"/>
          </w:divBdr>
        </w:div>
        <w:div w:id="180046601">
          <w:marLeft w:val="640"/>
          <w:marRight w:val="0"/>
          <w:marTop w:val="0"/>
          <w:marBottom w:val="0"/>
          <w:divBdr>
            <w:top w:val="none" w:sz="0" w:space="0" w:color="auto"/>
            <w:left w:val="none" w:sz="0" w:space="0" w:color="auto"/>
            <w:bottom w:val="none" w:sz="0" w:space="0" w:color="auto"/>
            <w:right w:val="none" w:sz="0" w:space="0" w:color="auto"/>
          </w:divBdr>
        </w:div>
        <w:div w:id="189689002">
          <w:marLeft w:val="640"/>
          <w:marRight w:val="0"/>
          <w:marTop w:val="0"/>
          <w:marBottom w:val="0"/>
          <w:divBdr>
            <w:top w:val="none" w:sz="0" w:space="0" w:color="auto"/>
            <w:left w:val="none" w:sz="0" w:space="0" w:color="auto"/>
            <w:bottom w:val="none" w:sz="0" w:space="0" w:color="auto"/>
            <w:right w:val="none" w:sz="0" w:space="0" w:color="auto"/>
          </w:divBdr>
        </w:div>
        <w:div w:id="216358391">
          <w:marLeft w:val="640"/>
          <w:marRight w:val="0"/>
          <w:marTop w:val="0"/>
          <w:marBottom w:val="0"/>
          <w:divBdr>
            <w:top w:val="none" w:sz="0" w:space="0" w:color="auto"/>
            <w:left w:val="none" w:sz="0" w:space="0" w:color="auto"/>
            <w:bottom w:val="none" w:sz="0" w:space="0" w:color="auto"/>
            <w:right w:val="none" w:sz="0" w:space="0" w:color="auto"/>
          </w:divBdr>
        </w:div>
        <w:div w:id="245842444">
          <w:marLeft w:val="640"/>
          <w:marRight w:val="0"/>
          <w:marTop w:val="0"/>
          <w:marBottom w:val="0"/>
          <w:divBdr>
            <w:top w:val="none" w:sz="0" w:space="0" w:color="auto"/>
            <w:left w:val="none" w:sz="0" w:space="0" w:color="auto"/>
            <w:bottom w:val="none" w:sz="0" w:space="0" w:color="auto"/>
            <w:right w:val="none" w:sz="0" w:space="0" w:color="auto"/>
          </w:divBdr>
        </w:div>
        <w:div w:id="268970713">
          <w:marLeft w:val="640"/>
          <w:marRight w:val="0"/>
          <w:marTop w:val="0"/>
          <w:marBottom w:val="0"/>
          <w:divBdr>
            <w:top w:val="none" w:sz="0" w:space="0" w:color="auto"/>
            <w:left w:val="none" w:sz="0" w:space="0" w:color="auto"/>
            <w:bottom w:val="none" w:sz="0" w:space="0" w:color="auto"/>
            <w:right w:val="none" w:sz="0" w:space="0" w:color="auto"/>
          </w:divBdr>
        </w:div>
        <w:div w:id="283851929">
          <w:marLeft w:val="640"/>
          <w:marRight w:val="0"/>
          <w:marTop w:val="0"/>
          <w:marBottom w:val="0"/>
          <w:divBdr>
            <w:top w:val="none" w:sz="0" w:space="0" w:color="auto"/>
            <w:left w:val="none" w:sz="0" w:space="0" w:color="auto"/>
            <w:bottom w:val="none" w:sz="0" w:space="0" w:color="auto"/>
            <w:right w:val="none" w:sz="0" w:space="0" w:color="auto"/>
          </w:divBdr>
        </w:div>
        <w:div w:id="474377595">
          <w:marLeft w:val="640"/>
          <w:marRight w:val="0"/>
          <w:marTop w:val="0"/>
          <w:marBottom w:val="0"/>
          <w:divBdr>
            <w:top w:val="none" w:sz="0" w:space="0" w:color="auto"/>
            <w:left w:val="none" w:sz="0" w:space="0" w:color="auto"/>
            <w:bottom w:val="none" w:sz="0" w:space="0" w:color="auto"/>
            <w:right w:val="none" w:sz="0" w:space="0" w:color="auto"/>
          </w:divBdr>
        </w:div>
        <w:div w:id="651567986">
          <w:marLeft w:val="640"/>
          <w:marRight w:val="0"/>
          <w:marTop w:val="0"/>
          <w:marBottom w:val="0"/>
          <w:divBdr>
            <w:top w:val="none" w:sz="0" w:space="0" w:color="auto"/>
            <w:left w:val="none" w:sz="0" w:space="0" w:color="auto"/>
            <w:bottom w:val="none" w:sz="0" w:space="0" w:color="auto"/>
            <w:right w:val="none" w:sz="0" w:space="0" w:color="auto"/>
          </w:divBdr>
        </w:div>
        <w:div w:id="675687586">
          <w:marLeft w:val="640"/>
          <w:marRight w:val="0"/>
          <w:marTop w:val="0"/>
          <w:marBottom w:val="0"/>
          <w:divBdr>
            <w:top w:val="none" w:sz="0" w:space="0" w:color="auto"/>
            <w:left w:val="none" w:sz="0" w:space="0" w:color="auto"/>
            <w:bottom w:val="none" w:sz="0" w:space="0" w:color="auto"/>
            <w:right w:val="none" w:sz="0" w:space="0" w:color="auto"/>
          </w:divBdr>
        </w:div>
        <w:div w:id="680087905">
          <w:marLeft w:val="640"/>
          <w:marRight w:val="0"/>
          <w:marTop w:val="0"/>
          <w:marBottom w:val="0"/>
          <w:divBdr>
            <w:top w:val="none" w:sz="0" w:space="0" w:color="auto"/>
            <w:left w:val="none" w:sz="0" w:space="0" w:color="auto"/>
            <w:bottom w:val="none" w:sz="0" w:space="0" w:color="auto"/>
            <w:right w:val="none" w:sz="0" w:space="0" w:color="auto"/>
          </w:divBdr>
        </w:div>
        <w:div w:id="748502631">
          <w:marLeft w:val="640"/>
          <w:marRight w:val="0"/>
          <w:marTop w:val="0"/>
          <w:marBottom w:val="0"/>
          <w:divBdr>
            <w:top w:val="none" w:sz="0" w:space="0" w:color="auto"/>
            <w:left w:val="none" w:sz="0" w:space="0" w:color="auto"/>
            <w:bottom w:val="none" w:sz="0" w:space="0" w:color="auto"/>
            <w:right w:val="none" w:sz="0" w:space="0" w:color="auto"/>
          </w:divBdr>
        </w:div>
        <w:div w:id="754324004">
          <w:marLeft w:val="640"/>
          <w:marRight w:val="0"/>
          <w:marTop w:val="0"/>
          <w:marBottom w:val="0"/>
          <w:divBdr>
            <w:top w:val="none" w:sz="0" w:space="0" w:color="auto"/>
            <w:left w:val="none" w:sz="0" w:space="0" w:color="auto"/>
            <w:bottom w:val="none" w:sz="0" w:space="0" w:color="auto"/>
            <w:right w:val="none" w:sz="0" w:space="0" w:color="auto"/>
          </w:divBdr>
        </w:div>
        <w:div w:id="774130222">
          <w:marLeft w:val="640"/>
          <w:marRight w:val="0"/>
          <w:marTop w:val="0"/>
          <w:marBottom w:val="0"/>
          <w:divBdr>
            <w:top w:val="none" w:sz="0" w:space="0" w:color="auto"/>
            <w:left w:val="none" w:sz="0" w:space="0" w:color="auto"/>
            <w:bottom w:val="none" w:sz="0" w:space="0" w:color="auto"/>
            <w:right w:val="none" w:sz="0" w:space="0" w:color="auto"/>
          </w:divBdr>
        </w:div>
        <w:div w:id="820345344">
          <w:marLeft w:val="640"/>
          <w:marRight w:val="0"/>
          <w:marTop w:val="0"/>
          <w:marBottom w:val="0"/>
          <w:divBdr>
            <w:top w:val="none" w:sz="0" w:space="0" w:color="auto"/>
            <w:left w:val="none" w:sz="0" w:space="0" w:color="auto"/>
            <w:bottom w:val="none" w:sz="0" w:space="0" w:color="auto"/>
            <w:right w:val="none" w:sz="0" w:space="0" w:color="auto"/>
          </w:divBdr>
        </w:div>
        <w:div w:id="877165428">
          <w:marLeft w:val="640"/>
          <w:marRight w:val="0"/>
          <w:marTop w:val="0"/>
          <w:marBottom w:val="0"/>
          <w:divBdr>
            <w:top w:val="none" w:sz="0" w:space="0" w:color="auto"/>
            <w:left w:val="none" w:sz="0" w:space="0" w:color="auto"/>
            <w:bottom w:val="none" w:sz="0" w:space="0" w:color="auto"/>
            <w:right w:val="none" w:sz="0" w:space="0" w:color="auto"/>
          </w:divBdr>
        </w:div>
        <w:div w:id="929436137">
          <w:marLeft w:val="640"/>
          <w:marRight w:val="0"/>
          <w:marTop w:val="0"/>
          <w:marBottom w:val="0"/>
          <w:divBdr>
            <w:top w:val="none" w:sz="0" w:space="0" w:color="auto"/>
            <w:left w:val="none" w:sz="0" w:space="0" w:color="auto"/>
            <w:bottom w:val="none" w:sz="0" w:space="0" w:color="auto"/>
            <w:right w:val="none" w:sz="0" w:space="0" w:color="auto"/>
          </w:divBdr>
        </w:div>
        <w:div w:id="933587102">
          <w:marLeft w:val="640"/>
          <w:marRight w:val="0"/>
          <w:marTop w:val="0"/>
          <w:marBottom w:val="0"/>
          <w:divBdr>
            <w:top w:val="none" w:sz="0" w:space="0" w:color="auto"/>
            <w:left w:val="none" w:sz="0" w:space="0" w:color="auto"/>
            <w:bottom w:val="none" w:sz="0" w:space="0" w:color="auto"/>
            <w:right w:val="none" w:sz="0" w:space="0" w:color="auto"/>
          </w:divBdr>
        </w:div>
        <w:div w:id="1006059753">
          <w:marLeft w:val="640"/>
          <w:marRight w:val="0"/>
          <w:marTop w:val="0"/>
          <w:marBottom w:val="0"/>
          <w:divBdr>
            <w:top w:val="none" w:sz="0" w:space="0" w:color="auto"/>
            <w:left w:val="none" w:sz="0" w:space="0" w:color="auto"/>
            <w:bottom w:val="none" w:sz="0" w:space="0" w:color="auto"/>
            <w:right w:val="none" w:sz="0" w:space="0" w:color="auto"/>
          </w:divBdr>
        </w:div>
        <w:div w:id="1041437041">
          <w:marLeft w:val="640"/>
          <w:marRight w:val="0"/>
          <w:marTop w:val="0"/>
          <w:marBottom w:val="0"/>
          <w:divBdr>
            <w:top w:val="none" w:sz="0" w:space="0" w:color="auto"/>
            <w:left w:val="none" w:sz="0" w:space="0" w:color="auto"/>
            <w:bottom w:val="none" w:sz="0" w:space="0" w:color="auto"/>
            <w:right w:val="none" w:sz="0" w:space="0" w:color="auto"/>
          </w:divBdr>
        </w:div>
        <w:div w:id="1138230500">
          <w:marLeft w:val="640"/>
          <w:marRight w:val="0"/>
          <w:marTop w:val="0"/>
          <w:marBottom w:val="0"/>
          <w:divBdr>
            <w:top w:val="none" w:sz="0" w:space="0" w:color="auto"/>
            <w:left w:val="none" w:sz="0" w:space="0" w:color="auto"/>
            <w:bottom w:val="none" w:sz="0" w:space="0" w:color="auto"/>
            <w:right w:val="none" w:sz="0" w:space="0" w:color="auto"/>
          </w:divBdr>
        </w:div>
        <w:div w:id="1149055363">
          <w:marLeft w:val="640"/>
          <w:marRight w:val="0"/>
          <w:marTop w:val="0"/>
          <w:marBottom w:val="0"/>
          <w:divBdr>
            <w:top w:val="none" w:sz="0" w:space="0" w:color="auto"/>
            <w:left w:val="none" w:sz="0" w:space="0" w:color="auto"/>
            <w:bottom w:val="none" w:sz="0" w:space="0" w:color="auto"/>
            <w:right w:val="none" w:sz="0" w:space="0" w:color="auto"/>
          </w:divBdr>
        </w:div>
        <w:div w:id="1173955050">
          <w:marLeft w:val="640"/>
          <w:marRight w:val="0"/>
          <w:marTop w:val="0"/>
          <w:marBottom w:val="0"/>
          <w:divBdr>
            <w:top w:val="none" w:sz="0" w:space="0" w:color="auto"/>
            <w:left w:val="none" w:sz="0" w:space="0" w:color="auto"/>
            <w:bottom w:val="none" w:sz="0" w:space="0" w:color="auto"/>
            <w:right w:val="none" w:sz="0" w:space="0" w:color="auto"/>
          </w:divBdr>
        </w:div>
        <w:div w:id="1194535384">
          <w:marLeft w:val="640"/>
          <w:marRight w:val="0"/>
          <w:marTop w:val="0"/>
          <w:marBottom w:val="0"/>
          <w:divBdr>
            <w:top w:val="none" w:sz="0" w:space="0" w:color="auto"/>
            <w:left w:val="none" w:sz="0" w:space="0" w:color="auto"/>
            <w:bottom w:val="none" w:sz="0" w:space="0" w:color="auto"/>
            <w:right w:val="none" w:sz="0" w:space="0" w:color="auto"/>
          </w:divBdr>
        </w:div>
        <w:div w:id="1279220191">
          <w:marLeft w:val="640"/>
          <w:marRight w:val="0"/>
          <w:marTop w:val="0"/>
          <w:marBottom w:val="0"/>
          <w:divBdr>
            <w:top w:val="none" w:sz="0" w:space="0" w:color="auto"/>
            <w:left w:val="none" w:sz="0" w:space="0" w:color="auto"/>
            <w:bottom w:val="none" w:sz="0" w:space="0" w:color="auto"/>
            <w:right w:val="none" w:sz="0" w:space="0" w:color="auto"/>
          </w:divBdr>
        </w:div>
        <w:div w:id="1298755119">
          <w:marLeft w:val="640"/>
          <w:marRight w:val="0"/>
          <w:marTop w:val="0"/>
          <w:marBottom w:val="0"/>
          <w:divBdr>
            <w:top w:val="none" w:sz="0" w:space="0" w:color="auto"/>
            <w:left w:val="none" w:sz="0" w:space="0" w:color="auto"/>
            <w:bottom w:val="none" w:sz="0" w:space="0" w:color="auto"/>
            <w:right w:val="none" w:sz="0" w:space="0" w:color="auto"/>
          </w:divBdr>
        </w:div>
        <w:div w:id="1335573240">
          <w:marLeft w:val="640"/>
          <w:marRight w:val="0"/>
          <w:marTop w:val="0"/>
          <w:marBottom w:val="0"/>
          <w:divBdr>
            <w:top w:val="none" w:sz="0" w:space="0" w:color="auto"/>
            <w:left w:val="none" w:sz="0" w:space="0" w:color="auto"/>
            <w:bottom w:val="none" w:sz="0" w:space="0" w:color="auto"/>
            <w:right w:val="none" w:sz="0" w:space="0" w:color="auto"/>
          </w:divBdr>
        </w:div>
        <w:div w:id="1385788177">
          <w:marLeft w:val="640"/>
          <w:marRight w:val="0"/>
          <w:marTop w:val="0"/>
          <w:marBottom w:val="0"/>
          <w:divBdr>
            <w:top w:val="none" w:sz="0" w:space="0" w:color="auto"/>
            <w:left w:val="none" w:sz="0" w:space="0" w:color="auto"/>
            <w:bottom w:val="none" w:sz="0" w:space="0" w:color="auto"/>
            <w:right w:val="none" w:sz="0" w:space="0" w:color="auto"/>
          </w:divBdr>
        </w:div>
        <w:div w:id="1442722007">
          <w:marLeft w:val="640"/>
          <w:marRight w:val="0"/>
          <w:marTop w:val="0"/>
          <w:marBottom w:val="0"/>
          <w:divBdr>
            <w:top w:val="none" w:sz="0" w:space="0" w:color="auto"/>
            <w:left w:val="none" w:sz="0" w:space="0" w:color="auto"/>
            <w:bottom w:val="none" w:sz="0" w:space="0" w:color="auto"/>
            <w:right w:val="none" w:sz="0" w:space="0" w:color="auto"/>
          </w:divBdr>
        </w:div>
        <w:div w:id="1476029164">
          <w:marLeft w:val="640"/>
          <w:marRight w:val="0"/>
          <w:marTop w:val="0"/>
          <w:marBottom w:val="0"/>
          <w:divBdr>
            <w:top w:val="none" w:sz="0" w:space="0" w:color="auto"/>
            <w:left w:val="none" w:sz="0" w:space="0" w:color="auto"/>
            <w:bottom w:val="none" w:sz="0" w:space="0" w:color="auto"/>
            <w:right w:val="none" w:sz="0" w:space="0" w:color="auto"/>
          </w:divBdr>
        </w:div>
        <w:div w:id="1491941165">
          <w:marLeft w:val="640"/>
          <w:marRight w:val="0"/>
          <w:marTop w:val="0"/>
          <w:marBottom w:val="0"/>
          <w:divBdr>
            <w:top w:val="none" w:sz="0" w:space="0" w:color="auto"/>
            <w:left w:val="none" w:sz="0" w:space="0" w:color="auto"/>
            <w:bottom w:val="none" w:sz="0" w:space="0" w:color="auto"/>
            <w:right w:val="none" w:sz="0" w:space="0" w:color="auto"/>
          </w:divBdr>
        </w:div>
        <w:div w:id="1518889296">
          <w:marLeft w:val="640"/>
          <w:marRight w:val="0"/>
          <w:marTop w:val="0"/>
          <w:marBottom w:val="0"/>
          <w:divBdr>
            <w:top w:val="none" w:sz="0" w:space="0" w:color="auto"/>
            <w:left w:val="none" w:sz="0" w:space="0" w:color="auto"/>
            <w:bottom w:val="none" w:sz="0" w:space="0" w:color="auto"/>
            <w:right w:val="none" w:sz="0" w:space="0" w:color="auto"/>
          </w:divBdr>
        </w:div>
        <w:div w:id="1541239375">
          <w:marLeft w:val="640"/>
          <w:marRight w:val="0"/>
          <w:marTop w:val="0"/>
          <w:marBottom w:val="0"/>
          <w:divBdr>
            <w:top w:val="none" w:sz="0" w:space="0" w:color="auto"/>
            <w:left w:val="none" w:sz="0" w:space="0" w:color="auto"/>
            <w:bottom w:val="none" w:sz="0" w:space="0" w:color="auto"/>
            <w:right w:val="none" w:sz="0" w:space="0" w:color="auto"/>
          </w:divBdr>
        </w:div>
        <w:div w:id="1585456563">
          <w:marLeft w:val="640"/>
          <w:marRight w:val="0"/>
          <w:marTop w:val="0"/>
          <w:marBottom w:val="0"/>
          <w:divBdr>
            <w:top w:val="none" w:sz="0" w:space="0" w:color="auto"/>
            <w:left w:val="none" w:sz="0" w:space="0" w:color="auto"/>
            <w:bottom w:val="none" w:sz="0" w:space="0" w:color="auto"/>
            <w:right w:val="none" w:sz="0" w:space="0" w:color="auto"/>
          </w:divBdr>
        </w:div>
        <w:div w:id="1622030591">
          <w:marLeft w:val="640"/>
          <w:marRight w:val="0"/>
          <w:marTop w:val="0"/>
          <w:marBottom w:val="0"/>
          <w:divBdr>
            <w:top w:val="none" w:sz="0" w:space="0" w:color="auto"/>
            <w:left w:val="none" w:sz="0" w:space="0" w:color="auto"/>
            <w:bottom w:val="none" w:sz="0" w:space="0" w:color="auto"/>
            <w:right w:val="none" w:sz="0" w:space="0" w:color="auto"/>
          </w:divBdr>
        </w:div>
        <w:div w:id="1657681772">
          <w:marLeft w:val="640"/>
          <w:marRight w:val="0"/>
          <w:marTop w:val="0"/>
          <w:marBottom w:val="0"/>
          <w:divBdr>
            <w:top w:val="none" w:sz="0" w:space="0" w:color="auto"/>
            <w:left w:val="none" w:sz="0" w:space="0" w:color="auto"/>
            <w:bottom w:val="none" w:sz="0" w:space="0" w:color="auto"/>
            <w:right w:val="none" w:sz="0" w:space="0" w:color="auto"/>
          </w:divBdr>
        </w:div>
        <w:div w:id="1685201562">
          <w:marLeft w:val="640"/>
          <w:marRight w:val="0"/>
          <w:marTop w:val="0"/>
          <w:marBottom w:val="0"/>
          <w:divBdr>
            <w:top w:val="none" w:sz="0" w:space="0" w:color="auto"/>
            <w:left w:val="none" w:sz="0" w:space="0" w:color="auto"/>
            <w:bottom w:val="none" w:sz="0" w:space="0" w:color="auto"/>
            <w:right w:val="none" w:sz="0" w:space="0" w:color="auto"/>
          </w:divBdr>
        </w:div>
        <w:div w:id="1723597116">
          <w:marLeft w:val="640"/>
          <w:marRight w:val="0"/>
          <w:marTop w:val="0"/>
          <w:marBottom w:val="0"/>
          <w:divBdr>
            <w:top w:val="none" w:sz="0" w:space="0" w:color="auto"/>
            <w:left w:val="none" w:sz="0" w:space="0" w:color="auto"/>
            <w:bottom w:val="none" w:sz="0" w:space="0" w:color="auto"/>
            <w:right w:val="none" w:sz="0" w:space="0" w:color="auto"/>
          </w:divBdr>
        </w:div>
        <w:div w:id="1724477032">
          <w:marLeft w:val="640"/>
          <w:marRight w:val="0"/>
          <w:marTop w:val="0"/>
          <w:marBottom w:val="0"/>
          <w:divBdr>
            <w:top w:val="none" w:sz="0" w:space="0" w:color="auto"/>
            <w:left w:val="none" w:sz="0" w:space="0" w:color="auto"/>
            <w:bottom w:val="none" w:sz="0" w:space="0" w:color="auto"/>
            <w:right w:val="none" w:sz="0" w:space="0" w:color="auto"/>
          </w:divBdr>
        </w:div>
        <w:div w:id="1738043076">
          <w:marLeft w:val="640"/>
          <w:marRight w:val="0"/>
          <w:marTop w:val="0"/>
          <w:marBottom w:val="0"/>
          <w:divBdr>
            <w:top w:val="none" w:sz="0" w:space="0" w:color="auto"/>
            <w:left w:val="none" w:sz="0" w:space="0" w:color="auto"/>
            <w:bottom w:val="none" w:sz="0" w:space="0" w:color="auto"/>
            <w:right w:val="none" w:sz="0" w:space="0" w:color="auto"/>
          </w:divBdr>
        </w:div>
        <w:div w:id="1766001417">
          <w:marLeft w:val="640"/>
          <w:marRight w:val="0"/>
          <w:marTop w:val="0"/>
          <w:marBottom w:val="0"/>
          <w:divBdr>
            <w:top w:val="none" w:sz="0" w:space="0" w:color="auto"/>
            <w:left w:val="none" w:sz="0" w:space="0" w:color="auto"/>
            <w:bottom w:val="none" w:sz="0" w:space="0" w:color="auto"/>
            <w:right w:val="none" w:sz="0" w:space="0" w:color="auto"/>
          </w:divBdr>
        </w:div>
        <w:div w:id="1786264554">
          <w:marLeft w:val="640"/>
          <w:marRight w:val="0"/>
          <w:marTop w:val="0"/>
          <w:marBottom w:val="0"/>
          <w:divBdr>
            <w:top w:val="none" w:sz="0" w:space="0" w:color="auto"/>
            <w:left w:val="none" w:sz="0" w:space="0" w:color="auto"/>
            <w:bottom w:val="none" w:sz="0" w:space="0" w:color="auto"/>
            <w:right w:val="none" w:sz="0" w:space="0" w:color="auto"/>
          </w:divBdr>
        </w:div>
        <w:div w:id="1927616999">
          <w:marLeft w:val="640"/>
          <w:marRight w:val="0"/>
          <w:marTop w:val="0"/>
          <w:marBottom w:val="0"/>
          <w:divBdr>
            <w:top w:val="none" w:sz="0" w:space="0" w:color="auto"/>
            <w:left w:val="none" w:sz="0" w:space="0" w:color="auto"/>
            <w:bottom w:val="none" w:sz="0" w:space="0" w:color="auto"/>
            <w:right w:val="none" w:sz="0" w:space="0" w:color="auto"/>
          </w:divBdr>
        </w:div>
        <w:div w:id="1958677821">
          <w:marLeft w:val="640"/>
          <w:marRight w:val="0"/>
          <w:marTop w:val="0"/>
          <w:marBottom w:val="0"/>
          <w:divBdr>
            <w:top w:val="none" w:sz="0" w:space="0" w:color="auto"/>
            <w:left w:val="none" w:sz="0" w:space="0" w:color="auto"/>
            <w:bottom w:val="none" w:sz="0" w:space="0" w:color="auto"/>
            <w:right w:val="none" w:sz="0" w:space="0" w:color="auto"/>
          </w:divBdr>
        </w:div>
        <w:div w:id="2016878591">
          <w:marLeft w:val="640"/>
          <w:marRight w:val="0"/>
          <w:marTop w:val="0"/>
          <w:marBottom w:val="0"/>
          <w:divBdr>
            <w:top w:val="none" w:sz="0" w:space="0" w:color="auto"/>
            <w:left w:val="none" w:sz="0" w:space="0" w:color="auto"/>
            <w:bottom w:val="none" w:sz="0" w:space="0" w:color="auto"/>
            <w:right w:val="none" w:sz="0" w:space="0" w:color="auto"/>
          </w:divBdr>
        </w:div>
      </w:divsChild>
    </w:div>
    <w:div w:id="1749380814">
      <w:bodyDiv w:val="1"/>
      <w:marLeft w:val="0"/>
      <w:marRight w:val="0"/>
      <w:marTop w:val="0"/>
      <w:marBottom w:val="0"/>
      <w:divBdr>
        <w:top w:val="none" w:sz="0" w:space="0" w:color="auto"/>
        <w:left w:val="none" w:sz="0" w:space="0" w:color="auto"/>
        <w:bottom w:val="none" w:sz="0" w:space="0" w:color="auto"/>
        <w:right w:val="none" w:sz="0" w:space="0" w:color="auto"/>
      </w:divBdr>
      <w:divsChild>
        <w:div w:id="392628137">
          <w:marLeft w:val="0"/>
          <w:marRight w:val="0"/>
          <w:marTop w:val="0"/>
          <w:marBottom w:val="0"/>
          <w:divBdr>
            <w:top w:val="none" w:sz="0" w:space="0" w:color="auto"/>
            <w:left w:val="none" w:sz="0" w:space="0" w:color="auto"/>
            <w:bottom w:val="none" w:sz="0" w:space="0" w:color="auto"/>
            <w:right w:val="none" w:sz="0" w:space="0" w:color="auto"/>
          </w:divBdr>
          <w:divsChild>
            <w:div w:id="882912620">
              <w:marLeft w:val="0"/>
              <w:marRight w:val="0"/>
              <w:marTop w:val="0"/>
              <w:marBottom w:val="0"/>
              <w:divBdr>
                <w:top w:val="none" w:sz="0" w:space="0" w:color="auto"/>
                <w:left w:val="none" w:sz="0" w:space="0" w:color="auto"/>
                <w:bottom w:val="none" w:sz="0" w:space="0" w:color="auto"/>
                <w:right w:val="none" w:sz="0" w:space="0" w:color="auto"/>
              </w:divBdr>
              <w:divsChild>
                <w:div w:id="49256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20999">
      <w:bodyDiv w:val="1"/>
      <w:marLeft w:val="0"/>
      <w:marRight w:val="0"/>
      <w:marTop w:val="0"/>
      <w:marBottom w:val="0"/>
      <w:divBdr>
        <w:top w:val="none" w:sz="0" w:space="0" w:color="auto"/>
        <w:left w:val="none" w:sz="0" w:space="0" w:color="auto"/>
        <w:bottom w:val="none" w:sz="0" w:space="0" w:color="auto"/>
        <w:right w:val="none" w:sz="0" w:space="0" w:color="auto"/>
      </w:divBdr>
      <w:divsChild>
        <w:div w:id="379548940">
          <w:marLeft w:val="0"/>
          <w:marRight w:val="0"/>
          <w:marTop w:val="0"/>
          <w:marBottom w:val="0"/>
          <w:divBdr>
            <w:top w:val="none" w:sz="0" w:space="0" w:color="auto"/>
            <w:left w:val="none" w:sz="0" w:space="0" w:color="auto"/>
            <w:bottom w:val="none" w:sz="0" w:space="0" w:color="auto"/>
            <w:right w:val="none" w:sz="0" w:space="0" w:color="auto"/>
          </w:divBdr>
          <w:divsChild>
            <w:div w:id="1094206206">
              <w:marLeft w:val="0"/>
              <w:marRight w:val="0"/>
              <w:marTop w:val="0"/>
              <w:marBottom w:val="0"/>
              <w:divBdr>
                <w:top w:val="none" w:sz="0" w:space="0" w:color="auto"/>
                <w:left w:val="none" w:sz="0" w:space="0" w:color="auto"/>
                <w:bottom w:val="none" w:sz="0" w:space="0" w:color="auto"/>
                <w:right w:val="none" w:sz="0" w:space="0" w:color="auto"/>
              </w:divBdr>
              <w:divsChild>
                <w:div w:id="10958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43605">
      <w:bodyDiv w:val="1"/>
      <w:marLeft w:val="0"/>
      <w:marRight w:val="0"/>
      <w:marTop w:val="0"/>
      <w:marBottom w:val="0"/>
      <w:divBdr>
        <w:top w:val="none" w:sz="0" w:space="0" w:color="auto"/>
        <w:left w:val="none" w:sz="0" w:space="0" w:color="auto"/>
        <w:bottom w:val="none" w:sz="0" w:space="0" w:color="auto"/>
        <w:right w:val="none" w:sz="0" w:space="0" w:color="auto"/>
      </w:divBdr>
    </w:div>
    <w:div w:id="1803186107">
      <w:bodyDiv w:val="1"/>
      <w:marLeft w:val="0"/>
      <w:marRight w:val="0"/>
      <w:marTop w:val="0"/>
      <w:marBottom w:val="0"/>
      <w:divBdr>
        <w:top w:val="none" w:sz="0" w:space="0" w:color="auto"/>
        <w:left w:val="none" w:sz="0" w:space="0" w:color="auto"/>
        <w:bottom w:val="none" w:sz="0" w:space="0" w:color="auto"/>
        <w:right w:val="none" w:sz="0" w:space="0" w:color="auto"/>
      </w:divBdr>
      <w:divsChild>
        <w:div w:id="36635940">
          <w:marLeft w:val="640"/>
          <w:marRight w:val="0"/>
          <w:marTop w:val="0"/>
          <w:marBottom w:val="0"/>
          <w:divBdr>
            <w:top w:val="none" w:sz="0" w:space="0" w:color="auto"/>
            <w:left w:val="none" w:sz="0" w:space="0" w:color="auto"/>
            <w:bottom w:val="none" w:sz="0" w:space="0" w:color="auto"/>
            <w:right w:val="none" w:sz="0" w:space="0" w:color="auto"/>
          </w:divBdr>
        </w:div>
        <w:div w:id="127011241">
          <w:marLeft w:val="640"/>
          <w:marRight w:val="0"/>
          <w:marTop w:val="0"/>
          <w:marBottom w:val="0"/>
          <w:divBdr>
            <w:top w:val="none" w:sz="0" w:space="0" w:color="auto"/>
            <w:left w:val="none" w:sz="0" w:space="0" w:color="auto"/>
            <w:bottom w:val="none" w:sz="0" w:space="0" w:color="auto"/>
            <w:right w:val="none" w:sz="0" w:space="0" w:color="auto"/>
          </w:divBdr>
        </w:div>
        <w:div w:id="138807850">
          <w:marLeft w:val="640"/>
          <w:marRight w:val="0"/>
          <w:marTop w:val="0"/>
          <w:marBottom w:val="0"/>
          <w:divBdr>
            <w:top w:val="none" w:sz="0" w:space="0" w:color="auto"/>
            <w:left w:val="none" w:sz="0" w:space="0" w:color="auto"/>
            <w:bottom w:val="none" w:sz="0" w:space="0" w:color="auto"/>
            <w:right w:val="none" w:sz="0" w:space="0" w:color="auto"/>
          </w:divBdr>
        </w:div>
        <w:div w:id="162405080">
          <w:marLeft w:val="640"/>
          <w:marRight w:val="0"/>
          <w:marTop w:val="0"/>
          <w:marBottom w:val="0"/>
          <w:divBdr>
            <w:top w:val="none" w:sz="0" w:space="0" w:color="auto"/>
            <w:left w:val="none" w:sz="0" w:space="0" w:color="auto"/>
            <w:bottom w:val="none" w:sz="0" w:space="0" w:color="auto"/>
            <w:right w:val="none" w:sz="0" w:space="0" w:color="auto"/>
          </w:divBdr>
        </w:div>
        <w:div w:id="230119049">
          <w:marLeft w:val="640"/>
          <w:marRight w:val="0"/>
          <w:marTop w:val="0"/>
          <w:marBottom w:val="0"/>
          <w:divBdr>
            <w:top w:val="none" w:sz="0" w:space="0" w:color="auto"/>
            <w:left w:val="none" w:sz="0" w:space="0" w:color="auto"/>
            <w:bottom w:val="none" w:sz="0" w:space="0" w:color="auto"/>
            <w:right w:val="none" w:sz="0" w:space="0" w:color="auto"/>
          </w:divBdr>
        </w:div>
        <w:div w:id="260840694">
          <w:marLeft w:val="640"/>
          <w:marRight w:val="0"/>
          <w:marTop w:val="0"/>
          <w:marBottom w:val="0"/>
          <w:divBdr>
            <w:top w:val="none" w:sz="0" w:space="0" w:color="auto"/>
            <w:left w:val="none" w:sz="0" w:space="0" w:color="auto"/>
            <w:bottom w:val="none" w:sz="0" w:space="0" w:color="auto"/>
            <w:right w:val="none" w:sz="0" w:space="0" w:color="auto"/>
          </w:divBdr>
        </w:div>
        <w:div w:id="271521256">
          <w:marLeft w:val="640"/>
          <w:marRight w:val="0"/>
          <w:marTop w:val="0"/>
          <w:marBottom w:val="0"/>
          <w:divBdr>
            <w:top w:val="none" w:sz="0" w:space="0" w:color="auto"/>
            <w:left w:val="none" w:sz="0" w:space="0" w:color="auto"/>
            <w:bottom w:val="none" w:sz="0" w:space="0" w:color="auto"/>
            <w:right w:val="none" w:sz="0" w:space="0" w:color="auto"/>
          </w:divBdr>
        </w:div>
        <w:div w:id="358894536">
          <w:marLeft w:val="640"/>
          <w:marRight w:val="0"/>
          <w:marTop w:val="0"/>
          <w:marBottom w:val="0"/>
          <w:divBdr>
            <w:top w:val="none" w:sz="0" w:space="0" w:color="auto"/>
            <w:left w:val="none" w:sz="0" w:space="0" w:color="auto"/>
            <w:bottom w:val="none" w:sz="0" w:space="0" w:color="auto"/>
            <w:right w:val="none" w:sz="0" w:space="0" w:color="auto"/>
          </w:divBdr>
        </w:div>
        <w:div w:id="505171371">
          <w:marLeft w:val="640"/>
          <w:marRight w:val="0"/>
          <w:marTop w:val="0"/>
          <w:marBottom w:val="0"/>
          <w:divBdr>
            <w:top w:val="none" w:sz="0" w:space="0" w:color="auto"/>
            <w:left w:val="none" w:sz="0" w:space="0" w:color="auto"/>
            <w:bottom w:val="none" w:sz="0" w:space="0" w:color="auto"/>
            <w:right w:val="none" w:sz="0" w:space="0" w:color="auto"/>
          </w:divBdr>
        </w:div>
        <w:div w:id="571895285">
          <w:marLeft w:val="640"/>
          <w:marRight w:val="0"/>
          <w:marTop w:val="0"/>
          <w:marBottom w:val="0"/>
          <w:divBdr>
            <w:top w:val="none" w:sz="0" w:space="0" w:color="auto"/>
            <w:left w:val="none" w:sz="0" w:space="0" w:color="auto"/>
            <w:bottom w:val="none" w:sz="0" w:space="0" w:color="auto"/>
            <w:right w:val="none" w:sz="0" w:space="0" w:color="auto"/>
          </w:divBdr>
        </w:div>
        <w:div w:id="617490811">
          <w:marLeft w:val="640"/>
          <w:marRight w:val="0"/>
          <w:marTop w:val="0"/>
          <w:marBottom w:val="0"/>
          <w:divBdr>
            <w:top w:val="none" w:sz="0" w:space="0" w:color="auto"/>
            <w:left w:val="none" w:sz="0" w:space="0" w:color="auto"/>
            <w:bottom w:val="none" w:sz="0" w:space="0" w:color="auto"/>
            <w:right w:val="none" w:sz="0" w:space="0" w:color="auto"/>
          </w:divBdr>
        </w:div>
        <w:div w:id="700859081">
          <w:marLeft w:val="640"/>
          <w:marRight w:val="0"/>
          <w:marTop w:val="0"/>
          <w:marBottom w:val="0"/>
          <w:divBdr>
            <w:top w:val="none" w:sz="0" w:space="0" w:color="auto"/>
            <w:left w:val="none" w:sz="0" w:space="0" w:color="auto"/>
            <w:bottom w:val="none" w:sz="0" w:space="0" w:color="auto"/>
            <w:right w:val="none" w:sz="0" w:space="0" w:color="auto"/>
          </w:divBdr>
        </w:div>
        <w:div w:id="724838166">
          <w:marLeft w:val="640"/>
          <w:marRight w:val="0"/>
          <w:marTop w:val="0"/>
          <w:marBottom w:val="0"/>
          <w:divBdr>
            <w:top w:val="none" w:sz="0" w:space="0" w:color="auto"/>
            <w:left w:val="none" w:sz="0" w:space="0" w:color="auto"/>
            <w:bottom w:val="none" w:sz="0" w:space="0" w:color="auto"/>
            <w:right w:val="none" w:sz="0" w:space="0" w:color="auto"/>
          </w:divBdr>
        </w:div>
        <w:div w:id="752091315">
          <w:marLeft w:val="640"/>
          <w:marRight w:val="0"/>
          <w:marTop w:val="0"/>
          <w:marBottom w:val="0"/>
          <w:divBdr>
            <w:top w:val="none" w:sz="0" w:space="0" w:color="auto"/>
            <w:left w:val="none" w:sz="0" w:space="0" w:color="auto"/>
            <w:bottom w:val="none" w:sz="0" w:space="0" w:color="auto"/>
            <w:right w:val="none" w:sz="0" w:space="0" w:color="auto"/>
          </w:divBdr>
        </w:div>
        <w:div w:id="797532679">
          <w:marLeft w:val="640"/>
          <w:marRight w:val="0"/>
          <w:marTop w:val="0"/>
          <w:marBottom w:val="0"/>
          <w:divBdr>
            <w:top w:val="none" w:sz="0" w:space="0" w:color="auto"/>
            <w:left w:val="none" w:sz="0" w:space="0" w:color="auto"/>
            <w:bottom w:val="none" w:sz="0" w:space="0" w:color="auto"/>
            <w:right w:val="none" w:sz="0" w:space="0" w:color="auto"/>
          </w:divBdr>
        </w:div>
        <w:div w:id="801771056">
          <w:marLeft w:val="640"/>
          <w:marRight w:val="0"/>
          <w:marTop w:val="0"/>
          <w:marBottom w:val="0"/>
          <w:divBdr>
            <w:top w:val="none" w:sz="0" w:space="0" w:color="auto"/>
            <w:left w:val="none" w:sz="0" w:space="0" w:color="auto"/>
            <w:bottom w:val="none" w:sz="0" w:space="0" w:color="auto"/>
            <w:right w:val="none" w:sz="0" w:space="0" w:color="auto"/>
          </w:divBdr>
        </w:div>
        <w:div w:id="830869845">
          <w:marLeft w:val="640"/>
          <w:marRight w:val="0"/>
          <w:marTop w:val="0"/>
          <w:marBottom w:val="0"/>
          <w:divBdr>
            <w:top w:val="none" w:sz="0" w:space="0" w:color="auto"/>
            <w:left w:val="none" w:sz="0" w:space="0" w:color="auto"/>
            <w:bottom w:val="none" w:sz="0" w:space="0" w:color="auto"/>
            <w:right w:val="none" w:sz="0" w:space="0" w:color="auto"/>
          </w:divBdr>
        </w:div>
        <w:div w:id="865825520">
          <w:marLeft w:val="640"/>
          <w:marRight w:val="0"/>
          <w:marTop w:val="0"/>
          <w:marBottom w:val="0"/>
          <w:divBdr>
            <w:top w:val="none" w:sz="0" w:space="0" w:color="auto"/>
            <w:left w:val="none" w:sz="0" w:space="0" w:color="auto"/>
            <w:bottom w:val="none" w:sz="0" w:space="0" w:color="auto"/>
            <w:right w:val="none" w:sz="0" w:space="0" w:color="auto"/>
          </w:divBdr>
        </w:div>
        <w:div w:id="874079300">
          <w:marLeft w:val="640"/>
          <w:marRight w:val="0"/>
          <w:marTop w:val="0"/>
          <w:marBottom w:val="0"/>
          <w:divBdr>
            <w:top w:val="none" w:sz="0" w:space="0" w:color="auto"/>
            <w:left w:val="none" w:sz="0" w:space="0" w:color="auto"/>
            <w:bottom w:val="none" w:sz="0" w:space="0" w:color="auto"/>
            <w:right w:val="none" w:sz="0" w:space="0" w:color="auto"/>
          </w:divBdr>
        </w:div>
        <w:div w:id="933326104">
          <w:marLeft w:val="640"/>
          <w:marRight w:val="0"/>
          <w:marTop w:val="0"/>
          <w:marBottom w:val="0"/>
          <w:divBdr>
            <w:top w:val="none" w:sz="0" w:space="0" w:color="auto"/>
            <w:left w:val="none" w:sz="0" w:space="0" w:color="auto"/>
            <w:bottom w:val="none" w:sz="0" w:space="0" w:color="auto"/>
            <w:right w:val="none" w:sz="0" w:space="0" w:color="auto"/>
          </w:divBdr>
        </w:div>
        <w:div w:id="953561445">
          <w:marLeft w:val="640"/>
          <w:marRight w:val="0"/>
          <w:marTop w:val="0"/>
          <w:marBottom w:val="0"/>
          <w:divBdr>
            <w:top w:val="none" w:sz="0" w:space="0" w:color="auto"/>
            <w:left w:val="none" w:sz="0" w:space="0" w:color="auto"/>
            <w:bottom w:val="none" w:sz="0" w:space="0" w:color="auto"/>
            <w:right w:val="none" w:sz="0" w:space="0" w:color="auto"/>
          </w:divBdr>
        </w:div>
        <w:div w:id="982395188">
          <w:marLeft w:val="640"/>
          <w:marRight w:val="0"/>
          <w:marTop w:val="0"/>
          <w:marBottom w:val="0"/>
          <w:divBdr>
            <w:top w:val="none" w:sz="0" w:space="0" w:color="auto"/>
            <w:left w:val="none" w:sz="0" w:space="0" w:color="auto"/>
            <w:bottom w:val="none" w:sz="0" w:space="0" w:color="auto"/>
            <w:right w:val="none" w:sz="0" w:space="0" w:color="auto"/>
          </w:divBdr>
        </w:div>
        <w:div w:id="1026178141">
          <w:marLeft w:val="640"/>
          <w:marRight w:val="0"/>
          <w:marTop w:val="0"/>
          <w:marBottom w:val="0"/>
          <w:divBdr>
            <w:top w:val="none" w:sz="0" w:space="0" w:color="auto"/>
            <w:left w:val="none" w:sz="0" w:space="0" w:color="auto"/>
            <w:bottom w:val="none" w:sz="0" w:space="0" w:color="auto"/>
            <w:right w:val="none" w:sz="0" w:space="0" w:color="auto"/>
          </w:divBdr>
        </w:div>
        <w:div w:id="1055469121">
          <w:marLeft w:val="640"/>
          <w:marRight w:val="0"/>
          <w:marTop w:val="0"/>
          <w:marBottom w:val="0"/>
          <w:divBdr>
            <w:top w:val="none" w:sz="0" w:space="0" w:color="auto"/>
            <w:left w:val="none" w:sz="0" w:space="0" w:color="auto"/>
            <w:bottom w:val="none" w:sz="0" w:space="0" w:color="auto"/>
            <w:right w:val="none" w:sz="0" w:space="0" w:color="auto"/>
          </w:divBdr>
        </w:div>
        <w:div w:id="1073546542">
          <w:marLeft w:val="640"/>
          <w:marRight w:val="0"/>
          <w:marTop w:val="0"/>
          <w:marBottom w:val="0"/>
          <w:divBdr>
            <w:top w:val="none" w:sz="0" w:space="0" w:color="auto"/>
            <w:left w:val="none" w:sz="0" w:space="0" w:color="auto"/>
            <w:bottom w:val="none" w:sz="0" w:space="0" w:color="auto"/>
            <w:right w:val="none" w:sz="0" w:space="0" w:color="auto"/>
          </w:divBdr>
        </w:div>
        <w:div w:id="1090852014">
          <w:marLeft w:val="640"/>
          <w:marRight w:val="0"/>
          <w:marTop w:val="0"/>
          <w:marBottom w:val="0"/>
          <w:divBdr>
            <w:top w:val="none" w:sz="0" w:space="0" w:color="auto"/>
            <w:left w:val="none" w:sz="0" w:space="0" w:color="auto"/>
            <w:bottom w:val="none" w:sz="0" w:space="0" w:color="auto"/>
            <w:right w:val="none" w:sz="0" w:space="0" w:color="auto"/>
          </w:divBdr>
        </w:div>
        <w:div w:id="1119762540">
          <w:marLeft w:val="640"/>
          <w:marRight w:val="0"/>
          <w:marTop w:val="0"/>
          <w:marBottom w:val="0"/>
          <w:divBdr>
            <w:top w:val="none" w:sz="0" w:space="0" w:color="auto"/>
            <w:left w:val="none" w:sz="0" w:space="0" w:color="auto"/>
            <w:bottom w:val="none" w:sz="0" w:space="0" w:color="auto"/>
            <w:right w:val="none" w:sz="0" w:space="0" w:color="auto"/>
          </w:divBdr>
        </w:div>
        <w:div w:id="1250845758">
          <w:marLeft w:val="640"/>
          <w:marRight w:val="0"/>
          <w:marTop w:val="0"/>
          <w:marBottom w:val="0"/>
          <w:divBdr>
            <w:top w:val="none" w:sz="0" w:space="0" w:color="auto"/>
            <w:left w:val="none" w:sz="0" w:space="0" w:color="auto"/>
            <w:bottom w:val="none" w:sz="0" w:space="0" w:color="auto"/>
            <w:right w:val="none" w:sz="0" w:space="0" w:color="auto"/>
          </w:divBdr>
        </w:div>
        <w:div w:id="1271401836">
          <w:marLeft w:val="640"/>
          <w:marRight w:val="0"/>
          <w:marTop w:val="0"/>
          <w:marBottom w:val="0"/>
          <w:divBdr>
            <w:top w:val="none" w:sz="0" w:space="0" w:color="auto"/>
            <w:left w:val="none" w:sz="0" w:space="0" w:color="auto"/>
            <w:bottom w:val="none" w:sz="0" w:space="0" w:color="auto"/>
            <w:right w:val="none" w:sz="0" w:space="0" w:color="auto"/>
          </w:divBdr>
        </w:div>
        <w:div w:id="1285961361">
          <w:marLeft w:val="640"/>
          <w:marRight w:val="0"/>
          <w:marTop w:val="0"/>
          <w:marBottom w:val="0"/>
          <w:divBdr>
            <w:top w:val="none" w:sz="0" w:space="0" w:color="auto"/>
            <w:left w:val="none" w:sz="0" w:space="0" w:color="auto"/>
            <w:bottom w:val="none" w:sz="0" w:space="0" w:color="auto"/>
            <w:right w:val="none" w:sz="0" w:space="0" w:color="auto"/>
          </w:divBdr>
        </w:div>
        <w:div w:id="1288581383">
          <w:marLeft w:val="640"/>
          <w:marRight w:val="0"/>
          <w:marTop w:val="0"/>
          <w:marBottom w:val="0"/>
          <w:divBdr>
            <w:top w:val="none" w:sz="0" w:space="0" w:color="auto"/>
            <w:left w:val="none" w:sz="0" w:space="0" w:color="auto"/>
            <w:bottom w:val="none" w:sz="0" w:space="0" w:color="auto"/>
            <w:right w:val="none" w:sz="0" w:space="0" w:color="auto"/>
          </w:divBdr>
        </w:div>
        <w:div w:id="1338843742">
          <w:marLeft w:val="640"/>
          <w:marRight w:val="0"/>
          <w:marTop w:val="0"/>
          <w:marBottom w:val="0"/>
          <w:divBdr>
            <w:top w:val="none" w:sz="0" w:space="0" w:color="auto"/>
            <w:left w:val="none" w:sz="0" w:space="0" w:color="auto"/>
            <w:bottom w:val="none" w:sz="0" w:space="0" w:color="auto"/>
            <w:right w:val="none" w:sz="0" w:space="0" w:color="auto"/>
          </w:divBdr>
        </w:div>
        <w:div w:id="1405685583">
          <w:marLeft w:val="640"/>
          <w:marRight w:val="0"/>
          <w:marTop w:val="0"/>
          <w:marBottom w:val="0"/>
          <w:divBdr>
            <w:top w:val="none" w:sz="0" w:space="0" w:color="auto"/>
            <w:left w:val="none" w:sz="0" w:space="0" w:color="auto"/>
            <w:bottom w:val="none" w:sz="0" w:space="0" w:color="auto"/>
            <w:right w:val="none" w:sz="0" w:space="0" w:color="auto"/>
          </w:divBdr>
        </w:div>
        <w:div w:id="1453326445">
          <w:marLeft w:val="640"/>
          <w:marRight w:val="0"/>
          <w:marTop w:val="0"/>
          <w:marBottom w:val="0"/>
          <w:divBdr>
            <w:top w:val="none" w:sz="0" w:space="0" w:color="auto"/>
            <w:left w:val="none" w:sz="0" w:space="0" w:color="auto"/>
            <w:bottom w:val="none" w:sz="0" w:space="0" w:color="auto"/>
            <w:right w:val="none" w:sz="0" w:space="0" w:color="auto"/>
          </w:divBdr>
        </w:div>
        <w:div w:id="1495560958">
          <w:marLeft w:val="640"/>
          <w:marRight w:val="0"/>
          <w:marTop w:val="0"/>
          <w:marBottom w:val="0"/>
          <w:divBdr>
            <w:top w:val="none" w:sz="0" w:space="0" w:color="auto"/>
            <w:left w:val="none" w:sz="0" w:space="0" w:color="auto"/>
            <w:bottom w:val="none" w:sz="0" w:space="0" w:color="auto"/>
            <w:right w:val="none" w:sz="0" w:space="0" w:color="auto"/>
          </w:divBdr>
        </w:div>
        <w:div w:id="1499880443">
          <w:marLeft w:val="640"/>
          <w:marRight w:val="0"/>
          <w:marTop w:val="0"/>
          <w:marBottom w:val="0"/>
          <w:divBdr>
            <w:top w:val="none" w:sz="0" w:space="0" w:color="auto"/>
            <w:left w:val="none" w:sz="0" w:space="0" w:color="auto"/>
            <w:bottom w:val="none" w:sz="0" w:space="0" w:color="auto"/>
            <w:right w:val="none" w:sz="0" w:space="0" w:color="auto"/>
          </w:divBdr>
        </w:div>
        <w:div w:id="1514805421">
          <w:marLeft w:val="640"/>
          <w:marRight w:val="0"/>
          <w:marTop w:val="0"/>
          <w:marBottom w:val="0"/>
          <w:divBdr>
            <w:top w:val="none" w:sz="0" w:space="0" w:color="auto"/>
            <w:left w:val="none" w:sz="0" w:space="0" w:color="auto"/>
            <w:bottom w:val="none" w:sz="0" w:space="0" w:color="auto"/>
            <w:right w:val="none" w:sz="0" w:space="0" w:color="auto"/>
          </w:divBdr>
        </w:div>
        <w:div w:id="1556089308">
          <w:marLeft w:val="640"/>
          <w:marRight w:val="0"/>
          <w:marTop w:val="0"/>
          <w:marBottom w:val="0"/>
          <w:divBdr>
            <w:top w:val="none" w:sz="0" w:space="0" w:color="auto"/>
            <w:left w:val="none" w:sz="0" w:space="0" w:color="auto"/>
            <w:bottom w:val="none" w:sz="0" w:space="0" w:color="auto"/>
            <w:right w:val="none" w:sz="0" w:space="0" w:color="auto"/>
          </w:divBdr>
        </w:div>
        <w:div w:id="1575356984">
          <w:marLeft w:val="640"/>
          <w:marRight w:val="0"/>
          <w:marTop w:val="0"/>
          <w:marBottom w:val="0"/>
          <w:divBdr>
            <w:top w:val="none" w:sz="0" w:space="0" w:color="auto"/>
            <w:left w:val="none" w:sz="0" w:space="0" w:color="auto"/>
            <w:bottom w:val="none" w:sz="0" w:space="0" w:color="auto"/>
            <w:right w:val="none" w:sz="0" w:space="0" w:color="auto"/>
          </w:divBdr>
        </w:div>
        <w:div w:id="1688866239">
          <w:marLeft w:val="640"/>
          <w:marRight w:val="0"/>
          <w:marTop w:val="0"/>
          <w:marBottom w:val="0"/>
          <w:divBdr>
            <w:top w:val="none" w:sz="0" w:space="0" w:color="auto"/>
            <w:left w:val="none" w:sz="0" w:space="0" w:color="auto"/>
            <w:bottom w:val="none" w:sz="0" w:space="0" w:color="auto"/>
            <w:right w:val="none" w:sz="0" w:space="0" w:color="auto"/>
          </w:divBdr>
        </w:div>
        <w:div w:id="1717927622">
          <w:marLeft w:val="640"/>
          <w:marRight w:val="0"/>
          <w:marTop w:val="0"/>
          <w:marBottom w:val="0"/>
          <w:divBdr>
            <w:top w:val="none" w:sz="0" w:space="0" w:color="auto"/>
            <w:left w:val="none" w:sz="0" w:space="0" w:color="auto"/>
            <w:bottom w:val="none" w:sz="0" w:space="0" w:color="auto"/>
            <w:right w:val="none" w:sz="0" w:space="0" w:color="auto"/>
          </w:divBdr>
        </w:div>
        <w:div w:id="1719082271">
          <w:marLeft w:val="640"/>
          <w:marRight w:val="0"/>
          <w:marTop w:val="0"/>
          <w:marBottom w:val="0"/>
          <w:divBdr>
            <w:top w:val="none" w:sz="0" w:space="0" w:color="auto"/>
            <w:left w:val="none" w:sz="0" w:space="0" w:color="auto"/>
            <w:bottom w:val="none" w:sz="0" w:space="0" w:color="auto"/>
            <w:right w:val="none" w:sz="0" w:space="0" w:color="auto"/>
          </w:divBdr>
        </w:div>
        <w:div w:id="1729525099">
          <w:marLeft w:val="640"/>
          <w:marRight w:val="0"/>
          <w:marTop w:val="0"/>
          <w:marBottom w:val="0"/>
          <w:divBdr>
            <w:top w:val="none" w:sz="0" w:space="0" w:color="auto"/>
            <w:left w:val="none" w:sz="0" w:space="0" w:color="auto"/>
            <w:bottom w:val="none" w:sz="0" w:space="0" w:color="auto"/>
            <w:right w:val="none" w:sz="0" w:space="0" w:color="auto"/>
          </w:divBdr>
        </w:div>
        <w:div w:id="1734350848">
          <w:marLeft w:val="640"/>
          <w:marRight w:val="0"/>
          <w:marTop w:val="0"/>
          <w:marBottom w:val="0"/>
          <w:divBdr>
            <w:top w:val="none" w:sz="0" w:space="0" w:color="auto"/>
            <w:left w:val="none" w:sz="0" w:space="0" w:color="auto"/>
            <w:bottom w:val="none" w:sz="0" w:space="0" w:color="auto"/>
            <w:right w:val="none" w:sz="0" w:space="0" w:color="auto"/>
          </w:divBdr>
        </w:div>
        <w:div w:id="1841500383">
          <w:marLeft w:val="640"/>
          <w:marRight w:val="0"/>
          <w:marTop w:val="0"/>
          <w:marBottom w:val="0"/>
          <w:divBdr>
            <w:top w:val="none" w:sz="0" w:space="0" w:color="auto"/>
            <w:left w:val="none" w:sz="0" w:space="0" w:color="auto"/>
            <w:bottom w:val="none" w:sz="0" w:space="0" w:color="auto"/>
            <w:right w:val="none" w:sz="0" w:space="0" w:color="auto"/>
          </w:divBdr>
        </w:div>
        <w:div w:id="1865240475">
          <w:marLeft w:val="640"/>
          <w:marRight w:val="0"/>
          <w:marTop w:val="0"/>
          <w:marBottom w:val="0"/>
          <w:divBdr>
            <w:top w:val="none" w:sz="0" w:space="0" w:color="auto"/>
            <w:left w:val="none" w:sz="0" w:space="0" w:color="auto"/>
            <w:bottom w:val="none" w:sz="0" w:space="0" w:color="auto"/>
            <w:right w:val="none" w:sz="0" w:space="0" w:color="auto"/>
          </w:divBdr>
        </w:div>
        <w:div w:id="2070304432">
          <w:marLeft w:val="640"/>
          <w:marRight w:val="0"/>
          <w:marTop w:val="0"/>
          <w:marBottom w:val="0"/>
          <w:divBdr>
            <w:top w:val="none" w:sz="0" w:space="0" w:color="auto"/>
            <w:left w:val="none" w:sz="0" w:space="0" w:color="auto"/>
            <w:bottom w:val="none" w:sz="0" w:space="0" w:color="auto"/>
            <w:right w:val="none" w:sz="0" w:space="0" w:color="auto"/>
          </w:divBdr>
        </w:div>
        <w:div w:id="2119568539">
          <w:marLeft w:val="640"/>
          <w:marRight w:val="0"/>
          <w:marTop w:val="0"/>
          <w:marBottom w:val="0"/>
          <w:divBdr>
            <w:top w:val="none" w:sz="0" w:space="0" w:color="auto"/>
            <w:left w:val="none" w:sz="0" w:space="0" w:color="auto"/>
            <w:bottom w:val="none" w:sz="0" w:space="0" w:color="auto"/>
            <w:right w:val="none" w:sz="0" w:space="0" w:color="auto"/>
          </w:divBdr>
        </w:div>
        <w:div w:id="2145197512">
          <w:marLeft w:val="640"/>
          <w:marRight w:val="0"/>
          <w:marTop w:val="0"/>
          <w:marBottom w:val="0"/>
          <w:divBdr>
            <w:top w:val="none" w:sz="0" w:space="0" w:color="auto"/>
            <w:left w:val="none" w:sz="0" w:space="0" w:color="auto"/>
            <w:bottom w:val="none" w:sz="0" w:space="0" w:color="auto"/>
            <w:right w:val="none" w:sz="0" w:space="0" w:color="auto"/>
          </w:divBdr>
        </w:div>
      </w:divsChild>
    </w:div>
    <w:div w:id="1830630461">
      <w:bodyDiv w:val="1"/>
      <w:marLeft w:val="0"/>
      <w:marRight w:val="0"/>
      <w:marTop w:val="0"/>
      <w:marBottom w:val="0"/>
      <w:divBdr>
        <w:top w:val="none" w:sz="0" w:space="0" w:color="auto"/>
        <w:left w:val="none" w:sz="0" w:space="0" w:color="auto"/>
        <w:bottom w:val="none" w:sz="0" w:space="0" w:color="auto"/>
        <w:right w:val="none" w:sz="0" w:space="0" w:color="auto"/>
      </w:divBdr>
      <w:divsChild>
        <w:div w:id="936787788">
          <w:marLeft w:val="0"/>
          <w:marRight w:val="0"/>
          <w:marTop w:val="0"/>
          <w:marBottom w:val="0"/>
          <w:divBdr>
            <w:top w:val="none" w:sz="0" w:space="0" w:color="auto"/>
            <w:left w:val="none" w:sz="0" w:space="0" w:color="auto"/>
            <w:bottom w:val="none" w:sz="0" w:space="0" w:color="auto"/>
            <w:right w:val="none" w:sz="0" w:space="0" w:color="auto"/>
          </w:divBdr>
          <w:divsChild>
            <w:div w:id="1370642406">
              <w:marLeft w:val="0"/>
              <w:marRight w:val="0"/>
              <w:marTop w:val="0"/>
              <w:marBottom w:val="0"/>
              <w:divBdr>
                <w:top w:val="none" w:sz="0" w:space="0" w:color="auto"/>
                <w:left w:val="none" w:sz="0" w:space="0" w:color="auto"/>
                <w:bottom w:val="none" w:sz="0" w:space="0" w:color="auto"/>
                <w:right w:val="none" w:sz="0" w:space="0" w:color="auto"/>
              </w:divBdr>
              <w:divsChild>
                <w:div w:id="10121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023223">
      <w:bodyDiv w:val="1"/>
      <w:marLeft w:val="0"/>
      <w:marRight w:val="0"/>
      <w:marTop w:val="0"/>
      <w:marBottom w:val="0"/>
      <w:divBdr>
        <w:top w:val="none" w:sz="0" w:space="0" w:color="auto"/>
        <w:left w:val="none" w:sz="0" w:space="0" w:color="auto"/>
        <w:bottom w:val="none" w:sz="0" w:space="0" w:color="auto"/>
        <w:right w:val="none" w:sz="0" w:space="0" w:color="auto"/>
      </w:divBdr>
      <w:divsChild>
        <w:div w:id="33701979">
          <w:marLeft w:val="640"/>
          <w:marRight w:val="0"/>
          <w:marTop w:val="0"/>
          <w:marBottom w:val="0"/>
          <w:divBdr>
            <w:top w:val="none" w:sz="0" w:space="0" w:color="auto"/>
            <w:left w:val="none" w:sz="0" w:space="0" w:color="auto"/>
            <w:bottom w:val="none" w:sz="0" w:space="0" w:color="auto"/>
            <w:right w:val="none" w:sz="0" w:space="0" w:color="auto"/>
          </w:divBdr>
        </w:div>
        <w:div w:id="37432988">
          <w:marLeft w:val="640"/>
          <w:marRight w:val="0"/>
          <w:marTop w:val="0"/>
          <w:marBottom w:val="0"/>
          <w:divBdr>
            <w:top w:val="none" w:sz="0" w:space="0" w:color="auto"/>
            <w:left w:val="none" w:sz="0" w:space="0" w:color="auto"/>
            <w:bottom w:val="none" w:sz="0" w:space="0" w:color="auto"/>
            <w:right w:val="none" w:sz="0" w:space="0" w:color="auto"/>
          </w:divBdr>
        </w:div>
        <w:div w:id="51932471">
          <w:marLeft w:val="640"/>
          <w:marRight w:val="0"/>
          <w:marTop w:val="0"/>
          <w:marBottom w:val="0"/>
          <w:divBdr>
            <w:top w:val="none" w:sz="0" w:space="0" w:color="auto"/>
            <w:left w:val="none" w:sz="0" w:space="0" w:color="auto"/>
            <w:bottom w:val="none" w:sz="0" w:space="0" w:color="auto"/>
            <w:right w:val="none" w:sz="0" w:space="0" w:color="auto"/>
          </w:divBdr>
        </w:div>
        <w:div w:id="53816809">
          <w:marLeft w:val="640"/>
          <w:marRight w:val="0"/>
          <w:marTop w:val="0"/>
          <w:marBottom w:val="0"/>
          <w:divBdr>
            <w:top w:val="none" w:sz="0" w:space="0" w:color="auto"/>
            <w:left w:val="none" w:sz="0" w:space="0" w:color="auto"/>
            <w:bottom w:val="none" w:sz="0" w:space="0" w:color="auto"/>
            <w:right w:val="none" w:sz="0" w:space="0" w:color="auto"/>
          </w:divBdr>
        </w:div>
        <w:div w:id="67264635">
          <w:marLeft w:val="640"/>
          <w:marRight w:val="0"/>
          <w:marTop w:val="0"/>
          <w:marBottom w:val="0"/>
          <w:divBdr>
            <w:top w:val="none" w:sz="0" w:space="0" w:color="auto"/>
            <w:left w:val="none" w:sz="0" w:space="0" w:color="auto"/>
            <w:bottom w:val="none" w:sz="0" w:space="0" w:color="auto"/>
            <w:right w:val="none" w:sz="0" w:space="0" w:color="auto"/>
          </w:divBdr>
        </w:div>
        <w:div w:id="73168809">
          <w:marLeft w:val="640"/>
          <w:marRight w:val="0"/>
          <w:marTop w:val="0"/>
          <w:marBottom w:val="0"/>
          <w:divBdr>
            <w:top w:val="none" w:sz="0" w:space="0" w:color="auto"/>
            <w:left w:val="none" w:sz="0" w:space="0" w:color="auto"/>
            <w:bottom w:val="none" w:sz="0" w:space="0" w:color="auto"/>
            <w:right w:val="none" w:sz="0" w:space="0" w:color="auto"/>
          </w:divBdr>
        </w:div>
        <w:div w:id="93980438">
          <w:marLeft w:val="640"/>
          <w:marRight w:val="0"/>
          <w:marTop w:val="0"/>
          <w:marBottom w:val="0"/>
          <w:divBdr>
            <w:top w:val="none" w:sz="0" w:space="0" w:color="auto"/>
            <w:left w:val="none" w:sz="0" w:space="0" w:color="auto"/>
            <w:bottom w:val="none" w:sz="0" w:space="0" w:color="auto"/>
            <w:right w:val="none" w:sz="0" w:space="0" w:color="auto"/>
          </w:divBdr>
        </w:div>
        <w:div w:id="97143586">
          <w:marLeft w:val="640"/>
          <w:marRight w:val="0"/>
          <w:marTop w:val="0"/>
          <w:marBottom w:val="0"/>
          <w:divBdr>
            <w:top w:val="none" w:sz="0" w:space="0" w:color="auto"/>
            <w:left w:val="none" w:sz="0" w:space="0" w:color="auto"/>
            <w:bottom w:val="none" w:sz="0" w:space="0" w:color="auto"/>
            <w:right w:val="none" w:sz="0" w:space="0" w:color="auto"/>
          </w:divBdr>
        </w:div>
        <w:div w:id="137305570">
          <w:marLeft w:val="640"/>
          <w:marRight w:val="0"/>
          <w:marTop w:val="0"/>
          <w:marBottom w:val="0"/>
          <w:divBdr>
            <w:top w:val="none" w:sz="0" w:space="0" w:color="auto"/>
            <w:left w:val="none" w:sz="0" w:space="0" w:color="auto"/>
            <w:bottom w:val="none" w:sz="0" w:space="0" w:color="auto"/>
            <w:right w:val="none" w:sz="0" w:space="0" w:color="auto"/>
          </w:divBdr>
        </w:div>
        <w:div w:id="188954572">
          <w:marLeft w:val="640"/>
          <w:marRight w:val="0"/>
          <w:marTop w:val="0"/>
          <w:marBottom w:val="0"/>
          <w:divBdr>
            <w:top w:val="none" w:sz="0" w:space="0" w:color="auto"/>
            <w:left w:val="none" w:sz="0" w:space="0" w:color="auto"/>
            <w:bottom w:val="none" w:sz="0" w:space="0" w:color="auto"/>
            <w:right w:val="none" w:sz="0" w:space="0" w:color="auto"/>
          </w:divBdr>
        </w:div>
        <w:div w:id="237641667">
          <w:marLeft w:val="640"/>
          <w:marRight w:val="0"/>
          <w:marTop w:val="0"/>
          <w:marBottom w:val="0"/>
          <w:divBdr>
            <w:top w:val="none" w:sz="0" w:space="0" w:color="auto"/>
            <w:left w:val="none" w:sz="0" w:space="0" w:color="auto"/>
            <w:bottom w:val="none" w:sz="0" w:space="0" w:color="auto"/>
            <w:right w:val="none" w:sz="0" w:space="0" w:color="auto"/>
          </w:divBdr>
        </w:div>
        <w:div w:id="240989560">
          <w:marLeft w:val="640"/>
          <w:marRight w:val="0"/>
          <w:marTop w:val="0"/>
          <w:marBottom w:val="0"/>
          <w:divBdr>
            <w:top w:val="none" w:sz="0" w:space="0" w:color="auto"/>
            <w:left w:val="none" w:sz="0" w:space="0" w:color="auto"/>
            <w:bottom w:val="none" w:sz="0" w:space="0" w:color="auto"/>
            <w:right w:val="none" w:sz="0" w:space="0" w:color="auto"/>
          </w:divBdr>
        </w:div>
        <w:div w:id="249313364">
          <w:marLeft w:val="640"/>
          <w:marRight w:val="0"/>
          <w:marTop w:val="0"/>
          <w:marBottom w:val="0"/>
          <w:divBdr>
            <w:top w:val="none" w:sz="0" w:space="0" w:color="auto"/>
            <w:left w:val="none" w:sz="0" w:space="0" w:color="auto"/>
            <w:bottom w:val="none" w:sz="0" w:space="0" w:color="auto"/>
            <w:right w:val="none" w:sz="0" w:space="0" w:color="auto"/>
          </w:divBdr>
        </w:div>
        <w:div w:id="268902481">
          <w:marLeft w:val="640"/>
          <w:marRight w:val="0"/>
          <w:marTop w:val="0"/>
          <w:marBottom w:val="0"/>
          <w:divBdr>
            <w:top w:val="none" w:sz="0" w:space="0" w:color="auto"/>
            <w:left w:val="none" w:sz="0" w:space="0" w:color="auto"/>
            <w:bottom w:val="none" w:sz="0" w:space="0" w:color="auto"/>
            <w:right w:val="none" w:sz="0" w:space="0" w:color="auto"/>
          </w:divBdr>
        </w:div>
        <w:div w:id="402604708">
          <w:marLeft w:val="640"/>
          <w:marRight w:val="0"/>
          <w:marTop w:val="0"/>
          <w:marBottom w:val="0"/>
          <w:divBdr>
            <w:top w:val="none" w:sz="0" w:space="0" w:color="auto"/>
            <w:left w:val="none" w:sz="0" w:space="0" w:color="auto"/>
            <w:bottom w:val="none" w:sz="0" w:space="0" w:color="auto"/>
            <w:right w:val="none" w:sz="0" w:space="0" w:color="auto"/>
          </w:divBdr>
        </w:div>
        <w:div w:id="551968718">
          <w:marLeft w:val="640"/>
          <w:marRight w:val="0"/>
          <w:marTop w:val="0"/>
          <w:marBottom w:val="0"/>
          <w:divBdr>
            <w:top w:val="none" w:sz="0" w:space="0" w:color="auto"/>
            <w:left w:val="none" w:sz="0" w:space="0" w:color="auto"/>
            <w:bottom w:val="none" w:sz="0" w:space="0" w:color="auto"/>
            <w:right w:val="none" w:sz="0" w:space="0" w:color="auto"/>
          </w:divBdr>
        </w:div>
        <w:div w:id="568660700">
          <w:marLeft w:val="640"/>
          <w:marRight w:val="0"/>
          <w:marTop w:val="0"/>
          <w:marBottom w:val="0"/>
          <w:divBdr>
            <w:top w:val="none" w:sz="0" w:space="0" w:color="auto"/>
            <w:left w:val="none" w:sz="0" w:space="0" w:color="auto"/>
            <w:bottom w:val="none" w:sz="0" w:space="0" w:color="auto"/>
            <w:right w:val="none" w:sz="0" w:space="0" w:color="auto"/>
          </w:divBdr>
        </w:div>
        <w:div w:id="586695513">
          <w:marLeft w:val="640"/>
          <w:marRight w:val="0"/>
          <w:marTop w:val="0"/>
          <w:marBottom w:val="0"/>
          <w:divBdr>
            <w:top w:val="none" w:sz="0" w:space="0" w:color="auto"/>
            <w:left w:val="none" w:sz="0" w:space="0" w:color="auto"/>
            <w:bottom w:val="none" w:sz="0" w:space="0" w:color="auto"/>
            <w:right w:val="none" w:sz="0" w:space="0" w:color="auto"/>
          </w:divBdr>
        </w:div>
        <w:div w:id="591084820">
          <w:marLeft w:val="640"/>
          <w:marRight w:val="0"/>
          <w:marTop w:val="0"/>
          <w:marBottom w:val="0"/>
          <w:divBdr>
            <w:top w:val="none" w:sz="0" w:space="0" w:color="auto"/>
            <w:left w:val="none" w:sz="0" w:space="0" w:color="auto"/>
            <w:bottom w:val="none" w:sz="0" w:space="0" w:color="auto"/>
            <w:right w:val="none" w:sz="0" w:space="0" w:color="auto"/>
          </w:divBdr>
        </w:div>
        <w:div w:id="736787875">
          <w:marLeft w:val="640"/>
          <w:marRight w:val="0"/>
          <w:marTop w:val="0"/>
          <w:marBottom w:val="0"/>
          <w:divBdr>
            <w:top w:val="none" w:sz="0" w:space="0" w:color="auto"/>
            <w:left w:val="none" w:sz="0" w:space="0" w:color="auto"/>
            <w:bottom w:val="none" w:sz="0" w:space="0" w:color="auto"/>
            <w:right w:val="none" w:sz="0" w:space="0" w:color="auto"/>
          </w:divBdr>
        </w:div>
        <w:div w:id="748382973">
          <w:marLeft w:val="640"/>
          <w:marRight w:val="0"/>
          <w:marTop w:val="0"/>
          <w:marBottom w:val="0"/>
          <w:divBdr>
            <w:top w:val="none" w:sz="0" w:space="0" w:color="auto"/>
            <w:left w:val="none" w:sz="0" w:space="0" w:color="auto"/>
            <w:bottom w:val="none" w:sz="0" w:space="0" w:color="auto"/>
            <w:right w:val="none" w:sz="0" w:space="0" w:color="auto"/>
          </w:divBdr>
        </w:div>
        <w:div w:id="766464750">
          <w:marLeft w:val="640"/>
          <w:marRight w:val="0"/>
          <w:marTop w:val="0"/>
          <w:marBottom w:val="0"/>
          <w:divBdr>
            <w:top w:val="none" w:sz="0" w:space="0" w:color="auto"/>
            <w:left w:val="none" w:sz="0" w:space="0" w:color="auto"/>
            <w:bottom w:val="none" w:sz="0" w:space="0" w:color="auto"/>
            <w:right w:val="none" w:sz="0" w:space="0" w:color="auto"/>
          </w:divBdr>
        </w:div>
        <w:div w:id="768278555">
          <w:marLeft w:val="640"/>
          <w:marRight w:val="0"/>
          <w:marTop w:val="0"/>
          <w:marBottom w:val="0"/>
          <w:divBdr>
            <w:top w:val="none" w:sz="0" w:space="0" w:color="auto"/>
            <w:left w:val="none" w:sz="0" w:space="0" w:color="auto"/>
            <w:bottom w:val="none" w:sz="0" w:space="0" w:color="auto"/>
            <w:right w:val="none" w:sz="0" w:space="0" w:color="auto"/>
          </w:divBdr>
        </w:div>
        <w:div w:id="781999649">
          <w:marLeft w:val="640"/>
          <w:marRight w:val="0"/>
          <w:marTop w:val="0"/>
          <w:marBottom w:val="0"/>
          <w:divBdr>
            <w:top w:val="none" w:sz="0" w:space="0" w:color="auto"/>
            <w:left w:val="none" w:sz="0" w:space="0" w:color="auto"/>
            <w:bottom w:val="none" w:sz="0" w:space="0" w:color="auto"/>
            <w:right w:val="none" w:sz="0" w:space="0" w:color="auto"/>
          </w:divBdr>
        </w:div>
        <w:div w:id="907770637">
          <w:marLeft w:val="640"/>
          <w:marRight w:val="0"/>
          <w:marTop w:val="0"/>
          <w:marBottom w:val="0"/>
          <w:divBdr>
            <w:top w:val="none" w:sz="0" w:space="0" w:color="auto"/>
            <w:left w:val="none" w:sz="0" w:space="0" w:color="auto"/>
            <w:bottom w:val="none" w:sz="0" w:space="0" w:color="auto"/>
            <w:right w:val="none" w:sz="0" w:space="0" w:color="auto"/>
          </w:divBdr>
        </w:div>
        <w:div w:id="941109296">
          <w:marLeft w:val="640"/>
          <w:marRight w:val="0"/>
          <w:marTop w:val="0"/>
          <w:marBottom w:val="0"/>
          <w:divBdr>
            <w:top w:val="none" w:sz="0" w:space="0" w:color="auto"/>
            <w:left w:val="none" w:sz="0" w:space="0" w:color="auto"/>
            <w:bottom w:val="none" w:sz="0" w:space="0" w:color="auto"/>
            <w:right w:val="none" w:sz="0" w:space="0" w:color="auto"/>
          </w:divBdr>
        </w:div>
        <w:div w:id="966739320">
          <w:marLeft w:val="640"/>
          <w:marRight w:val="0"/>
          <w:marTop w:val="0"/>
          <w:marBottom w:val="0"/>
          <w:divBdr>
            <w:top w:val="none" w:sz="0" w:space="0" w:color="auto"/>
            <w:left w:val="none" w:sz="0" w:space="0" w:color="auto"/>
            <w:bottom w:val="none" w:sz="0" w:space="0" w:color="auto"/>
            <w:right w:val="none" w:sz="0" w:space="0" w:color="auto"/>
          </w:divBdr>
        </w:div>
        <w:div w:id="983463664">
          <w:marLeft w:val="640"/>
          <w:marRight w:val="0"/>
          <w:marTop w:val="0"/>
          <w:marBottom w:val="0"/>
          <w:divBdr>
            <w:top w:val="none" w:sz="0" w:space="0" w:color="auto"/>
            <w:left w:val="none" w:sz="0" w:space="0" w:color="auto"/>
            <w:bottom w:val="none" w:sz="0" w:space="0" w:color="auto"/>
            <w:right w:val="none" w:sz="0" w:space="0" w:color="auto"/>
          </w:divBdr>
        </w:div>
        <w:div w:id="987318325">
          <w:marLeft w:val="640"/>
          <w:marRight w:val="0"/>
          <w:marTop w:val="0"/>
          <w:marBottom w:val="0"/>
          <w:divBdr>
            <w:top w:val="none" w:sz="0" w:space="0" w:color="auto"/>
            <w:left w:val="none" w:sz="0" w:space="0" w:color="auto"/>
            <w:bottom w:val="none" w:sz="0" w:space="0" w:color="auto"/>
            <w:right w:val="none" w:sz="0" w:space="0" w:color="auto"/>
          </w:divBdr>
        </w:div>
        <w:div w:id="989092259">
          <w:marLeft w:val="640"/>
          <w:marRight w:val="0"/>
          <w:marTop w:val="0"/>
          <w:marBottom w:val="0"/>
          <w:divBdr>
            <w:top w:val="none" w:sz="0" w:space="0" w:color="auto"/>
            <w:left w:val="none" w:sz="0" w:space="0" w:color="auto"/>
            <w:bottom w:val="none" w:sz="0" w:space="0" w:color="auto"/>
            <w:right w:val="none" w:sz="0" w:space="0" w:color="auto"/>
          </w:divBdr>
        </w:div>
        <w:div w:id="1064064696">
          <w:marLeft w:val="640"/>
          <w:marRight w:val="0"/>
          <w:marTop w:val="0"/>
          <w:marBottom w:val="0"/>
          <w:divBdr>
            <w:top w:val="none" w:sz="0" w:space="0" w:color="auto"/>
            <w:left w:val="none" w:sz="0" w:space="0" w:color="auto"/>
            <w:bottom w:val="none" w:sz="0" w:space="0" w:color="auto"/>
            <w:right w:val="none" w:sz="0" w:space="0" w:color="auto"/>
          </w:divBdr>
        </w:div>
        <w:div w:id="1082486553">
          <w:marLeft w:val="640"/>
          <w:marRight w:val="0"/>
          <w:marTop w:val="0"/>
          <w:marBottom w:val="0"/>
          <w:divBdr>
            <w:top w:val="none" w:sz="0" w:space="0" w:color="auto"/>
            <w:left w:val="none" w:sz="0" w:space="0" w:color="auto"/>
            <w:bottom w:val="none" w:sz="0" w:space="0" w:color="auto"/>
            <w:right w:val="none" w:sz="0" w:space="0" w:color="auto"/>
          </w:divBdr>
        </w:div>
        <w:div w:id="1099105985">
          <w:marLeft w:val="640"/>
          <w:marRight w:val="0"/>
          <w:marTop w:val="0"/>
          <w:marBottom w:val="0"/>
          <w:divBdr>
            <w:top w:val="none" w:sz="0" w:space="0" w:color="auto"/>
            <w:left w:val="none" w:sz="0" w:space="0" w:color="auto"/>
            <w:bottom w:val="none" w:sz="0" w:space="0" w:color="auto"/>
            <w:right w:val="none" w:sz="0" w:space="0" w:color="auto"/>
          </w:divBdr>
        </w:div>
        <w:div w:id="1195077161">
          <w:marLeft w:val="640"/>
          <w:marRight w:val="0"/>
          <w:marTop w:val="0"/>
          <w:marBottom w:val="0"/>
          <w:divBdr>
            <w:top w:val="none" w:sz="0" w:space="0" w:color="auto"/>
            <w:left w:val="none" w:sz="0" w:space="0" w:color="auto"/>
            <w:bottom w:val="none" w:sz="0" w:space="0" w:color="auto"/>
            <w:right w:val="none" w:sz="0" w:space="0" w:color="auto"/>
          </w:divBdr>
        </w:div>
        <w:div w:id="1197549412">
          <w:marLeft w:val="640"/>
          <w:marRight w:val="0"/>
          <w:marTop w:val="0"/>
          <w:marBottom w:val="0"/>
          <w:divBdr>
            <w:top w:val="none" w:sz="0" w:space="0" w:color="auto"/>
            <w:left w:val="none" w:sz="0" w:space="0" w:color="auto"/>
            <w:bottom w:val="none" w:sz="0" w:space="0" w:color="auto"/>
            <w:right w:val="none" w:sz="0" w:space="0" w:color="auto"/>
          </w:divBdr>
        </w:div>
        <w:div w:id="1295870677">
          <w:marLeft w:val="640"/>
          <w:marRight w:val="0"/>
          <w:marTop w:val="0"/>
          <w:marBottom w:val="0"/>
          <w:divBdr>
            <w:top w:val="none" w:sz="0" w:space="0" w:color="auto"/>
            <w:left w:val="none" w:sz="0" w:space="0" w:color="auto"/>
            <w:bottom w:val="none" w:sz="0" w:space="0" w:color="auto"/>
            <w:right w:val="none" w:sz="0" w:space="0" w:color="auto"/>
          </w:divBdr>
        </w:div>
        <w:div w:id="1353916628">
          <w:marLeft w:val="640"/>
          <w:marRight w:val="0"/>
          <w:marTop w:val="0"/>
          <w:marBottom w:val="0"/>
          <w:divBdr>
            <w:top w:val="none" w:sz="0" w:space="0" w:color="auto"/>
            <w:left w:val="none" w:sz="0" w:space="0" w:color="auto"/>
            <w:bottom w:val="none" w:sz="0" w:space="0" w:color="auto"/>
            <w:right w:val="none" w:sz="0" w:space="0" w:color="auto"/>
          </w:divBdr>
        </w:div>
        <w:div w:id="1388869849">
          <w:marLeft w:val="640"/>
          <w:marRight w:val="0"/>
          <w:marTop w:val="0"/>
          <w:marBottom w:val="0"/>
          <w:divBdr>
            <w:top w:val="none" w:sz="0" w:space="0" w:color="auto"/>
            <w:left w:val="none" w:sz="0" w:space="0" w:color="auto"/>
            <w:bottom w:val="none" w:sz="0" w:space="0" w:color="auto"/>
            <w:right w:val="none" w:sz="0" w:space="0" w:color="auto"/>
          </w:divBdr>
        </w:div>
        <w:div w:id="1393583667">
          <w:marLeft w:val="640"/>
          <w:marRight w:val="0"/>
          <w:marTop w:val="0"/>
          <w:marBottom w:val="0"/>
          <w:divBdr>
            <w:top w:val="none" w:sz="0" w:space="0" w:color="auto"/>
            <w:left w:val="none" w:sz="0" w:space="0" w:color="auto"/>
            <w:bottom w:val="none" w:sz="0" w:space="0" w:color="auto"/>
            <w:right w:val="none" w:sz="0" w:space="0" w:color="auto"/>
          </w:divBdr>
        </w:div>
        <w:div w:id="1415932588">
          <w:marLeft w:val="640"/>
          <w:marRight w:val="0"/>
          <w:marTop w:val="0"/>
          <w:marBottom w:val="0"/>
          <w:divBdr>
            <w:top w:val="none" w:sz="0" w:space="0" w:color="auto"/>
            <w:left w:val="none" w:sz="0" w:space="0" w:color="auto"/>
            <w:bottom w:val="none" w:sz="0" w:space="0" w:color="auto"/>
            <w:right w:val="none" w:sz="0" w:space="0" w:color="auto"/>
          </w:divBdr>
        </w:div>
        <w:div w:id="1423182158">
          <w:marLeft w:val="640"/>
          <w:marRight w:val="0"/>
          <w:marTop w:val="0"/>
          <w:marBottom w:val="0"/>
          <w:divBdr>
            <w:top w:val="none" w:sz="0" w:space="0" w:color="auto"/>
            <w:left w:val="none" w:sz="0" w:space="0" w:color="auto"/>
            <w:bottom w:val="none" w:sz="0" w:space="0" w:color="auto"/>
            <w:right w:val="none" w:sz="0" w:space="0" w:color="auto"/>
          </w:divBdr>
        </w:div>
        <w:div w:id="1522039788">
          <w:marLeft w:val="640"/>
          <w:marRight w:val="0"/>
          <w:marTop w:val="0"/>
          <w:marBottom w:val="0"/>
          <w:divBdr>
            <w:top w:val="none" w:sz="0" w:space="0" w:color="auto"/>
            <w:left w:val="none" w:sz="0" w:space="0" w:color="auto"/>
            <w:bottom w:val="none" w:sz="0" w:space="0" w:color="auto"/>
            <w:right w:val="none" w:sz="0" w:space="0" w:color="auto"/>
          </w:divBdr>
        </w:div>
        <w:div w:id="1545022176">
          <w:marLeft w:val="640"/>
          <w:marRight w:val="0"/>
          <w:marTop w:val="0"/>
          <w:marBottom w:val="0"/>
          <w:divBdr>
            <w:top w:val="none" w:sz="0" w:space="0" w:color="auto"/>
            <w:left w:val="none" w:sz="0" w:space="0" w:color="auto"/>
            <w:bottom w:val="none" w:sz="0" w:space="0" w:color="auto"/>
            <w:right w:val="none" w:sz="0" w:space="0" w:color="auto"/>
          </w:divBdr>
        </w:div>
        <w:div w:id="1681152338">
          <w:marLeft w:val="640"/>
          <w:marRight w:val="0"/>
          <w:marTop w:val="0"/>
          <w:marBottom w:val="0"/>
          <w:divBdr>
            <w:top w:val="none" w:sz="0" w:space="0" w:color="auto"/>
            <w:left w:val="none" w:sz="0" w:space="0" w:color="auto"/>
            <w:bottom w:val="none" w:sz="0" w:space="0" w:color="auto"/>
            <w:right w:val="none" w:sz="0" w:space="0" w:color="auto"/>
          </w:divBdr>
        </w:div>
        <w:div w:id="1712345147">
          <w:marLeft w:val="640"/>
          <w:marRight w:val="0"/>
          <w:marTop w:val="0"/>
          <w:marBottom w:val="0"/>
          <w:divBdr>
            <w:top w:val="none" w:sz="0" w:space="0" w:color="auto"/>
            <w:left w:val="none" w:sz="0" w:space="0" w:color="auto"/>
            <w:bottom w:val="none" w:sz="0" w:space="0" w:color="auto"/>
            <w:right w:val="none" w:sz="0" w:space="0" w:color="auto"/>
          </w:divBdr>
        </w:div>
        <w:div w:id="1770348515">
          <w:marLeft w:val="640"/>
          <w:marRight w:val="0"/>
          <w:marTop w:val="0"/>
          <w:marBottom w:val="0"/>
          <w:divBdr>
            <w:top w:val="none" w:sz="0" w:space="0" w:color="auto"/>
            <w:left w:val="none" w:sz="0" w:space="0" w:color="auto"/>
            <w:bottom w:val="none" w:sz="0" w:space="0" w:color="auto"/>
            <w:right w:val="none" w:sz="0" w:space="0" w:color="auto"/>
          </w:divBdr>
        </w:div>
        <w:div w:id="1794321082">
          <w:marLeft w:val="640"/>
          <w:marRight w:val="0"/>
          <w:marTop w:val="0"/>
          <w:marBottom w:val="0"/>
          <w:divBdr>
            <w:top w:val="none" w:sz="0" w:space="0" w:color="auto"/>
            <w:left w:val="none" w:sz="0" w:space="0" w:color="auto"/>
            <w:bottom w:val="none" w:sz="0" w:space="0" w:color="auto"/>
            <w:right w:val="none" w:sz="0" w:space="0" w:color="auto"/>
          </w:divBdr>
        </w:div>
        <w:div w:id="1810902328">
          <w:marLeft w:val="640"/>
          <w:marRight w:val="0"/>
          <w:marTop w:val="0"/>
          <w:marBottom w:val="0"/>
          <w:divBdr>
            <w:top w:val="none" w:sz="0" w:space="0" w:color="auto"/>
            <w:left w:val="none" w:sz="0" w:space="0" w:color="auto"/>
            <w:bottom w:val="none" w:sz="0" w:space="0" w:color="auto"/>
            <w:right w:val="none" w:sz="0" w:space="0" w:color="auto"/>
          </w:divBdr>
        </w:div>
        <w:div w:id="1859925591">
          <w:marLeft w:val="640"/>
          <w:marRight w:val="0"/>
          <w:marTop w:val="0"/>
          <w:marBottom w:val="0"/>
          <w:divBdr>
            <w:top w:val="none" w:sz="0" w:space="0" w:color="auto"/>
            <w:left w:val="none" w:sz="0" w:space="0" w:color="auto"/>
            <w:bottom w:val="none" w:sz="0" w:space="0" w:color="auto"/>
            <w:right w:val="none" w:sz="0" w:space="0" w:color="auto"/>
          </w:divBdr>
        </w:div>
        <w:div w:id="1970086491">
          <w:marLeft w:val="640"/>
          <w:marRight w:val="0"/>
          <w:marTop w:val="0"/>
          <w:marBottom w:val="0"/>
          <w:divBdr>
            <w:top w:val="none" w:sz="0" w:space="0" w:color="auto"/>
            <w:left w:val="none" w:sz="0" w:space="0" w:color="auto"/>
            <w:bottom w:val="none" w:sz="0" w:space="0" w:color="auto"/>
            <w:right w:val="none" w:sz="0" w:space="0" w:color="auto"/>
          </w:divBdr>
        </w:div>
        <w:div w:id="2016766498">
          <w:marLeft w:val="640"/>
          <w:marRight w:val="0"/>
          <w:marTop w:val="0"/>
          <w:marBottom w:val="0"/>
          <w:divBdr>
            <w:top w:val="none" w:sz="0" w:space="0" w:color="auto"/>
            <w:left w:val="none" w:sz="0" w:space="0" w:color="auto"/>
            <w:bottom w:val="none" w:sz="0" w:space="0" w:color="auto"/>
            <w:right w:val="none" w:sz="0" w:space="0" w:color="auto"/>
          </w:divBdr>
        </w:div>
        <w:div w:id="2025552240">
          <w:marLeft w:val="640"/>
          <w:marRight w:val="0"/>
          <w:marTop w:val="0"/>
          <w:marBottom w:val="0"/>
          <w:divBdr>
            <w:top w:val="none" w:sz="0" w:space="0" w:color="auto"/>
            <w:left w:val="none" w:sz="0" w:space="0" w:color="auto"/>
            <w:bottom w:val="none" w:sz="0" w:space="0" w:color="auto"/>
            <w:right w:val="none" w:sz="0" w:space="0" w:color="auto"/>
          </w:divBdr>
        </w:div>
        <w:div w:id="2034723294">
          <w:marLeft w:val="640"/>
          <w:marRight w:val="0"/>
          <w:marTop w:val="0"/>
          <w:marBottom w:val="0"/>
          <w:divBdr>
            <w:top w:val="none" w:sz="0" w:space="0" w:color="auto"/>
            <w:left w:val="none" w:sz="0" w:space="0" w:color="auto"/>
            <w:bottom w:val="none" w:sz="0" w:space="0" w:color="auto"/>
            <w:right w:val="none" w:sz="0" w:space="0" w:color="auto"/>
          </w:divBdr>
        </w:div>
        <w:div w:id="2106219240">
          <w:marLeft w:val="640"/>
          <w:marRight w:val="0"/>
          <w:marTop w:val="0"/>
          <w:marBottom w:val="0"/>
          <w:divBdr>
            <w:top w:val="none" w:sz="0" w:space="0" w:color="auto"/>
            <w:left w:val="none" w:sz="0" w:space="0" w:color="auto"/>
            <w:bottom w:val="none" w:sz="0" w:space="0" w:color="auto"/>
            <w:right w:val="none" w:sz="0" w:space="0" w:color="auto"/>
          </w:divBdr>
        </w:div>
      </w:divsChild>
    </w:div>
    <w:div w:id="1837573197">
      <w:bodyDiv w:val="1"/>
      <w:marLeft w:val="0"/>
      <w:marRight w:val="0"/>
      <w:marTop w:val="0"/>
      <w:marBottom w:val="0"/>
      <w:divBdr>
        <w:top w:val="none" w:sz="0" w:space="0" w:color="auto"/>
        <w:left w:val="none" w:sz="0" w:space="0" w:color="auto"/>
        <w:bottom w:val="none" w:sz="0" w:space="0" w:color="auto"/>
        <w:right w:val="none" w:sz="0" w:space="0" w:color="auto"/>
      </w:divBdr>
      <w:divsChild>
        <w:div w:id="1672174701">
          <w:marLeft w:val="0"/>
          <w:marRight w:val="0"/>
          <w:marTop w:val="0"/>
          <w:marBottom w:val="0"/>
          <w:divBdr>
            <w:top w:val="none" w:sz="0" w:space="0" w:color="auto"/>
            <w:left w:val="none" w:sz="0" w:space="0" w:color="auto"/>
            <w:bottom w:val="none" w:sz="0" w:space="0" w:color="auto"/>
            <w:right w:val="none" w:sz="0" w:space="0" w:color="auto"/>
          </w:divBdr>
          <w:divsChild>
            <w:div w:id="1843354746">
              <w:marLeft w:val="0"/>
              <w:marRight w:val="0"/>
              <w:marTop w:val="0"/>
              <w:marBottom w:val="0"/>
              <w:divBdr>
                <w:top w:val="none" w:sz="0" w:space="0" w:color="auto"/>
                <w:left w:val="none" w:sz="0" w:space="0" w:color="auto"/>
                <w:bottom w:val="none" w:sz="0" w:space="0" w:color="auto"/>
                <w:right w:val="none" w:sz="0" w:space="0" w:color="auto"/>
              </w:divBdr>
              <w:divsChild>
                <w:div w:id="19509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752123">
      <w:bodyDiv w:val="1"/>
      <w:marLeft w:val="0"/>
      <w:marRight w:val="0"/>
      <w:marTop w:val="0"/>
      <w:marBottom w:val="0"/>
      <w:divBdr>
        <w:top w:val="none" w:sz="0" w:space="0" w:color="auto"/>
        <w:left w:val="none" w:sz="0" w:space="0" w:color="auto"/>
        <w:bottom w:val="none" w:sz="0" w:space="0" w:color="auto"/>
        <w:right w:val="none" w:sz="0" w:space="0" w:color="auto"/>
      </w:divBdr>
      <w:divsChild>
        <w:div w:id="1621035252">
          <w:marLeft w:val="0"/>
          <w:marRight w:val="0"/>
          <w:marTop w:val="0"/>
          <w:marBottom w:val="0"/>
          <w:divBdr>
            <w:top w:val="none" w:sz="0" w:space="0" w:color="auto"/>
            <w:left w:val="none" w:sz="0" w:space="0" w:color="auto"/>
            <w:bottom w:val="none" w:sz="0" w:space="0" w:color="auto"/>
            <w:right w:val="none" w:sz="0" w:space="0" w:color="auto"/>
          </w:divBdr>
          <w:divsChild>
            <w:div w:id="1129326417">
              <w:marLeft w:val="0"/>
              <w:marRight w:val="0"/>
              <w:marTop w:val="0"/>
              <w:marBottom w:val="0"/>
              <w:divBdr>
                <w:top w:val="none" w:sz="0" w:space="0" w:color="auto"/>
                <w:left w:val="none" w:sz="0" w:space="0" w:color="auto"/>
                <w:bottom w:val="none" w:sz="0" w:space="0" w:color="auto"/>
                <w:right w:val="none" w:sz="0" w:space="0" w:color="auto"/>
              </w:divBdr>
              <w:divsChild>
                <w:div w:id="1041125390">
                  <w:marLeft w:val="0"/>
                  <w:marRight w:val="0"/>
                  <w:marTop w:val="0"/>
                  <w:marBottom w:val="0"/>
                  <w:divBdr>
                    <w:top w:val="none" w:sz="0" w:space="0" w:color="auto"/>
                    <w:left w:val="none" w:sz="0" w:space="0" w:color="auto"/>
                    <w:bottom w:val="none" w:sz="0" w:space="0" w:color="auto"/>
                    <w:right w:val="none" w:sz="0" w:space="0" w:color="auto"/>
                  </w:divBdr>
                  <w:divsChild>
                    <w:div w:id="103823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737756">
      <w:bodyDiv w:val="1"/>
      <w:marLeft w:val="0"/>
      <w:marRight w:val="0"/>
      <w:marTop w:val="0"/>
      <w:marBottom w:val="0"/>
      <w:divBdr>
        <w:top w:val="none" w:sz="0" w:space="0" w:color="auto"/>
        <w:left w:val="none" w:sz="0" w:space="0" w:color="auto"/>
        <w:bottom w:val="none" w:sz="0" w:space="0" w:color="auto"/>
        <w:right w:val="none" w:sz="0" w:space="0" w:color="auto"/>
      </w:divBdr>
    </w:div>
    <w:div w:id="1982808295">
      <w:bodyDiv w:val="1"/>
      <w:marLeft w:val="0"/>
      <w:marRight w:val="0"/>
      <w:marTop w:val="0"/>
      <w:marBottom w:val="0"/>
      <w:divBdr>
        <w:top w:val="none" w:sz="0" w:space="0" w:color="auto"/>
        <w:left w:val="none" w:sz="0" w:space="0" w:color="auto"/>
        <w:bottom w:val="none" w:sz="0" w:space="0" w:color="auto"/>
        <w:right w:val="none" w:sz="0" w:space="0" w:color="auto"/>
      </w:divBdr>
    </w:div>
    <w:div w:id="2020545757">
      <w:bodyDiv w:val="1"/>
      <w:marLeft w:val="0"/>
      <w:marRight w:val="0"/>
      <w:marTop w:val="0"/>
      <w:marBottom w:val="0"/>
      <w:divBdr>
        <w:top w:val="none" w:sz="0" w:space="0" w:color="auto"/>
        <w:left w:val="none" w:sz="0" w:space="0" w:color="auto"/>
        <w:bottom w:val="none" w:sz="0" w:space="0" w:color="auto"/>
        <w:right w:val="none" w:sz="0" w:space="0" w:color="auto"/>
      </w:divBdr>
      <w:divsChild>
        <w:div w:id="2074966972">
          <w:marLeft w:val="0"/>
          <w:marRight w:val="0"/>
          <w:marTop w:val="0"/>
          <w:marBottom w:val="0"/>
          <w:divBdr>
            <w:top w:val="none" w:sz="0" w:space="0" w:color="auto"/>
            <w:left w:val="none" w:sz="0" w:space="0" w:color="auto"/>
            <w:bottom w:val="none" w:sz="0" w:space="0" w:color="auto"/>
            <w:right w:val="none" w:sz="0" w:space="0" w:color="auto"/>
          </w:divBdr>
          <w:divsChild>
            <w:div w:id="1763909357">
              <w:marLeft w:val="0"/>
              <w:marRight w:val="0"/>
              <w:marTop w:val="0"/>
              <w:marBottom w:val="0"/>
              <w:divBdr>
                <w:top w:val="none" w:sz="0" w:space="0" w:color="auto"/>
                <w:left w:val="none" w:sz="0" w:space="0" w:color="auto"/>
                <w:bottom w:val="none" w:sz="0" w:space="0" w:color="auto"/>
                <w:right w:val="none" w:sz="0" w:space="0" w:color="auto"/>
              </w:divBdr>
              <w:divsChild>
                <w:div w:id="142403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506890">
      <w:bodyDiv w:val="1"/>
      <w:marLeft w:val="0"/>
      <w:marRight w:val="0"/>
      <w:marTop w:val="0"/>
      <w:marBottom w:val="0"/>
      <w:divBdr>
        <w:top w:val="none" w:sz="0" w:space="0" w:color="auto"/>
        <w:left w:val="none" w:sz="0" w:space="0" w:color="auto"/>
        <w:bottom w:val="none" w:sz="0" w:space="0" w:color="auto"/>
        <w:right w:val="none" w:sz="0" w:space="0" w:color="auto"/>
      </w:divBdr>
      <w:divsChild>
        <w:div w:id="1063914126">
          <w:marLeft w:val="0"/>
          <w:marRight w:val="0"/>
          <w:marTop w:val="0"/>
          <w:marBottom w:val="0"/>
          <w:divBdr>
            <w:top w:val="none" w:sz="0" w:space="0" w:color="auto"/>
            <w:left w:val="none" w:sz="0" w:space="0" w:color="auto"/>
            <w:bottom w:val="none" w:sz="0" w:space="0" w:color="auto"/>
            <w:right w:val="none" w:sz="0" w:space="0" w:color="auto"/>
          </w:divBdr>
          <w:divsChild>
            <w:div w:id="407582038">
              <w:marLeft w:val="0"/>
              <w:marRight w:val="0"/>
              <w:marTop w:val="0"/>
              <w:marBottom w:val="0"/>
              <w:divBdr>
                <w:top w:val="none" w:sz="0" w:space="0" w:color="auto"/>
                <w:left w:val="none" w:sz="0" w:space="0" w:color="auto"/>
                <w:bottom w:val="none" w:sz="0" w:space="0" w:color="auto"/>
                <w:right w:val="none" w:sz="0" w:space="0" w:color="auto"/>
              </w:divBdr>
              <w:divsChild>
                <w:div w:id="94214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282025">
      <w:bodyDiv w:val="1"/>
      <w:marLeft w:val="0"/>
      <w:marRight w:val="0"/>
      <w:marTop w:val="0"/>
      <w:marBottom w:val="0"/>
      <w:divBdr>
        <w:top w:val="none" w:sz="0" w:space="0" w:color="auto"/>
        <w:left w:val="none" w:sz="0" w:space="0" w:color="auto"/>
        <w:bottom w:val="none" w:sz="0" w:space="0" w:color="auto"/>
        <w:right w:val="none" w:sz="0" w:space="0" w:color="auto"/>
      </w:divBdr>
      <w:divsChild>
        <w:div w:id="1372144157">
          <w:marLeft w:val="0"/>
          <w:marRight w:val="0"/>
          <w:marTop w:val="0"/>
          <w:marBottom w:val="0"/>
          <w:divBdr>
            <w:top w:val="none" w:sz="0" w:space="0" w:color="auto"/>
            <w:left w:val="none" w:sz="0" w:space="0" w:color="auto"/>
            <w:bottom w:val="none" w:sz="0" w:space="0" w:color="auto"/>
            <w:right w:val="none" w:sz="0" w:space="0" w:color="auto"/>
          </w:divBdr>
          <w:divsChild>
            <w:div w:id="400295488">
              <w:marLeft w:val="0"/>
              <w:marRight w:val="0"/>
              <w:marTop w:val="0"/>
              <w:marBottom w:val="0"/>
              <w:divBdr>
                <w:top w:val="none" w:sz="0" w:space="0" w:color="auto"/>
                <w:left w:val="none" w:sz="0" w:space="0" w:color="auto"/>
                <w:bottom w:val="none" w:sz="0" w:space="0" w:color="auto"/>
                <w:right w:val="none" w:sz="0" w:space="0" w:color="auto"/>
              </w:divBdr>
              <w:divsChild>
                <w:div w:id="25332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90040">
      <w:bodyDiv w:val="1"/>
      <w:marLeft w:val="0"/>
      <w:marRight w:val="0"/>
      <w:marTop w:val="0"/>
      <w:marBottom w:val="0"/>
      <w:divBdr>
        <w:top w:val="none" w:sz="0" w:space="0" w:color="auto"/>
        <w:left w:val="none" w:sz="0" w:space="0" w:color="auto"/>
        <w:bottom w:val="none" w:sz="0" w:space="0" w:color="auto"/>
        <w:right w:val="none" w:sz="0" w:space="0" w:color="auto"/>
      </w:divBdr>
      <w:divsChild>
        <w:div w:id="1346129055">
          <w:marLeft w:val="0"/>
          <w:marRight w:val="0"/>
          <w:marTop w:val="0"/>
          <w:marBottom w:val="0"/>
          <w:divBdr>
            <w:top w:val="none" w:sz="0" w:space="0" w:color="auto"/>
            <w:left w:val="none" w:sz="0" w:space="0" w:color="auto"/>
            <w:bottom w:val="none" w:sz="0" w:space="0" w:color="auto"/>
            <w:right w:val="none" w:sz="0" w:space="0" w:color="auto"/>
          </w:divBdr>
          <w:divsChild>
            <w:div w:id="1055659515">
              <w:marLeft w:val="0"/>
              <w:marRight w:val="0"/>
              <w:marTop w:val="0"/>
              <w:marBottom w:val="0"/>
              <w:divBdr>
                <w:top w:val="none" w:sz="0" w:space="0" w:color="auto"/>
                <w:left w:val="none" w:sz="0" w:space="0" w:color="auto"/>
                <w:bottom w:val="none" w:sz="0" w:space="0" w:color="auto"/>
                <w:right w:val="none" w:sz="0" w:space="0" w:color="auto"/>
              </w:divBdr>
              <w:divsChild>
                <w:div w:id="87747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footer" Target="footer3.xml"/><Relationship Id="rId39" Type="http://schemas.openxmlformats.org/officeDocument/2006/relationships/header" Target="header5.xml"/><Relationship Id="rId21" Type="http://schemas.openxmlformats.org/officeDocument/2006/relationships/image" Target="media/image5.png"/><Relationship Id="rId34" Type="http://schemas.openxmlformats.org/officeDocument/2006/relationships/footer" Target="footer5.xm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4.png"/><Relationship Id="rId29" Type="http://schemas.openxmlformats.org/officeDocument/2006/relationships/header" Target="header3.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user/Desktop/SWE%20595%20Razan.docx" TargetMode="External"/><Relationship Id="rId24"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footer" Target="footer2.xml"/><Relationship Id="rId28" Type="http://schemas.openxmlformats.org/officeDocument/2006/relationships/header" Target="header2.xml"/><Relationship Id="rId36" Type="http://schemas.openxmlformats.org/officeDocument/2006/relationships/header" Target="header4.xml"/><Relationship Id="rId10" Type="http://schemas.openxmlformats.org/officeDocument/2006/relationships/hyperlink" Target="file:////Users/user/Desktop/SWE%20595%20Razan.docx" TargetMode="External"/><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Users/user/Desktop/SWE%20595%20Razan.docx" TargetMode="External"/><Relationship Id="rId14" Type="http://schemas.microsoft.com/office/2011/relationships/commentsExtended" Target="commentsExtended.xml"/><Relationship Id="rId22" Type="http://schemas.openxmlformats.org/officeDocument/2006/relationships/footer" Target="footer1.xml"/><Relationship Id="rId27" Type="http://schemas.openxmlformats.org/officeDocument/2006/relationships/footer" Target="footer4.xml"/><Relationship Id="rId30" Type="http://schemas.openxmlformats.org/officeDocument/2006/relationships/image" Target="media/image8.png"/><Relationship Id="rId35" Type="http://schemas.openxmlformats.org/officeDocument/2006/relationships/footer" Target="footer6.xml"/><Relationship Id="rId43" Type="http://schemas.openxmlformats.org/officeDocument/2006/relationships/theme" Target="theme/theme1.xml"/><Relationship Id="rId8" Type="http://schemas.openxmlformats.org/officeDocument/2006/relationships/hyperlink" Target="file:////Users/user/Desktop/SWE%20595%20Razan.docx" TargetMode="External"/><Relationship Id="rId3" Type="http://schemas.openxmlformats.org/officeDocument/2006/relationships/styles" Target="styles.xml"/><Relationship Id="rId12" Type="http://schemas.openxmlformats.org/officeDocument/2006/relationships/hyperlink" Target="file:////Users/user/Desktop/SWE%20595%20Razan.docx"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3D92A6E268B3E4EAC38C6D89ADB9DCF"/>
        <w:category>
          <w:name w:val="General"/>
          <w:gallery w:val="placeholder"/>
        </w:category>
        <w:types>
          <w:type w:val="bbPlcHdr"/>
        </w:types>
        <w:behaviors>
          <w:behavior w:val="content"/>
        </w:behaviors>
        <w:guid w:val="{8ECAD170-9FE8-FA44-8C23-BE74E61B09BC}"/>
      </w:docPartPr>
      <w:docPartBody>
        <w:p w:rsidR="009A1F29" w:rsidRDefault="005F47ED" w:rsidP="005F47ED">
          <w:pPr>
            <w:pStyle w:val="63D92A6E268B3E4EAC38C6D89ADB9DCF"/>
          </w:pPr>
          <w:r w:rsidRPr="00974D34">
            <w:rPr>
              <w:rStyle w:val="PlaceholderText"/>
            </w:rPr>
            <w:t>Click or tap here to enter text.</w:t>
          </w:r>
        </w:p>
      </w:docPartBody>
    </w:docPart>
    <w:docPart>
      <w:docPartPr>
        <w:name w:val="CDB7A280A2F95B46B07E39025B7B96A5"/>
        <w:category>
          <w:name w:val="General"/>
          <w:gallery w:val="placeholder"/>
        </w:category>
        <w:types>
          <w:type w:val="bbPlcHdr"/>
        </w:types>
        <w:behaviors>
          <w:behavior w:val="content"/>
        </w:behaviors>
        <w:guid w:val="{71ED6027-847F-4940-9406-FAE1548EF744}"/>
      </w:docPartPr>
      <w:docPartBody>
        <w:p w:rsidR="009A1F29" w:rsidRDefault="005F47ED" w:rsidP="005F47ED">
          <w:pPr>
            <w:pStyle w:val="CDB7A280A2F95B46B07E39025B7B96A5"/>
          </w:pPr>
          <w:r w:rsidRPr="00974D34">
            <w:rPr>
              <w:rStyle w:val="PlaceholderText"/>
            </w:rPr>
            <w:t>Click or tap here to enter text.</w:t>
          </w:r>
        </w:p>
      </w:docPartBody>
    </w:docPart>
    <w:docPart>
      <w:docPartPr>
        <w:name w:val="C5FFB2F253BA1A4C84AC7F881C738926"/>
        <w:category>
          <w:name w:val="General"/>
          <w:gallery w:val="placeholder"/>
        </w:category>
        <w:types>
          <w:type w:val="bbPlcHdr"/>
        </w:types>
        <w:behaviors>
          <w:behavior w:val="content"/>
        </w:behaviors>
        <w:guid w:val="{0490FE46-E219-6D4E-A03F-0513FB99824C}"/>
      </w:docPartPr>
      <w:docPartBody>
        <w:p w:rsidR="009A1F29" w:rsidRDefault="005F47ED" w:rsidP="005F47ED">
          <w:pPr>
            <w:pStyle w:val="C5FFB2F253BA1A4C84AC7F881C738926"/>
          </w:pPr>
          <w:r w:rsidRPr="00974D34">
            <w:rPr>
              <w:rStyle w:val="PlaceholderText"/>
            </w:rPr>
            <w:t>Click or tap here to enter text.</w:t>
          </w:r>
        </w:p>
      </w:docPartBody>
    </w:docPart>
    <w:docPart>
      <w:docPartPr>
        <w:name w:val="1C65883106B9A24D87B627321E538D2A"/>
        <w:category>
          <w:name w:val="General"/>
          <w:gallery w:val="placeholder"/>
        </w:category>
        <w:types>
          <w:type w:val="bbPlcHdr"/>
        </w:types>
        <w:behaviors>
          <w:behavior w:val="content"/>
        </w:behaviors>
        <w:guid w:val="{674270B3-C7F3-E845-9236-F9A9093DB099}"/>
      </w:docPartPr>
      <w:docPartBody>
        <w:p w:rsidR="009A1F29" w:rsidRDefault="005F47ED" w:rsidP="005F47ED">
          <w:pPr>
            <w:pStyle w:val="1C65883106B9A24D87B627321E538D2A"/>
          </w:pPr>
          <w:r w:rsidRPr="00974D34">
            <w:rPr>
              <w:rStyle w:val="PlaceholderText"/>
            </w:rPr>
            <w:t>Click or tap here to enter text.</w:t>
          </w:r>
        </w:p>
      </w:docPartBody>
    </w:docPart>
    <w:docPart>
      <w:docPartPr>
        <w:name w:val="5F177AED4F0E14498B3EDAB70B7BB6CD"/>
        <w:category>
          <w:name w:val="General"/>
          <w:gallery w:val="placeholder"/>
        </w:category>
        <w:types>
          <w:type w:val="bbPlcHdr"/>
        </w:types>
        <w:behaviors>
          <w:behavior w:val="content"/>
        </w:behaviors>
        <w:guid w:val="{47E90AE0-9982-F646-96AB-B16FA6DCD106}"/>
      </w:docPartPr>
      <w:docPartBody>
        <w:p w:rsidR="009A1F29" w:rsidRDefault="005F47ED" w:rsidP="005F47ED">
          <w:pPr>
            <w:pStyle w:val="5F177AED4F0E14498B3EDAB70B7BB6CD"/>
          </w:pPr>
          <w:r w:rsidRPr="00974D34">
            <w:rPr>
              <w:rStyle w:val="PlaceholderText"/>
            </w:rPr>
            <w:t>Click or tap here to enter text.</w:t>
          </w:r>
        </w:p>
      </w:docPartBody>
    </w:docPart>
    <w:docPart>
      <w:docPartPr>
        <w:name w:val="E09FC199813CCB40B3788793B1296AB7"/>
        <w:category>
          <w:name w:val="General"/>
          <w:gallery w:val="placeholder"/>
        </w:category>
        <w:types>
          <w:type w:val="bbPlcHdr"/>
        </w:types>
        <w:behaviors>
          <w:behavior w:val="content"/>
        </w:behaviors>
        <w:guid w:val="{1B76550F-BF8C-7A41-98C7-7D3F655A0130}"/>
      </w:docPartPr>
      <w:docPartBody>
        <w:p w:rsidR="009A1F29" w:rsidRDefault="005F47ED" w:rsidP="005F47ED">
          <w:pPr>
            <w:pStyle w:val="E09FC199813CCB40B3788793B1296AB7"/>
          </w:pPr>
          <w:r w:rsidRPr="00974D34">
            <w:rPr>
              <w:rStyle w:val="PlaceholderText"/>
            </w:rPr>
            <w:t>Click or tap here to enter text.</w:t>
          </w:r>
        </w:p>
      </w:docPartBody>
    </w:docPart>
    <w:docPart>
      <w:docPartPr>
        <w:name w:val="F745F5BCFBB65546BE99771F7B66E36A"/>
        <w:category>
          <w:name w:val="General"/>
          <w:gallery w:val="placeholder"/>
        </w:category>
        <w:types>
          <w:type w:val="bbPlcHdr"/>
        </w:types>
        <w:behaviors>
          <w:behavior w:val="content"/>
        </w:behaviors>
        <w:guid w:val="{5EFD8DA5-1F1F-DD41-9521-C8FB3CCC039C}"/>
      </w:docPartPr>
      <w:docPartBody>
        <w:p w:rsidR="009A1F29" w:rsidRDefault="005F47ED" w:rsidP="005F47ED">
          <w:pPr>
            <w:pStyle w:val="F745F5BCFBB65546BE99771F7B66E36A"/>
          </w:pPr>
          <w:r w:rsidRPr="00974D34">
            <w:rPr>
              <w:rStyle w:val="PlaceholderText"/>
            </w:rPr>
            <w:t>Click or tap here to enter text.</w:t>
          </w:r>
        </w:p>
      </w:docPartBody>
    </w:docPart>
    <w:docPart>
      <w:docPartPr>
        <w:name w:val="C3EBC31302999B44A29E82DF5E9BFA8E"/>
        <w:category>
          <w:name w:val="General"/>
          <w:gallery w:val="placeholder"/>
        </w:category>
        <w:types>
          <w:type w:val="bbPlcHdr"/>
        </w:types>
        <w:behaviors>
          <w:behavior w:val="content"/>
        </w:behaviors>
        <w:guid w:val="{643E1B3A-9D74-0449-9872-3739E8D228D6}"/>
      </w:docPartPr>
      <w:docPartBody>
        <w:p w:rsidR="009A1F29" w:rsidRDefault="005F47ED" w:rsidP="005F47ED">
          <w:pPr>
            <w:pStyle w:val="C3EBC31302999B44A29E82DF5E9BFA8E"/>
          </w:pPr>
          <w:r w:rsidRPr="00974D34">
            <w:rPr>
              <w:rStyle w:val="PlaceholderText"/>
            </w:rPr>
            <w:t>Click or tap here to enter text.</w:t>
          </w:r>
        </w:p>
      </w:docPartBody>
    </w:docPart>
    <w:docPart>
      <w:docPartPr>
        <w:name w:val="387A583AE1F0D24685FF707A01F8A6E2"/>
        <w:category>
          <w:name w:val="General"/>
          <w:gallery w:val="placeholder"/>
        </w:category>
        <w:types>
          <w:type w:val="bbPlcHdr"/>
        </w:types>
        <w:behaviors>
          <w:behavior w:val="content"/>
        </w:behaviors>
        <w:guid w:val="{05D21628-FBD3-2545-8225-EEBA5674AE20}"/>
      </w:docPartPr>
      <w:docPartBody>
        <w:p w:rsidR="009A1F29" w:rsidRDefault="005F47ED" w:rsidP="005F47ED">
          <w:pPr>
            <w:pStyle w:val="387A583AE1F0D24685FF707A01F8A6E2"/>
          </w:pPr>
          <w:r w:rsidRPr="00974D34">
            <w:rPr>
              <w:rStyle w:val="PlaceholderText"/>
            </w:rPr>
            <w:t>Click or tap here to enter text.</w:t>
          </w:r>
        </w:p>
      </w:docPartBody>
    </w:docPart>
    <w:docPart>
      <w:docPartPr>
        <w:name w:val="E196502598FABA4081BD6ED2445AAFA4"/>
        <w:category>
          <w:name w:val="General"/>
          <w:gallery w:val="placeholder"/>
        </w:category>
        <w:types>
          <w:type w:val="bbPlcHdr"/>
        </w:types>
        <w:behaviors>
          <w:behavior w:val="content"/>
        </w:behaviors>
        <w:guid w:val="{AF169403-9E19-CA4A-B7DA-2574D1E51CE9}"/>
      </w:docPartPr>
      <w:docPartBody>
        <w:p w:rsidR="009A1F29" w:rsidRDefault="005F47ED" w:rsidP="005F47ED">
          <w:pPr>
            <w:pStyle w:val="E196502598FABA4081BD6ED2445AAFA4"/>
          </w:pPr>
          <w:r w:rsidRPr="00346B6B">
            <w:rPr>
              <w:rStyle w:val="PlaceholderText"/>
            </w:rPr>
            <w:t>Click or tap here to enter text.</w:t>
          </w:r>
        </w:p>
      </w:docPartBody>
    </w:docPart>
    <w:docPart>
      <w:docPartPr>
        <w:name w:val="8A1521460A0A684B997B8CC8B83CAA35"/>
        <w:category>
          <w:name w:val="General"/>
          <w:gallery w:val="placeholder"/>
        </w:category>
        <w:types>
          <w:type w:val="bbPlcHdr"/>
        </w:types>
        <w:behaviors>
          <w:behavior w:val="content"/>
        </w:behaviors>
        <w:guid w:val="{5DFEDF47-7E2E-2B4B-85C6-F24D82680E5F}"/>
      </w:docPartPr>
      <w:docPartBody>
        <w:p w:rsidR="009A1F29" w:rsidRDefault="005F47ED" w:rsidP="005F47ED">
          <w:pPr>
            <w:pStyle w:val="8A1521460A0A684B997B8CC8B83CAA35"/>
          </w:pPr>
          <w:r w:rsidRPr="00346B6B">
            <w:rPr>
              <w:rStyle w:val="PlaceholderText"/>
            </w:rPr>
            <w:t>Click or tap here to enter text.</w:t>
          </w:r>
        </w:p>
      </w:docPartBody>
    </w:docPart>
    <w:docPart>
      <w:docPartPr>
        <w:name w:val="AD64B6AE554F0046943851554D46B342"/>
        <w:category>
          <w:name w:val="General"/>
          <w:gallery w:val="placeholder"/>
        </w:category>
        <w:types>
          <w:type w:val="bbPlcHdr"/>
        </w:types>
        <w:behaviors>
          <w:behavior w:val="content"/>
        </w:behaviors>
        <w:guid w:val="{9434DE3A-9278-F14A-9A51-644D8F97C5E9}"/>
      </w:docPartPr>
      <w:docPartBody>
        <w:p w:rsidR="009A1F29" w:rsidRDefault="005F47ED" w:rsidP="005F47ED">
          <w:pPr>
            <w:pStyle w:val="AD64B6AE554F0046943851554D46B342"/>
          </w:pPr>
          <w:r w:rsidRPr="00974D34">
            <w:rPr>
              <w:rStyle w:val="PlaceholderText"/>
            </w:rPr>
            <w:t>Click or tap here to enter text.</w:t>
          </w:r>
        </w:p>
      </w:docPartBody>
    </w:docPart>
    <w:docPart>
      <w:docPartPr>
        <w:name w:val="726983B60073764A8DC1BE076C1B33D1"/>
        <w:category>
          <w:name w:val="General"/>
          <w:gallery w:val="placeholder"/>
        </w:category>
        <w:types>
          <w:type w:val="bbPlcHdr"/>
        </w:types>
        <w:behaviors>
          <w:behavior w:val="content"/>
        </w:behaviors>
        <w:guid w:val="{85A476B0-BA7E-DA4D-AB9E-C9DD075D965E}"/>
      </w:docPartPr>
      <w:docPartBody>
        <w:p w:rsidR="009A1F29" w:rsidRDefault="005F47ED" w:rsidP="005F47ED">
          <w:pPr>
            <w:pStyle w:val="726983B60073764A8DC1BE076C1B33D1"/>
          </w:pPr>
          <w:r w:rsidRPr="00974D34">
            <w:rPr>
              <w:rStyle w:val="PlaceholderText"/>
            </w:rPr>
            <w:t>Click or tap here to enter text.</w:t>
          </w:r>
        </w:p>
      </w:docPartBody>
    </w:docPart>
    <w:docPart>
      <w:docPartPr>
        <w:name w:val="A2651DAE26E8C341ABCDA08CBCCD00CE"/>
        <w:category>
          <w:name w:val="General"/>
          <w:gallery w:val="placeholder"/>
        </w:category>
        <w:types>
          <w:type w:val="bbPlcHdr"/>
        </w:types>
        <w:behaviors>
          <w:behavior w:val="content"/>
        </w:behaviors>
        <w:guid w:val="{B55553BE-671B-9E4A-ABDA-F913614BA6C3}"/>
      </w:docPartPr>
      <w:docPartBody>
        <w:p w:rsidR="009A1F29" w:rsidRDefault="005F47ED" w:rsidP="005F47ED">
          <w:pPr>
            <w:pStyle w:val="A2651DAE26E8C341ABCDA08CBCCD00CE"/>
          </w:pPr>
          <w:r w:rsidRPr="00974D34">
            <w:rPr>
              <w:rStyle w:val="PlaceholderText"/>
            </w:rPr>
            <w:t>Click or tap here to enter text.</w:t>
          </w:r>
        </w:p>
      </w:docPartBody>
    </w:docPart>
    <w:docPart>
      <w:docPartPr>
        <w:name w:val="04327F353A8F764B8D9B26EAAFF8DD4D"/>
        <w:category>
          <w:name w:val="General"/>
          <w:gallery w:val="placeholder"/>
        </w:category>
        <w:types>
          <w:type w:val="bbPlcHdr"/>
        </w:types>
        <w:behaviors>
          <w:behavior w:val="content"/>
        </w:behaviors>
        <w:guid w:val="{408DB56C-5B3A-0742-BD83-10512F0B8C9E}"/>
      </w:docPartPr>
      <w:docPartBody>
        <w:p w:rsidR="009A1F29" w:rsidRDefault="005F47ED" w:rsidP="005F47ED">
          <w:pPr>
            <w:pStyle w:val="04327F353A8F764B8D9B26EAAFF8DD4D"/>
          </w:pPr>
          <w:r w:rsidRPr="00974D34">
            <w:rPr>
              <w:rStyle w:val="PlaceholderText"/>
            </w:rPr>
            <w:t>Click or tap here to enter text.</w:t>
          </w:r>
        </w:p>
      </w:docPartBody>
    </w:docPart>
    <w:docPart>
      <w:docPartPr>
        <w:name w:val="C4EE05456D611741957D675B050D0640"/>
        <w:category>
          <w:name w:val="General"/>
          <w:gallery w:val="placeholder"/>
        </w:category>
        <w:types>
          <w:type w:val="bbPlcHdr"/>
        </w:types>
        <w:behaviors>
          <w:behavior w:val="content"/>
        </w:behaviors>
        <w:guid w:val="{2DE946A3-7CD6-534B-BC2D-8A1C93044710}"/>
      </w:docPartPr>
      <w:docPartBody>
        <w:p w:rsidR="009A1F29" w:rsidRDefault="005F47ED" w:rsidP="005F47ED">
          <w:pPr>
            <w:pStyle w:val="C4EE05456D611741957D675B050D0640"/>
          </w:pPr>
          <w:r w:rsidRPr="00974D34">
            <w:rPr>
              <w:rStyle w:val="PlaceholderText"/>
            </w:rPr>
            <w:t>Click or tap here to enter text.</w:t>
          </w:r>
        </w:p>
      </w:docPartBody>
    </w:docPart>
    <w:docPart>
      <w:docPartPr>
        <w:name w:val="15EF8CE0C3D9154483B0195858CAB9DB"/>
        <w:category>
          <w:name w:val="General"/>
          <w:gallery w:val="placeholder"/>
        </w:category>
        <w:types>
          <w:type w:val="bbPlcHdr"/>
        </w:types>
        <w:behaviors>
          <w:behavior w:val="content"/>
        </w:behaviors>
        <w:guid w:val="{3E6178E1-0E54-C047-8889-FCF79767F583}"/>
      </w:docPartPr>
      <w:docPartBody>
        <w:p w:rsidR="009A1F29" w:rsidRDefault="005F47ED" w:rsidP="005F47ED">
          <w:pPr>
            <w:pStyle w:val="15EF8CE0C3D9154483B0195858CAB9DB"/>
          </w:pPr>
          <w:r w:rsidRPr="00974D34">
            <w:rPr>
              <w:rStyle w:val="PlaceholderText"/>
            </w:rPr>
            <w:t>Click or tap here to enter text.</w:t>
          </w:r>
        </w:p>
      </w:docPartBody>
    </w:docPart>
    <w:docPart>
      <w:docPartPr>
        <w:name w:val="7748E0664D71B641BA150C4EAB1D968D"/>
        <w:category>
          <w:name w:val="General"/>
          <w:gallery w:val="placeholder"/>
        </w:category>
        <w:types>
          <w:type w:val="bbPlcHdr"/>
        </w:types>
        <w:behaviors>
          <w:behavior w:val="content"/>
        </w:behaviors>
        <w:guid w:val="{7A37E06B-3B89-2F4C-8BF5-33471EBC88CF}"/>
      </w:docPartPr>
      <w:docPartBody>
        <w:p w:rsidR="009A1F29" w:rsidRDefault="005F47ED" w:rsidP="005F47ED">
          <w:pPr>
            <w:pStyle w:val="7748E0664D71B641BA150C4EAB1D968D"/>
          </w:pPr>
          <w:r w:rsidRPr="00974D34">
            <w:rPr>
              <w:rStyle w:val="PlaceholderText"/>
            </w:rPr>
            <w:t>Click or tap here to enter text.</w:t>
          </w:r>
        </w:p>
      </w:docPartBody>
    </w:docPart>
    <w:docPart>
      <w:docPartPr>
        <w:name w:val="CF08AF0F8AE08442B6F9B46DCCD71591"/>
        <w:category>
          <w:name w:val="General"/>
          <w:gallery w:val="placeholder"/>
        </w:category>
        <w:types>
          <w:type w:val="bbPlcHdr"/>
        </w:types>
        <w:behaviors>
          <w:behavior w:val="content"/>
        </w:behaviors>
        <w:guid w:val="{7EBBA2FE-7EAA-BA49-A6A2-AD13FADE37C0}"/>
      </w:docPartPr>
      <w:docPartBody>
        <w:p w:rsidR="009A1F29" w:rsidRDefault="005F47ED" w:rsidP="005F47ED">
          <w:pPr>
            <w:pStyle w:val="CF08AF0F8AE08442B6F9B46DCCD71591"/>
          </w:pPr>
          <w:r w:rsidRPr="00974D34">
            <w:rPr>
              <w:rStyle w:val="PlaceholderText"/>
            </w:rPr>
            <w:t>Click or tap here to enter text.</w:t>
          </w:r>
        </w:p>
      </w:docPartBody>
    </w:docPart>
    <w:docPart>
      <w:docPartPr>
        <w:name w:val="EF3C23FBCAAD9A448D09F40D61276C43"/>
        <w:category>
          <w:name w:val="General"/>
          <w:gallery w:val="placeholder"/>
        </w:category>
        <w:types>
          <w:type w:val="bbPlcHdr"/>
        </w:types>
        <w:behaviors>
          <w:behavior w:val="content"/>
        </w:behaviors>
        <w:guid w:val="{09FA751D-9C64-6641-AE48-78196C66AA8C}"/>
      </w:docPartPr>
      <w:docPartBody>
        <w:p w:rsidR="009A1F29" w:rsidRDefault="005F47ED" w:rsidP="005F47ED">
          <w:pPr>
            <w:pStyle w:val="EF3C23FBCAAD9A448D09F40D61276C43"/>
          </w:pPr>
          <w:r w:rsidRPr="00974D34">
            <w:rPr>
              <w:rStyle w:val="PlaceholderText"/>
            </w:rPr>
            <w:t>Click or tap here to enter text.</w:t>
          </w:r>
        </w:p>
      </w:docPartBody>
    </w:docPart>
    <w:docPart>
      <w:docPartPr>
        <w:name w:val="25DDCC08D1A6FF4C882819122FC89F19"/>
        <w:category>
          <w:name w:val="General"/>
          <w:gallery w:val="placeholder"/>
        </w:category>
        <w:types>
          <w:type w:val="bbPlcHdr"/>
        </w:types>
        <w:behaviors>
          <w:behavior w:val="content"/>
        </w:behaviors>
        <w:guid w:val="{43D88973-B58B-CB47-B35F-811BD3CBE6A7}"/>
      </w:docPartPr>
      <w:docPartBody>
        <w:p w:rsidR="009A1F29" w:rsidRDefault="005F47ED" w:rsidP="005F47ED">
          <w:pPr>
            <w:pStyle w:val="25DDCC08D1A6FF4C882819122FC89F19"/>
          </w:pPr>
          <w:r w:rsidRPr="00974D34">
            <w:rPr>
              <w:rStyle w:val="PlaceholderText"/>
            </w:rPr>
            <w:t>Click or tap here to enter text.</w:t>
          </w:r>
        </w:p>
      </w:docPartBody>
    </w:docPart>
    <w:docPart>
      <w:docPartPr>
        <w:name w:val="E271687641453F42A331B440C06C7E66"/>
        <w:category>
          <w:name w:val="General"/>
          <w:gallery w:val="placeholder"/>
        </w:category>
        <w:types>
          <w:type w:val="bbPlcHdr"/>
        </w:types>
        <w:behaviors>
          <w:behavior w:val="content"/>
        </w:behaviors>
        <w:guid w:val="{F29CCF39-BD67-A34C-B43E-E55FDE12B94F}"/>
      </w:docPartPr>
      <w:docPartBody>
        <w:p w:rsidR="009A1F29" w:rsidRDefault="005F47ED" w:rsidP="005F47ED">
          <w:pPr>
            <w:pStyle w:val="E271687641453F42A331B440C06C7E66"/>
          </w:pPr>
          <w:r w:rsidRPr="00974D34">
            <w:rPr>
              <w:rStyle w:val="PlaceholderText"/>
            </w:rPr>
            <w:t>Click or tap here to enter text.</w:t>
          </w:r>
        </w:p>
      </w:docPartBody>
    </w:docPart>
    <w:docPart>
      <w:docPartPr>
        <w:name w:val="77AA93F81E3E334588B3A13A31BF2651"/>
        <w:category>
          <w:name w:val="General"/>
          <w:gallery w:val="placeholder"/>
        </w:category>
        <w:types>
          <w:type w:val="bbPlcHdr"/>
        </w:types>
        <w:behaviors>
          <w:behavior w:val="content"/>
        </w:behaviors>
        <w:guid w:val="{40C64F54-A8BF-F94F-97C9-6E890A896641}"/>
      </w:docPartPr>
      <w:docPartBody>
        <w:p w:rsidR="009A1F29" w:rsidRDefault="005F47ED" w:rsidP="005F47ED">
          <w:pPr>
            <w:pStyle w:val="77AA93F81E3E334588B3A13A31BF2651"/>
          </w:pPr>
          <w:r w:rsidRPr="00974D34">
            <w:rPr>
              <w:rStyle w:val="PlaceholderText"/>
            </w:rPr>
            <w:t>Click or tap here to enter text.</w:t>
          </w:r>
        </w:p>
      </w:docPartBody>
    </w:docPart>
    <w:docPart>
      <w:docPartPr>
        <w:name w:val="1CB790BC8B67BB4BBC8160BECD51A48A"/>
        <w:category>
          <w:name w:val="General"/>
          <w:gallery w:val="placeholder"/>
        </w:category>
        <w:types>
          <w:type w:val="bbPlcHdr"/>
        </w:types>
        <w:behaviors>
          <w:behavior w:val="content"/>
        </w:behaviors>
        <w:guid w:val="{A57C7243-E1D6-914C-8130-5FA8404BBDD5}"/>
      </w:docPartPr>
      <w:docPartBody>
        <w:p w:rsidR="009A1F29" w:rsidRDefault="005F47ED" w:rsidP="005F47ED">
          <w:pPr>
            <w:pStyle w:val="1CB790BC8B67BB4BBC8160BECD51A48A"/>
          </w:pPr>
          <w:r w:rsidRPr="00346B6B">
            <w:rPr>
              <w:rStyle w:val="PlaceholderText"/>
            </w:rPr>
            <w:t>Click or tap here to enter text.</w:t>
          </w:r>
        </w:p>
      </w:docPartBody>
    </w:docPart>
    <w:docPart>
      <w:docPartPr>
        <w:name w:val="96AABEF43C653D43A0E74E187B673F30"/>
        <w:category>
          <w:name w:val="General"/>
          <w:gallery w:val="placeholder"/>
        </w:category>
        <w:types>
          <w:type w:val="bbPlcHdr"/>
        </w:types>
        <w:behaviors>
          <w:behavior w:val="content"/>
        </w:behaviors>
        <w:guid w:val="{F1A762C1-2BE8-AA40-8CBE-724EF41C0064}"/>
      </w:docPartPr>
      <w:docPartBody>
        <w:p w:rsidR="009A1F29" w:rsidRDefault="005F47ED" w:rsidP="005F47ED">
          <w:pPr>
            <w:pStyle w:val="96AABEF43C653D43A0E74E187B673F30"/>
          </w:pPr>
          <w:r w:rsidRPr="00974D34">
            <w:rPr>
              <w:rStyle w:val="PlaceholderText"/>
            </w:rPr>
            <w:t>Click or tap here to enter text.</w:t>
          </w:r>
        </w:p>
      </w:docPartBody>
    </w:docPart>
    <w:docPart>
      <w:docPartPr>
        <w:name w:val="F2B94771361E7F47A96C61EB861157E4"/>
        <w:category>
          <w:name w:val="General"/>
          <w:gallery w:val="placeholder"/>
        </w:category>
        <w:types>
          <w:type w:val="bbPlcHdr"/>
        </w:types>
        <w:behaviors>
          <w:behavior w:val="content"/>
        </w:behaviors>
        <w:guid w:val="{96298926-FFC0-C94E-BB3F-4EA3E0B58898}"/>
      </w:docPartPr>
      <w:docPartBody>
        <w:p w:rsidR="009A1F29" w:rsidRDefault="005F47ED" w:rsidP="005F47ED">
          <w:pPr>
            <w:pStyle w:val="F2B94771361E7F47A96C61EB861157E4"/>
          </w:pPr>
          <w:r w:rsidRPr="00974D34">
            <w:rPr>
              <w:rStyle w:val="PlaceholderText"/>
            </w:rPr>
            <w:t>Click or tap here to enter text.</w:t>
          </w:r>
        </w:p>
      </w:docPartBody>
    </w:docPart>
    <w:docPart>
      <w:docPartPr>
        <w:name w:val="3DF82F874C350D4681899745C319B895"/>
        <w:category>
          <w:name w:val="General"/>
          <w:gallery w:val="placeholder"/>
        </w:category>
        <w:types>
          <w:type w:val="bbPlcHdr"/>
        </w:types>
        <w:behaviors>
          <w:behavior w:val="content"/>
        </w:behaviors>
        <w:guid w:val="{4C7CF5DD-A4BE-9849-89DD-08ACE20BE0E5}"/>
      </w:docPartPr>
      <w:docPartBody>
        <w:p w:rsidR="009A1F29" w:rsidRDefault="005F47ED" w:rsidP="005F47ED">
          <w:pPr>
            <w:pStyle w:val="3DF82F874C350D4681899745C319B895"/>
          </w:pPr>
          <w:r w:rsidRPr="00974D34">
            <w:rPr>
              <w:rStyle w:val="PlaceholderText"/>
            </w:rPr>
            <w:t>Click or tap here to enter text.</w:t>
          </w:r>
        </w:p>
      </w:docPartBody>
    </w:docPart>
    <w:docPart>
      <w:docPartPr>
        <w:name w:val="23EA0FB39D53E74380778E5068D85908"/>
        <w:category>
          <w:name w:val="General"/>
          <w:gallery w:val="placeholder"/>
        </w:category>
        <w:types>
          <w:type w:val="bbPlcHdr"/>
        </w:types>
        <w:behaviors>
          <w:behavior w:val="content"/>
        </w:behaviors>
        <w:guid w:val="{45978623-3249-A44C-AD75-72C11C5852CF}"/>
      </w:docPartPr>
      <w:docPartBody>
        <w:p w:rsidR="009A1F29" w:rsidRDefault="005F47ED" w:rsidP="005F47ED">
          <w:pPr>
            <w:pStyle w:val="23EA0FB39D53E74380778E5068D85908"/>
          </w:pPr>
          <w:r w:rsidRPr="00346B6B">
            <w:rPr>
              <w:rStyle w:val="PlaceholderText"/>
            </w:rPr>
            <w:t>Click or tap here to enter text.</w:t>
          </w:r>
        </w:p>
      </w:docPartBody>
    </w:docPart>
    <w:docPart>
      <w:docPartPr>
        <w:name w:val="D5659BBFC8AEF744A8ED99593CA32C06"/>
        <w:category>
          <w:name w:val="General"/>
          <w:gallery w:val="placeholder"/>
        </w:category>
        <w:types>
          <w:type w:val="bbPlcHdr"/>
        </w:types>
        <w:behaviors>
          <w:behavior w:val="content"/>
        </w:behaviors>
        <w:guid w:val="{81BC61D2-6773-514B-BC9D-46257B06C680}"/>
      </w:docPartPr>
      <w:docPartBody>
        <w:p w:rsidR="009A1F29" w:rsidRDefault="005F47ED" w:rsidP="005F47ED">
          <w:pPr>
            <w:pStyle w:val="D5659BBFC8AEF744A8ED99593CA32C06"/>
          </w:pPr>
          <w:r w:rsidRPr="00974D34">
            <w:rPr>
              <w:rStyle w:val="PlaceholderText"/>
            </w:rPr>
            <w:t>Click or tap here to enter text.</w:t>
          </w:r>
        </w:p>
      </w:docPartBody>
    </w:docPart>
    <w:docPart>
      <w:docPartPr>
        <w:name w:val="140748975C04A840AD094BBAE199BD18"/>
        <w:category>
          <w:name w:val="General"/>
          <w:gallery w:val="placeholder"/>
        </w:category>
        <w:types>
          <w:type w:val="bbPlcHdr"/>
        </w:types>
        <w:behaviors>
          <w:behavior w:val="content"/>
        </w:behaviors>
        <w:guid w:val="{4A80EA72-1837-0F40-80EE-C0E7413E85ED}"/>
      </w:docPartPr>
      <w:docPartBody>
        <w:p w:rsidR="009A1F29" w:rsidRDefault="005F47ED" w:rsidP="005F47ED">
          <w:pPr>
            <w:pStyle w:val="140748975C04A840AD094BBAE199BD18"/>
          </w:pPr>
          <w:r w:rsidRPr="00974D34">
            <w:rPr>
              <w:rStyle w:val="PlaceholderText"/>
            </w:rPr>
            <w:t>Click or tap here to enter text.</w:t>
          </w:r>
        </w:p>
      </w:docPartBody>
    </w:docPart>
    <w:docPart>
      <w:docPartPr>
        <w:name w:val="082A32BF2CD23D43A3434757AA11943C"/>
        <w:category>
          <w:name w:val="General"/>
          <w:gallery w:val="placeholder"/>
        </w:category>
        <w:types>
          <w:type w:val="bbPlcHdr"/>
        </w:types>
        <w:behaviors>
          <w:behavior w:val="content"/>
        </w:behaviors>
        <w:guid w:val="{C3D5A572-7E34-FC4E-B1B7-3983E41BEB50}"/>
      </w:docPartPr>
      <w:docPartBody>
        <w:p w:rsidR="009A1F29" w:rsidRDefault="005F47ED" w:rsidP="005F47ED">
          <w:pPr>
            <w:pStyle w:val="082A32BF2CD23D43A3434757AA11943C"/>
          </w:pPr>
          <w:r w:rsidRPr="00974D34">
            <w:rPr>
              <w:rStyle w:val="PlaceholderText"/>
            </w:rPr>
            <w:t>Click or tap here to enter text.</w:t>
          </w:r>
        </w:p>
      </w:docPartBody>
    </w:docPart>
    <w:docPart>
      <w:docPartPr>
        <w:name w:val="25763C3B4196A341BE4597FA09C2A198"/>
        <w:category>
          <w:name w:val="General"/>
          <w:gallery w:val="placeholder"/>
        </w:category>
        <w:types>
          <w:type w:val="bbPlcHdr"/>
        </w:types>
        <w:behaviors>
          <w:behavior w:val="content"/>
        </w:behaviors>
        <w:guid w:val="{CD7D2999-F4ED-0946-9948-0AF5D8891AB5}"/>
      </w:docPartPr>
      <w:docPartBody>
        <w:p w:rsidR="009A1F29" w:rsidRDefault="005F47ED" w:rsidP="005F47ED">
          <w:pPr>
            <w:pStyle w:val="25763C3B4196A341BE4597FA09C2A198"/>
          </w:pPr>
          <w:r w:rsidRPr="00974D34">
            <w:rPr>
              <w:rStyle w:val="PlaceholderText"/>
            </w:rPr>
            <w:t>Click or tap here to enter text.</w:t>
          </w:r>
        </w:p>
      </w:docPartBody>
    </w:docPart>
    <w:docPart>
      <w:docPartPr>
        <w:name w:val="4E75E0FBE076754C946DBDFC68AE6AF8"/>
        <w:category>
          <w:name w:val="General"/>
          <w:gallery w:val="placeholder"/>
        </w:category>
        <w:types>
          <w:type w:val="bbPlcHdr"/>
        </w:types>
        <w:behaviors>
          <w:behavior w:val="content"/>
        </w:behaviors>
        <w:guid w:val="{97682DD0-F60F-EB4D-B6C7-488558AAD45B}"/>
      </w:docPartPr>
      <w:docPartBody>
        <w:p w:rsidR="009A1F29" w:rsidRDefault="005F47ED" w:rsidP="005F47ED">
          <w:pPr>
            <w:pStyle w:val="4E75E0FBE076754C946DBDFC68AE6AF8"/>
          </w:pPr>
          <w:r w:rsidRPr="00974D34">
            <w:rPr>
              <w:rStyle w:val="PlaceholderText"/>
            </w:rPr>
            <w:t>Click or tap here to enter text.</w:t>
          </w:r>
        </w:p>
      </w:docPartBody>
    </w:docPart>
    <w:docPart>
      <w:docPartPr>
        <w:name w:val="BA233D0F8DEA2B44B506B8BEBF70FAA1"/>
        <w:category>
          <w:name w:val="General"/>
          <w:gallery w:val="placeholder"/>
        </w:category>
        <w:types>
          <w:type w:val="bbPlcHdr"/>
        </w:types>
        <w:behaviors>
          <w:behavior w:val="content"/>
        </w:behaviors>
        <w:guid w:val="{05E4A996-CF11-2C40-B911-FD9E05CCF90D}"/>
      </w:docPartPr>
      <w:docPartBody>
        <w:p w:rsidR="009A1F29" w:rsidRDefault="005F47ED" w:rsidP="005F47ED">
          <w:pPr>
            <w:pStyle w:val="BA233D0F8DEA2B44B506B8BEBF70FAA1"/>
          </w:pPr>
          <w:r w:rsidRPr="00974D34">
            <w:rPr>
              <w:rStyle w:val="PlaceholderText"/>
            </w:rPr>
            <w:t>Click or tap here to enter text.</w:t>
          </w:r>
        </w:p>
      </w:docPartBody>
    </w:docPart>
    <w:docPart>
      <w:docPartPr>
        <w:name w:val="D2FB75081CDE9C4EB95A5B4AFB799B44"/>
        <w:category>
          <w:name w:val="General"/>
          <w:gallery w:val="placeholder"/>
        </w:category>
        <w:types>
          <w:type w:val="bbPlcHdr"/>
        </w:types>
        <w:behaviors>
          <w:behavior w:val="content"/>
        </w:behaviors>
        <w:guid w:val="{0DEB9C53-C844-AA46-82B8-FC0D5DE28157}"/>
      </w:docPartPr>
      <w:docPartBody>
        <w:p w:rsidR="009A1F29" w:rsidRDefault="005F47ED" w:rsidP="005F47ED">
          <w:pPr>
            <w:pStyle w:val="D2FB75081CDE9C4EB95A5B4AFB799B44"/>
          </w:pPr>
          <w:r w:rsidRPr="00974D34">
            <w:rPr>
              <w:rStyle w:val="PlaceholderText"/>
            </w:rPr>
            <w:t>Click or tap here to enter text.</w:t>
          </w:r>
        </w:p>
      </w:docPartBody>
    </w:docPart>
    <w:docPart>
      <w:docPartPr>
        <w:name w:val="3F3E12A08185054480C303EDCFB602E7"/>
        <w:category>
          <w:name w:val="General"/>
          <w:gallery w:val="placeholder"/>
        </w:category>
        <w:types>
          <w:type w:val="bbPlcHdr"/>
        </w:types>
        <w:behaviors>
          <w:behavior w:val="content"/>
        </w:behaviors>
        <w:guid w:val="{9CADA00D-AFFA-A145-9EB9-3B59C3BC3A28}"/>
      </w:docPartPr>
      <w:docPartBody>
        <w:p w:rsidR="009A1F29" w:rsidRDefault="005F47ED" w:rsidP="005F47ED">
          <w:pPr>
            <w:pStyle w:val="3F3E12A08185054480C303EDCFB602E7"/>
          </w:pPr>
          <w:r w:rsidRPr="00974D34">
            <w:rPr>
              <w:rStyle w:val="PlaceholderText"/>
            </w:rPr>
            <w:t>Click or tap here to enter text.</w:t>
          </w:r>
        </w:p>
      </w:docPartBody>
    </w:docPart>
    <w:docPart>
      <w:docPartPr>
        <w:name w:val="24CA22C1F4279240ACB3035A2BC6C879"/>
        <w:category>
          <w:name w:val="General"/>
          <w:gallery w:val="placeholder"/>
        </w:category>
        <w:types>
          <w:type w:val="bbPlcHdr"/>
        </w:types>
        <w:behaviors>
          <w:behavior w:val="content"/>
        </w:behaviors>
        <w:guid w:val="{C4FB977D-22A3-0F4D-88B5-0840F672B825}"/>
      </w:docPartPr>
      <w:docPartBody>
        <w:p w:rsidR="009A1F29" w:rsidRDefault="005F47ED" w:rsidP="005F47ED">
          <w:pPr>
            <w:pStyle w:val="24CA22C1F4279240ACB3035A2BC6C879"/>
          </w:pPr>
          <w:r w:rsidRPr="00974D34">
            <w:rPr>
              <w:rStyle w:val="PlaceholderText"/>
            </w:rPr>
            <w:t>Click or tap here to enter text.</w:t>
          </w:r>
        </w:p>
      </w:docPartBody>
    </w:docPart>
    <w:docPart>
      <w:docPartPr>
        <w:name w:val="7E91E8AEB5462347A540432B377FAD8E"/>
        <w:category>
          <w:name w:val="General"/>
          <w:gallery w:val="placeholder"/>
        </w:category>
        <w:types>
          <w:type w:val="bbPlcHdr"/>
        </w:types>
        <w:behaviors>
          <w:behavior w:val="content"/>
        </w:behaviors>
        <w:guid w:val="{00881393-FC3F-C743-8E79-ECDF8527F686}"/>
      </w:docPartPr>
      <w:docPartBody>
        <w:p w:rsidR="009A1F29" w:rsidRDefault="005F47ED" w:rsidP="005F47ED">
          <w:pPr>
            <w:pStyle w:val="7E91E8AEB5462347A540432B377FAD8E"/>
          </w:pPr>
          <w:r w:rsidRPr="00974D34">
            <w:rPr>
              <w:rStyle w:val="PlaceholderText"/>
            </w:rPr>
            <w:t>Click or tap here to enter text.</w:t>
          </w:r>
        </w:p>
      </w:docPartBody>
    </w:docPart>
    <w:docPart>
      <w:docPartPr>
        <w:name w:val="7FF36240A829B44FBCF52C0BA69D51D9"/>
        <w:category>
          <w:name w:val="General"/>
          <w:gallery w:val="placeholder"/>
        </w:category>
        <w:types>
          <w:type w:val="bbPlcHdr"/>
        </w:types>
        <w:behaviors>
          <w:behavior w:val="content"/>
        </w:behaviors>
        <w:guid w:val="{C18D482E-1C32-9243-BE1E-4C33CCEF43BF}"/>
      </w:docPartPr>
      <w:docPartBody>
        <w:p w:rsidR="009A1F29" w:rsidRDefault="005F47ED" w:rsidP="005F47ED">
          <w:pPr>
            <w:pStyle w:val="7FF36240A829B44FBCF52C0BA69D51D9"/>
          </w:pPr>
          <w:r w:rsidRPr="00346B6B">
            <w:rPr>
              <w:rStyle w:val="PlaceholderText"/>
            </w:rPr>
            <w:t>Click or tap here to enter text.</w:t>
          </w:r>
        </w:p>
      </w:docPartBody>
    </w:docPart>
    <w:docPart>
      <w:docPartPr>
        <w:name w:val="5BD3471316D8DE4284F7240E573DC655"/>
        <w:category>
          <w:name w:val="General"/>
          <w:gallery w:val="placeholder"/>
        </w:category>
        <w:types>
          <w:type w:val="bbPlcHdr"/>
        </w:types>
        <w:behaviors>
          <w:behavior w:val="content"/>
        </w:behaviors>
        <w:guid w:val="{E27807DB-1BAF-9747-819E-9CBFA38203ED}"/>
      </w:docPartPr>
      <w:docPartBody>
        <w:p w:rsidR="009A1F29" w:rsidRDefault="005F47ED" w:rsidP="005F47ED">
          <w:pPr>
            <w:pStyle w:val="5BD3471316D8DE4284F7240E573DC655"/>
          </w:pPr>
          <w:r w:rsidRPr="00974D34">
            <w:rPr>
              <w:rStyle w:val="PlaceholderText"/>
            </w:rPr>
            <w:t>Click or tap here to enter text.</w:t>
          </w:r>
        </w:p>
      </w:docPartBody>
    </w:docPart>
    <w:docPart>
      <w:docPartPr>
        <w:name w:val="CC0E03D7E791EC4480ABF93E2CA7E723"/>
        <w:category>
          <w:name w:val="General"/>
          <w:gallery w:val="placeholder"/>
        </w:category>
        <w:types>
          <w:type w:val="bbPlcHdr"/>
        </w:types>
        <w:behaviors>
          <w:behavior w:val="content"/>
        </w:behaviors>
        <w:guid w:val="{2BF54446-7B54-254C-878B-37A06D454BDA}"/>
      </w:docPartPr>
      <w:docPartBody>
        <w:p w:rsidR="009A1F29" w:rsidRDefault="005F47ED" w:rsidP="005F47ED">
          <w:pPr>
            <w:pStyle w:val="CC0E03D7E791EC4480ABF93E2CA7E723"/>
          </w:pPr>
          <w:r w:rsidRPr="00974D34">
            <w:rPr>
              <w:rStyle w:val="PlaceholderText"/>
            </w:rPr>
            <w:t>Click or tap here to enter text.</w:t>
          </w:r>
        </w:p>
      </w:docPartBody>
    </w:docPart>
    <w:docPart>
      <w:docPartPr>
        <w:name w:val="53614FE458ECEE44A9C57CD67D0A2117"/>
        <w:category>
          <w:name w:val="General"/>
          <w:gallery w:val="placeholder"/>
        </w:category>
        <w:types>
          <w:type w:val="bbPlcHdr"/>
        </w:types>
        <w:behaviors>
          <w:behavior w:val="content"/>
        </w:behaviors>
        <w:guid w:val="{92B86BF5-4626-FD4A-96E1-15FAD1F6D425}"/>
      </w:docPartPr>
      <w:docPartBody>
        <w:p w:rsidR="009A1F29" w:rsidRDefault="005F47ED" w:rsidP="005F47ED">
          <w:pPr>
            <w:pStyle w:val="53614FE458ECEE44A9C57CD67D0A2117"/>
          </w:pPr>
          <w:r w:rsidRPr="00346B6B">
            <w:rPr>
              <w:rStyle w:val="PlaceholderText"/>
            </w:rPr>
            <w:t>Click or tap here to enter text.</w:t>
          </w:r>
        </w:p>
      </w:docPartBody>
    </w:docPart>
    <w:docPart>
      <w:docPartPr>
        <w:name w:val="C4BC83FA1A65BE4BA120D1AB037B1B61"/>
        <w:category>
          <w:name w:val="General"/>
          <w:gallery w:val="placeholder"/>
        </w:category>
        <w:types>
          <w:type w:val="bbPlcHdr"/>
        </w:types>
        <w:behaviors>
          <w:behavior w:val="content"/>
        </w:behaviors>
        <w:guid w:val="{7F0A55CF-1C97-D245-B02E-92D26DFA1E98}"/>
      </w:docPartPr>
      <w:docPartBody>
        <w:p w:rsidR="009A1F29" w:rsidRDefault="005F47ED" w:rsidP="005F47ED">
          <w:pPr>
            <w:pStyle w:val="C4BC83FA1A65BE4BA120D1AB037B1B61"/>
          </w:pPr>
          <w:r w:rsidRPr="00346B6B">
            <w:rPr>
              <w:rStyle w:val="PlaceholderText"/>
            </w:rPr>
            <w:t>Click or tap here to enter text.</w:t>
          </w:r>
        </w:p>
      </w:docPartBody>
    </w:docPart>
    <w:docPart>
      <w:docPartPr>
        <w:name w:val="A067AD137D658A4BAD344ACC2E651F60"/>
        <w:category>
          <w:name w:val="General"/>
          <w:gallery w:val="placeholder"/>
        </w:category>
        <w:types>
          <w:type w:val="bbPlcHdr"/>
        </w:types>
        <w:behaviors>
          <w:behavior w:val="content"/>
        </w:behaviors>
        <w:guid w:val="{EF3B8198-621F-5B49-BB5E-6B497EC3CC3A}"/>
      </w:docPartPr>
      <w:docPartBody>
        <w:p w:rsidR="009A1F29" w:rsidRDefault="005F47ED" w:rsidP="005F47ED">
          <w:pPr>
            <w:pStyle w:val="A067AD137D658A4BAD344ACC2E651F60"/>
          </w:pPr>
          <w:r w:rsidRPr="00974D34">
            <w:rPr>
              <w:rStyle w:val="PlaceholderText"/>
            </w:rPr>
            <w:t>Click or tap here to enter text.</w:t>
          </w:r>
        </w:p>
      </w:docPartBody>
    </w:docPart>
    <w:docPart>
      <w:docPartPr>
        <w:name w:val="62343250FA03B645A1331C11BD5ED01D"/>
        <w:category>
          <w:name w:val="General"/>
          <w:gallery w:val="placeholder"/>
        </w:category>
        <w:types>
          <w:type w:val="bbPlcHdr"/>
        </w:types>
        <w:behaviors>
          <w:behavior w:val="content"/>
        </w:behaviors>
        <w:guid w:val="{CD8C8D6E-B787-D34B-91E4-FA519034764E}"/>
      </w:docPartPr>
      <w:docPartBody>
        <w:p w:rsidR="009A1F29" w:rsidRDefault="005F47ED" w:rsidP="005F47ED">
          <w:pPr>
            <w:pStyle w:val="62343250FA03B645A1331C11BD5ED01D"/>
          </w:pPr>
          <w:r w:rsidRPr="00346B6B">
            <w:rPr>
              <w:rStyle w:val="PlaceholderText"/>
            </w:rPr>
            <w:t>Click or tap here to enter text.</w:t>
          </w:r>
        </w:p>
      </w:docPartBody>
    </w:docPart>
    <w:docPart>
      <w:docPartPr>
        <w:name w:val="27FFEEA5772B9C4A9A7BECF034A01DB1"/>
        <w:category>
          <w:name w:val="General"/>
          <w:gallery w:val="placeholder"/>
        </w:category>
        <w:types>
          <w:type w:val="bbPlcHdr"/>
        </w:types>
        <w:behaviors>
          <w:behavior w:val="content"/>
        </w:behaviors>
        <w:guid w:val="{9377AEB8-632B-224D-9590-CDE9A1C745EE}"/>
      </w:docPartPr>
      <w:docPartBody>
        <w:p w:rsidR="009A1F29" w:rsidRDefault="005F47ED" w:rsidP="005F47ED">
          <w:pPr>
            <w:pStyle w:val="27FFEEA5772B9C4A9A7BECF034A01DB1"/>
          </w:pPr>
          <w:r w:rsidRPr="00974D34">
            <w:rPr>
              <w:rStyle w:val="PlaceholderText"/>
            </w:rPr>
            <w:t>Click or tap here to enter text.</w:t>
          </w:r>
        </w:p>
      </w:docPartBody>
    </w:docPart>
    <w:docPart>
      <w:docPartPr>
        <w:name w:val="CF24059CC7FB7543A10FCEEB8A4E99D1"/>
        <w:category>
          <w:name w:val="General"/>
          <w:gallery w:val="placeholder"/>
        </w:category>
        <w:types>
          <w:type w:val="bbPlcHdr"/>
        </w:types>
        <w:behaviors>
          <w:behavior w:val="content"/>
        </w:behaviors>
        <w:guid w:val="{446D691C-7932-504C-BCB4-73D992E239CB}"/>
      </w:docPartPr>
      <w:docPartBody>
        <w:p w:rsidR="00E023E2" w:rsidRDefault="00776099" w:rsidP="00776099">
          <w:pPr>
            <w:pStyle w:val="CF24059CC7FB7543A10FCEEB8A4E99D1"/>
          </w:pPr>
          <w:r w:rsidRPr="00346B6B">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4F87B26-8018-9445-8BF1-FC5E09F06313}"/>
      </w:docPartPr>
      <w:docPartBody>
        <w:p w:rsidR="00E023E2" w:rsidRDefault="00776099">
          <w:r w:rsidRPr="00D676BB">
            <w:rPr>
              <w:rStyle w:val="PlaceholderText"/>
            </w:rPr>
            <w:t>Click or tap here to enter text.</w:t>
          </w:r>
        </w:p>
      </w:docPartBody>
    </w:docPart>
    <w:docPart>
      <w:docPartPr>
        <w:name w:val="4C988C488520F04E925828FF7CEAFB52"/>
        <w:category>
          <w:name w:val="General"/>
          <w:gallery w:val="placeholder"/>
        </w:category>
        <w:types>
          <w:type w:val="bbPlcHdr"/>
        </w:types>
        <w:behaviors>
          <w:behavior w:val="content"/>
        </w:behaviors>
        <w:guid w:val="{FB7C5CE4-4E98-7749-8A01-62C2F6691EB2}"/>
      </w:docPartPr>
      <w:docPartBody>
        <w:p w:rsidR="007735E2" w:rsidRDefault="00EF19EA" w:rsidP="00EF19EA">
          <w:pPr>
            <w:pStyle w:val="4C988C488520F04E925828FF7CEAFB52"/>
          </w:pPr>
          <w:r w:rsidRPr="00974D34">
            <w:rPr>
              <w:rStyle w:val="PlaceholderText"/>
            </w:rPr>
            <w:t>Click or tap here to enter text.</w:t>
          </w:r>
        </w:p>
      </w:docPartBody>
    </w:docPart>
    <w:docPart>
      <w:docPartPr>
        <w:name w:val="C35F3FB918B69F41A65641F76021A4CC"/>
        <w:category>
          <w:name w:val="General"/>
          <w:gallery w:val="placeholder"/>
        </w:category>
        <w:types>
          <w:type w:val="bbPlcHdr"/>
        </w:types>
        <w:behaviors>
          <w:behavior w:val="content"/>
        </w:behaviors>
        <w:guid w:val="{0EBEA558-26A0-6142-91CF-D746404D68CE}"/>
      </w:docPartPr>
      <w:docPartBody>
        <w:p w:rsidR="007735E2" w:rsidRDefault="00EF19EA" w:rsidP="00EF19EA">
          <w:pPr>
            <w:pStyle w:val="C35F3FB918B69F41A65641F76021A4CC"/>
          </w:pPr>
          <w:r w:rsidRPr="00346B6B">
            <w:rPr>
              <w:rStyle w:val="PlaceholderText"/>
            </w:rPr>
            <w:t>Click or tap here to enter text.</w:t>
          </w:r>
        </w:p>
      </w:docPartBody>
    </w:docPart>
    <w:docPart>
      <w:docPartPr>
        <w:name w:val="973A48865E3DCF4EA5A519A499CAA98B"/>
        <w:category>
          <w:name w:val="General"/>
          <w:gallery w:val="placeholder"/>
        </w:category>
        <w:types>
          <w:type w:val="bbPlcHdr"/>
        </w:types>
        <w:behaviors>
          <w:behavior w:val="content"/>
        </w:behaviors>
        <w:guid w:val="{D0B50A0B-EEB7-644B-829C-19AC9DE4C5A0}"/>
      </w:docPartPr>
      <w:docPartBody>
        <w:p w:rsidR="00B45AC3" w:rsidRDefault="00946AAC" w:rsidP="00946AAC">
          <w:pPr>
            <w:pStyle w:val="973A48865E3DCF4EA5A519A499CAA98B"/>
          </w:pPr>
          <w:r w:rsidRPr="00974D34">
            <w:rPr>
              <w:rStyle w:val="PlaceholderText"/>
            </w:rPr>
            <w:t>Click or tap here to enter text.</w:t>
          </w:r>
        </w:p>
      </w:docPartBody>
    </w:docPart>
    <w:docPart>
      <w:docPartPr>
        <w:name w:val="60A5DE7A5DF6CE47A1202C61B5641506"/>
        <w:category>
          <w:name w:val="General"/>
          <w:gallery w:val="placeholder"/>
        </w:category>
        <w:types>
          <w:type w:val="bbPlcHdr"/>
        </w:types>
        <w:behaviors>
          <w:behavior w:val="content"/>
        </w:behaviors>
        <w:guid w:val="{39B0BB36-921C-0440-BED7-5C7076409679}"/>
      </w:docPartPr>
      <w:docPartBody>
        <w:p w:rsidR="00B45AC3" w:rsidRDefault="00946AAC" w:rsidP="00946AAC">
          <w:pPr>
            <w:pStyle w:val="60A5DE7A5DF6CE47A1202C61B5641506"/>
          </w:pPr>
          <w:r w:rsidRPr="00974D34">
            <w:rPr>
              <w:rStyle w:val="PlaceholderText"/>
            </w:rPr>
            <w:t>Click or tap here to enter text.</w:t>
          </w:r>
        </w:p>
      </w:docPartBody>
    </w:docPart>
    <w:docPart>
      <w:docPartPr>
        <w:name w:val="E68F8F09A03DB54FBEA2EA7F856BF614"/>
        <w:category>
          <w:name w:val="General"/>
          <w:gallery w:val="placeholder"/>
        </w:category>
        <w:types>
          <w:type w:val="bbPlcHdr"/>
        </w:types>
        <w:behaviors>
          <w:behavior w:val="content"/>
        </w:behaviors>
        <w:guid w:val="{B7657478-3456-304E-ADD2-A46E5356B057}"/>
      </w:docPartPr>
      <w:docPartBody>
        <w:p w:rsidR="00B45AC3" w:rsidRDefault="00946AAC" w:rsidP="00946AAC">
          <w:pPr>
            <w:pStyle w:val="E68F8F09A03DB54FBEA2EA7F856BF614"/>
          </w:pPr>
          <w:r w:rsidRPr="00974D34">
            <w:rPr>
              <w:rStyle w:val="PlaceholderText"/>
            </w:rPr>
            <w:t>Click or tap here to enter text.</w:t>
          </w:r>
        </w:p>
      </w:docPartBody>
    </w:docPart>
    <w:docPart>
      <w:docPartPr>
        <w:name w:val="021BF5ED2D3B9346B3CFBADF48E69993"/>
        <w:category>
          <w:name w:val="General"/>
          <w:gallery w:val="placeholder"/>
        </w:category>
        <w:types>
          <w:type w:val="bbPlcHdr"/>
        </w:types>
        <w:behaviors>
          <w:behavior w:val="content"/>
        </w:behaviors>
        <w:guid w:val="{13C4EA91-83AE-8A41-9C3F-C937992C4DAD}"/>
      </w:docPartPr>
      <w:docPartBody>
        <w:p w:rsidR="00B45AC3" w:rsidRDefault="00946AAC" w:rsidP="00946AAC">
          <w:pPr>
            <w:pStyle w:val="021BF5ED2D3B9346B3CFBADF48E69993"/>
          </w:pPr>
          <w:r w:rsidRPr="00974D34">
            <w:rPr>
              <w:rStyle w:val="PlaceholderText"/>
            </w:rPr>
            <w:t>Click or tap here to enter text.</w:t>
          </w:r>
        </w:p>
      </w:docPartBody>
    </w:docPart>
    <w:docPart>
      <w:docPartPr>
        <w:name w:val="DAB1EC0B32B5A14FB7B76B32DB810830"/>
        <w:category>
          <w:name w:val="General"/>
          <w:gallery w:val="placeholder"/>
        </w:category>
        <w:types>
          <w:type w:val="bbPlcHdr"/>
        </w:types>
        <w:behaviors>
          <w:behavior w:val="content"/>
        </w:behaviors>
        <w:guid w:val="{2EAF94F3-1DAE-AB43-A3E4-0252C21E1AF4}"/>
      </w:docPartPr>
      <w:docPartBody>
        <w:p w:rsidR="00B45AC3" w:rsidRDefault="00946AAC" w:rsidP="00946AAC">
          <w:pPr>
            <w:pStyle w:val="DAB1EC0B32B5A14FB7B76B32DB810830"/>
          </w:pPr>
          <w:r w:rsidRPr="00974D34">
            <w:rPr>
              <w:rStyle w:val="PlaceholderText"/>
            </w:rPr>
            <w:t>Click or tap here to enter text.</w:t>
          </w:r>
        </w:p>
      </w:docPartBody>
    </w:docPart>
    <w:docPart>
      <w:docPartPr>
        <w:name w:val="38DE33B5EC458A46B43A6D3F149AC3A7"/>
        <w:category>
          <w:name w:val="General"/>
          <w:gallery w:val="placeholder"/>
        </w:category>
        <w:types>
          <w:type w:val="bbPlcHdr"/>
        </w:types>
        <w:behaviors>
          <w:behavior w:val="content"/>
        </w:behaviors>
        <w:guid w:val="{4112C2FB-2F17-694D-8F88-06FC8EB28577}"/>
      </w:docPartPr>
      <w:docPartBody>
        <w:p w:rsidR="00B45AC3" w:rsidRDefault="00946AAC" w:rsidP="00946AAC">
          <w:pPr>
            <w:pStyle w:val="38DE33B5EC458A46B43A6D3F149AC3A7"/>
          </w:pPr>
          <w:r w:rsidRPr="00346B6B">
            <w:rPr>
              <w:rStyle w:val="PlaceholderText"/>
            </w:rPr>
            <w:t>Click or tap here to enter text.</w:t>
          </w:r>
        </w:p>
      </w:docPartBody>
    </w:docPart>
    <w:docPart>
      <w:docPartPr>
        <w:name w:val="6183E19511636A449AD7F995861C0860"/>
        <w:category>
          <w:name w:val="General"/>
          <w:gallery w:val="placeholder"/>
        </w:category>
        <w:types>
          <w:type w:val="bbPlcHdr"/>
        </w:types>
        <w:behaviors>
          <w:behavior w:val="content"/>
        </w:behaviors>
        <w:guid w:val="{7171F912-089E-5644-A096-C869104AA610}"/>
      </w:docPartPr>
      <w:docPartBody>
        <w:p w:rsidR="00B45AC3" w:rsidRDefault="00946AAC" w:rsidP="00946AAC">
          <w:pPr>
            <w:pStyle w:val="6183E19511636A449AD7F995861C0860"/>
          </w:pPr>
          <w:r w:rsidRPr="00974D34">
            <w:rPr>
              <w:rStyle w:val="PlaceholderText"/>
            </w:rPr>
            <w:t>Click or tap here to enter text.</w:t>
          </w:r>
        </w:p>
      </w:docPartBody>
    </w:docPart>
    <w:docPart>
      <w:docPartPr>
        <w:name w:val="C0F2FDFE1157894FB0008FCF0436C9A2"/>
        <w:category>
          <w:name w:val="General"/>
          <w:gallery w:val="placeholder"/>
        </w:category>
        <w:types>
          <w:type w:val="bbPlcHdr"/>
        </w:types>
        <w:behaviors>
          <w:behavior w:val="content"/>
        </w:behaviors>
        <w:guid w:val="{F4D23AEF-2878-5E4F-AE9F-17DD40B137BF}"/>
      </w:docPartPr>
      <w:docPartBody>
        <w:p w:rsidR="00B45AC3" w:rsidRDefault="00946AAC" w:rsidP="00946AAC">
          <w:pPr>
            <w:pStyle w:val="C0F2FDFE1157894FB0008FCF0436C9A2"/>
          </w:pPr>
          <w:r w:rsidRPr="00974D34">
            <w:rPr>
              <w:rStyle w:val="PlaceholderText"/>
            </w:rPr>
            <w:t>Click or tap here to enter text.</w:t>
          </w:r>
        </w:p>
      </w:docPartBody>
    </w:docPart>
    <w:docPart>
      <w:docPartPr>
        <w:name w:val="7292595817FEDE42B640FBD8013862AC"/>
        <w:category>
          <w:name w:val="General"/>
          <w:gallery w:val="placeholder"/>
        </w:category>
        <w:types>
          <w:type w:val="bbPlcHdr"/>
        </w:types>
        <w:behaviors>
          <w:behavior w:val="content"/>
        </w:behaviors>
        <w:guid w:val="{275E7A34-85DE-7144-A3F5-830DCF251328}"/>
      </w:docPartPr>
      <w:docPartBody>
        <w:p w:rsidR="00B45AC3" w:rsidRDefault="00946AAC" w:rsidP="00946AAC">
          <w:pPr>
            <w:pStyle w:val="7292595817FEDE42B640FBD8013862AC"/>
          </w:pPr>
          <w:r w:rsidRPr="00974D34">
            <w:rPr>
              <w:rStyle w:val="PlaceholderText"/>
            </w:rPr>
            <w:t>Click or tap here to enter text.</w:t>
          </w:r>
        </w:p>
      </w:docPartBody>
    </w:docPart>
    <w:docPart>
      <w:docPartPr>
        <w:name w:val="ACF4AD5F1B27434C96233337DA5570F0"/>
        <w:category>
          <w:name w:val="General"/>
          <w:gallery w:val="placeholder"/>
        </w:category>
        <w:types>
          <w:type w:val="bbPlcHdr"/>
        </w:types>
        <w:behaviors>
          <w:behavior w:val="content"/>
        </w:behaviors>
        <w:guid w:val="{C086882B-3913-CF45-B89F-1C66747CC42A}"/>
      </w:docPartPr>
      <w:docPartBody>
        <w:p w:rsidR="0061726A" w:rsidRDefault="00B136D5" w:rsidP="00B136D5">
          <w:pPr>
            <w:pStyle w:val="ACF4AD5F1B27434C96233337DA5570F0"/>
          </w:pPr>
          <w:r w:rsidRPr="00974D3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PEFNAN+TimesNewRoman">
    <w:altName w:val="Times New Roman"/>
    <w:panose1 w:val="020B0604020202020204"/>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pitch w:val="default"/>
  </w:font>
  <w:font w:name="PalatinoLinotype">
    <w:altName w:val="Palatino Linotype"/>
    <w:panose1 w:val="020B0604020202020204"/>
    <w:charset w:val="00"/>
    <w:family w:val="roman"/>
    <w:pitch w:val="default"/>
  </w:font>
  <w:font w:name="Roboto">
    <w:panose1 w:val="02000000000000000000"/>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7ED"/>
    <w:rsid w:val="000439C7"/>
    <w:rsid w:val="000759FC"/>
    <w:rsid w:val="000B2BB3"/>
    <w:rsid w:val="00101984"/>
    <w:rsid w:val="00171791"/>
    <w:rsid w:val="001D519E"/>
    <w:rsid w:val="00224403"/>
    <w:rsid w:val="00252FFC"/>
    <w:rsid w:val="00281F88"/>
    <w:rsid w:val="002D09E8"/>
    <w:rsid w:val="002E452E"/>
    <w:rsid w:val="00336AF8"/>
    <w:rsid w:val="003C0BFC"/>
    <w:rsid w:val="004048E0"/>
    <w:rsid w:val="004C70C9"/>
    <w:rsid w:val="004D749D"/>
    <w:rsid w:val="0051374C"/>
    <w:rsid w:val="00595135"/>
    <w:rsid w:val="005E5B59"/>
    <w:rsid w:val="005F47ED"/>
    <w:rsid w:val="00601676"/>
    <w:rsid w:val="00616AF3"/>
    <w:rsid w:val="0061726A"/>
    <w:rsid w:val="00621D6F"/>
    <w:rsid w:val="00627A16"/>
    <w:rsid w:val="006C5A02"/>
    <w:rsid w:val="006E50E2"/>
    <w:rsid w:val="006F78B0"/>
    <w:rsid w:val="0070095F"/>
    <w:rsid w:val="00735D11"/>
    <w:rsid w:val="00750B9D"/>
    <w:rsid w:val="007735E2"/>
    <w:rsid w:val="00776099"/>
    <w:rsid w:val="007B021A"/>
    <w:rsid w:val="008171D6"/>
    <w:rsid w:val="00825265"/>
    <w:rsid w:val="00853463"/>
    <w:rsid w:val="00853C68"/>
    <w:rsid w:val="0086759E"/>
    <w:rsid w:val="00946AAC"/>
    <w:rsid w:val="009A1F29"/>
    <w:rsid w:val="009E3E88"/>
    <w:rsid w:val="00AC7EA7"/>
    <w:rsid w:val="00AD1517"/>
    <w:rsid w:val="00AF3E91"/>
    <w:rsid w:val="00B136D5"/>
    <w:rsid w:val="00B45AC3"/>
    <w:rsid w:val="00B8270E"/>
    <w:rsid w:val="00BB293B"/>
    <w:rsid w:val="00C72077"/>
    <w:rsid w:val="00CA27E6"/>
    <w:rsid w:val="00CD3F4C"/>
    <w:rsid w:val="00CF6BEE"/>
    <w:rsid w:val="00E023E2"/>
    <w:rsid w:val="00E21C4B"/>
    <w:rsid w:val="00E377D5"/>
    <w:rsid w:val="00E377E7"/>
    <w:rsid w:val="00EF19EA"/>
    <w:rsid w:val="00F10971"/>
    <w:rsid w:val="00F7203A"/>
    <w:rsid w:val="00F9595D"/>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3E88"/>
    <w:rPr>
      <w:color w:val="808080"/>
    </w:rPr>
  </w:style>
  <w:style w:type="paragraph" w:customStyle="1" w:styleId="63D92A6E268B3E4EAC38C6D89ADB9DCF">
    <w:name w:val="63D92A6E268B3E4EAC38C6D89ADB9DCF"/>
    <w:rsid w:val="005F47ED"/>
  </w:style>
  <w:style w:type="paragraph" w:customStyle="1" w:styleId="CDB7A280A2F95B46B07E39025B7B96A5">
    <w:name w:val="CDB7A280A2F95B46B07E39025B7B96A5"/>
    <w:rsid w:val="005F47ED"/>
  </w:style>
  <w:style w:type="paragraph" w:customStyle="1" w:styleId="C5FFB2F253BA1A4C84AC7F881C738926">
    <w:name w:val="C5FFB2F253BA1A4C84AC7F881C738926"/>
    <w:rsid w:val="005F47ED"/>
  </w:style>
  <w:style w:type="paragraph" w:customStyle="1" w:styleId="1C65883106B9A24D87B627321E538D2A">
    <w:name w:val="1C65883106B9A24D87B627321E538D2A"/>
    <w:rsid w:val="005F47ED"/>
  </w:style>
  <w:style w:type="paragraph" w:customStyle="1" w:styleId="5F177AED4F0E14498B3EDAB70B7BB6CD">
    <w:name w:val="5F177AED4F0E14498B3EDAB70B7BB6CD"/>
    <w:rsid w:val="005F47ED"/>
  </w:style>
  <w:style w:type="paragraph" w:customStyle="1" w:styleId="E09FC199813CCB40B3788793B1296AB7">
    <w:name w:val="E09FC199813CCB40B3788793B1296AB7"/>
    <w:rsid w:val="005F47ED"/>
  </w:style>
  <w:style w:type="paragraph" w:customStyle="1" w:styleId="F745F5BCFBB65546BE99771F7B66E36A">
    <w:name w:val="F745F5BCFBB65546BE99771F7B66E36A"/>
    <w:rsid w:val="005F47ED"/>
  </w:style>
  <w:style w:type="paragraph" w:customStyle="1" w:styleId="C3EBC31302999B44A29E82DF5E9BFA8E">
    <w:name w:val="C3EBC31302999B44A29E82DF5E9BFA8E"/>
    <w:rsid w:val="005F47ED"/>
  </w:style>
  <w:style w:type="paragraph" w:customStyle="1" w:styleId="387A583AE1F0D24685FF707A01F8A6E2">
    <w:name w:val="387A583AE1F0D24685FF707A01F8A6E2"/>
    <w:rsid w:val="005F47ED"/>
  </w:style>
  <w:style w:type="paragraph" w:customStyle="1" w:styleId="E196502598FABA4081BD6ED2445AAFA4">
    <w:name w:val="E196502598FABA4081BD6ED2445AAFA4"/>
    <w:rsid w:val="005F47ED"/>
  </w:style>
  <w:style w:type="paragraph" w:customStyle="1" w:styleId="8A1521460A0A684B997B8CC8B83CAA35">
    <w:name w:val="8A1521460A0A684B997B8CC8B83CAA35"/>
    <w:rsid w:val="005F47ED"/>
  </w:style>
  <w:style w:type="paragraph" w:customStyle="1" w:styleId="AD64B6AE554F0046943851554D46B342">
    <w:name w:val="AD64B6AE554F0046943851554D46B342"/>
    <w:rsid w:val="005F47ED"/>
  </w:style>
  <w:style w:type="paragraph" w:customStyle="1" w:styleId="726983B60073764A8DC1BE076C1B33D1">
    <w:name w:val="726983B60073764A8DC1BE076C1B33D1"/>
    <w:rsid w:val="005F47ED"/>
  </w:style>
  <w:style w:type="paragraph" w:customStyle="1" w:styleId="A2651DAE26E8C341ABCDA08CBCCD00CE">
    <w:name w:val="A2651DAE26E8C341ABCDA08CBCCD00CE"/>
    <w:rsid w:val="005F47ED"/>
  </w:style>
  <w:style w:type="paragraph" w:customStyle="1" w:styleId="04327F353A8F764B8D9B26EAAFF8DD4D">
    <w:name w:val="04327F353A8F764B8D9B26EAAFF8DD4D"/>
    <w:rsid w:val="005F47ED"/>
  </w:style>
  <w:style w:type="paragraph" w:customStyle="1" w:styleId="C4EE05456D611741957D675B050D0640">
    <w:name w:val="C4EE05456D611741957D675B050D0640"/>
    <w:rsid w:val="005F47ED"/>
  </w:style>
  <w:style w:type="paragraph" w:customStyle="1" w:styleId="15EF8CE0C3D9154483B0195858CAB9DB">
    <w:name w:val="15EF8CE0C3D9154483B0195858CAB9DB"/>
    <w:rsid w:val="005F47ED"/>
  </w:style>
  <w:style w:type="paragraph" w:customStyle="1" w:styleId="7748E0664D71B641BA150C4EAB1D968D">
    <w:name w:val="7748E0664D71B641BA150C4EAB1D968D"/>
    <w:rsid w:val="005F47ED"/>
  </w:style>
  <w:style w:type="paragraph" w:customStyle="1" w:styleId="CF08AF0F8AE08442B6F9B46DCCD71591">
    <w:name w:val="CF08AF0F8AE08442B6F9B46DCCD71591"/>
    <w:rsid w:val="005F47ED"/>
  </w:style>
  <w:style w:type="paragraph" w:customStyle="1" w:styleId="EF3C23FBCAAD9A448D09F40D61276C43">
    <w:name w:val="EF3C23FBCAAD9A448D09F40D61276C43"/>
    <w:rsid w:val="005F47ED"/>
  </w:style>
  <w:style w:type="paragraph" w:customStyle="1" w:styleId="25DDCC08D1A6FF4C882819122FC89F19">
    <w:name w:val="25DDCC08D1A6FF4C882819122FC89F19"/>
    <w:rsid w:val="005F47ED"/>
  </w:style>
  <w:style w:type="paragraph" w:customStyle="1" w:styleId="E271687641453F42A331B440C06C7E66">
    <w:name w:val="E271687641453F42A331B440C06C7E66"/>
    <w:rsid w:val="005F47ED"/>
  </w:style>
  <w:style w:type="paragraph" w:customStyle="1" w:styleId="77AA93F81E3E334588B3A13A31BF2651">
    <w:name w:val="77AA93F81E3E334588B3A13A31BF2651"/>
    <w:rsid w:val="005F47ED"/>
  </w:style>
  <w:style w:type="paragraph" w:customStyle="1" w:styleId="1CB790BC8B67BB4BBC8160BECD51A48A">
    <w:name w:val="1CB790BC8B67BB4BBC8160BECD51A48A"/>
    <w:rsid w:val="005F47ED"/>
  </w:style>
  <w:style w:type="paragraph" w:customStyle="1" w:styleId="96AABEF43C653D43A0E74E187B673F30">
    <w:name w:val="96AABEF43C653D43A0E74E187B673F30"/>
    <w:rsid w:val="005F47ED"/>
  </w:style>
  <w:style w:type="paragraph" w:customStyle="1" w:styleId="F2B94771361E7F47A96C61EB861157E4">
    <w:name w:val="F2B94771361E7F47A96C61EB861157E4"/>
    <w:rsid w:val="005F47ED"/>
  </w:style>
  <w:style w:type="paragraph" w:customStyle="1" w:styleId="3DF82F874C350D4681899745C319B895">
    <w:name w:val="3DF82F874C350D4681899745C319B895"/>
    <w:rsid w:val="005F47ED"/>
  </w:style>
  <w:style w:type="paragraph" w:customStyle="1" w:styleId="23EA0FB39D53E74380778E5068D85908">
    <w:name w:val="23EA0FB39D53E74380778E5068D85908"/>
    <w:rsid w:val="005F47ED"/>
  </w:style>
  <w:style w:type="paragraph" w:customStyle="1" w:styleId="D5659BBFC8AEF744A8ED99593CA32C06">
    <w:name w:val="D5659BBFC8AEF744A8ED99593CA32C06"/>
    <w:rsid w:val="005F47ED"/>
  </w:style>
  <w:style w:type="paragraph" w:customStyle="1" w:styleId="140748975C04A840AD094BBAE199BD18">
    <w:name w:val="140748975C04A840AD094BBAE199BD18"/>
    <w:rsid w:val="005F47ED"/>
  </w:style>
  <w:style w:type="paragraph" w:customStyle="1" w:styleId="082A32BF2CD23D43A3434757AA11943C">
    <w:name w:val="082A32BF2CD23D43A3434757AA11943C"/>
    <w:rsid w:val="005F47ED"/>
  </w:style>
  <w:style w:type="paragraph" w:customStyle="1" w:styleId="25763C3B4196A341BE4597FA09C2A198">
    <w:name w:val="25763C3B4196A341BE4597FA09C2A198"/>
    <w:rsid w:val="005F47ED"/>
  </w:style>
  <w:style w:type="paragraph" w:customStyle="1" w:styleId="4E75E0FBE076754C946DBDFC68AE6AF8">
    <w:name w:val="4E75E0FBE076754C946DBDFC68AE6AF8"/>
    <w:rsid w:val="005F47ED"/>
  </w:style>
  <w:style w:type="paragraph" w:customStyle="1" w:styleId="BA233D0F8DEA2B44B506B8BEBF70FAA1">
    <w:name w:val="BA233D0F8DEA2B44B506B8BEBF70FAA1"/>
    <w:rsid w:val="005F47ED"/>
  </w:style>
  <w:style w:type="paragraph" w:customStyle="1" w:styleId="D2FB75081CDE9C4EB95A5B4AFB799B44">
    <w:name w:val="D2FB75081CDE9C4EB95A5B4AFB799B44"/>
    <w:rsid w:val="005F47ED"/>
  </w:style>
  <w:style w:type="paragraph" w:customStyle="1" w:styleId="3F3E12A08185054480C303EDCFB602E7">
    <w:name w:val="3F3E12A08185054480C303EDCFB602E7"/>
    <w:rsid w:val="005F47ED"/>
  </w:style>
  <w:style w:type="paragraph" w:customStyle="1" w:styleId="24CA22C1F4279240ACB3035A2BC6C879">
    <w:name w:val="24CA22C1F4279240ACB3035A2BC6C879"/>
    <w:rsid w:val="005F47ED"/>
  </w:style>
  <w:style w:type="paragraph" w:customStyle="1" w:styleId="7E91E8AEB5462347A540432B377FAD8E">
    <w:name w:val="7E91E8AEB5462347A540432B377FAD8E"/>
    <w:rsid w:val="005F47ED"/>
  </w:style>
  <w:style w:type="paragraph" w:customStyle="1" w:styleId="7FF36240A829B44FBCF52C0BA69D51D9">
    <w:name w:val="7FF36240A829B44FBCF52C0BA69D51D9"/>
    <w:rsid w:val="005F47ED"/>
  </w:style>
  <w:style w:type="paragraph" w:customStyle="1" w:styleId="5BD3471316D8DE4284F7240E573DC655">
    <w:name w:val="5BD3471316D8DE4284F7240E573DC655"/>
    <w:rsid w:val="005F47ED"/>
  </w:style>
  <w:style w:type="paragraph" w:customStyle="1" w:styleId="CC0E03D7E791EC4480ABF93E2CA7E723">
    <w:name w:val="CC0E03D7E791EC4480ABF93E2CA7E723"/>
    <w:rsid w:val="005F47ED"/>
  </w:style>
  <w:style w:type="paragraph" w:customStyle="1" w:styleId="53614FE458ECEE44A9C57CD67D0A2117">
    <w:name w:val="53614FE458ECEE44A9C57CD67D0A2117"/>
    <w:rsid w:val="005F47ED"/>
  </w:style>
  <w:style w:type="paragraph" w:customStyle="1" w:styleId="C4BC83FA1A65BE4BA120D1AB037B1B61">
    <w:name w:val="C4BC83FA1A65BE4BA120D1AB037B1B61"/>
    <w:rsid w:val="005F47ED"/>
  </w:style>
  <w:style w:type="paragraph" w:customStyle="1" w:styleId="A067AD137D658A4BAD344ACC2E651F60">
    <w:name w:val="A067AD137D658A4BAD344ACC2E651F60"/>
    <w:rsid w:val="005F47ED"/>
  </w:style>
  <w:style w:type="paragraph" w:customStyle="1" w:styleId="62343250FA03B645A1331C11BD5ED01D">
    <w:name w:val="62343250FA03B645A1331C11BD5ED01D"/>
    <w:rsid w:val="005F47ED"/>
  </w:style>
  <w:style w:type="paragraph" w:customStyle="1" w:styleId="27FFEEA5772B9C4A9A7BECF034A01DB1">
    <w:name w:val="27FFEEA5772B9C4A9A7BECF034A01DB1"/>
    <w:rsid w:val="005F47ED"/>
  </w:style>
  <w:style w:type="paragraph" w:customStyle="1" w:styleId="CF24059CC7FB7543A10FCEEB8A4E99D1">
    <w:name w:val="CF24059CC7FB7543A10FCEEB8A4E99D1"/>
    <w:rsid w:val="00776099"/>
  </w:style>
  <w:style w:type="paragraph" w:customStyle="1" w:styleId="4C988C488520F04E925828FF7CEAFB52">
    <w:name w:val="4C988C488520F04E925828FF7CEAFB52"/>
    <w:rsid w:val="00EF19EA"/>
  </w:style>
  <w:style w:type="paragraph" w:customStyle="1" w:styleId="C35F3FB918B69F41A65641F76021A4CC">
    <w:name w:val="C35F3FB918B69F41A65641F76021A4CC"/>
    <w:rsid w:val="00EF19EA"/>
  </w:style>
  <w:style w:type="paragraph" w:customStyle="1" w:styleId="973A48865E3DCF4EA5A519A499CAA98B">
    <w:name w:val="973A48865E3DCF4EA5A519A499CAA98B"/>
    <w:rsid w:val="00946AAC"/>
  </w:style>
  <w:style w:type="paragraph" w:customStyle="1" w:styleId="60A5DE7A5DF6CE47A1202C61B5641506">
    <w:name w:val="60A5DE7A5DF6CE47A1202C61B5641506"/>
    <w:rsid w:val="00946AAC"/>
  </w:style>
  <w:style w:type="paragraph" w:customStyle="1" w:styleId="E68F8F09A03DB54FBEA2EA7F856BF614">
    <w:name w:val="E68F8F09A03DB54FBEA2EA7F856BF614"/>
    <w:rsid w:val="00946AAC"/>
  </w:style>
  <w:style w:type="paragraph" w:customStyle="1" w:styleId="021BF5ED2D3B9346B3CFBADF48E69993">
    <w:name w:val="021BF5ED2D3B9346B3CFBADF48E69993"/>
    <w:rsid w:val="00946AAC"/>
  </w:style>
  <w:style w:type="paragraph" w:customStyle="1" w:styleId="DAB1EC0B32B5A14FB7B76B32DB810830">
    <w:name w:val="DAB1EC0B32B5A14FB7B76B32DB810830"/>
    <w:rsid w:val="00946AAC"/>
  </w:style>
  <w:style w:type="paragraph" w:customStyle="1" w:styleId="38DE33B5EC458A46B43A6D3F149AC3A7">
    <w:name w:val="38DE33B5EC458A46B43A6D3F149AC3A7"/>
    <w:rsid w:val="00946AAC"/>
  </w:style>
  <w:style w:type="paragraph" w:customStyle="1" w:styleId="6183E19511636A449AD7F995861C0860">
    <w:name w:val="6183E19511636A449AD7F995861C0860"/>
    <w:rsid w:val="00946AAC"/>
  </w:style>
  <w:style w:type="paragraph" w:customStyle="1" w:styleId="C0F2FDFE1157894FB0008FCF0436C9A2">
    <w:name w:val="C0F2FDFE1157894FB0008FCF0436C9A2"/>
    <w:rsid w:val="00946AAC"/>
  </w:style>
  <w:style w:type="paragraph" w:customStyle="1" w:styleId="7292595817FEDE42B640FBD8013862AC">
    <w:name w:val="7292595817FEDE42B640FBD8013862AC"/>
    <w:rsid w:val="00946AAC"/>
  </w:style>
  <w:style w:type="paragraph" w:customStyle="1" w:styleId="ACF4AD5F1B27434C96233337DA5570F0">
    <w:name w:val="ACF4AD5F1B27434C96233337DA5570F0"/>
    <w:rsid w:val="00B136D5"/>
  </w:style>
  <w:style w:type="paragraph" w:customStyle="1" w:styleId="FB55B6F6D30982499377794C2DF5A9C6">
    <w:name w:val="FB55B6F6D30982499377794C2DF5A9C6"/>
    <w:rsid w:val="00B136D5"/>
  </w:style>
  <w:style w:type="paragraph" w:customStyle="1" w:styleId="5157734402D2F644B7D7E091FCD40B2B">
    <w:name w:val="5157734402D2F644B7D7E091FCD40B2B"/>
    <w:rsid w:val="00171791"/>
  </w:style>
  <w:style w:type="paragraph" w:customStyle="1" w:styleId="A564C7BCB96EAA47BEB37528BC359ECE">
    <w:name w:val="A564C7BCB96EAA47BEB37528BC359ECE"/>
    <w:rsid w:val="009E3E88"/>
  </w:style>
  <w:style w:type="paragraph" w:customStyle="1" w:styleId="17B1A05223BD6C459B878B4810F57DE1">
    <w:name w:val="17B1A05223BD6C459B878B4810F57DE1"/>
    <w:rsid w:val="009E3E88"/>
  </w:style>
  <w:style w:type="paragraph" w:customStyle="1" w:styleId="A177EBF3289AB44CB427AB36ADD114E0">
    <w:name w:val="A177EBF3289AB44CB427AB36ADD114E0"/>
    <w:rsid w:val="009E3E88"/>
  </w:style>
  <w:style w:type="paragraph" w:customStyle="1" w:styleId="4F2392A8C4D18F448C7389CE536DE552">
    <w:name w:val="4F2392A8C4D18F448C7389CE536DE552"/>
    <w:rsid w:val="009E3E88"/>
  </w:style>
  <w:style w:type="paragraph" w:customStyle="1" w:styleId="CED31CAAA24B9A41AB10FA187DD25B3D">
    <w:name w:val="CED31CAAA24B9A41AB10FA187DD25B3D"/>
    <w:rsid w:val="009E3E88"/>
  </w:style>
  <w:style w:type="paragraph" w:customStyle="1" w:styleId="3AF709E5F6656E488DBB88950DEED8EE">
    <w:name w:val="3AF709E5F6656E488DBB88950DEED8EE"/>
    <w:rsid w:val="009E3E88"/>
  </w:style>
  <w:style w:type="paragraph" w:customStyle="1" w:styleId="1F41C75D547A9346851DBEA0E14DBAEB">
    <w:name w:val="1F41C75D547A9346851DBEA0E14DBAEB"/>
    <w:rsid w:val="009E3E88"/>
  </w:style>
  <w:style w:type="paragraph" w:customStyle="1" w:styleId="ACE69280D2E3414BBE608B4502A90DDD">
    <w:name w:val="ACE69280D2E3414BBE608B4502A90DDD"/>
    <w:rsid w:val="009E3E88"/>
  </w:style>
  <w:style w:type="paragraph" w:customStyle="1" w:styleId="9214F0887916BF46B4C31B5D5771DA83">
    <w:name w:val="9214F0887916BF46B4C31B5D5771DA83"/>
    <w:rsid w:val="009E3E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B4A81D-6729-3242-849D-50B75E59ECE7}">
  <we:reference id="wa104382081" version="1.46.0.0" store="en-US" storeType="OMEX"/>
  <we:alternateReferences>
    <we:reference id="WA104382081" version="1.46.0.0" store="" storeType="OMEX"/>
  </we:alternateReferences>
  <we:properties>
    <we:property name="MENDELEY_CITATIONS" value="[{&quot;citationID&quot;:&quot;MENDELEY_CITATION_3fd40811-28c2-4807-a2d8-5d8a360ff9c1&quot;,&quot;properties&quot;:{&quot;noteIndex&quot;:0},&quot;isEdited&quot;:false,&quot;manualOverride&quot;:{&quot;isManuallyOverridden&quot;:false,&quot;citeprocText&quot;:&quot;[1]&quot;,&quot;manualOverrideText&quot;:&quot;&quot;},&quot;citationTag&quot;:&quot;MENDELEY_CITATION_v3_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&quot;,&quot;citationItems&quot;:[{&quot;id&quot;:&quot;f602ae72-aa65-35e1-9a2d-16fd4036b267&quot;,&quot;itemData&quot;:{&quot;type&quot;:&quot;article-journal&quot;,&quot;id&quot;:&quot;f602ae72-aa65-35e1-9a2d-16fd4036b267&quot;,&quot;title&quot;:&quot;The evolution of agile UXD&quot;,&quot;author&quot;:[{&quot;family&quot;:&quot;Silva&quot;,&quot;given&quot;:&quot;T S&quot;,&quot;parse-names&quot;:false,&quot;dropping-particle&quot;:&quot;&quot;,&quot;non-dropping-particle&quot;:&quot;da&quot;},{&quot;family&quot;:&quot;Silveira&quot;,&quot;given&quot;:&quot;M S&quot;,&quot;parse-names&quot;:false,&quot;dropping-particle&quot;:&quot;&quot;,&quot;non-dropping-particle&quot;:&quot;&quot;},{&quot;family&quot;:&quot;Maurer&quot;,&quot;given&quot;:&quot;F&quot;,&quot;parse-names&quot;:false,&quot;dropping-particle&quot;:&quot;&quot;,&quot;non-dropping-particle&quot;:&quot;&quot;},{&quot;family&quot;:&quot;Silveira&quot;,&quot;given&quot;:&quot;F F&quot;,&quot;parse-names&quot;:false,&quot;dropping-particle&quot;:&quot;&quot;,&quot;non-dropping-particle&quot;:&quot;&quot;}],&quot;container-title&quot;:&quot;Information and Software Technology&quot;,&quot;DOI&quot;:&quot;10.1016/j.infsof.2018.04.008&quot;,&quot;ISSN&quot;:&quot;09505849 (ISSN)&quot;,&quot;issued&quot;:{&quot;date-parts&quot;:[[2018]]},&quot;publisher-place&quot;:&quot;Universidade Federal de São Paulo, Brazil&quot;,&quot;page&quot;:&quot;1-5&quot;,&quot;language&quot;:&quot;English&quot;,&quot;abstract&quot;:&quot;Context: Agile User eXperience Design (Agile UXD) is a current theme and a trending topic for the future of software development. The integration of UX Design within Agile development is seen as one of the frontiers for Agile Methods as a balance between upfront design as advocated by UX and the you-ain't-gonna-need-it (YAGNI) principle from the agile community must be found. Objective: In this paper, we analyze the evolution and current state of Agile UXD to provide a brief overview of the topic and to point out still unaddressed gaps, challenges, and future trends. Method: We systematically analyzed the existing research literature on how this topic evolved over time. We identified three categories with distinctive sets of work and classified them as Early, Middle and Recent years. Results: We noticed that the Process and Practice dimension has already crossed the line that separates Agile and UXD, the People and Social dimension is crossing this line right now, and the Technology and Artifact is the dimension that took the longest to be addressed, and it did not cross the line yet. Crossing the line means that there is already a full understanding from the Agile side of UX needs and vice versa. Conclusion: Agile UXD is a need for today's software development teams. However, integrated teams still need to understand that UXD is not a role, but discipline and culture for the whole Agile environment. © 2018 Elsevier B.V.&quot;,&quot;publisher&quot;:&quot;Elsevier B.V.&quot;,&quot;volume&quot;:&quot;102&quot;,&quot;container-title-short&quot;:&quot;Inf Softw Technol&quot;},&quot;isTemporary&quot;:false}]},{&quot;citationID&quot;:&quot;MENDELEY_CITATION_cbba6b1b-ea16-4ba0-bf16-beaec24cfa45&quot;,&quot;properties&quot;:{&quot;noteIndex&quot;:0},&quot;isEdited&quot;:false,&quot;manualOverride&quot;:{&quot;isManuallyOverridden&quot;:false,&quot;citeprocText&quot;:&quot;[2]&quot;,&quot;manualOverrideText&quot;:&quot;&quot;},&quot;citationTag&quot;:&quot;MENDELEY_CITATION_v3_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&quot;,&quot;citationItems&quot;:[{&quot;id&quot;:&quot;11d3d2ce-677b-3f44-94e2-797d6d9c3c59&quot;,&quot;itemData&quot;:{&quot;type&quot;:&quot;article-journal&quot;,&quot;id&quot;:&quot;11d3d2ce-677b-3f44-94e2-797d6d9c3c59&quot;,&quot;title&quot;:&quot;A systematic mapping on agile UCD across the major agile and HCI conferences&quot;,&quot;author&quot;:[{&quot;family&quot;:&quot;Silva&quot;,&quot;given&quot;:&quot;Tiago Silva&quot;,&quot;parse-names&quot;:false,&quot;dropping-particle&quot;:&quot;&quot;,&quot;non-dropping-particle&quot;:&quot;da&quot;},{&quot;family&quot;:&quot;Silveira&quot;,&quot;given&quot;:&quot;Fábio Fagundes&quot;,&quot;parse-names&quot;:false,&quot;dropping-particle&quot;:&quot;&quot;,&quot;non-dropping-particle&quot;:&quot;&quot;},{&quot;family&quot;:&quot;Silveira&quot;,&quot;given&quot;:&quot;Milene Selbach&quot;,&quot;parse-names&quot;:false,&quot;dropping-particle&quot;:&quot;&quot;,&quot;non-dropping-particle&quot;:&quot;&quot;},{&quot;family&quot;:&quot;Hellmann&quot;,&quot;given&quot;:&quot;Theodore&quot;,&quot;parse-names&quot;:false,&quot;dropping-particle&quot;:&quot;&quot;,&quot;non-dropping-particle&quot;:&quot;&quot;},{&quot;family&quot;:&quot;Maurer&quot;,&quot;given&quot;:&quot;Frank&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1,24]]},&quot;DOI&quot;:&quot;10.1007/978-3-319-21413-9_7/COVER&quot;,&quot;ISBN&quot;:&quot;9783319214122&quot;,&quot;ISSN&quot;:&quot;16113349&quot;,&quot;URL&quot;:&quot;https://link.springer.com/chapter/10.1007/978-3-319-21413-9_7&quot;,&quot;issued&quot;:{&quot;date-parts&quot;:[[2015]]},&quot;page&quot;:&quot;86-100&quot;,&quot;abstract&quot;:&quot;Agile User-Centered Design is an emergent and extremely important theme, but what does it exactly mean? Agile User-Centered Design is the use of user-centered design (UCD) in Agile environments. We build on previous work to provide a systematic mapping of Agile UCD publications at the two major agile and human-computer interaction (HCI) conferences. The analysis presented in this paper allows us to answer primary research questions such as: what is agile UCD; what types of HCI techniques have been used to integrate agile and UCD; what types of studies on agile UCD have been published; what types of research methods have been used in Agile UCD studies; and what benefits do these publications offer? Furthermore, we explore topics such as: who are the major authors in this field; and is the field driven by academics, practitioners, or collaborations? This paper presents our analysis of these topics in order to better structure future work in the field of Agile UCD and to provide a better understanding of what this field actually entails.&quot;,&quot;publisher&quot;:&quot;Springer Verlag&quot;,&quot;volume&quot;:&quot;9159&quot;,&quot;container-title-short&quot;:&quot;&quot;},&quot;isTemporary&quot;:false}]},{&quot;citationID&quot;:&quot;MENDELEY_CITATION_df5c819f-2721-4ed8-8665-0d8d1f554947&quot;,&quot;properties&quot;:{&quot;noteIndex&quot;:0},&quot;isEdited&quot;:false,&quot;manualOverride&quot;:{&quot;isManuallyOverridden&quot;:false,&quot;citeprocText&quot;:&quot;[3]&quot;,&quot;manualOverrideText&quot;:&quot;&quot;},&quot;citationTag&quot;:&quot;MENDELEY_CITATION_v3_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&quot;,&quot;citationItems&quot;:[{&quot;id&quot;:&quot;a2592623-67ad-325e-a758-6d3112b6d92f&quot;,&quot;itemData&quot;:{&quot;type&quot;:&quot;article-journal&quot;,&quot;id&quot;:&quot;a2592623-67ad-325e-a758-6d3112b6d92f&quot;,&quot;title&quot;:&quot;Influences of UX factors in the Agile UX context of software startups&quot;,&quot;author&quot;:[{&quot;family&quot;:&quot;Choma&quot;,&quot;given&quot;:&quot;Joelma&quot;,&quot;parse-names&quot;:false,&quot;dropping-particle&quot;:&quot;&quot;,&quot;non-dropping-particle&quot;:&quot;&quot;},{&quot;family&quot;:&quot;Guerra&quot;,&quot;given&quot;:&quot;Eduardo M.&quot;,&quot;parse-names&quot;:false,&quot;dropping-particle&quot;:&quot;&quot;,&quot;non-dropping-particle&quot;:&quot;&quot;},{&quot;family&quot;:&quot;Alvaro&quot;,&quot;given&quot;:&quot;Alexandre&quot;,&quot;parse-names&quot;:false,&quot;dropping-particle&quot;:&quot;&quot;,&quot;non-dropping-particle&quot;:&quot;&quot;},{&quot;family&quot;:&quot;Pereira&quot;,&quot;given&quot;:&quot;Roberto&quot;,&quot;parse-names&quot;:false,&quot;dropping-particle&quot;:&quot;&quot;,&quot;non-dropping-particle&quot;:&quot;&quot;},{&quot;family&quot;:&quot;Zaina&quot;,&quot;given&quot;:&quot;Luciana&quot;,&quot;parse-names&quot;:false,&quot;dropping-particle&quot;:&quot;&quot;,&quot;non-dropping-particle&quot;:&quot;&quot;}],&quot;container-title&quot;:&quot;Information and Software Technology&quot;,&quot;container-title-short&quot;:&quot;Inf Softw Technol&quot;,&quot;accessed&quot;:{&quot;date-parts&quot;:[[2023,1,24]]},&quot;DOI&quot;:&quot;10.1016/J.INFSOF.2022.107041&quot;,&quot;ISSN&quot;:&quot;0950-5849&quot;,&quot;issued&quot;:{&quot;date-parts&quot;:[[2022,12,1]]},&quot;page&quot;:&quot;107041&quot;,&quot;abstract&quot;:&quot;Context: Software startups work under uncertain market conditions, constant time pressures, and extremely limited resources. Startup practitioners commonly adopt agile practices and lean development to build and release software quickly. Within this context, User eXperience (UX) work is critical for generating user value and creating a competitive advantage. However, integrating agile and UX remains an open question and little explored in software startups. Objective: In this study, we investigate how startup practitioners understand the UX concept and what are the influences of UX factors on the agile context of software startups. Method: To achieve this goal, we surveyed software practitioners from software startups in Brazil. We obtained 97 valid responses from professionals working in different areas, in positions of UX experts, software engineers, and managers. Results: Our findings show that most software startup practitioners understand UX from a perspective that gives value to the user/customer interaction with the product and company, focusing on achieving a good UX. Regarding the influences of UX factors, we found that most selected factors carried the meaning of delivering value to the business and the user for producing successful products. On the other hand, the lack of resources is a factor that significantly hinders UX work in early-stage startups and with small teams. Conclusion: By analyzing our results on four dimensions, covering business &amp; market, product &amp; process, customers &amp; users, and UX work &amp; teams, we provided four takeaways to help practitioners with the adoption of Agile UX in software startups context.&quot;,&quot;publisher&quot;:&quot;Elsevier&quot;,&quot;volume&quot;:&quot;152&quot;},&quot;isTemporary&quot;:false}]},{&quot;citationID&quot;:&quot;MENDELEY_CITATION_a2e9714e-c9ba-4434-a7de-84098c1abfb9&quot;,&quot;properties&quot;:{&quot;noteIndex&quot;:0},&quot;isEdited&quot;:false,&quot;manualOverride&quot;:{&quot;isManuallyOverridden&quot;:false,&quot;citeprocText&quot;:&quot;[4]&quot;,&quot;manualOverrideText&quot;:&quot;&quot;},&quot;citationTag&quot;:&quot;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&quot;,&quot;citationItems&quot;:[{&quot;id&quot;:&quot;4d68f2e2-58d5-3212-9e89-cae3d286decd&quot;,&quot;itemData&quot;:{&quot;type&quot;:&quot;report&quot;,&quot;id&quot;:&quot;4d68f2e2-58d5-3212-9e89-cae3d286decd&quot;,&quot;title&quot;:&quot;A Gamified Framework to Integrate User Experience into Agile Software Development Process&quot;,&quot;author&quot;:[{&quot;family&quot;:&quot;Alhammad&quot;,&quot;given&quot;:&quot;Manal M&quot;,&quot;parse-names&quot;:false,&quot;dropping-particle&quot;:&quot;&quot;,&quot;non-dropping-particle&quot;:&quot;&quot;}],&quot;URL&quot;:&quot;https://oa.upm.es/66064/&quot;,&quot;issued&quot;:{&quot;date-parts&quot;:[[2020]]},&quot;abstract&quot;:&quot;While the significance of integrating User eXperience Design (UXD) with agile development processes is underscored in the literature, there are yet challenges and issues that must be resolved to achieve a seamless integration process. Those challenges range from practical issues such as the lack of technical means in terms of supportive tools or artefacts, to more fundamental issues such as the complexity of building a shared understanding of the User eXperience (UX) vision among the entire agile team and organization. Those issues do not necessarily imply that the integration of agile and UX is infeasible, but rather point to areas in which further research is needed to improve the integration process.  In this respect, we saw an opportunity to contribute to improving the process of integrating UX practices into agile by addressing one of the reported challenges in the literature which is the lack of prioritizing UX aspects compared to functional aspects. Recognizing the importance of incorporating UXD into agile as a team culture, this thesis aims to design and validate a framework to help agile teams to develop a motivated mindset towards UX activities. Following Design Science Research (DSR), this doctoral work began by identifying, describing, and analyzing the challenge of focusing on functional features over UX features in agile teams. We essentially found that the prioritization of functional features over UX features embodies a set of issues and it represents a recurrent obstacle when integrating UX with agile. Among those issues are the lack of motivation towards UX work, resistance to change, and the curse of knowledge in which agile teams think they know better than the user.  To address this challenge, we proposed a gamified framework to integrate Lean UX into Scrum, called ?GLUX? (Gamified Lean UX). The goal of our proposed framework is to motivate and engage agile teams to carry out UX activities collaboratively and develop a user-centered mindset using gamification. The choice of gamification as a motivational technique is primarily based on the hypothesis established in the literature that gamification has potential in influencing human behavior in general, and in promoting software engineering best practices in particular.  In validating our proposed framework, we conducted a pilot study to primarily examine the effectiveness of GLUX in terms of usability and utility in promoting and developing a motivated mindset in agile teams towards UX. Three agile teams consisting of software engineering graduate students participated in the study, simulating a real-world agile project. Our data collection occurred through student surveys, unstructured interviews, and the analysis of projects reports. Preliminary results suggest that GLUX can be effective in facilitating the integration process by engaging Scrum teams in carrying out UX activities throughout the development process. However, similar outcomes cannot be guaranteed if the GLUX framework was to be applied into a different context or when not implemented as specified.  Nonetheless, key observations have been reported in the form of lessons learned. We mainly found that the team?s collective mindset towards UX work can sometimes override the individual?s mindset, and that it can be influenced by a variety of factors such as the knowledge and experience in UX. We have also discussed some of the challenges that can emerge from managing the integration of agile and UX as one process such as the difficulty to incorporate UX activities and development work in short iterations. Finally, we highlight that gamification can be susceptible to the ?novelty effect?, and that some game elements (e.g. challenges) can be motivating and de-motivating at the same time. ———-RESUMEN———- Si bien en la literatura se subraya la importancia de integrar User eXperience (UX) con procesos de desarrollo ágiles, aún existen desafíos y problemas que deben resolverse para lograr un proceso de integración eficiente. Esos desafíos van desde cuestiones prácticas, como la falta de medios técnicos en términos de herramientas o artefactos de apoyo, hasta cuestiones más fundamentales como la complejidad de construir una comprensión compartida de la visión de la experiencia del usuario entre todo el equipo y la organización ágil. Estos problemas identifican áreas en las que se necesita más investigación para mejorar dicho proceso de integración.  Esta investigación aborda uno de estos desafíos, concretamente la necesidad de priorizar los aspectos de UX en comparación con los aspectos funcionales en el desarrollo ágil, lo que implica a su vez abordar, por ejemplo aspectos como la falta de motivación hacia el trabajo UX o la resistencia al cambio.  En este contexto, esta tesis doctoral tiene como objetivo diseñar un marco para ayudar a los equipos ágiles a considerar la UX como elemento guía del desarrollo ágil. Siguiendo Design Science Research (DSR) se ha propuesto un marco gamificado para integrar Lean UX en Scrum, llamado \&quot;GLUX\&quot; (Gamified Lean UX). El objetivo de GLUX es utilizar gamificación para motivar e involucrar a los equipos ágiles a realizar actividades de UX de manera colaborativa desarrollando una mentalidad de UX que guíe y motive el desarrollo ágil. La elección de la gamificación como técnica motivacional se basa principalmente en la hipótesis establecida en la literatura de que la gamificación tiene potencial para influir en el comportamiento humano en general y para promover las mejores prácticas de ingeniería de software en particular.  GLUX se ha aplicado en un estudio piloto con el fin de analizar su efectividad en términos de usabilidad y utilidad para promover y desarrollar una mentalidad UX en equipos ágiles. Tres equipos ágiles formados por estudiantes graduados de ingeniería de software participaron en el estudio, simulando un proyecto ágil. Se han recopilado datos a través de encuestas a los estudiantes, entrevistas no estructuradas y análisis de informes de proyectos. Los resultados sugieren que GLUX puede ser eficaz para facilitar el proceso de integración al involucrar a los equipos Scrum en la realización de actividades UX durante todo el proceso de desarrollo. Estos resultados, aunque alentadores son preliminares, requiriéndose replicación tanto en contextos similares como diferentes.  Además de estos resultados preliminares, se han identificado importantes lecciones aprendidas relacionadas con el uso de la gamificación en el desarrollo de software, como por ejemplo, el efecto de la mentalidad colectiva del equipo en relación con la mentalidad individual; el efecto de las iteraciones cortas que guían el trabajo ágil sobre la integración de UX; o el posible ?efecto novedad? del que puede ser susceptible la gamificación haciendo algunos elementos del juego motivadores y desmotivadores al mismo tiempo.&quot;,&quot;container-title-short&quot;:&quot;&quot;},&quot;isTemporary&quot;:false}]},{&quot;citationID&quot;:&quot;MENDELEY_CITATION_6842b91f-8c54-417f-9516-fb11dea181dc&quot;,&quot;properties&quot;:{&quot;noteIndex&quot;:0},&quot;isEdited&quot;:false,&quot;manualOverride&quot;:{&quot;isManuallyOverridden&quot;:false,&quot;citeprocText&quot;:&quot;[5]&quot;,&quot;manualOverrideText&quot;:&quot;&quot;},&quot;citationTag&quot;:&quot;MENDELEY_CITATION_v3_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&quot;,&quot;citationItems&quot;:[{&quot;id&quot;:&quot;a11e4b5a-f113-3e48-b8ae-cb8116713b55&quot;,&quot;itemData&quot;:{&quot;type&quot;:&quot;article-journal&quot;,&quot;id&quot;:&quot;a11e4b5a-f113-3e48-b8ae-cb8116713b55&quot;,&quot;title&quot;:&quot;Integrating UX work with agile development through user stories: An action research study in a small software company&quot;,&quot;author&quot;:[{&quot;family&quot;:&quot;Ananjeva&quot;,&quot;given&quot;:&quot;A&quot;,&quot;parse-names&quot;:false,&quot;dropping-particle&quot;:&quot;&quot;,&quot;non-dropping-particle&quot;:&quot;&quot;},{&quot;family&quot;:&quot;Persson&quot;,&quot;given&quot;:&quot;J S&quot;,&quot;parse-names&quot;:false,&quot;dropping-particle&quot;:&quot;&quot;,&quot;non-dropping-particle&quot;:&quot;&quot;},{&quot;family&quot;:&quot;Bruun&quot;,&quot;given&quot;:&quot;A&quot;,&quot;parse-names&quot;:false,&quot;dropping-particle&quot;:&quot;&quot;,&quot;non-dropping-particle&quot;:&quot;&quot;}],&quot;container-title&quot;:&quot;Journal of Systems and Software&quot;,&quot;DOI&quot;:&quot;10.1016/j.jss.2020.110785&quot;,&quot;ISSN&quot;:&quot;01641212 (ISSN)&quot;,&quot;URL&quot;:&quot;https://www.scopus.com/inward/record.uri?eid=2-s2.0-85089812983&amp;doi=10.1016%2Fj.jss.2020.110785&amp;partnerID=40&amp;md5=4df1f4e80c9c92189ddf642cd78ebc08&quot;,&quot;issued&quot;:{&quot;date-parts&quot;:[[2020]]},&quot;publisher-place&quot;:&quot;Aalborg University, Computer Science, Selma Lagerlöfs Vej 300, Aalborg Oest, DK-9220, Denmark&quot;,&quot;language&quot;:&quot;English&quot;,&quot;abstract&quot;:&quot;The integration of user experience (UX) work with agile software development has been addressed in extensive research of challenges and process models. However, in-depth research of context-specific improvements of this integration with actual UX professionals and agile developers in their actual practice is limited. This study examines how the integration of UX work with agile development can be improved in the context of a small Danish Software-as-a-Service (SaaS) company. We used the problem- and solution-oriented action research method over 12 months in the company. During this period, we initially carried out extensive participant observations, recorded 32 semi-structured interviews, and finally conducted two improvement iterations with evaluations of their effect on agility. We identified user stories as an essential indicator of UX integration. Verbose user stories imply problems in collaboration and trust, while concise user stories and deliberation improve integration of UX work with agile development. The conclusion is that integrating UX work with agile development in practice is complex, contextualized, and difficult even for only a small part of it. We propose that concise user stories and deliberation can be useful and well-defined focuses for integrating UX work with agile software development without sacrificing their agility. © 2020&quot;,&quot;publisher&quot;:&quot;Elsevier Inc.&quot;,&quot;volume&quot;:&quot;170&quot;,&quot;container-title-short&quot;:&quot;&quot;},&quot;isTemporary&quot;:false}]},{&quot;citationID&quot;:&quot;MENDELEY_CITATION_5e3999d1-fc75-4d74-a10d-4aabfc46fb37&quot;,&quot;properties&quot;:{&quot;noteIndex&quot;:0},&quot;isEdited&quot;:false,&quot;manualOverride&quot;:{&quot;isManuallyOverridden&quot;:false,&quot;citeprocText&quot;:&quot;[6]&quot;,&quot;manualOverrideText&quot;:&quot;&quot;},&quot;citationTag&quot;:&quot;MENDELEY_CITATION_v3_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&quot;,&quot;citationItems&quot;:[{&quot;id&quot;:&quot;902371f8-347a-32c0-92b2-b6bb938f685e&quot;,&quot;itemData&quot;:{&quot;type&quot;:&quot;article-journal&quot;,&quot;id&quot;:&quot;902371f8-347a-32c0-92b2-b6bb938f685e&quot;,&quot;title&quot;:&quot;Usability in agile software development: A tertiary study&quot;,&quot;author&quot;:[{&quot;family&quot;:&quot;Curcio&quot;,&quot;given&quot;:&quot;K&quot;,&quot;parse-names&quot;:false,&quot;dropping-particle&quot;:&quot;&quot;,&quot;non-dropping-particle&quot;:&quot;&quot;},{&quot;family&quot;:&quot;Santana&quot;,&quot;given&quot;:&quot;R&quot;,&quot;parse-names&quot;:false,&quot;dropping-particle&quot;:&quot;&quot;,&quot;non-dropping-particle&quot;:&quot;&quot;},{&quot;family&quot;:&quot;Reinehr&quot;,&quot;given&quot;:&quot;S&quot;,&quot;parse-names&quot;:false,&quot;dropping-particle&quot;:&quot;&quot;,&quot;non-dropping-particle&quot;:&quot;&quot;},{&quot;family&quot;:&quot;Malucelli&quot;,&quot;given&quot;:&quot;A&quot;,&quot;parse-names&quot;:false,&quot;dropping-particle&quot;:&quot;&quot;,&quot;non-dropping-particle&quot;:&quot;&quot;}],&quot;container-title&quot;:&quot;Computer Standards and Interfaces&quot;,&quot;DOI&quot;:&quot;10.1016/j.csi.2018.12.003&quot;,&quot;ISSN&quot;:&quot;09205489 (ISSN)&quot;,&quot;URL&quot;:&quot;https://www.scopus.com/inward/record.uri?eid=2-s2.0-85059608411&amp;doi=10.1016%2Fj.csi.2018.12.003&amp;partnerID=40&amp;md5=bea1482eac73e38adc215ce8ced82d18&quot;,&quot;issued&quot;:{&quot;date-parts&quot;:[[2019]]},&quot;publisher-place&quot;:&quot;Graduate Program in Computer Science (PPGIa), Pontifícia Universidade Católica do Paraná – PUCPR, Curitiba, Brazil&quot;,&quot;page&quot;:&quot;61-77&quot;,&quot;language&quot;:&quot;English&quot;,&quot;abstract&quot;:&quot;In the last years the interest in developing research on integration of usability and agile software development has been increasing. The number of systematic literature reviews, systematic mapping studies and non-systematic reviews, related to this thematic has also increased. Nevertheless, there is no analysis on the quality of these published secondary studies, nor is there a consolidated research that brings the answer of how to integrate these two areas. The goal of this paper is to categorize secondary studies related to the integration of usability and agile software development and present a critical analysis on the quality of the selected studies. To accomplish this goal a tertiary study was performed to categorize the related studies selected. Initially 3,065 papers were identified and further narrowed to 14 by applying exclusion criteria and analysis. We classified the selected studies as systematic literature reviews, systematic mapping studies and non-systematic literature reviews to report the data analysis. As a result of this study different forms to integrate usability and agile software development were detected as well as the various challenges that must be overcome for the integration success. Six main categories were identified to represent ways of integrating usability into agile development: processes, techniques, practices, recommendations, principles and different approaches. Regarding to the challenges for the integration seven main categories were also identified: issues related to tests, time, work balance, modularization, feedback, prioritization, and documentation. Although the interest in researching the integration of usability and agile software development has increased in the last years, mostly of the analyzed studies neglected the quality criteria and presented difficulties to use methods to synthetize the research results. Despite this, it has been realized that the integration of usability with agile software development is possible and is strongly aligned with user-centered design. The initial studies indicated a separation of activities and roles into specific tracks with parallel work to treat usability in agile software development, but the trend is no longer to manage and control these activities in separate ways, so new challenges are becoming to appear. Although we have identified several points of tension, the integration does not become unfeasible. © 2018&quot;,&quot;publisher&quot;:&quot;Elsevier B.V.&quot;,&quot;volume&quot;:&quot;64&quot;,&quot;container-title-short&quot;:&quot;Comput Stand Interfaces&quot;},&quot;isTemporary&quot;:false}]},{&quot;citationID&quot;:&quot;MENDELEY_CITATION_d8101eb3-fe13-4218-a131-bdc3d54cca96&quot;,&quot;properties&quot;:{&quot;noteIndex&quot;:0},&quot;isEdited&quot;:false,&quot;manualOverride&quot;:{&quot;isManuallyOverridden&quot;:false,&quot;citeprocText&quot;:&quot;[7]&quot;,&quot;manualOverrideText&quot;:&quot;&quot;},&quot;citationTag&quot;:&quot;MENDELEY_CITATION_v3_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&quot;,&quot;citationItems&quot;:[{&quot;id&quot;:&quot;aed2a8bd-b8fc-3851-bdb3-b5f8dc19958b&quot;,&quot;itemData&quot;:{&quot;type&quot;:&quot;article-journal&quot;,&quot;id&quot;:&quot;aed2a8bd-b8fc-3851-bdb3-b5f8dc19958b&quot;,&quot;title&quot;:&quot;How Agile Developers Integrate User-Centered Design into Their Processes: A Literature Review&quot;,&quot;author&quot;:[{&quot;family&quot;:&quot;Caballero&quot;,&quot;given&quot;:&quot;L&quot;,&quot;parse-names&quot;:false,&quot;dropping-particle&quot;:&quot;&quot;,&quot;non-dropping-particle&quot;:&quot;&quot;},{&quot;family&quot;:&quot;Moreno&quot;,&quot;given&quot;:&quot;A M&quot;,&quot;parse-names&quot;:false,&quot;dropping-particle&quot;:&quot;&quot;,&quot;non-dropping-particle&quot;:&quot;&quot;},{&quot;family&quot;:&quot;Seffah&quot;,&quot;given&quot;:&quot;A&quot;,&quot;parse-names&quot;:false,&quot;dropping-particle&quot;:&quot;&quot;,&quot;non-dropping-particle&quot;:&quot;&quot;}],&quot;container-title&quot;:&quot;International Journal of Software Engineering and Knowledge Engineering&quot;,&quot;DOI&quot;:&quot;10.1142/S0218194016500418&quot;,&quot;ISSN&quot;:&quot;02181940 (ISSN)&quot;,&quot;URL&quot;:&quot;https://www.scopus.com/inward/record.uri?eid=2-s2.0-84993985680&amp;doi=10.1142%2FS0218194016500418&amp;partnerID=40&amp;md5=447273c6238f95b2a3d9fd5a6eb081c5&quot;,&quot;issued&quot;:{&quot;date-parts&quot;:[[2016]]},&quot;publisher-place&quot;:&quot;Instituto Tecnológico de Conkal, Km 16 oldroadMotul Yucatán, Mexico&quot;,&quot;page&quot;:&quot;1175-1201&quot;,&quot;language&quot;:&quot;English&quot;,&quot;abstract&quot;:&quot;The lack of user engagement, the absence of user feedback, incomplete and continuously changing user requirements are among the critical concerns that cause projects to fail. User-centered design (UCD) and agile software development are two iterative approaches that have been proposed to overcome such concerns. UCD is a design process focusing on user research, user interface design and usability evaluation. Introduced by software engineering practitioners, agile refers to a number of iterative and incremental software development practices that emphasize people's needs, communication between developers and stakeholders and the ability to adapt to change. In both the agile and UCD communities, however, a full understanding of user requirements is often seen as incompatible with early and quick development iterations. We performed a literature review aiming to identify how agile teams have integrated UCD tools into their agile software development process to a better understanding of the user requirements without losing sight of the agile values and principles. UCD tools adaptations and minimal-up-front design applied in agile development are among the approaches discovered in this study. The findings could lead to a comprehensive user-centric software engineering that will overcome inherent problems faced by agile teams to understand user needs, priorities and goals. © 2016 World Scientific Publishing Company.&quot;,&quot;publisher&quot;:&quot;World Scientific Publishing Co. Pte Ltd&quot;,&quot;issue&quot;:&quot;8&quot;,&quot;volume&quot;:&quot;26&quot;,&quot;container-title-short&quot;:&quot;&quot;},&quot;isTemporary&quot;:false}]},{&quot;citationID&quot;:&quot;MENDELEY_CITATION_56de1573-26f0-49a5-a69a-ddc0ae997be3&quot;,&quot;properties&quot;:{&quot;noteIndex&quot;:0},&quot;isEdited&quot;:false,&quot;manualOverride&quot;:{&quot;isManuallyOverridden&quot;:false,&quot;citeprocText&quot;:&quot;[1]&quot;,&quot;manualOverrideText&quot;:&quot;&quot;},&quot;citationTag&quot;:&quot;MENDELEY_CITATION_v3_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&quot;,&quot;citationItems&quot;:[{&quot;id&quot;:&quot;f602ae72-aa65-35e1-9a2d-16fd4036b267&quot;,&quot;itemData&quot;:{&quot;type&quot;:&quot;article-journal&quot;,&quot;id&quot;:&quot;f602ae72-aa65-35e1-9a2d-16fd4036b267&quot;,&quot;title&quot;:&quot;The evolution of agile UXD&quot;,&quot;author&quot;:[{&quot;family&quot;:&quot;Silva&quot;,&quot;given&quot;:&quot;T S&quot;,&quot;parse-names&quot;:false,&quot;dropping-particle&quot;:&quot;&quot;,&quot;non-dropping-particle&quot;:&quot;da&quot;},{&quot;family&quot;:&quot;Silveira&quot;,&quot;given&quot;:&quot;M S&quot;,&quot;parse-names&quot;:false,&quot;dropping-particle&quot;:&quot;&quot;,&quot;non-dropping-particle&quot;:&quot;&quot;},{&quot;family&quot;:&quot;Maurer&quot;,&quot;given&quot;:&quot;F&quot;,&quot;parse-names&quot;:false,&quot;dropping-particle&quot;:&quot;&quot;,&quot;non-dropping-particle&quot;:&quot;&quot;},{&quot;family&quot;:&quot;Silveira&quot;,&quot;given&quot;:&quot;F F&quot;,&quot;parse-names&quot;:false,&quot;dropping-particle&quot;:&quot;&quot;,&quot;non-dropping-particle&quot;:&quot;&quot;}],&quot;container-title&quot;:&quot;Information and Software Technology&quot;,&quot;DOI&quot;:&quot;10.1016/j.infsof.2018.04.008&quot;,&quot;ISSN&quot;:&quot;09505849 (ISSN)&quot;,&quot;issued&quot;:{&quot;date-parts&quot;:[[2018]]},&quot;publisher-place&quot;:&quot;Universidade Federal de São Paulo, Brazil&quot;,&quot;page&quot;:&quot;1-5&quot;,&quot;language&quot;:&quot;English&quot;,&quot;abstract&quot;:&quot;Context: Agile User eXperience Design (Agile UXD) is a current theme and a trending topic for the future of software development. The integration of UX Design within Agile development is seen as one of the frontiers for Agile Methods as a balance between upfront design as advocated by UX and the you-ain't-gonna-need-it (YAGNI) principle from the agile community must be found. Objective: In this paper, we analyze the evolution and current state of Agile UXD to provide a brief overview of the topic and to point out still unaddressed gaps, challenges, and future trends. Method: We systematically analyzed the existing research literature on how this topic evolved over time. We identified three categories with distinctive sets of work and classified them as Early, Middle and Recent years. Results: We noticed that the Process and Practice dimension has already crossed the line that separates Agile and UXD, the People and Social dimension is crossing this line right now, and the Technology and Artifact is the dimension that took the longest to be addressed, and it did not cross the line yet. Crossing the line means that there is already a full understanding from the Agile side of UX needs and vice versa. Conclusion: Agile UXD is a need for today's software development teams. However, integrated teams still need to understand that UXD is not a role, but discipline and culture for the whole Agile environment. © 2018 Elsevier B.V.&quot;,&quot;publisher&quot;:&quot;Elsevier B.V.&quot;,&quot;volume&quot;:&quot;102&quot;,&quot;container-title-short&quot;:&quot;Inf Softw Technol&quot;},&quot;isTemporary&quot;:false}]},{&quot;citationID&quot;:&quot;MENDELEY_CITATION_978edf4e-44b0-44a2-916b-24ba49a00743&quot;,&quot;properties&quot;:{&quot;noteIndex&quot;:0},&quot;isEdited&quot;:false,&quot;manualOverride&quot;:{&quot;citeprocText&quot;:&quot;[8]&quot;,&quot;isManuallyOverridden&quot;:false,&quot;manualOverrideText&quot;:&quot;&quot;},&quot;citationTag&quot;:&quot;MENDELEY_CITATION_v3_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&quot;,&quot;citationItems&quot;:[{&quot;id&quot;:&quot;2a07b8f6-56ee-371b-b9df-374a5ee0dd01&quot;,&quot;itemData&quot;:{&quot;type&quot;:&quot;article-journal&quot;,&quot;id&quot;:&quot;2a07b8f6-56ee-371b-b9df-374a5ee0dd01&quot;,&quot;title&quot;:&quot;UX professionals’ learning and usage of UX methods in agile&quot;,&quot;author&quot;:[{&quot;family&quot;:&quot;Cajander&quot;,&quot;given&quot;:&quot;Åsa&quot;,&quot;parse-names&quot;:false,&quot;dropping-particle&quot;:&quot;&quot;,&quot;non-dropping-particle&quot;:&quot;&quot;},{&quot;family&quot;:&quot;Larusdottir&quot;,&quot;given&quot;:&quot;Marta&quot;,&quot;parse-names&quot;:false,&quot;dropping-particle&quot;:&quot;&quot;,&quot;non-dropping-particle&quot;:&quot;&quot;},{&quot;family&quot;:&quot;Geiser&quot;,&quot;given&quot;:&quot;Johannes L&quot;,&quot;parse-names&quot;:false,&quot;dropping-particle&quot;:&quot;&quot;,&quot;non-dropping-particle&quot;:&quot;&quot;}],&quot;container-title&quot;:&quot;Information and Software Technology&quot;,&quot;issued&quot;:{&quot;date-parts&quot;:[[2022]]},&quot;page&quot;:&quot;107005&quot;,&quot;publisher&quot;:&quot;Elsevier&quot;,&quot;volume&quot;:&quot;151&quot;,&quot;container-title-short&quot;:&quot;Inf Softw Technol&quot;},&quot;uris&quot;:[&quot;http://www.mendeley.com/documents/?uuid=dea76e81-05ec-4deb-9dd6-9d4304b508fd&quot;],&quot;isTemporary&quot;:false,&quot;legacyDesktopId&quot;:&quot;dea76e81-05ec-4deb-9dd6-9d4304b508fd&quot;}]},{&quot;citationID&quot;:&quot;MENDELEY_CITATION_58eef8b8-27cf-4363-b5a6-a22a848585b2&quot;,&quot;properties&quot;:{&quot;noteIndex&quot;:0},&quot;isEdited&quot;:false,&quot;manualOverride&quot;:{&quot;citeprocText&quot;:&quot;[9]&quot;,&quot;isManuallyOverridden&quot;:false,&quot;manualOverrideText&quot;:&quot;&quot;},&quot;citationTag&quot;:&quot;MENDELEY_CITATION_v3_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&quot;,&quot;citationItems&quot;:[{&quot;id&quot;:&quot;ec50cf3c-9440-57b8-b992-ec06502f87f2&quot;,&quot;itemData&quot;:{&quot;DOI&quot;:&quot;10.1109/ICTAS.2019.8703607&quot;,&quot;ISBN&quot;:&quot;VO  -&quot;,&quot;author&quot;:[{&quot;dropping-particle&quot;:&quot;&quot;,&quot;family&quot;:&quot;Pillay&quot;,&quot;given&quot;:&quot;N&quot;,&quot;non-dropping-particle&quot;:&quot;&quot;,&quot;parse-names&quot;:false,&quot;suffix&quot;:&quot;&quot;},{&quot;dropping-particle&quot;:&quot;&quot;,&quot;family&quot;:&quot;Wing&quot;,&quot;given&quot;:&quot;J&quot;,&quot;non-dropping-particle&quot;:&quot;&quot;,&quot;parse-names&quot;:false,&quot;suffix&quot;:&quot;&quot;}],&quot;container-title&quot;:&quot;2019 Conference on Information Communications Technology and Society (ICTAS)&quot;,&quot;id&quot;:&quot;ec50cf3c-9440-57b8-b992-ec06502f87f2&quot;,&quot;issued&quot;:{&quot;date-parts&quot;:[[&quot;2019&quot;]]},&quot;page&quot;:&quot;1-6&quot;,&quot;title&quot;:&quot;Agile UX: Integrating good UX development practices in Agile&quot;,&quot;type&quot;:&quot;paper-conference&quot;,&quot;container-title-short&quot;:&quot;&quot;},&quot;uris&quot;:[&quot;http://www.mendeley.com/documents/?uuid=7539d5da-d714-4140-8ddb-72c0bf48bf17&quot;],&quot;isTemporary&quot;:false,&quot;legacyDesktopId&quot;:&quot;7539d5da-d714-4140-8ddb-72c0bf48bf17&quot;}]},{&quot;citationID&quot;:&quot;MENDELEY_CITATION_ba2ea5ee-8dcd-442a-984e-cb1bf89a5c1f&quot;,&quot;properties&quot;:{&quot;noteIndex&quot;:0},&quot;isEdited&quot;:false,&quot;manualOverride&quot;:{&quot;citeprocText&quot;:&quot;[10]&quot;,&quot;isManuallyOverridden&quot;:false,&quot;manualOverrideText&quot;:&quot;&quot;},&quot;citationTag&quot;:&quot;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&quot;,&quot;citationItems&quot;:[{&quot;id&quot;:&quot;f7f7954d-a8a2-519e-a04a-f003f2eeb7d9&quot;,&quot;itemData&quot;:{&quot;DOI&quot;:&quot;10.1007/978-3-319-39510-4_40&quot;,&quot;ISBN&quot;:&quot;03029743 (ISSN); 9783319395098 (ISBN)&quot;,&quot;abstract&quot;:&quot;The integration between Agile Methods and User-Centered Design (UCD) has been addressed by several authors in recent years. Nevertheless, a gap remains regarding a systematically consolidated description of agile usability practices for the final stages of UCD. Our aim is to describe agile usability practices based on the literature in the form of patterns, focusing on the UCD final stages, namely “Create Design Solutions” and “Evaluate Designs”. A literature review was conducted to identify patterns of use of agile usability practices. The major results of the study presented here are the selection and classification of the usability practices for the UCD final stages within the agile community and their structured presentation in the form of patterns (Name, Context, Problem, Solution, and Examples). Presenting agile usability practices as patterns can increase their applicability; it facilitates the visualization of the similarities between the communities of UCD and Agile Methods and also presents the ideas more clearly to other communities that can benefit from using these patterns in their specific development contexts. © Springer International Publishing Switzerland 2016.&quot;,&quot;author&quot;:[{&quot;dropping-particle&quot;:&quot;&quot;,&quot;family&quot;:&quot;Bertholdo&quot;,&quot;given&quot;:&quot;A P O&quot;,&quot;non-dropping-particle&quot;:&quot;&quot;,&quot;parse-names&quot;:false,&quot;suffix&quot;:&quot;&quot;},{&quot;dropping-particle&quot;:&quot;&quot;,&quot;family&quot;:&quot;Kon&quot;,&quot;given&quot;:&quot;F&quot;,&quot;non-dropping-particle&quot;:&quot;&quot;,&quot;parse-names&quot;:false,&quot;suffix&quot;:&quot;&quot;},{&quot;dropping-particle&quot;:&quot;&quot;,&quot;family&quot;:&quot;Gerosa&quot;,&quot;given&quot;:&quot;M A&quot;,&quot;non-dropping-particle&quot;:&quot;&quot;,&quot;parse-names&quot;:false,&quot;suffix&quot;:&quot;&quot;}],&quot;container-title&quot;:&quot;18th International Conference on Human-Computer Interaction, HCI International 2016&quot;,&quot;editor&quot;:[{&quot;dropping-particle&quot;:&quot;&quot;,&quot;family&quot;:&quot;M.&quot;,&quot;given&quot;:&quot;Kurosu&quot;,&quot;non-dropping-particle&quot;:&quot;&quot;,&quot;parse-names&quot;:false,&quot;suffix&quot;:&quot;&quot;}],&quot;id&quot;:&quot;f7f7954d-a8a2-519e-a04a-f003f2eeb7d9&quot;,&quot;issued&quot;:{&quot;date-parts&quot;:[[&quot;2016&quot;]]},&quot;language&quot;:&quot;English&quot;,&quot;note&quot;:&quot;Conference code: 177869\n\nCited By :5\n\nExport Date: 20 November 2021\n\nCorrespondence Address: Bertholdo, A.P.O.; Department of Computer Science, Brazil; email: ana@ime.usp.br\n\nFunding details: Fundação de Amparo à Pesquisa do Estado de São Paulo, FAPESP\n\nFunding text 1: This research was supported by FAPESP, Brazil, proc. 2012/24409-2, and the European Comission, proc. 034763.\n\nReferences: Brhel, M., Meth, H., Maedcher, A., Exploring principles of user-centered agile software development: A literature review (2015) Inf. Softw. Technol, 61 (100), pp. 163-181; \nSalah, D., Paige, R.F., Cairns, P., A systematic literature review for agile development processes and user centred design integration (2014) Proceedings of the 18th International Conference on Evaluation and Assessment in Software Engineering, , 13-14 May;\nSilva da Silva, T., Silveira, M., Maurer, F., Hellmann, T., User experience design and agile development: From theory to practice (2012) J. Softw. Eng. Appl, 5, pp. 743-751;\nSilva da Silva, T., Martin, A., Maurer, F., Silveira, M., User-centered design and agile methods: A systematic review (2011) Agile Conference (Agile) 2011, pp. 77-86. , Imperial College Robotics Society (ed.);\nFox, D., Sillito, J., Maurer, F., Agile methods and user-centered design: How these two methodologies are being successfully integrated in industry (2008) Agile 2008, AGILE 2008 Conference, pp. 63-72;\nSy, D., Adapting usability investigations for agile user-centered design (2007) J. Usability Stud, 2 (3), pp. 112-132;\nBertholdo, A.P.O., da Silva, T.S., de Melo, O.C., Kon, F., Silveira, M.S., Agile usability patterns for UCD early stages (2014) DUXU 2014, 8517, pp. 33-44. , Marcus, A. (ed.), Part I. LNCS,. Springer, Heidelberg;\nBeck, K., Andres, C., (2004) Extreme Programming Explained Embrace Change, , Addison-Wesley Professional, Reading;\nSchwaber, K., Beedle, M., (2001) Agile Software Development with Scrum, , 1st edn, Prentice Hall PTR, Upper Saddle River;\nSilva Da Silva, T., Selbach Silveira, M., Maurer, F., Usability evaluation practices within agile development (2015) 2015 48th Hawaii International Conference on System Sciences (HICSS), pp. 5133-5142. , IEEE;\nAlexander, C., Ishikawa, S., Silverstein, M., Jacobson, M., King, I.F., Angel, S., (1977) A Pattern Language: Towns, Buildings, Construction, , Center for Environmental Structure Series. Oxford University Press, New York;\n(2014) What is user-centered design?, , January;\nFox, D., Sillito, J., Maurer, F., Agile methods and user-centered design: How these two methodologies are being successfully integrated in industry (2008) Proceedings of the Agile 2008, pp. 63-72;\nDetweiler, M., Managing ucd within agile projects (2007) Interactions, 14, pp. 40-42;\nPatton, J., (2008) Emerging best agile ux practice, , http://agileproductdesign.com/blog/emergingbestagileuxpractice.html;\nWilliams, H., Ferguson, A., The ucd perspective: Before and after agile (2007) AGILE 2007, pp. 285-290;\nHussain, Z., Milchrahm, H., Shahzad, S., Slany, W., Tscheligi, M., Wolkerstorfer, P., Integration of extreme programming and user-centered design: Lessons learned (2009) Agile Processes in Software Engineering and Extreme Programming, 31, pp. 174-179. , LNBIP, Abrahamsson, P., Marchesi, M., Maurer, F. (eds.),. Springer, Heidelberg;\nSix, J.M., (2011) Integrating ux into agile development, , http://www.uxmatters.com/mt/archives/2011/04/integrating-ux-into-agile-development.php, April 2011, Accessed Dec;\nUngar, J., White, J., Agile user centered design: Enter the design studio-a case study (2008) CHI 2008 Extended Abstracts on Human Factors in Computing Systems, pp. 2167-2178. , CHI EA 2008, ACM, New York;\nDubakov, M., (2011) Ux meets agile: Design studio methodology, , http://www.targetprocess.com/blog/2011/05/ux-meets-agile-design-studio-methodology.html, May 2011, Accessed Dec;\nEvans, W., Gothelf, J., (2011) Design studio and agile ux: Process and pitfalls, , http://uxmag.com/articles/design-studio-and-agile-ux-process-and-pitfalls, November 2011, Accessed Dec;\nGovella, A., (2008) Agile + ux: Six strategies for more agile user experience, , http://www.thinkingandmaking.com/view/agile-ux-six;\nBeltrame, M., (2011) Just married: User centered design and agile, , http://www.memibeltrame.ch/slides/.AccessedDec, May 2011;\nTyne, S.V., (2011) User experience design in agile development, , http://www.slideshare.net/sdeconf/sdec-2011-uxagilesvt, Accessed Dec 2011;\nEnterprise, E., (2011) Incorporating user-centered design into an agile development process, , http://experoinc.com/incorporating-user-centereddesign-into-an-agile-development-process/, December 2011, Accessed Dec;\nObendorf, H., Finck, M., Scenario-based usability engineering techniques in agile development processes (2008) CHI 2008 Extended Abstracts on Human Factors in Computing Systems, pp. 2159-2166. , ACM, New York;\nLu, C., Rauch, T., Miller, L., (2010) Agile teams: Best practices for agile development, 9 (1), pp. 6-10;\nLeggett, N., (2011) User research findings-analyzing the user research segment-the power of doing it rite, , http://www.userresearchfindings.com/2008/07/power-of-doing-it-rite.html, July 2008, Accessed Dec;\nDingsoyr, T., Dybå, T., Moe, N.B., (2010) Agile Software Development-Current Research and Future Directions, , 1st edn, Springer, Heidelberg;\nAmbler, S.W., (2011) Introduction to agile usability user experience activities on agile development projects-user testing on an agile project, , http://www.agilemodeling.com/essays/agileUsability.htm#AcceptanceTesting, 2009, Accessed Dec;\nRice, R.W., (2009) What is user acceptance testing?, , http://www.riceconsulting.com/articles/what-is-UAT.htm, 2011, Accessed Dec\nA4 -&quot;,&quot;page&quot;:&quot;433-444&quot;,&quot;publisher&quot;:&quot;Springer Verlag&quot;,&quot;publisher-place&quot;:&quot;Department of Computer Science, University of São Paulo, São Paulo, Brazil&quot;,&quot;title&quot;:&quot;Agile usability patterns for user-centered design final stages&quot;,&quot;type&quot;:&quot;article&quot;,&quot;volume&quot;:&quot;9731&quot;,&quot;container-title-short&quot;:&quot;&quot;},&quot;uris&quot;:[&quot;http://www.mendeley.com/documents/?uuid=e7a00a3a-1e12-450a-be25-1cd61585b0d0&quot;],&quot;isTemporary&quot;:false,&quot;legacyDesktopId&quot;:&quot;e7a00a3a-1e12-450a-be25-1cd61585b0d0&quot;}]},{&quot;citationID&quot;:&quot;MENDELEY_CITATION_d215d1fe-7ac7-4b9f-90e4-9ae1667ff81b&quot;,&quot;properties&quot;:{&quot;noteIndex&quot;:0},&quot;isEdited&quot;:false,&quot;manualOverride&quot;:{&quot;isManuallyOverridden&quot;:false,&quot;citeprocText&quot;:&quot;[11]&quot;,&quot;manualOverrideText&quot;:&quot;&quot;},&quot;citationTag&quot;:&quot;MENDELEY_CITATION_v3_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&quot;,&quot;citationItems&quot;:[{&quot;id&quot;:&quot;fe699d53-a054-30ca-9182-45b188423515&quot;,&quot;itemData&quot;:{&quot;type&quot;:&quot;paper-conference&quot;,&quot;id&quot;:&quot;fe699d53-a054-30ca-9182-45b188423515&quot;,&quot;title&quot;:&quot;Tailored design thinking approach-a shortcut for agile teams&quot;,&quot;author&quot;:[{&quot;family&quot;:&quot;Lang&quot;,&quot;given&quot;:&quot;Dominic&quot;,&quot;parse-names&quot;:false,&quot;dropping-particle&quot;:&quot;&quot;,&quot;non-dropping-particle&quot;:&quot;&quot;},{&quot;family&quot;:&quot;Spies&quot;,&quot;given&quot;:&quot;Selina&quot;,&quot;parse-names&quot;:false,&quot;dropping-particle&quot;:&quot;&quot;,&quot;non-dropping-particle&quot;:&quot;&quot;},{&quot;family&quot;:&quot;Trieflinger&quot;,&quot;given&quot;:&quot;Stefan&quot;,&quot;parse-names&quot;:false,&quot;dropping-particle&quot;:&quot;&quot;,&quot;non-dropping-particle&quot;:&quot;&quot;},{&quot;family&quot;:&quot;Münch&quot;,&quot;given&quot;:&quot;Jürgen&quot;,&quot;parse-names&quot;:false,&quot;dropping-particle&quot;:&quot;&quot;,&quot;non-dropping-particle&quot;:&quot;&quot;}],&quot;container-title&quot;:&quot;International Conference on Software Business&quot;,&quot;issued&quot;:{&quot;date-parts&quot;:[[2021]]},&quot;page&quot;:&quot;37-49&quot;,&quot;container-title-short&quot;:&quot;&quot;},&quot;isTemporary&quot;:false}]},{&quot;citationID&quot;:&quot;MENDELEY_CITATION_14d845f1-d942-4fd8-8d92-ba2c1c23ad44&quot;,&quot;properties&quot;:{&quot;noteIndex&quot;:0},&quot;isEdited&quot;:false,&quot;manualOverride&quot;:{&quot;citeprocText&quot;:&quot;[12]&quot;,&quot;isManuallyOverridden&quot;:false,&quot;manualOverrideText&quot;:&quot;&quot;},&quot;citationTag&quot;:&quot;MENDELEY_CITATION_v3_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&quot;,&quot;citationItems&quot;:[{&quot;id&quot;:&quot;d1acd8cd-b1f2-5ac9-b03b-9b13cca219cb&quot;,&quot;itemData&quot;:{&quot;author&quot;:[{&quot;dropping-particle&quot;:&quot;&quot;,&quot;family&quot;:&quot;Cajander&quot;,&quot;given&quot;:&quot;Åsa&quot;,&quot;non-dropping-particle&quot;:&quot;&quot;,&quot;parse-names&quot;:false,&quot;suffix&quot;:&quot;&quot;},{&quot;dropping-particle&quot;:&quot;&quot;,&quot;family&quot;:&quot;Larusdottir&quot;,&quot;given&quot;:&quot;Marta&quot;,&quot;non-dropping-particle&quot;:&quot;&quot;,&quot;parse-names&quot;:false,&quot;suffix&quot;:&quot;&quot;},{&quot;dropping-particle&quot;:&quot;&quot;,&quot;family&quot;:&quot;Geiser&quot;,&quot;given&quot;:&quot;Johannes L&quot;,&quot;non-dropping-particle&quot;:&quot;&quot;,&quot;parse-names&quot;:false,&quot;suffix&quot;:&quot;&quot;}],&quot;container-title&quot;:&quot;Information and Software Technology&quot;,&quot;id&quot;:&quot;d1acd8cd-b1f2-5ac9-b03b-9b13cca219cb&quot;,&quot;issued&quot;:{&quot;date-parts&quot;:[[&quot;2022&quot;]]},&quot;page&quot;:&quot;107005&quot;,&quot;publisher&quot;:&quot;Elsevier&quot;,&quot;title&quot;:&quot;UX professionals’ learning and usage of UX methods in agile&quot;,&quot;type&quot;:&quot;article-journal&quot;,&quot;volume&quot;:&quot;151&quot;,&quot;container-title-short&quot;:&quot;Inf Softw Technol&quot;},&quot;uris&quot;:[&quot;http://www.mendeley.com/documents/?uuid=dea76e81-05ec-4deb-9dd6-9d4304b508fd&quot;],&quot;isTemporary&quot;:false,&quot;legacyDesktopId&quot;:&quot;dea76e81-05ec-4deb-9dd6-9d4304b508fd&quot;}]},{&quot;citationID&quot;:&quot;MENDELEY_CITATION_fdcd28d0-03ef-4abf-acd8-b2508af88aff&quot;,&quot;properties&quot;:{&quot;noteIndex&quot;:0},&quot;isEdited&quot;:false,&quot;manualOverride&quot;:{&quot;citeprocText&quot;:&quot;[13]&quot;,&quot;isManuallyOverridden&quot;:false,&quot;manualOverrideText&quot;:&quot;&quot;},&quot;citationTag&quot;:&quot;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&quot;,&quot;citationItems&quot;:[{&quot;id&quot;:&quot;cfc9d98b-9766-5c9f-964b-6eb3bfb09676&quot;,&quot;itemData&quot;:{&quot;DOI&quot;:&quot;10.1016/j.csi.2018.12.003&quot;,&quot;ISSN&quot;:&quot;09205489 (ISSN)&quot;,&quot;abstract&quot;:&quot;In the last years the interest in developing research on integration of usability and agile software development has been increasing. The number of systematic literature reviews, systematic mapping studies and non-systematic reviews, related to this thematic has also increased. Nevertheless, there is no analysis on the quality of these published secondary studies, nor is there a consolidated research that brings the answer of how to integrate these two areas. The goal of this paper is to categorize secondary studies related to the integration of usability and agile software development and present a critical analysis on the quality of the selected studies. To accomplish this goal a tertiary study was performed to categorize the related studies selected. Initially 3,065 papers were identified and further narrowed to 14 by applying exclusion criteria and analysis. We classified the selected studies as systematic literature reviews, systematic mapping studies and non-systematic literature reviews to report the data analysis. As a result of this study different forms to integrate usability and agile software development were detected as well as the various challenges that must be overcome for the integration success. Six main categories were identified to represent ways of integrating usability into agile development: processes, techniques, practices, recommendations, principles and different approaches. Regarding to the challenges for the integration seven main categories were also identified: issues related to tests, time, work balance, modularization, feedback, prioritization, and documentation. Although the interest in researching the integration of usability and agile software development has increased in the last years, mostly of the analyzed studies neglected the quality criteria and presented difficulties to use methods to synthetize the research results. Despite this, it has been realized that the integration of usability with agile software development is possible and is strongly aligned with user-centered design. The initial studies indicated a separation of activities and roles into specific tracks with parallel work to treat usability in agile software development, but the trend is no longer to manage and control these activities in separate ways, so new challenges are becoming to appear. Although we have identified several points of tension, the integration does not become unfeasible. © 2018&quot;,&quot;author&quot;:[{&quot;dropping-particle&quot;:&quot;&quot;,&quot;family&quot;:&quot;Curcio&quot;,&quot;given&quot;:&quot;K&quot;,&quot;non-dropping-particle&quot;:&quot;&quot;,&quot;parse-names&quot;:false,&quot;suffix&quot;:&quot;&quot;},{&quot;dropping-particle&quot;:&quot;&quot;,&quot;family&quot;:&quot;Santana&quot;,&quot;given&quot;:&quot;R&quot;,&quot;non-dropping-particle&quot;:&quot;&quot;,&quot;parse-names&quot;:false,&quot;suffix&quot;:&quot;&quot;},{&quot;dropping-particle&quot;:&quot;&quot;,&quot;family&quot;:&quot;Reinehr&quot;,&quot;given&quot;:&quot;S&quot;,&quot;non-dropping-particle&quot;:&quot;&quot;,&quot;parse-names&quot;:false,&quot;suffix&quot;:&quot;&quot;},{&quot;dropping-particle&quot;:&quot;&quot;,&quot;family&quot;:&quot;Malucelli&quot;,&quot;given&quot;:&quot;A&quot;,&quot;non-dropping-particle&quot;:&quot;&quot;,&quot;parse-names&quot;:false,&quot;suffix&quot;:&quot;&quot;}],&quot;container-title&quot;:&quot;Computer Standards and Interfaces&quot;,&quot;id&quot;:&quot;cfc9d98b-9766-5c9f-964b-6eb3bfb09676&quot;,&quot;issued&quot;:{&quot;date-parts&quot;:[[&quot;2019&quot;]]},&quot;language&quot;:&quot;English&quot;,&quot;note&quot;:&quot;Cited By :11\n\nExport Date: 20 November 2021\n\nCODEN: CSTIE\n\nCorrespondence Address: Malucelli, A.; Graduate Program in Computer Science (PPGIa), Brazil; email: malu@ppgia.pucpr.br\n\nFunding details: Coordenação de Aperfeiçoamento de Pessoal de Nível Superior, CAPES, 88887.147219/2017-00\n\nFunding text 1: This work is partially supported by CAPES ( Coordination for the Improvement of Higher Education ) – Brazil (process no. 88887.147219/2017-00 ).\n\nReferences: Blomkvist, S., Towards a model for bridging agile development and user-centered design (2005) Human-Centered Software Engineering — Integrating Usability Software Development Lifecycle, pp. 219-244. , A. Seffah J. Gulliksen M.C. Desmarais Springer Netherlands, Dordrecht; \nConstantine, L.L., (2002), 8, pp. 1-10. , Process agility and software usability: Toward lightweight usage-centered design. Information Age, 8; Ferreira, J., Noble, J., Biddle, R., Agile development iterations and UI design (2007) Agile 2007 (AGILE 2007), pp. 50-58. , IEEE;\nArmitage, J., Are agile methods good for design? (2004) Interactions, 11, pp. 14-23;\nLee, J.C., McCrickard, D.S., Stevens, K.T., Examining the foundations of agile usability with eXtreme scenario-based design (2009) 2009 Agile Conference, pp. 3-10;\nSeffah, A., Desmarais, M.C., Metzker, E., HCI, Usability and Software Engineering Integration: Present and Future (2005) Human-Centered Software Engineering — Integration Usability in the Software Development Lifecycle, pp. 37-57. , A. Seffah J. Gulliksen M.C. Desmarais Springer Netherlands, Dordrecht;\n(1998), ISO, ISO 9241-11:1998 Ergonomic requirements for office work with visual display terminals (VDTs) – Part 11: guidance on usability; (2001), ISO/IEC 9126, Software engineering – product quality – Part 1: quality model; (2011), ISO/IEC 25010, Systems and software engineering - Systems and Software Quality Requirements and Evaluation (SQuaRE) - system and software quality models; Tyldesley, D.A., Employing usability engineering in the development of office products (1988) Comput J, 31 (5), pp. 431-436;\nPreece, J., Rogers, Y., Sharp, H., Benyon, D., Holland, S., Carey, T., Human-Computer Interaction (1994), Addison-Wesley Publishing Company UK; Nielsen, J., The usability engineering life cycle (1992) Computer, 25, pp. 12-22;\n(2010), ISO, ISO 9241-210:2010 Ergonomics of human-system interaction – Part 210: Human-centred design for interactive systems; Tullis, T., Albert, W., Measuring the user experience (2013) Measuring the User Experience, p. 320;\nSharp, H., Rogers, Y., Preece, J., Interaction Design: Beyond Human–Computer Interaction (2007), 2nd ed. John Wiley &amp;amp; Sons Inc. West Sussex, UK; (1999), ISO, ISO 13407:1999 Human-centred design processes for interactive systems; Agile manifesto: manifesto for agile software development (2001), http://www.agilemanifesto.org/, Available: (Accessed 20 April 2018); Dingsøyr, T., Nerur, S., Balijepally, V., Moe, N.B., A decade of agile methodologies: towards explaining agile software development (2012) J Syst Softw, 85, pp. 1213-1221;\nCockburn, A., Crystal Clear: A Human-Powered Methodology for Small Teams (2004), Addison-Wesley ISBN; Stapleton, J., DSDM: Business Focused Development (2003), 2nd ed. Pearson Education ISBN; Palmer, S.R., Felsing, J.M., A Practical Guide to Feature-driven Development (2002), Prentice Hall Upper Saddle River, NJ ISBN; Poppendieck, M., Poppendieck, T., Lean Software Development – An Agile Toolkit for Software Development Managers (2003), Addison-Wesley Boston ISBN; Schwaber, K., Beedle, M., Agile Software Development With Scrum (2001), Prentice Hall Upper Saddle River, NJ, USA; Beck, K., Andres, C., Extreme Programming eXplained: Embrace Change (2004), 2nd ed Addison-Wesley Boston, MA, USA; Dingsøyr, T., Dybå, T., Moe, N.B., Agile Software Development: Current Research and Future Directions, 1, Springer-Verlag, Berlin Heidelberg, 2010238; Kitchenham, B.A., Charters, S., Guidelines For Performing Systematic Literature Reviews in Software Engineering (2007), Keele University Keele, UK EBSE Technical Report EBSE-2007-012007; Petersen, K., Feldt, R., Mujtaba, S., Mattsson, M., Systematic mapping studies in software engineering (2008) 12th International Conference Evaluation and Assessment Software Engineering, pp. 68-77. , http://dl.acm.org/citation.cfm?id=2227115.2227123, BCS Learning &amp;amp; Development Ltd. SwindonUK;\nVerner, J.M., Brereton, O.P., Kitchenham, B.A., Turner, M., Niazi, M., Systematic literature reviews in global software development: a tertiary study (2012) 16th International Conference Evaluation and Assessment Software Engineering (EASE 2012), pp. 2-11;\nKitchenham, B., Pretorius, R., Budgen, D., Brereton, O.P., Turner, M., Niazi, M., Linkman, S., Systematic literature reviews in software engineering – a tertiary study (2010) Inf Softw Technol, 52, pp. 792-805;\nWhat are the criteria for the inclusion of reviews on DARE? (2007), http://www.york.ac.uk/inst/crd/faq4.htm, Available: (Accessed 20 April 2018); Rodgers, M., Sowden, A., Petticrew, M., Arai, L., Roberts, H., Britten, N., Popay, J., Testing methodological guidance on the conduct of narrative synthesis in systematic reviews: effectiveness of interventions to promote smoke alarm ownership and function (2009) Evaluation, 15, pp. 49-73;\nCruzes, D.S., Dybå, T., Research synthesis in software engineering: a tertiary study (2011) Inf Softw Technol, 53, pp. 440-455;\nKane, D., Finding a place for discount usability engineering in agile development: throwing down the gauntlet (2003) Proceedings of the Agile Development Conference (ADC’03), , IEEE Press AO-46;\nSy, D., Adapting usability investigations for agile user-centered design (2007) J Usability Stud, 2 (3), pp. 112-132;\nUngar, J., White, J.A., Agile user centered design: enter the design studio, case studies (2008) Proceedings of the Conference on Human Factors in Computing Systems (CHI ‘2008), pp. 2167-2177. , ACM Press;\nSharp, H., Robinson, H., Segal, J., https://pdfs.semanticscholar.org/3cb8/3f56899f78b9f9f1f0039a9fa3471d415c0f.pdf, Integrating user centered design and software engineering: a role for extreme programming. Available: (Accessed 28 October 2018); Patton, J., Hitting the target: adding interaction design to agile software development (2002) Proceedings of the Conference on Object Oriented Programming Systems Languages and Application (OOPSLA 2002), pp. 1-7. , ACM press;\nEklund, J., Levingston, C., Usability in agile development (2008), http://citeseerx.ist.psu.edu/viewdoc/download?doi=10.1.1.509.363&amp;amp;rep=rep1&amp;amp;type=pdf, Available: (Accessed 28 October 2018); Obendorf, H., Finck, M., Scenario-based usability engineering techniques in agile development processes, case study (2008) Proceedings of the Conference on Human factors in computing systems (CHI ‘08), 2, pp. 159-2166. , ACM Press;\nHolzinger, A., Errath, M., Searle, G., Thumher, B., Slany, W., From extreme programming and usability engineering to extreme usability in software engineering education (XP+UE-&amp;gt;XU) (2005) Proceedings of the 29th Annual International Computer Software and Applications Conference (COMPSAC’05), pp. 169-172. , IEEE Press;\nToulmin, S.E., Rieke, R.R., Janik, A., An Introduction to Reasoning (1984), Macmillan New York; Clarke, P., O'Connor, R.V., The situational factors that affect the software development process: towards a comprehensive reference framework (2012) Inform Softw Technol, 54 (5), pp. 433-447;\nWieringa, R., Maiden, N., Mead, N., Requirements engineering paper classification and evaluation criteria: a proposal and a discussion (2006) Requirements Eng, 11 (1), pp. 102-107;\nda Silva, T.S., Silveira, M.S., de O. Melo, C., Parzianello, L.C., Understanding the UX designer's role within agile teams (2013) Design, User Experience, Usability. Design Philosophy, Methods, and Tools, pp. 599-609. , A. Marcus Springer Berlin Heidelberg, Berlin, Heidelberg;\nMiller, L., Case study of customer input for a successful product (2005) Proceedings of the Agile Conference’05, pp. 225-234. , IEEE Computer Society;\nCockton, G., Lárusdóttir, M., Gregory, P., Cajander, Å., Integrating User-Centred Design in Agile Development, Human-Computer Interaction Series, 1 (2016), Springer International Publishing 276; Marques, A.B., Rodrigues, R., Conte, T., Systematic literature reviews in distributed software development: a tertiary study (2012) 2012 IEEE Seventh International Conference on Global Software Engineering, pp. 134-143;\nBano, M., Zowghi, D., Ikram, N., Systematic reviews in requirements engineering: a tertiary study (2014) 2014 IEEE 4th Int. Work. Empir. Requir. Eng. Emp. 2014 - Proc, pp. 9-16&quot;,&quot;page&quot;:&quot;61-77&quot;,&quot;publisher&quot;:&quot;Elsevier B.V.&quot;,&quot;publisher-place&quot;:&quot;Graduate Program in Computer Science (PPGIa), Pontifícia Universidade Católica do Paraná – PUCPR, Curitiba, Brazil&quot;,&quot;title&quot;:&quot;Usability in agile software development: A tertiary study&quot;,&quot;type&quot;:&quot;article-journal&quot;,&quot;volume&quot;:&quot;64&quot;,&quot;container-title-short&quot;:&quot;Comput Stand Interfaces&quot;},&quot;uris&quot;:[&quot;http://www.mendeley.com/documents/?uuid=8d4a999a-0bbf-4598-8c9e-fe698abffc1b&quot;],&quot;isTemporary&quot;:false,&quot;legacyDesktopId&quot;:&quot;8d4a999a-0bbf-4598-8c9e-fe698abffc1b&quot;}]},{&quot;citationID&quot;:&quot;MENDELEY_CITATION_4b5dbfc4-07e1-40ce-b49d-fbba208d26ed&quot;,&quot;properties&quot;:{&quot;noteIndex&quot;:0},&quot;isEdited&quot;:false,&quot;manualOverride&quot;:{&quot;isManuallyOverridden&quot;:false,&quot;citeprocText&quot;:&quot;[14], [15]&quot;,&quot;manualOverrideText&quot;:&quot;&quot;},&quot;citationTag&quot;:&quot;MENDELEY_CITATION_v3_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&quot;,&quot;citationItems&quot;:[{&quot;id&quot;:&quot;e5356727-a315-357f-b6e7-763f06b164cb&quot;,&quot;itemData&quot;:{&quot;type&quot;:&quot;paper-conference&quot;,&quot;id&quot;:&quot;e5356727-a315-357f-b6e7-763f06b164cb&quot;,&quot;title&quot;:&quot;Integrating Agile and User-Centered Design: A Systematic Mapping and Review of Evaluation and Validation Studies of Agile-UX&quot;,&quot;author&quot;:[{&quot;family&quot;:&quot;Jurca&quot;,&quot;given&quot;:&quot;G&quot;,&quot;parse-names&quot;:false,&quot;dropping-particle&quot;:&quot;&quot;,&quot;non-dropping-particle&quot;:&quot;&quot;},{&quot;family&quot;:&quot;Hellmann&quot;,&quot;given&quot;:&quot;T D&quot;,&quot;parse-names&quot;:false,&quot;dropping-particle&quot;:&quot;&quot;,&quot;non-dropping-particle&quot;:&quot;&quot;},{&quot;family&quot;:&quot;Maurer&quot;,&quot;given&quot;:&quot;F&quot;,&quot;parse-names&quot;:false,&quot;dropping-particle&quot;:&quot;&quot;,&quot;non-dropping-particle&quot;:&quot;&quot;}],&quot;container-title&quot;:&quot;2014 Agile Conference&quot;,&quot;DOI&quot;:&quot;10.1109/AGILE.2014.17&quot;,&quot;ISBN&quot;:&quot;VO  -&quot;,&quot;issued&quot;:{&quot;date-parts&quot;:[[2014]]},&quot;page&quot;:&quot;24-32&quot;,&quot;container-title-short&quot;:&quot;&quot;},&quot;isTemporary&quot;:false},{&quot;id&quot;:&quot;22d62f51-223a-38c8-80e1-248f6b12a780&quot;,&quot;itemData&quot;:{&quot;type&quot;:&quot;paper-conference&quot;,&quot;id&quot;:&quot;22d62f51-223a-38c8-80e1-248f6b12a780&quot;,&quot;title&quot;:&quot;The role of UX professionals in agile development: A case study from industry&quot;,&quot;author&quot;:[{&quot;family&quot;:&quot;Bruun&quot;,&quot;given&quot;:&quot;A&quot;,&quot;parse-names&quot;:false,&quot;dropping-particle&quot;:&quot;&quot;,&quot;non-dropping-particle&quot;:&quot;&quot;},{&quot;family&quot;:&quot;Larusdottir&quot;,&quot;given&quot;:&quot;M K&quot;,&quot;parse-names&quot;:false,&quot;dropping-particle&quot;:&quot;&quot;,&quot;non-dropping-particle&quot;:&quot;&quot;},{&quot;family&quot;:&quot;Nielsen&quot;,&quot;given&quot;:&quot;L&quot;,&quot;parse-names&quot;:false,&quot;dropping-particle&quot;:&quot;&quot;,&quot;non-dropping-particle&quot;:&quot;&quot;},{&quot;family&quot;:&quot;Nielsen&quot;,&quot;given&quot;:&quot;P A&quot;,&quot;parse-names&quot;:false,&quot;dropping-particle&quot;:&quot;&quot;,&quot;non-dropping-particle&quot;:&quot;&quot;},{&quot;family&quot;:&quot;Persson&quot;,&quot;given&quot;:&quot;J S&quot;,&quot;parse-names&quot;:false,&quot;dropping-particle&quot;:&quot;&quot;,&quot;non-dropping-particle&quot;:&quot;&quot;}],&quot;container-title&quot;:&quot;10th Nordic Conference on Human-Computer Interaction, NordiCHI 2018&quot;,&quot;DOI&quot;:&quot;10.1145/3240167.3240213&quot;,&quot;ISBN&quot;:&quot;9781450364379 (ISBN)&quot;,&quot;URL&quot;:&quot;https://www.scopus.com/inward/record.uri?eid=2-s2.0-85056586248&amp;doi=10.1145%2F3240167.3240213&amp;partnerID=40&amp;md5=f62a94b98b295582ad276f1bec13cdc7&quot;,&quot;issued&quot;:{&quot;date-parts&quot;:[[2018]]},&quot;publisher-place&quot;:&quot;Aalborg University, Aalborg Øst, Denmark&quot;,&quot;page&quot;:&quot;352-363&quot;,&quot;language&quot;:&quot;English&quot;,&quot;abstract&quot;:&quot;A highly debated topic within recent literature in HCI is the integration of UX activities into agile development. While we acknowledge the question of integration to be one of the main challenges for UX professionals, this seems to have received traction and is heading closer towards a resolution. We believe the time is right for gaining an in-depth understanding of the UX roles responsibilities in an agile case company that has moved beyond the question of UX integration. Through interviews with UX professionals, developers and managers we found that the UX professionals have a very broad set of responsibilities, of which some are unseen in relation to previous studies and not classically considered part of the UX role. Interestingly, these newly identified responsibilities are some of the most critical to the success of integrating UX into agile development. © 2018 Copyright is held by the owner/author(s). Publication rights licensed to ACM.&quot;,&quot;publisher&quot;:&quot;Association for Computing Machinery&quot;,&quot;container-title-short&quot;:&quot;&quot;},&quot;isTemporary&quot;:false}]},{&quot;citationID&quot;:&quot;MENDELEY_CITATION_2d6024dc-5e2f-418c-a2b0-206c9b1ec6ba&quot;,&quot;properties&quot;:{&quot;noteIndex&quot;:0},&quot;isEdited&quot;:false,&quot;manualOverride&quot;:{&quot;isManuallyOverridden&quot;:false,&quot;citeprocText&quot;:&quot;[16]&quot;,&quot;manualOverrideText&quot;:&quot;&quot;},&quot;citationTag&quot;:&quot;MENDELEY_CITATION_v3_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&quot;,&quot;citationItems&quot;:[{&quot;id&quot;:&quot;c8509810-4c1a-3253-bb02-f7def51cdc58&quot;,&quot;itemData&quot;:{&quot;type&quot;:&quot;article-journal&quot;,&quot;id&quot;:&quot;c8509810-4c1a-3253-bb02-f7def51cdc58&quot;,&quot;title&quot;:&quot;The UX book: Agile UX design for a quality user experience&quot;,&quot;author&quot;:[{&quot;family&quot;:&quot;Hartson&quot;,&quot;given&quot;:&quot;Rex&quot;,&quot;parse-names&quot;:false,&quot;dropping-particle&quot;:&quot;&quot;,&quot;non-dropping-particle&quot;:&quot;&quot;},{&quot;family&quot;:&quot;Pyla&quot;,&quot;given&quot;:&quot;Pardha&quot;,&quot;parse-names&quot;:false,&quot;dropping-particle&quot;:&quot;&quot;,&quot;non-dropping-particle&quot;:&quot;&quot;}],&quot;container-title&quot;:&quot;The UX Book: Agile UX Design for a Quality User Experience&quot;,&quot;accessed&quot;:{&quot;date-parts&quot;:[[2023,1,25]]},&quot;DOI&quot;:&quot;10.1016/C2013-0-19285-9&quot;,&quot;ISBN&quot;:&quot;9780128053423&quot;,&quot;URL&quot;:&quot;http://www.sciencedirect.com:5070/book/9780128053423/the-ux-book&quot;,&quot;issued&quot;:{&quot;date-parts&quot;:[[2018,1,1]]},&quot;page&quot;:&quot;1-888&quot;,&quot;abstract&quot;:&quot;The discipline of user experience (UX) design has matured into a confident practice and this edition reflects, and in some areas accelerates, that evolution. Technically this is the second edition of The UX Book, but so much of it is new, it is more like a sequel. One of the major positive trends in UX is the continued emphasis on design-a kind of design that highlights the designer’s creative skills and insights and embodies a synthesis of technology with usability, usefulness, aesthetics, and meaningfulness to the user. In this edition a new conceptual top-down design framework is introduced to help readers with this evolution. This entire edition is oriented toward an agile UX lifecycle process, explained in the funnel model of agile UX, as a better match to the now de facto standard agile approach to software engineering. To reflect these trends, even the subtitle of the book is changed to “Agile UX design for a quality user experience”. Designed as a how-to-do-it handbook and field guide for UX professionals and a textbook for aspiring students, the book is accompanied by in-class exercises and team projects. The approach is practical rather than formal or theoretical. The primary goal is still to imbue an understanding of what a good user experience is and how to achieve it. To better serve this, processes, methods, and techniques are introduced early to establish process-related concepts as context for discussion in later chapters.&quot;,&quot;publisher&quot;:&quot;Elsevier&quot;,&quot;container-title-short&quot;:&quot;&quot;},&quot;isTemporary&quot;:false}]},{&quot;citationID&quot;:&quot;MENDELEY_CITATION_14d81405-3ecc-4f49-966d-3db6e2779cb3&quot;,&quot;properties&quot;:{&quot;noteIndex&quot;:0},&quot;isEdited&quot;:false,&quot;manualOverride&quot;:{&quot;citeprocText&quot;:&quot;[17]&quot;,&quot;isManuallyOverridden&quot;:false,&quot;manualOverrideText&quot;:&quot;&quot;},&quot;citationTag&quot;:&quot;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&quot;,&quot;citationItems&quot;:[{&quot;id&quot;:&quot;ad8a3d7f-31ed-57ef-ac96-57c327814d88&quot;,&quot;itemData&quot;:{&quot;DOI&quot;:&quot;10.1109/FIE.2014.7044340&quot;,&quot;ISBN&quot;:&quot;15394565 (ISSN)&quot;,&quot;abstract&quot;:&quot;The development of a web platform is a complex and interdisciplinary task, where people with different roles such as project manager, designer or developer participate. Different usability and User Experience evaluation methods can be used in each stage of the development life cycle, but not all of them have the same influence in the software development and in the final product or system. This article presents the study of the impact of these methods applied in the context of an e-Learning platform development. The results show that the impact has been strong from a developer's perspective. Developer team members considered that usability and User Experience evaluation allowed them mainly to identify design mistakes, improve the platform's usability and understand the end users and their needs in a better way. Interviews with potential users, clickmaps and scrollmaps were rated as the most useful methods. Finally, these methods were considered unanimously very useful in the context of the entire software development, only comparable to SCRUM meetings and overcoming the rest of involved factors. © 2014 IEEE.&quot;,&quot;author&quot;:[{&quot;dropping-particle&quot;:&quot;&quot;,&quot;family&quot;:&quot;Gordillo&quot;,&quot;given&quot;:&quot;A&quot;,&quot;non-dropping-particle&quot;:&quot;&quot;,&quot;parse-names&quot;:false,&quot;suffix&quot;:&quot;&quot;},{&quot;dropping-particle&quot;:&quot;&quot;,&quot;family&quot;:&quot;Barra&quot;,&quot;given&quot;:&quot;E&quot;,&quot;non-dropping-particle&quot;:&quot;&quot;,&quot;parse-names&quot;:false,&quot;suffix&quot;:&quot;&quot;},{&quot;dropping-particle&quot;:&quot;&quot;,&quot;family&quot;:&quot;Aguirre&quot;,&quot;given&quot;:&quot;S&quot;,&quot;non-dropping-particle&quot;:&quot;&quot;,&quot;parse-names&quot;:false,&quot;suffix&quot;:&quot;&quot;},{&quot;dropping-particle&quot;:&quot;&quot;,&quot;family&quot;:&quot;Quemada&quot;,&quot;given&quot;:&quot;J&quot;,&quot;non-dropping-particle&quot;:&quot;&quot;,&quot;parse-names&quot;:false,&quot;suffix&quot;:&quot;&quot;}],&quot;container-title&quot;:&quot;44th Annual Frontiers in Education Conference, FIE 2014&quot;,&quot;id&quot;:&quot;ad8a3d7f-31ed-57ef-ac96-57c327814d88&quot;,&quot;issue&quot;:&quot;February&quot;,&quot;issued&quot;:{&quot;date-parts&quot;:[[&quot;2014&quot;]]},&quot;language&quot;:&quot;English&quot;,&quot;note&quot;:&quot;From Duplicate 2 (The usefulness of usability and user experience evaluation methods on an e-Learning platform development from a developer's perspective: A case study - Gordillo, A; Barra, E; Aguirre, S; Quemada, J)\n\nConference code: 113076\n\nCited By :3\n\nExport Date: 20 November 2021\n\nCODEN: PFECD\n\nReferences: Ardito, C., Buono, P., Caivano, D., Costabile, M.F., Lanzilotti, R., Bruun, A., Stage, J., (2011) Usability Evaluation: A Survey of Software Development Organizations, pp. 282-287; \nArdito, C., Buono, P., Costabile, M.F., Lanzilotti, R., Are software companies aware of UX (2012) I-UxSED'12, pp. 10-13;\nKuniavsky, M., Observing the User Experience: A Practitioner's Guide to User Research, , Morgan Kaufmann, 2003, p. 576;\nHolocher-Ertl, T., Kieslinger, B., Fabian, C.M., Linking schools with science: How innovative tools can increase the effectiveness of science teaching in the classroom (2012) Proceedings of the 2012 EDEN Annual Conference: Open Learning Generations-Closing the Gap from Generation Y. To the Mature Lifelong Learners;\nBarra, E., Gordillo, A., Quemada, J., Virtual science hub: An open source platform to enrich science teaching (2014) Proceedings of the International Conference on Educational Sciences and Technology (ICEST 2014);\nGordillo, A., Barra, E., Quemada, J., Enhancing K-12 science education through a multi-device web tool to facilitate content integration and e-Infrastructure access (2013) Proceedings of the 7th International Technology, Education and Development Conference (INTED 2013);\nBarra, E., Gallego, D., Aguirre, S., Quemada, J., Facilitating the creation of K-12 interactive learning objects using a multi device web tool (2012) Proceedings of the 2012 Frontiers in Education Conference (FIE 2012);\nBarra, E., Gallego, D., Aguirre, S., Quemada, J., A web tool to create educational content with gaming visualization (2012) Proceedings of the 2012 Frontiers in Education Conference (FIE 2012);\n(1998) ISO 9241-11: Ergonomic Requirements for Office Work with Visual Display Terminals (VDTs)-Part 11: Guidance on Usability, , ISO;\nHartson, H.R., Andre, T.S., Williges, R.C., Tech, V., Criteria for evaluating usability evaluation methods (2001) International Journal of Human-computer Interaction, 13 (4), pp. 373-410;\nQuintana, C., Carra, A., Krajcik, J., Soloway, E., Learner-centered design: Reflections and new directions (2001) Human-Computer Interaction in the New Millennium, pp. 605-626. , Addison Wesley;\nArdito, C., Costabile, M.F., De Marsico, M., Lanzilotti, R., Levialdi, S., Roselli, T., Rossano, V., An approach to usability evaluation of e-learning applications (2006) Universal Access in the Information Society, 4 (3), pp. 270-283;\nGiannakos, M.N., The evaluation of an e-Learning web-based platform (2010) Proceedings of the 2nd International Conference on Computer Supported Education, pp. 433-438;\nNorman, D., Miller, J., Henderson, A., What you see, some of what's in the future, and how we go about doing it (1995) Conference Companion on Human Factors in Computing Systems-CHI '95;\n(2010) ISO 9241-210: Ergonomics of Human System Interaction-Part 210: Human-centred Design for Interactive Systems, , ISO;\nhttp://www.allaboutux.org/ux-definitions, UX Definitions; Law, E., Roto, V., Hassenzahl, M., Vermeeren, A., Kort, J., Understanding, scoping and defining user experience (2009) Proceedings of the 27th International Conference on Human Factors in Computing Systems-CHI 09, p. 719;\nHassenzahl, M., Burmester, M., Koller, F., Attrakdiff: A questionnaire for measuring the perceived hedonic and pragmatic quality (2003) Human &amp;amp; Computer, pp. 187-196;\nKarapanos, E., Martens, J.-B., Hassenzahl, M., (2009) Reconstructing Experiences Through Sketching, , rxiv preprint arXiv:0912. 5343;\nIsbister, K., Höök, K., Sharp, M., Laaksolahti, J., The sensual evaluation instrument (2006) Proceedings of the SIGCHI Conference on Human Factors in Computing Systems-CHI '06, p. 1163;\nKarapanos, E., Zimmerman, J., Forlizzi, J., Martens, J.-B., User experience over time (2009) Proceedings of the 27th International Conference on Human Factors in Computing Systems-CHI 09;\nRoto, V., Law, E., Vermeeren, A., Hoonholt, J., User experience white paper (2011) Results from Dagstuhl Seminar on Demarcating User Experience;\nVermeeren, A., Law, E., Roto, V., Obrist, M., Hoonhout, J., Väänänen-Vainio-Mattila, K., User experience evaluation methods (2010) Proceedings of the 6th Nordic Conference on Human-Computer Interaction Extending Boundaries-NordiCHI '10, p. 521;\nLaw, E., Abrahão, S., Vermeeren, A., Hvannberg, E., Interplay between user experience evaluation and system development: State of the art (2012) International Workshop on the Interplay between User Experience (UX) Evaluation and System Development, p. 1;\nBudwig, M., Jeong, S., Kelkar, K., When user experience met agile (2009) Proceedings of the 27th International Conference Extended Abstracts on Human Factors in Computing Systems-CHI EA '09, p. 3075;\nJokela, T., The early phases of UX: Why they are important (more than evaluation), and what they are (2012) International Workshop on the Interplay between User Experience (UX) Evaluation and System Development, p. 49;\nLarman, C., (2003) Agile and Iterative Development: A Manager's Guide, , Addison-Wesley Professional;\nRising, L., Janoff, N.S., The scrum software development process for small teams (2000) IEEE Software, 17 (4), pp. 26-32;\nThomas, D., Hansson, D.H., Breedt, L., Clark, M., Fuchs, T., Schwarz, A., (2005) Agile Web Development with Rails: A Pragmatic Guide, p. 450. , (Pragmatic Programmers). Pragmatic Bookshelf;\nDix, A., Finlay, J.E., Abowd, G.D., Beale, R., (2003) Human-Computer Interaction, p. 834. , (3rd Edition). Prentice Hall;\nTullis, T., Albert, W., (2008) Measuring the User Experience: Collecting, Analyzing, and Presenting Usability Metrics, , Morgan Kaufmann;\nMuller, M.J., Kuhn, S., Participatory design (1993) Communications of the ACM, 36 (6), pp. 24-28. , Jun;\nCarroll, J.M., Five reasons for scenario-based design (2000) Interacting with Computers, 13 (1), pp. 43-60. , Sep;\nIsacker, K., Slegers, K., Gemou, M., Bekiaris, E., Universal access in human-computer interaction (2009) Addressing Diversity, 5614, pp. 184-192. , Berlin, Heidelberg: Springer Berlin Heidelberg;\nHuntwork, P.K., Muzzey, D.W., Pietras, C.M., Wixon, D.R., Changing the rules: A pragmatic approach to product development (1993) Digital Technical Journal, 5 (4), pp. 18-35;\nHolocher-Ertl, T., Kieslinger, B., Fabian, C., Designing for the users or with the users? a participatory design approach for science teaching in schools (2012) Proceedings of the 22nd Annual EChallenges e-2012 Conference;\nGLOBAL Excursion Teachers Blog, , http://teacher.globalexcursion-project.eu;\nCrazyEgg Tool, , http://www.crazyegg.com;\nhttp://www.mashme.tv; UserVoice Tool, , http://www.uservoice.com;\nJordan, P.W., (2000) Designing Pleasurable Products: An Introduction to the New Human Factors, , CRC Press;\nDesmet, P., (2005) Measuring Emotion: Development and Application of An Instrument to Measure Emotional Responses to Products;\nVan Someren, M.W., Barnard, Y.F., Sandberg, J.A.C., (1994) The Think Aloud Method: A Practical Guide to Modelling Cognitive Processes (Knowledge-Based Systems), p. 208. , Academic Press;\nDumas, J.S., Molich, R., Jeffries, R., Describing Usability Problems: Are we sending the right message (2004) Interactions, 11 (4), p. 24;\nNrgaard, M., Hornbæk, K., Exploring the value of usability feedback formats (2009) International Journal of Human-Computer Interaction, 25 (1), pp. 49-74\nA4 - ASEE Educational Research and Methods Division; et al.; IEEE Computer Society; IEEE Education Society; Madrid Technical University; Spanish University of Distance Education&quot;,&quot;page&quot;:&quot;1-8&quot;,&quot;publisher&quot;:&quot;Institute of Electrical and Electronics Engineers Inc.&quot;,&quot;publisher-place&quot;:&quot;Escuela Técnica Superior de Ingenieros de Telecomunicación, Universidad Politécnica de Madrid, Avenida Complutense 30, Madrid, 28040, Spain&quot;,&quot;title&quot;:&quot;The usefulness of usability and user experience evaluation methods on an e-Learning platform development from a developer's perspective: A case study&quot;,&quot;type&quot;:&quot;paper-conference&quot;,&quot;volume&quot;:&quot;2015-Febru&quot;,&quot;container-title-short&quot;:&quot;&quot;},&quot;uris&quot;:[&quot;http://www.mendeley.com/documents/?uuid=43c23d5e-7c49-409c-b2e7-5fc5991dd67c&quot;],&quot;isTemporary&quot;:false,&quot;legacyDesktopId&quot;:&quot;43c23d5e-7c49-409c-b2e7-5fc5991dd67c&quot;}]},{&quot;citationID&quot;:&quot;MENDELEY_CITATION_7eb634a4-9ce9-480a-9fea-fd5c39b2ff4d&quot;,&quot;properties&quot;:{&quot;noteIndex&quot;:0},&quot;isEdited&quot;:false,&quot;manualOverride&quot;:{&quot;citeprocText&quot;:&quot;[18]&quot;,&quot;isManuallyOverridden&quot;:false,&quot;manualOverrideText&quot;:&quot;&quot;},&quot;citationTag&quot;:&quot;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&quot;,&quot;citationItems&quot;:[{&quot;id&quot;:&quot;abecb306-65fa-5f4e-bcec-bb67da162194&quot;,&quot;itemData&quot;:{&quot;DOI&quot;:&quot;10.1007/978-3-319-07668-3_4&quot;,&quot;ISBN&quot;:&quot;03029743 (ISSN); 9783319076676 (ISBN)&quot;,&quot;abstract&quot;:&quot;The integration between agile methods and UCD has been addressed by several authors in recent years. However, a gap remains regarding how the practices have been described, lacking a standard that both designers and agile practitioners can understand and apply. This study aims to propose agile usability patterns based on the literature, with a focus on the User-Centered Design early stages. The goal of the proposed patterns is to facilitate the use of the best agile usability practices by identifying more clearly in which context the pattern can be applied, and what is the problem that each pattern solves, presenting examples. © 2014 Springer International Publishing Switzerland.&quot;,&quot;author&quot;:[{&quot;dropping-particle&quot;:&quot;&quot;,&quot;family&quot;:&quot;Bertholdo&quot;,&quot;given&quot;:&quot;A P O&quot;,&quot;non-dropping-particle&quot;:&quot;&quot;,&quot;parse-names&quot;:false,&quot;suffix&quot;:&quot;&quot;},{&quot;dropping-particle&quot;:&quot;&quot;,&quot;family&quot;:&quot;Silva&quot;,&quot;given&quot;:&quot;T S&quot;,&quot;non-dropping-particle&quot;:&quot;Da&quot;,&quot;parse-names&quot;:false,&quot;suffix&quot;:&quot;&quot;},{&quot;dropping-particle&quot;:&quot;&quot;,&quot;family&quot;:&quot;O. Melo&quot;,&quot;given&quot;:&quot;C&quot;,&quot;non-dropping-particle&quot;:&quot;De&quot;,&quot;parse-names&quot;:false,&quot;suffix&quot;:&quot;&quot;},{&quot;dropping-particle&quot;:&quot;&quot;,&quot;family&quot;:&quot;Kon&quot;,&quot;given&quot;:&quot;F&quot;,&quot;non-dropping-particle&quot;:&quot;&quot;,&quot;parse-names&quot;:false,&quot;suffix&quot;:&quot;&quot;},{&quot;dropping-particle&quot;:&quot;&quot;,&quot;family&quot;:&quot;Silveira&quot;,&quot;given&quot;:&quot;M S&quot;,&quot;non-dropping-particle&quot;:&quot;&quot;,&quot;parse-names&quot;:false,&quot;suffix&quot;:&quot;&quot;}],&quot;container-title&quot;:&quot;3rd International Conference on Design, User Experience, and Usability: Theories, Methods, and Tools for Designing the User Experience, DUXU 2014, Held as Part of 16th International Conference on Human-Computer Interaction, HCI International 2014&quot;,&quot;id&quot;:&quot;abecb306-65fa-5f4e-bcec-bb67da162194&quot;,&quot;issue&quot;:&quot;PART 1&quot;,&quot;issued&quot;:{&quot;date-parts&quot;:[[&quot;2014&quot;]]},&quot;language&quot;:&quot;English&quot;,&quot;note&quot;:&quot;Conference code: 107055\n\nCited By :17\n\nExport Date: 20 November 2021\n\nReferences: Dingsøyr, T., Dyba, T., Moe, N.B., (2010) Agile Software Development - Current Research and Future Directions, , 1st edn Springer; \nRatcliffe, L., McNeill, M., Agile experience design: A digital designers guide to agile (2012) Lean, and Continuous, , New Riders;\nLarman, C., Agile and iterative development: A managers guide (2003) Pearson Education;\nAssociation U.E.P What is user-centered design? January 2014; Sy, D., Adapting usability investigations for agile user-centered design (2007) Journal of Usability Studies, 2 (3), pp. 112-132;\nFox, D., Sillito, J., Maurer, F., Agile methods and user-centered design: How these two methodologies are being successfully integrated in industry (2008) Agile 2008 Conference, pp. 63-72;\nSilva Da Silva, T., Martin, A., Maurer, F., Silveira, M., User-centered design and agile methods: A systematic review (2011) Agile Conference, Agile 2011, pp. 77-86. , Society, I.C. (ed);\nSantos, A.P.O., Application of Agile Usability Practices in Free and Open Source Software 131 P Thesis (Master in Computer Science) 2012); Institute of Mathematics and Statistics, , http://www.teses.usp.br/teses/disponiveis/45/45134/tde-22082012-154721, University of Sao Paulo, Sao Paulo;\nSchwaber, K., Beedle, M., (2001) Agile Software Development with Scrum, , 1st edn Prentice Hall PTR, Upper Saddle River;\nBeck, K., Andres, C., (2004) Extreme Programming Explained: Embrace Change, , 2nd edn Addison-Wesley Professional;\nAlexander, C., Ishikawa, S., Silverstein, M., Jacobson, M., King, I.F., Angel, S., A pattern language: Towns, buildings, construction (1977) Center for Environmental Structure Series, , Oxford University Press;\nTullis, T., Albert, B., Measuring the user experience: Collecting (2008) Analysing, and Presenting Usability Metrics, , Morgan Kaufmann March;\nChamberlain, S., Sharp, H., Maiden, N., Towards a framework for integrating agile development and user-centred design (2006) LNCS, 4044, pp. 143-153. , Abrahamsson, P., Marchesi, M., Succi, G. (eds) XP 2006 Springer, Heidelberg;\nBelchev, B., Baker, P., Improving obama campaign software: Learning from users (2009) Agile 2009 Conference, pp. 395-399;\nSy, D., Miller, L., Optimizing agile user-centred design (2008) CHI 2008 Extended Abstracts on Human Factors in Computing Systems, pp. 3897-3900. , ACM, New York;\nCho, L., Adopting an agile culture (2009) Proceedings of the 2009 Agile Conference, AGILE 2009, pp. 400-403. , IEEE Computer Society, Washington, DC;\nGothelf, J., Ux Designer As Product Owner, , http://www.jeffgothelf.com/blog/ux-designer-as-product-owner/, (February 2011);\nPatton, J., (2008) Emerging Best Agile Ux Practice, , http://agileproductdesign.com/blog/emerging.best.agile.ux.practice.Html;\nLu, C., Rauch, T., Miller, L., (2010) Agile Teams: Best Practices for Agile Development, 9 (1), pp. 6-10;\nNielsen, J., (2009) Agile User Experience Projects, , http://www.useit.com/alertbox/agile-user-experience.html;\nEnterprise, E., Incorporating User-centered Design into An Agile Development Process, , http://experoinc.com/incorporating-user-centered-design-into-anagile- development-process/, (December 2011 acessed on: December 2011);\nHussain, Z., Milchrahm, H., Shahzad, S., Slany, W., Tscheligi, M., Wolkerstorfer, P., Integration of extreme programming and user-centered design: Lessons learned (2009) Agile Processes in Software Engineering and Extreme Programming, 31, pp. 174-179;\nSohaib, O., Khan, K., Integrating usability engineering and agile software development: A literature review (2010) 2010 International Conference on Computer Design and Applications ICCDA, 2;\nSix, J.M., Integrating Ux into Agile Development (April 2011), , http://www.uxmatters.com/mt/archives/2011/04/integrating-ux-intoagile- development.php, Accessed on: December 2011;\nBroschinsky, D., Baker, L., Using persona with xp at landesk software, an avocent company (2008) Proceedings of the Agile 2008 IEEE Computer Society, pp. 543-548. , Washington, DC\nA4 -&quot;,&quot;page&quot;:&quot;33-44&quot;,&quot;publisher&quot;:&quot;Springer Verlag&quot;,&quot;publisher-place&quot;:&quot;IME/USP - Universidade de São Paulo, Brazil&quot;,&quot;title&quot;:&quot;Agile usability patterns for UCD early stages&quot;,&quot;type&quot;:&quot;article&quot;,&quot;volume&quot;:&quot;8517 LNCS&quot;,&quot;container-title-short&quot;:&quot;&quot;},&quot;uris&quot;:[&quot;http://www.mendeley.com/documents/?uuid=5fd62402-28b0-4327-85b0-38f32ea84059&quot;],&quot;isTemporary&quot;:false,&quot;legacyDesktopId&quot;:&quot;5fd62402-28b0-4327-85b0-38f32ea84059&quot;}]},{&quot;citationID&quot;:&quot;MENDELEY_CITATION_b46de43a-fae7-42d8-9521-0518c6ec00f2&quot;,&quot;properties&quot;:{&quot;noteIndex&quot;:0},&quot;isEdited&quot;:false,&quot;manualOverride&quot;:{&quot;citeprocText&quot;:&quot;[12]&quot;,&quot;isManuallyOverridden&quot;:false,&quot;manualOverrideText&quot;:&quot;&quot;},&quot;citationTag&quot;:&quot;MENDELEY_CITATION_v3_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&quot;,&quot;citationItems&quot;:[{&quot;id&quot;:&quot;d1acd8cd-b1f2-5ac9-b03b-9b13cca219cb&quot;,&quot;itemData&quot;:{&quot;author&quot;:[{&quot;dropping-particle&quot;:&quot;&quot;,&quot;family&quot;:&quot;Cajander&quot;,&quot;given&quot;:&quot;Åsa&quot;,&quot;non-dropping-particle&quot;:&quot;&quot;,&quot;parse-names&quot;:false,&quot;suffix&quot;:&quot;&quot;},{&quot;dropping-particle&quot;:&quot;&quot;,&quot;family&quot;:&quot;Larusdottir&quot;,&quot;given&quot;:&quot;Marta&quot;,&quot;non-dropping-particle&quot;:&quot;&quot;,&quot;parse-names&quot;:false,&quot;suffix&quot;:&quot;&quot;},{&quot;dropping-particle&quot;:&quot;&quot;,&quot;family&quot;:&quot;Geiser&quot;,&quot;given&quot;:&quot;Johannes L&quot;,&quot;non-dropping-particle&quot;:&quot;&quot;,&quot;parse-names&quot;:false,&quot;suffix&quot;:&quot;&quot;}],&quot;container-title&quot;:&quot;Information and Software Technology&quot;,&quot;id&quot;:&quot;d1acd8cd-b1f2-5ac9-b03b-9b13cca219cb&quot;,&quot;issued&quot;:{&quot;date-parts&quot;:[[&quot;2022&quot;]]},&quot;page&quot;:&quot;107005&quot;,&quot;publisher&quot;:&quot;Elsevier&quot;,&quot;title&quot;:&quot;UX professionals’ learning and usage of UX methods in agile&quot;,&quot;type&quot;:&quot;article-journal&quot;,&quot;volume&quot;:&quot;151&quot;,&quot;container-title-short&quot;:&quot;Inf Softw Technol&quot;},&quot;uris&quot;:[&quot;http://www.mendeley.com/documents/?uuid=dea76e81-05ec-4deb-9dd6-9d4304b508fd&quot;],&quot;isTemporary&quot;:false,&quot;legacyDesktopId&quot;:&quot;dea76e81-05ec-4deb-9dd6-9d4304b508fd&quot;}]},{&quot;citationID&quot;:&quot;MENDELEY_CITATION_a8d3cc32-4df8-4bbd-9961-fbbd69b5a8a5&quot;,&quot;properties&quot;:{&quot;noteIndex&quot;:0},&quot;isEdited&quot;:false,&quot;manualOverride&quot;:{&quot;citeprocText&quot;:&quot;[19]&quot;,&quot;isManuallyOverridden&quot;:false,&quot;manualOverrideText&quot;:&quot;&quot;},&quot;citationTag&quot;:&quot;MENDELEY_CITATION_v3_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&quot;,&quot;citationItems&quot;:[{&quot;id&quot;:&quot;2796596b-d570-5914-8821-6f25b2aa33a1&quot;,&quot;itemData&quot;:{&quot;author&quot;:[{&quot;dropping-particle&quot;:&quot;&quot;,&quot;family&quot;:&quot;Lang&quot;,&quot;given&quot;:&quot;Dominic&quot;,&quot;non-dropping-particle&quot;:&quot;&quot;,&quot;parse-names&quot;:false,&quot;suffix&quot;:&quot;&quot;},{&quot;dropping-particle&quot;:&quot;&quot;,&quot;family&quot;:&quot;Spies&quot;,&quot;given&quot;:&quot;Selina&quot;,&quot;non-dropping-particle&quot;:&quot;&quot;,&quot;parse-names&quot;:false,&quot;suffix&quot;:&quot;&quot;},{&quot;dropping-particle&quot;:&quot;&quot;,&quot;family&quot;:&quot;Trieflinger&quot;,&quot;given&quot;:&quot;Stefan&quot;,&quot;non-dropping-particle&quot;:&quot;&quot;,&quot;parse-names&quot;:false,&quot;suffix&quot;:&quot;&quot;},{&quot;dropping-particle&quot;:&quot;&quot;,&quot;family&quot;:&quot;Münch&quot;,&quot;given&quot;:&quot;Jürgen&quot;,&quot;non-dropping-particle&quot;:&quot;&quot;,&quot;parse-names&quot;:false,&quot;suffix&quot;:&quot;&quot;}],&quot;container-title&quot;:&quot;International Conference on Software Business&quot;,&quot;id&quot;:&quot;2796596b-d570-5914-8821-6f25b2aa33a1&quot;,&quot;issued&quot;:{&quot;date-parts&quot;:[[&quot;2021&quot;]]},&quot;page&quot;:&quot;37-49&quot;,&quot;title&quot;:&quot;Tailored design thinking approach-a shortcut for agile teams&quot;,&quot;type&quot;:&quot;paper-conference&quot;,&quot;container-title-short&quot;:&quot;&quot;},&quot;uris&quot;:[&quot;http://www.mendeley.com/documents/?uuid=972a0897-8216-4c1a-99dd-2bcfa67e80d3&quot;],&quot;isTemporary&quot;:false,&quot;legacyDesktopId&quot;:&quot;972a0897-8216-4c1a-99dd-2bcfa67e80d3&quot;}]},{&quot;citationID&quot;:&quot;MENDELEY_CITATION_fb0a18ea-c069-427b-93c1-028007ecaf44&quot;,&quot;properties&quot;:{&quot;noteIndex&quot;:0},&quot;isEdited&quot;:false,&quot;manualOverride&quot;:{&quot;isManuallyOverridden&quot;:false,&quot;citeprocText&quot;:&quot;[20]&quot;,&quot;manualOverrideText&quot;:&quot;&quot;},&quot;citationTag&quot;:&quot;MENDELEY_CITATION_v3_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&quot;,&quot;citationItems&quot;:[{&quot;id&quot;:&quot;df327b47-038c-3b8b-bf2e-6ec681dcd961&quot;,&quot;itemData&quot;:{&quot;type&quot;:&quot;article-journal&quot;,&quot;id&quot;:&quot;df327b47-038c-3b8b-bf2e-6ec681dcd961&quot;,&quot;title&quot;:&quot;Integrating User Experience into Agile -- An Experience Report on Lean UX and Scrum&quot;,&quot;author&quot;:[{&quot;family&quot;:&quot;Alhammad&quot;,&quot;given&quot;:&quot;Manal&quot;,&quot;parse-names&quot;:false,&quot;dropping-particle&quot;:&quot;&quot;,&quot;non-dropping-particle&quot;:&quot;&quot;},{&quot;family&quot;:&quot;Moreno&quot;,&quot;given&quot;:&quot;Ana&quot;,&quot;parse-names&quot;:false,&quot;dropping-particle&quot;:&quot;&quot;,&quot;non-dropping-particle&quot;:&quot;&quot;}],&quot;accessed&quot;:{&quot;date-parts&quot;:[[2022,9,27]]},&quot;DOI&quot;:&quot;10.1145/3510456.3514156&quot;,&quot;URL&quot;:&quot;http://arxiv.org/abs/2204.11329&quot;,&quot;issued&quot;:{&quot;date-parts&quot;:[[2022,4,24]]},&quot;abstract&quot;:&quot;The integration of Agile development and user experience (UX) has received significant attention over the past decade. The literature contains several process models and wide-ranging discussion about the benefits and challenges of this integration. However, academia has given this integration short shrift. In fact, there are very few publications covering educational courses dealing with Agile development and UX. In this paper, we report on our experience of designing and running a graduate software engineering course that covers the integration of Lean UX into Scrum and employs gamification to improve student engagement. We identified six lessons learned that new point to important aspects to be considered when integrating Agile development and UX in academia. For example, we discuss the complexity of managing Lean UX activities in short sprints or how the design of a testable and tactical hypothesis can be one of the most challenging aspects of the Lean UX process.&quot;,&quot;container-title-short&quot;:&quot;&quot;},&quot;isTemporary&quot;:false}]},{&quot;citationID&quot;:&quot;MENDELEY_CITATION_08d0c8df-7c90-4ab5-a4ad-0b2c22702ff5&quot;,&quot;properties&quot;:{&quot;noteIndex&quot;:0},&quot;isEdited&quot;:false,&quot;manualOverride&quot;:{&quot;isManuallyOverridden&quot;:false,&quot;citeprocText&quot;:&quot;[8]&quot;,&quot;manualOverrideText&quot;:&quot;&quot;},&quot;citationTag&quot;:&quot;MENDELEY_CITATION_v3_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&quot;,&quot;citationItems&quot;:[{&quot;id&quot;:&quot;2a07b8f6-56ee-371b-b9df-374a5ee0dd01&quot;,&quot;itemData&quot;:{&quot;type&quot;:&quot;article-journal&quot;,&quot;id&quot;:&quot;2a07b8f6-56ee-371b-b9df-374a5ee0dd01&quot;,&quot;title&quot;:&quot;UX professionals’ learning and usage of UX methods in agile&quot;,&quot;author&quot;:[{&quot;family&quot;:&quot;Cajander&quot;,&quot;given&quot;:&quot;Åsa&quot;,&quot;parse-names&quot;:false,&quot;dropping-particle&quot;:&quot;&quot;,&quot;non-dropping-particle&quot;:&quot;&quot;},{&quot;family&quot;:&quot;Larusdottir&quot;,&quot;given&quot;:&quot;Marta&quot;,&quot;parse-names&quot;:false,&quot;dropping-particle&quot;:&quot;&quot;,&quot;non-dropping-particle&quot;:&quot;&quot;},{&quot;family&quot;:&quot;Geiser&quot;,&quot;given&quot;:&quot;Johannes L&quot;,&quot;parse-names&quot;:false,&quot;dropping-particle&quot;:&quot;&quot;,&quot;non-dropping-particle&quot;:&quot;&quot;}],&quot;container-title&quot;:&quot;Information and Software Technology&quot;,&quot;issued&quot;:{&quot;date-parts&quot;:[[2022]]},&quot;page&quot;:&quot;107005&quot;,&quot;publisher&quot;:&quot;Elsevier&quot;,&quot;volume&quot;:&quot;151&quot;,&quot;container-title-short&quot;:&quot;Inf Softw Technol&quot;},&quot;isTemporary&quot;:false}]},{&quot;citationID&quot;:&quot;MENDELEY_CITATION_d1e22520-6b7c-44ee-9b25-ec382e2292f1&quot;,&quot;properties&quot;:{&quot;noteIndex&quot;:0},&quot;isEdited&quot;:false,&quot;manualOverride&quot;:{&quot;isManuallyOverridden&quot;:false,&quot;citeprocText&quot;:&quot;[21]&quot;,&quot;manualOverrideText&quot;:&quot;&quot;},&quot;citationTag&quot;:&quot;MENDELEY_CITATION_v3_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&quot;,&quot;citationItems&quot;:[{&quot;id&quot;:&quot;91999755-4e36-34bf-91fb-9670e021d7fb&quot;,&quot;itemData&quot;:{&quot;type&quot;:&quot;article-journal&quot;,&quot;id&quot;:&quot;91999755-4e36-34bf-91fb-9670e021d7fb&quot;,&quot;title&quot;:&quot;Manifesto for agile software development&quot;,&quot;author&quot;:[{&quot;family&quot;:&quot;Beck&quot;,&quot;given&quot;:&quot;Kent&quot;,&quot;parse-names&quot;:false,&quot;dropping-particle&quot;:&quot;&quot;,&quot;non-dropping-particle&quot;:&quot;&quot;},{&quot;family&quot;:&quot;Beedle&quot;,&quot;given&quot;:&quot;Mike&quot;,&quot;parse-names&quot;:false,&quot;dropping-particle&quot;:&quot;&quot;,&quot;non-dropping-particle&quot;:&quot;&quot;},{&quot;family&quot;:&quot;Bennekum&quot;,&quot;given&quot;:&quot;Arie&quot;,&quot;parse-names&quot;:false,&quot;dropping-particle&quot;:&quot;&quot;,&quot;non-dropping-particle&quot;:&quot;van&quot;},{&quot;family&quot;:&quot;Cockburn&quot;,&quot;given&quot;:&quot;Alistair&quot;,&quot;parse-names&quot;:false,&quot;dropping-particle&quot;:&quot;&quot;,&quot;non-dropping-particle&quot;:&quot;&quot;},{&quot;family&quot;:&quot;Cunningham&quot;,&quot;given&quot;:&quot;Ward&quot;,&quot;parse-names&quot;:false,&quot;dropping-particle&quot;:&quot;&quot;,&quot;non-dropping-particle&quot;:&quot;&quot;},{&quot;family&quot;:&quot;Fowler&quot;,&quot;given&quot;:&quot;Martin&quot;,&quot;parse-names&quot;:false,&quot;dropping-particle&quot;:&quot;&quot;,&quot;non-dropping-particle&quot;:&quot;&quot;},{&quot;family&quot;:&quot;Grenning&quot;,&quot;given&quot;:&quot;James&quot;,&quot;parse-names&quot;:false,&quot;dropping-particle&quot;:&quot;&quot;,&quot;non-dropping-particle&quot;:&quot;&quot;},{&quot;family&quot;:&quot;Highsmith&quot;,&quot;given&quot;:&quot;Jim&quot;,&quot;parse-names&quot;:false,&quot;dropping-particle&quot;:&quot;&quot;,&quot;non-dropping-particle&quot;:&quot;&quot;},{&quot;family&quot;:&quot;Hunt&quot;,&quot;given&quot;:&quot;Andrew&quot;,&quot;parse-names&quot;:false,&quot;dropping-particle&quot;:&quot;&quot;,&quot;non-dropping-particle&quot;:&quot;&quot;},{&quot;family&quot;:&quot;Jeffries&quot;,&quot;given&quot;:&quot;Ron&quot;,&quot;parse-names&quot;:false,&quot;dropping-particle&quot;:&quot;&quot;,&quot;non-dropping-particle&quot;:&quot;&quot;},{&quot;family&quot;:&quot;others&quot;,&quot;given&quot;:&quot;&quot;,&quot;parse-names&quot;:false,&quot;dropping-particle&quot;:&quot;&quot;,&quot;non-dropping-particle&quot;:&quot;&quot;}],&quot;issued&quot;:{&quot;date-parts&quot;:[[2001]]},&quot;publisher&quot;:&quot;Snowbird, UT&quot;,&quot;container-title-short&quot;:&quot;&quot;},&quot;isTemporary&quot;:false}]},{&quot;citationID&quot;:&quot;MENDELEY_CITATION_d6fb3a39-9719-4581-b0c2-71a6aeebb450&quot;,&quot;properties&quot;:{&quot;noteIndex&quot;:0},&quot;isEdited&quot;:false,&quot;manualOverride&quot;:{&quot;isManuallyOverridden&quot;:false,&quot;citeprocText&quot;:&quot;[22]&quot;,&quot;manualOverrideText&quot;:&quot;&quot;},&quot;citationTag&quot;:&quot;MENDELEY_CITATION_v3_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&quot;,&quot;citationItems&quot;:[{&quot;id&quot;:&quot;29b72542-487a-3a3e-a406-9102b5e1814a&quot;,&quot;itemData&quot;:{&quot;type&quot;:&quot;article-journal&quot;,&quot;id&quot;:&quot;29b72542-487a-3a3e-a406-9102b5e1814a&quot;,&quot;title&quot;:&quot;A systematic study on agile software development methodologies and practices&quot;,&quot;author&quot;:[{&quot;family&quot;:&quot;Flora&quot;,&quot;given&quot;:&quot;Harleen K&quot;,&quot;parse-names&quot;:false,&quot;dropping-particle&quot;:&quot;&quot;,&quot;non-dropping-particle&quot;:&quot;&quot;},{&quot;family&quot;:&quot;Chande&quot;,&quot;given&quot;:&quot;Swati&quot;,&quot;parse-names&quot;:false,&quot;dropping-particle&quot;:&quot;v&quot;,&quot;non-dropping-particle&quot;:&quot;&quot;}],&quot;container-title&quot;:&quot;International Journal of Computer Science and Information Technologies&quot;,&quot;issued&quot;:{&quot;date-parts&quot;:[[2014]]},&quot;page&quot;:&quot;3626-3637&quot;,&quot;publisher&quot;:&quot;Citeseer&quot;,&quot;issue&quot;:&quot;3&quot;,&quot;volume&quot;:&quot;5&quot;,&quot;container-title-short&quot;:&quot;&quot;},&quot;isTemporary&quot;:false}]},{&quot;citationID&quot;:&quot;MENDELEY_CITATION_7a48d1fb-5037-4793-a7d1-82d3466c02e4&quot;,&quot;properties&quot;:{&quot;noteIndex&quot;:0},&quot;isEdited&quot;:false,&quot;manualOverride&quot;:{&quot;isManuallyOverridden&quot;:false,&quot;citeprocText&quot;:&quot;[23]&quot;,&quot;manualOverrideText&quot;:&quot;&quot;},&quot;citationTag&quot;:&quot;MENDELEY_CITATION_v3_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&quot;,&quot;citationItems&quot;:[{&quot;id&quot;:&quot;8db11d05-08b8-34bc-8a54-929250edb2f5&quot;,&quot;itemData&quot;:{&quot;type&quot;:&quot;article-journal&quot;,&quot;id&quot;:&quot;8db11d05-08b8-34bc-8a54-929250edb2f5&quot;,&quot;title&quot;:&quot;Management challenges to implementing agile processes in traditional development organizations&quot;,&quot;author&quot;:[{&quot;family&quot;:&quot;Boehm&quot;,&quot;given&quot;:&quot;Barry&quot;,&quot;parse-names&quot;:false,&quot;dropping-particle&quot;:&quot;&quot;,&quot;non-dropping-particle&quot;:&quot;&quot;},{&quot;family&quot;:&quot;Turner&quot;,&quot;given&quot;:&quot;Richard&quot;,&quot;parse-names&quot;:false,&quot;dropping-particle&quot;:&quot;&quot;,&quot;non-dropping-particle&quot;:&quot;&quot;}],&quot;container-title&quot;:&quot;IEEE software&quot;,&quot;container-title-short&quot;:&quot;IEEE Softw&quot;,&quot;issued&quot;:{&quot;date-parts&quot;:[[2005]]},&quot;page&quot;:&quot;30-39&quot;,&quot;publisher&quot;:&quot;IEEE&quot;,&quot;issue&quot;:&quot;5&quot;,&quot;volume&quot;:&quot;22&quot;},&quot;isTemporary&quot;:false}]},{&quot;citationID&quot;:&quot;MENDELEY_CITATION_d8386855-4f92-4527-8457-0ff440f7fc8e&quot;,&quot;properties&quot;:{&quot;noteIndex&quot;:0},&quot;isEdited&quot;:false,&quot;manualOverride&quot;:{&quot;isManuallyOverridden&quot;:false,&quot;citeprocText&quot;:&quot;[24]&quot;,&quot;manualOverrideText&quot;:&quot;&quot;},&quot;citationTag&quot;:&quot;MENDELEY_CITATION_v3_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&quot;,&quot;citationItems&quot;:[{&quot;id&quot;:&quot;d5158a36-0374-3fa3-b0d7-803c4f0cbe62&quot;,&quot;itemData&quot;:{&quot;type&quot;:&quot;article-journal&quot;,&quot;id&quot;:&quot;d5158a36-0374-3fa3-b0d7-803c4f0cbe62&quot;,&quot;title&quot;:&quot;Adopting agile software development: issues and challenges&quot;,&quot;author&quot;:[{&quot;family&quot;:&quot;Hajjdiab&quot;,&quot;given&quot;:&quot;Hassan&quot;,&quot;parse-names&quot;:false,&quot;dropping-particle&quot;:&quot;&quot;,&quot;non-dropping-particle&quot;:&quot;&quot;},{&quot;family&quot;:&quot;Taleb&quot;,&quot;given&quot;:&quot;Al Shaima&quot;,&quot;parse-names&quot;:false,&quot;dropping-particle&quot;:&quot;&quot;,&quot;non-dropping-particle&quot;:&quot;&quot;}],&quot;container-title-short&quot;:&quot;&quot;},&quot;isTemporary&quot;:false}]},{&quot;citationID&quot;:&quot;MENDELEY_CITATION_a286c079-6c91-486e-9f25-e29d9a95a254&quot;,&quot;properties&quot;:{&quot;noteIndex&quot;:0},&quot;isEdited&quot;:false,&quot;manualOverride&quot;:{&quot;isManuallyOverridden&quot;:false,&quot;citeprocText&quot;:&quot;[21]&quot;,&quot;manualOverrideText&quot;:&quot;&quot;},&quot;citationTag&quot;:&quot;MENDELEY_CITATION_v3_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&quot;,&quot;citationItems&quot;:[{&quot;id&quot;:&quot;91999755-4e36-34bf-91fb-9670e021d7fb&quot;,&quot;itemData&quot;:{&quot;type&quot;:&quot;article-journal&quot;,&quot;id&quot;:&quot;91999755-4e36-34bf-91fb-9670e021d7fb&quot;,&quot;title&quot;:&quot;Manifesto for agile software development&quot;,&quot;author&quot;:[{&quot;family&quot;:&quot;Beck&quot;,&quot;given&quot;:&quot;Kent&quot;,&quot;parse-names&quot;:false,&quot;dropping-particle&quot;:&quot;&quot;,&quot;non-dropping-particle&quot;:&quot;&quot;},{&quot;family&quot;:&quot;Beedle&quot;,&quot;given&quot;:&quot;Mike&quot;,&quot;parse-names&quot;:false,&quot;dropping-particle&quot;:&quot;&quot;,&quot;non-dropping-particle&quot;:&quot;&quot;},{&quot;family&quot;:&quot;Bennekum&quot;,&quot;given&quot;:&quot;Arie&quot;,&quot;parse-names&quot;:false,&quot;dropping-particle&quot;:&quot;&quot;,&quot;non-dropping-particle&quot;:&quot;van&quot;},{&quot;family&quot;:&quot;Cockburn&quot;,&quot;given&quot;:&quot;Alistair&quot;,&quot;parse-names&quot;:false,&quot;dropping-particle&quot;:&quot;&quot;,&quot;non-dropping-particle&quot;:&quot;&quot;},{&quot;family&quot;:&quot;Cunningham&quot;,&quot;given&quot;:&quot;Ward&quot;,&quot;parse-names&quot;:false,&quot;dropping-particle&quot;:&quot;&quot;,&quot;non-dropping-particle&quot;:&quot;&quot;},{&quot;family&quot;:&quot;Fowler&quot;,&quot;given&quot;:&quot;Martin&quot;,&quot;parse-names&quot;:false,&quot;dropping-particle&quot;:&quot;&quot;,&quot;non-dropping-particle&quot;:&quot;&quot;},{&quot;family&quot;:&quot;Grenning&quot;,&quot;given&quot;:&quot;James&quot;,&quot;parse-names&quot;:false,&quot;dropping-particle&quot;:&quot;&quot;,&quot;non-dropping-particle&quot;:&quot;&quot;},{&quot;family&quot;:&quot;Highsmith&quot;,&quot;given&quot;:&quot;Jim&quot;,&quot;parse-names&quot;:false,&quot;dropping-particle&quot;:&quot;&quot;,&quot;non-dropping-particle&quot;:&quot;&quot;},{&quot;family&quot;:&quot;Hunt&quot;,&quot;given&quot;:&quot;Andrew&quot;,&quot;parse-names&quot;:false,&quot;dropping-particle&quot;:&quot;&quot;,&quot;non-dropping-particle&quot;:&quot;&quot;},{&quot;family&quot;:&quot;Jeffries&quot;,&quot;given&quot;:&quot;Ron&quot;,&quot;parse-names&quot;:false,&quot;dropping-particle&quot;:&quot;&quot;,&quot;non-dropping-particle&quot;:&quot;&quot;},{&quot;family&quot;:&quot;others&quot;,&quot;given&quot;:&quot;&quot;,&quot;parse-names&quot;:false,&quot;dropping-particle&quot;:&quot;&quot;,&quot;non-dropping-particle&quot;:&quot;&quot;}],&quot;issued&quot;:{&quot;date-parts&quot;:[[2001]]},&quot;publisher&quot;:&quot;Snowbird, UT&quot;,&quot;container-title-short&quot;:&quot;&quot;},&quot;isTemporary&quot;:false}]},{&quot;citationID&quot;:&quot;MENDELEY_CITATION_c291f242-38d0-4124-ae8a-23900c1cbb3e&quot;,&quot;properties&quot;:{&quot;noteIndex&quot;:0},&quot;isEdited&quot;:false,&quot;manualOverride&quot;:{&quot;isManuallyOverridden&quot;:false,&quot;citeprocText&quot;:&quot;[21]&quot;,&quot;manualOverrideText&quot;:&quot;&quot;},&quot;citationTag&quot;:&quot;MENDELEY_CITATION_v3_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&quot;,&quot;citationItems&quot;:[{&quot;id&quot;:&quot;91999755-4e36-34bf-91fb-9670e021d7fb&quot;,&quot;itemData&quot;:{&quot;type&quot;:&quot;article-journal&quot;,&quot;id&quot;:&quot;91999755-4e36-34bf-91fb-9670e021d7fb&quot;,&quot;title&quot;:&quot;Manifesto for agile software development&quot;,&quot;author&quot;:[{&quot;family&quot;:&quot;Beck&quot;,&quot;given&quot;:&quot;Kent&quot;,&quot;parse-names&quot;:false,&quot;dropping-particle&quot;:&quot;&quot;,&quot;non-dropping-particle&quot;:&quot;&quot;},{&quot;family&quot;:&quot;Beedle&quot;,&quot;given&quot;:&quot;Mike&quot;,&quot;parse-names&quot;:false,&quot;dropping-particle&quot;:&quot;&quot;,&quot;non-dropping-particle&quot;:&quot;&quot;},{&quot;family&quot;:&quot;Bennekum&quot;,&quot;given&quot;:&quot;Arie&quot;,&quot;parse-names&quot;:false,&quot;dropping-particle&quot;:&quot;&quot;,&quot;non-dropping-particle&quot;:&quot;van&quot;},{&quot;family&quot;:&quot;Cockburn&quot;,&quot;given&quot;:&quot;Alistair&quot;,&quot;parse-names&quot;:false,&quot;dropping-particle&quot;:&quot;&quot;,&quot;non-dropping-particle&quot;:&quot;&quot;},{&quot;family&quot;:&quot;Cunningham&quot;,&quot;given&quot;:&quot;Ward&quot;,&quot;parse-names&quot;:false,&quot;dropping-particle&quot;:&quot;&quot;,&quot;non-dropping-particle&quot;:&quot;&quot;},{&quot;family&quot;:&quot;Fowler&quot;,&quot;given&quot;:&quot;Martin&quot;,&quot;parse-names&quot;:false,&quot;dropping-particle&quot;:&quot;&quot;,&quot;non-dropping-particle&quot;:&quot;&quot;},{&quot;family&quot;:&quot;Grenning&quot;,&quot;given&quot;:&quot;James&quot;,&quot;parse-names&quot;:false,&quot;dropping-particle&quot;:&quot;&quot;,&quot;non-dropping-particle&quot;:&quot;&quot;},{&quot;family&quot;:&quot;Highsmith&quot;,&quot;given&quot;:&quot;Jim&quot;,&quot;parse-names&quot;:false,&quot;dropping-particle&quot;:&quot;&quot;,&quot;non-dropping-particle&quot;:&quot;&quot;},{&quot;family&quot;:&quot;Hunt&quot;,&quot;given&quot;:&quot;Andrew&quot;,&quot;parse-names&quot;:false,&quot;dropping-particle&quot;:&quot;&quot;,&quot;non-dropping-particle&quot;:&quot;&quot;},{&quot;family&quot;:&quot;Jeffries&quot;,&quot;given&quot;:&quot;Ron&quot;,&quot;parse-names&quot;:false,&quot;dropping-particle&quot;:&quot;&quot;,&quot;non-dropping-particle&quot;:&quot;&quot;},{&quot;family&quot;:&quot;others&quot;,&quot;given&quot;:&quot;&quot;,&quot;parse-names&quot;:false,&quot;dropping-particle&quot;:&quot;&quot;,&quot;non-dropping-particle&quot;:&quot;&quot;}],&quot;issued&quot;:{&quot;date-parts&quot;:[[2001]]},&quot;publisher&quot;:&quot;Snowbird, UT&quot;,&quot;container-title-short&quot;:&quot;&quot;},&quot;isTemporary&quot;:false}]},{&quot;citationID&quot;:&quot;MENDELEY_CITATION_9f378594-71c0-4ba0-a3bc-0dee3382ff6c&quot;,&quot;properties&quot;:{&quot;noteIndex&quot;:0},&quot;isEdited&quot;:false,&quot;manualOverride&quot;:{&quot;citeprocText&quot;:&quot;[25]&quot;,&quot;isManuallyOverridden&quot;:false,&quot;manualOverrideText&quot;:&quot;&quot;},&quot;citationTag&quot;:&quot;MENDELEY_CITATION_v3_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&quot;,&quot;citationItems&quot;:[{&quot;id&quot;:&quot;9b0528eb-46b4-5227-af56-3772fb80e155&quot;,&quot;itemData&quot;:{&quot;author&quot;:[{&quot;dropping-particle&quot;:&quot;&quot;,&quot;family&quot;:&quot;Norman&quot;,&quot;given&quot;:&quot;Don&quot;,&quot;non-dropping-particle&quot;:&quot;&quot;,&quot;parse-names&quot;:false,&quot;suffix&quot;:&quot;&quot;},{&quot;dropping-particle&quot;:&quot;&quot;,&quot;family&quot;:&quot;Miller&quot;,&quot;given&quot;:&quot;Jim&quot;,&quot;non-dropping-particle&quot;:&quot;&quot;,&quot;parse-names&quot;:false,&quot;suffix&quot;:&quot;&quot;},{&quot;dropping-particle&quot;:&quot;&quot;,&quot;family&quot;:&quot;Henderson&quot;,&quot;given&quot;:&quot;Austin&quot;,&quot;non-dropping-particle&quot;:&quot;&quot;,&quot;parse-names&quot;:false,&quot;suffix&quot;:&quot;&quot;}],&quot;container-title&quot;:&quot;Conference companion on Human factors in computing systems&quot;,&quot;id&quot;:&quot;9b0528eb-46b4-5227-af56-3772fb80e155&quot;,&quot;issued&quot;:{&quot;date-parts&quot;:[[&quot;1995&quot;]]},&quot;page&quot;:&quot;155&quot;,&quot;title&quot;:&quot;What you see, some of what's in the future, and how we go about doing it: HI at Apple Computer&quot;,&quot;type&quot;:&quot;paper-conference&quot;,&quot;container-title-short&quot;:&quot;&quot;},&quot;uris&quot;:[&quot;http://www.mendeley.com/documents/?uuid=e597dc72-3231-4462-9992-f4b2c687ab2e&quot;],&quot;isTemporary&quot;:false,&quot;legacyDesktopId&quot;:&quot;e597dc72-3231-4462-9992-f4b2c687ab2e&quot;}]},{&quot;citationID&quot;:&quot;MENDELEY_CITATION_471998f8-a8cc-4a9f-a242-1709323b2ab1&quot;,&quot;properties&quot;:{&quot;noteIndex&quot;:0},&quot;isEdited&quot;:false,&quot;manualOverride&quot;:{&quot;isManuallyOverridden&quot;:false,&quot;citeprocText&quot;:&quot;[26]&quot;,&quot;manualOverrideText&quot;:&quot;&quot;},&quot;citationTag&quot;:&quot;MENDELEY_CITATION_v3_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&quot;,&quot;citationItems&quot;:[{&quot;id&quot;:&quot;b747d8b8-ab8e-315b-a1bd-84ef40eed519&quot;,&quot;itemData&quot;:{&quot;type&quot;:&quot;book&quot;,&quot;id&quot;:&quot;b747d8b8-ab8e-315b-a1bd-84ef40eed519&quot;,&quot;title&quot;:&quot;The Elements of User Experience: User-Centered Design for the Web and Beyond&quot;,&quot;author&quot;:[{&quot;family&quot;:&quot;Garrett&quot;,&quot;given&quot;:&quot;Jesse James&quot;,&quot;parse-names&quot;:false,&quot;dropping-particle&quot;:&quot;&quot;,&quot;non-dropping-particle&quot;:&quot;&quot;}],&quot;ISBN&quot;:&quot;9780321683687&quot;,&quot;issued&quot;:{&quot;date-parts&quot;:[[2010]]},&quot;publisher-place&quot;:&quot;USA&quot;,&quot;abstract&quot;:&quot;From the moment it was published almost ten years ago, Elements of User Experience became a vital reference for web and interaction designers the world over, and has come to define the core principles of the practice. Now, in this updated, expanded, and full-color new edition, Jesse James Garrett has refined his thinking about the Web, going beyond the desktop to include information that also applies to the sudden proliferation of mobile devices and applications. Successful interaction design requires more than just creating clean code and sharp graphics. You must also fulfill your strategic objectives while meeting the needs of your users. Even the best content and the most sophisticated technology won't help you balance those goals without a cohesive, consistent user experience to support it. With so many issues involvedusability, brand identity, information architecture, interaction design creating the user experience can be overwhelmingly complex. This new edition of The Elements of User Experience cuts through that complexity with clear explanations and vivid illustrations that focus on ideas rather than tools or techniques. Garrett gives readers the big picture of user experience development, from strategy and requirements to information architecture and visual design.&quot;,&quot;edition&quot;:&quot;2nd&quot;,&quot;publisher&quot;:&quot;New Riders Publishing&quot;,&quot;container-title-short&quot;:&quot;&quot;},&quot;isTemporary&quot;:false}]},{&quot;citationID&quot;:&quot;MENDELEY_CITATION_2bf3878c-52da-439d-badf-772df9aac635&quot;,&quot;properties&quot;:{&quot;noteIndex&quot;:0},&quot;isEdited&quot;:false,&quot;manualOverride&quot;:{&quot;isManuallyOverridden&quot;:false,&quot;citeprocText&quot;:&quot;[27]&quot;,&quot;manualOverrideText&quot;:&quot;&quot;},&quot;citationTag&quot;:&quot;MENDELEY_CITATION_v3_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&quot;,&quot;citationItems&quot;:[{&quot;id&quot;:&quot;3ef20543-38cd-3845-9408-34fd98e75da9&quot;,&quot;itemData&quot;:{&quot;type&quot;:&quot;article-journal&quot;,&quot;id&quot;:&quot;3ef20543-38cd-3845-9408-34fd98e75da9&quot;,&quot;title&quot;:&quot;A formal analysis of the ISO 9241-210 definition of user experience&quot;,&quot;author&quot;:[{&quot;family&quot;:&quot;Mirnig&quot;,&quot;given&quot;:&quot;Alexander G.&quot;,&quot;parse-names&quot;:false,&quot;dropping-particle&quot;:&quot;&quot;,&quot;non-dropping-particle&quot;:&quot;&quot;},{&quot;family&quot;:&quot;Meschtscherjakov&quot;,&quot;given&quot;:&quot;Alexander&quot;,&quot;parse-names&quot;:false,&quot;dropping-particle&quot;:&quot;&quot;,&quot;non-dropping-particle&quot;:&quot;&quot;},{&quot;family&quot;:&quot;Wurhofer&quot;,&quot;given&quot;:&quot;Daniela&quot;,&quot;parse-names&quot;:false,&quot;dropping-particle&quot;:&quot;&quot;,&quot;non-dropping-particle&quot;:&quot;&quot;},{&quot;family&quot;:&quot;Meneweger&quot;,&quot;given&quot;:&quot;Thomas&quot;,&quot;parse-names&quot;:false,&quot;dropping-particle&quot;:&quot;&quot;,&quot;non-dropping-particle&quot;:&quot;&quot;},{&quot;family&quot;:&quot;Tscheligi&quot;,&quot;given&quot;:&quot;Manfred&quot;,&quot;parse-names&quot;:false,&quot;dropping-particle&quot;:&quot;&quot;,&quot;non-dropping-particle&quot;:&quot;&quot;}],&quot;container-title&quot;:&quot;Conference on Human Factors in Computing Systems - Proceedings&quot;,&quot;accessed&quot;:{&quot;date-parts&quot;:[[2022,9,23]]},&quot;DOI&quot;:&quot;10.1145/2702613.2732511&quot;,&quot;ISBN&quot;:&quot;9781450331463&quot;,&quot;issued&quot;:{&quot;date-parts&quot;:[[2015,4,18]]},&quot;page&quot;:&quot;437-446&quot;,&quot;abstract&quot;:&quot;User Experience (UX) is a major concept in HCI and a variety of different UX definitions have been suggested within the scientific community. An ISO UX definition has been presented to standardize the term from an industry perspective. We introduce methods from formal logic in order to formalize and analyze the ISO UX definition with regard to consistency and ambiguities and present recommendations for an improved version. Although this kind of formalization is not common within the CHI community, we show that quasi-formal methods provide an alternative way of analyzing widely discussed HCI terms, such as UX, to deepen its understanding.&quot;,&quot;publisher&quot;:&quot;Association for Computing Machinery&quot;,&quot;volume&quot;:&quot;18&quot;,&quot;container-title-short&quot;:&quot;&quot;},&quot;isTemporary&quot;:false}]},{&quot;citationID&quot;:&quot;MENDELEY_CITATION_2e0b5cc9-e874-4558-9751-67b4d5156da4&quot;,&quot;properties&quot;:{&quot;noteIndex&quot;:0},&quot;isEdited&quot;:false,&quot;manualOverride&quot;:{&quot;isManuallyOverridden&quot;:false,&quot;citeprocText&quot;:&quot;[28]&quot;,&quot;manualOverrideText&quot;:&quot;&quot;},&quot;citationTag&quot;:&quot;MENDELEY_CITATION_v3_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&quot;,&quot;citationItems&quot;:[{&quot;id&quot;:&quot;9bea878d-aea3-393a-8b47-8032fd248ee2&quot;,&quot;itemData&quot;:{&quot;type&quot;:&quot;article-journal&quot;,&quot;id&quot;:&quot;9bea878d-aea3-393a-8b47-8032fd248ee2&quot;,&quot;title&quot;:&quot;UX Curve: A method for evaluating long-term user experience&quot;,&quot;author&quot;:[{&quot;family&quot;:&quot;Kujala&quot;,&quot;given&quot;:&quot;Sari&quot;,&quot;parse-names&quot;:false,&quot;dropping-particle&quot;:&quot;&quot;,&quot;non-dropping-particle&quot;:&quot;&quot;},{&quot;family&quot;:&quot;Roto&quot;,&quot;given&quot;:&quot;Virpi&quot;,&quot;parse-names&quot;:false,&quot;dropping-particle&quot;:&quot;&quot;,&quot;non-dropping-particle&quot;:&quot;&quot;},{&quot;family&quot;:&quot;Väänänen-Vainio-Mattila&quot;,&quot;given&quot;:&quot;Kaisa&quot;,&quot;parse-names&quot;:false,&quot;dropping-particle&quot;:&quot;&quot;,&quot;non-dropping-particle&quot;:&quot;&quot;},{&quot;family&quot;:&quot;Karapanos&quot;,&quot;given&quot;:&quot;Evangelos&quot;,&quot;parse-names&quot;:false,&quot;dropping-particle&quot;:&quot;&quot;,&quot;non-dropping-particle&quot;:&quot;&quot;},{&quot;family&quot;:&quot;Sinnelä&quot;,&quot;given&quot;:&quot;Arto&quot;,&quot;parse-names&quot;:false,&quot;dropping-particle&quot;:&quot;&quot;,&quot;non-dropping-particle&quot;:&quot;&quot;}],&quot;container-title&quot;:&quot;academic.oup.com&quot;,&quot;accessed&quot;:{&quot;date-parts&quot;:[[2022,9,23]]},&quot;DOI&quot;:&quot;10.1016/j.intcom.2011.06.005&quot;,&quot;URL&quot;:&quot;https://academic.oup.com/iwc/article-abstract/23/5/473/660020&quot;,&quot;issued&quot;:{&quot;date-parts&quot;:[[2011]]},&quot;abstract&quot;:&quot;The goal of user experience design in industry is to improve customer satisfaction and loyalty through the utility, ease of use, and pleasure provided in the interaction with a product. So far, user experience studies have mostly focused on short-term evaluations and consequently on aspects relating to the initial adoption of new product designs. Nevertheless, the relationship between the user and the product evolves over long periods of time and the relevance of prolonged use for market success has been recently highlighted. In this paper, we argue for the cost-effective elicitation of longitudinal user experience data. We propose a method called the ''UX Curve'' which aims at assisting users in retrospectively reporting how and why their experience with a product has changed over time. The usefulness of the UX Curve method was assessed in a qualitative study with 20 mobile phone users. In particular, we investigated how users' specific memories of their experiences with their mobile phones guide their behavior and their willingness to recommend the product to others. The results suggest that the UX Curve method enables users and researchers to determine the quality of long-term user experience and the influences that improve user experience over time or cause it to deteriorate. The method provided rich qualitative data and we found that an improving trend of perceived attractiveness of mobile phones was related to user satisfaction and willingness to recommend their phone to friends. This highlights that sustaining perceived attractiveness can be a differentiating factor in the user acceptance of personal interactive products such as mobile phones. The study suggests that the proposed method can be used as a straightforward tool for understanding the reasons why user experience improves or worsens in long-term product use and how these reasons relate to customer loyalty.&quot;,&quot;container-title-short&quot;:&quot;&quot;},&quot;isTemporary&quot;:false}]},{&quot;citationID&quot;:&quot;MENDELEY_CITATION_25959afb-afce-42a8-95ef-d2e31e3ffff1&quot;,&quot;properties&quot;:{&quot;noteIndex&quot;:0},&quot;isEdited&quot;:false,&quot;manualOverride&quot;:{&quot;citeprocText&quot;:&quot;[29]&quot;,&quot;isManuallyOverridden&quot;:false,&quot;manualOverrideText&quot;:&quot;&quot;},&quot;citationTag&quot;:&quot;MENDELEY_CITATION_v3_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&quot;,&quot;citationItems&quot;:[{&quot;id&quot;:&quot;ce2d18d9-37c6-5cd6-a839-91e7b4912444&quot;,&quot;itemData&quot;:{&quot;author&quot;:[{&quot;dropping-particle&quot;:&quot;&quot;,&quot;family&quot;:&quot;Santoso&quot;,&quot;given&quot;:&quot;Harry Budi&quot;,&quot;non-dropping-particle&quot;:&quot;&quot;,&quot;parse-names&quot;:false,&quot;suffix&quot;:&quot;&quot;},{&quot;dropping-particle&quot;:&quot;&quot;,&quot;family&quot;:&quot;Schrepp&quot;,&quot;given&quot;:&quot;Martin&quot;,&quot;non-dropping-particle&quot;:&quot;&quot;,&quot;parse-names&quot;:false,&quot;suffix&quot;:&quot;&quot;}],&quot;container-title&quot;:&quot;International Conference on User Science and Engineering&quot;,&quot;id&quot;:&quot;ce2d18d9-37c6-5cd6-a839-91e7b4912444&quot;,&quot;issued&quot;:{&quot;date-parts&quot;:[[&quot;2018&quot;]]},&quot;page&quot;:&quot;231-241&quot;,&quot;title&quot;:&quot;Importance of user experience aspects for different software product categories&quot;,&quot;type&quot;:&quot;paper-conference&quot;,&quot;container-title-short&quot;:&quot;&quot;},&quot;uris&quot;:[&quot;http://www.mendeley.com/documents/?uuid=84e676ef-c310-4910-aa7d-ed883b688d54&quot;],&quot;isTemporary&quot;:false,&quot;legacyDesktopId&quot;:&quot;84e676ef-c310-4910-aa7d-ed883b688d54&quot;}]},{&quot;citationID&quot;:&quot;MENDELEY_CITATION_c9b9cac1-ae2d-4790-aaf4-ad0078a28d0e&quot;,&quot;properties&quot;:{&quot;noteIndex&quot;:0},&quot;isEdited&quot;:false,&quot;manualOverride&quot;:{&quot;isManuallyOverridden&quot;:false,&quot;citeprocText&quot;:&quot;[30]&quot;,&quot;manualOverrideText&quot;:&quot;&quot;},&quot;citationTag&quot;:&quot;MENDELEY_CITATION_v3_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&quot;,&quot;citationItems&quot;:[{&quot;id&quot;:&quot;c78c1437-2365-312c-9a61-e725eb0bf9ec&quot;,&quot;itemData&quot;:{&quot;type&quot;:&quot;paper-conference&quot;,&quot;id&quot;:&quot;c78c1437-2365-312c-9a61-e725eb0bf9ec&quot;,&quot;title&quot;:&quot;A Systematic Review of Usability Techniques in Agile Methodologies&quot;,&quot;author&quot;:[{&quot;family&quot;:&quot;Salvador&quot;,&quot;given&quot;:&quot;Carolina&quot;,&quot;parse-names&quot;:false,&quot;dropping-particle&quot;:&quot;&quot;,&quot;non-dropping-particle&quot;:&quot;&quot;},{&quot;family&quot;:&quot;Nakasone&quot;,&quot;given&quot;:&quot;Arturo&quot;,&quot;parse-names&quot;:false,&quot;dropping-particle&quot;:&quot;&quot;,&quot;non-dropping-particle&quot;:&quot;&quot;},{&quot;family&quot;:&quot;Pow-Sang&quot;,&quot;given&quot;:&quot;Jose Antonio&quot;,&quot;parse-names&quot;:false,&quot;dropping-particle&quot;:&quot;&quot;,&quot;non-dropping-particle&quot;:&quot;&quot;}],&quot;collection-title&quot;:&quot;EATIS '14&quot;,&quot;container-title&quot;:&quot;Proceedings of the 7th Euro American Conference on Telematics and Information Systems&quot;,&quot;DOI&quot;:&quot;10.1145/2590651.2590668&quot;,&quot;ISBN&quot;:&quot;9781450324359&quot;,&quot;URL&quot;:&quot;https://doi-org.sdl.idm.oclc.org/10.1145/2590651.2590668&quot;,&quot;issued&quot;:{&quot;date-parts&quot;:[[2014]]},&quot;publisher-place&quot;:&quot;New York, NY, USA&quot;,&quot;abstract&quot;:&quot;In this paper, we present the results of a systematic review involving the use of usability techniques in software developments where agile methodologies were used. The search strategy identified 307 studies, where only 32 were finally selected for the review. We found that complementary techniques are the most frequent techniques used with agile methodologies. In addition, most studies performed usability evaluations only during the implementation phase, and these evaluations were mostly constructed as elaborations of case studies.&quot;,&quot;publisher&quot;:&quot;Association for Computing Machinery&quot;,&quot;container-title-short&quot;:&quot;&quot;},&quot;isTemporary&quot;:false}]},{&quot;citationID&quot;:&quot;MENDELEY_CITATION_83eb257c-6768-4d00-b165-c209e0a12c36&quot;,&quot;properties&quot;:{&quot;noteIndex&quot;:0},&quot;isEdited&quot;:false,&quot;manualOverride&quot;:{&quot;citeprocText&quot;:&quot;[31]&quot;,&quot;isManuallyOverridden&quot;:false,&quot;manualOverrideText&quot;:&quot;&quot;},&quot;citationTag&quot;:&quot;MENDELEY_CITATION_v3_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&quot;,&quot;citationItems&quot;:[{&quot;id&quot;:&quot;1370aeb7-2a05-5c73-9d64-be53e5cd9147&quot;,&quot;itemData&quot;:{&quot;author&quot;:[{&quot;dropping-particle&quot;:&quot;&quot;,&quot;family&quot;:&quot;for Standardization&quot;,&quot;given&quot;:&quot;International Organization&quot;,&quot;non-dropping-particle&quot;:&quot;&quot;,&quot;parse-names&quot;:false,&quot;suffix&quot;:&quot;&quot;}],&quot;id&quot;:&quot;1370aeb7-2a05-5c73-9d64-be53e5cd9147&quot;,&quot;issued&quot;:{&quot;date-parts&quot;:[[&quot;1999&quot;]]},&quot;publisher&quot;:&quot;International Organization for Standardization&quot;,&quot;title&quot;:&quot;Human-centred design processes for interactive systems&quot;,&quot;type&quot;:&quot;book&quot;,&quot;container-title-short&quot;:&quot;&quot;},&quot;uris&quot;:[&quot;http://www.mendeley.com/documents/?uuid=563ebd6d-c94a-4791-81df-c9a3c43b5a10&quot;],&quot;isTemporary&quot;:false,&quot;legacyDesktopId&quot;:&quot;563ebd6d-c94a-4791-81df-c9a3c43b5a10&quot;}]},{&quot;citationID&quot;:&quot;MENDELEY_CITATION_e5a3895c-229f-4fa5-baaf-2e7ed4f02c68&quot;,&quot;properties&quot;:{&quot;noteIndex&quot;:0},&quot;isEdited&quot;:false,&quot;manualOverride&quot;:{&quot;citeprocText&quot;:&quot;[32]&quot;,&quot;isManuallyOverridden&quot;:false,&quot;manualOverrideText&quot;:&quot;&quot;},&quot;citationTag&quot;:&quot;MENDELEY_CITATION_v3_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&quot;,&quot;citationItems&quot;:[{&quot;id&quot;:&quot;3408028b-bbc9-51d4-a732-54eb48344633&quot;,&quot;itemData&quot;:{&quot;author&quot;:[{&quot;dropping-particle&quot;:&quot;&quot;,&quot;family&quot;:&quot;of Human-System Interaction (Subcommittee)&quot;,&quot;given&quot;:&quot;ISO/TC 159/SC 4 Ergonomics&quot;,&quot;non-dropping-particle&quot;:&quot;&quot;,&quot;parse-names&quot;:false,&quot;suffix&quot;:&quot;&quot;}],&quot;id&quot;:&quot;3408028b-bbc9-51d4-a732-54eb48344633&quot;,&quot;issued&quot;:{&quot;date-parts&quot;:[[&quot;1998&quot;]]},&quot;publisher&quot;:&quot;International Organization for Standardization&quot;,&quot;title&quot;:&quot;Ergonomic Requirements for Office Work with Visual Display Terminals (VDTs).: Guidance on Usability&quot;,&quot;type&quot;:&quot;book&quot;,&quot;container-title-short&quot;:&quot;&quot;},&quot;uris&quot;:[&quot;http://www.mendeley.com/documents/?uuid=8db7b813-9fba-4301-b465-c3307f3303f0&quot;],&quot;isTemporary&quot;:false,&quot;legacyDesktopId&quot;:&quot;8db7b813-9fba-4301-b465-c3307f3303f0&quot;}]},{&quot;citationID&quot;:&quot;MENDELEY_CITATION_e44fb30c-eda3-42e3-b365-ecbb9efc57d6&quot;,&quot;properties&quot;:{&quot;noteIndex&quot;:0},&quot;isEdited&quot;:false,&quot;manualOverride&quot;:{&quot;citeprocText&quot;:&quot;[33]&quot;,&quot;isManuallyOverridden&quot;:false,&quot;manualOverrideText&quot;:&quot;&quot;},&quot;citationTag&quot;:&quot;MENDELEY_CITATION_v3_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&quot;,&quot;citationItems&quot;:[{&quot;id&quot;:&quot;5f2c42bf-fe1c-3f5b-8341-9f58c6bfd60d&quot;,&quot;itemData&quot;:{&quot;author&quot;:[{&quot;dropping-particle&quot;:&quot;&quot;,&quot;family&quot;:&quot;Nielsen&quot;,&quot;given&quot;:&quot;Jakob&quot;,&quot;non-dropping-particle&quot;:&quot;&quot;,&quot;parse-names&quot;:false,&quot;suffix&quot;:&quot;&quot;}],&quot;id&quot;:&quot;5f2c42bf-fe1c-3f5b-8341-9f58c6bfd60d&quot;,&quot;issued&quot;:{&quot;date-parts&quot;:[[&quot;1994&quot;]]},&quot;publisher&quot;:&quot;Morgan Kaufmann&quot;,&quot;title&quot;:&quot;Usability engineering&quot;,&quot;type&quot;:&quot;book&quot;,&quot;container-title-short&quot;:&quot;&quot;},&quot;uris&quot;:[&quot;http://www.mendeley.com/documents/?uuid=7c12fa7d-ded4-412f-a57b-c3b4699ee293&quot;],&quot;isTemporary&quot;:false,&quot;legacyDesktopId&quot;:&quot;7c12fa7d-ded4-412f-a57b-c3b4699ee293&quot;}]},{&quot;citationID&quot;:&quot;MENDELEY_CITATION_4c4f74de-ba24-4920-9c71-ba0a28be60fb&quot;,&quot;properties&quot;:{&quot;noteIndex&quot;:0},&quot;isEdited&quot;:false,&quot;manualOverride&quot;:{&quot;isManuallyOverridden&quot;:false,&quot;citeprocText&quot;:&quot;[34]&quot;,&quot;manualOverrideText&quot;:&quot;&quot;},&quot;citationTag&quot;:&quot;MENDELEY_CITATION_v3_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&quot;,&quot;citationItems&quot;:[{&quot;id&quot;:&quot;d81048bb-d4b7-38ff-915a-c31fc39f86db&quot;,&quot;itemData&quot;:{&quot;type&quot;:&quot;article-journal&quot;,&quot;id&quot;:&quot;d81048bb-d4b7-38ff-915a-c31fc39f86db&quot;,&quot;title&quot;:&quot;IEEE Standard for a Software Quality Metrics Methodology&quot;,&quot;container-title&quot;:&quot;IEEE Std 1061-1992&quot;,&quot;DOI&quot;:&quot;10.1109/IEEESTD.1993.115124&quot;,&quot;issued&quot;:{&quot;date-parts&quot;:[[1993]]},&quot;page&quot;:&quot;1-96&quot;,&quot;container-title-short&quot;:&quot;&quot;},&quot;isTemporary&quot;:false}]},{&quot;citationID&quot;:&quot;MENDELEY_CITATION_6e6d0267-e34e-4db9-b90f-1dd31778fccd&quot;,&quot;properties&quot;:{&quot;noteIndex&quot;:0},&quot;isEdited&quot;:false,&quot;manualOverride&quot;:{&quot;isManuallyOverridden&quot;:false,&quot;citeprocText&quot;:&quot;[35]–[37]&quot;,&quot;manualOverrideText&quot;:&quot;&quot;},&quot;citationTag&quot;:&quot;MENDELEY_CITATION_v3_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&quot;,&quot;citationItems&quot;:[{&quot;id&quot;:&quot;94df2914-3044-3b90-b6fe-f56bd9c40628&quot;,&quot;itemData&quot;:{&quot;type&quot;:&quot;paper-conference&quot;,&quot;id&quot;:&quot;94df2914-3044-3b90-b6fe-f56bd9c40628&quot;,&quot;title&quot;:&quot;User-centered design and agile methods: A systematic review&quot;,&quot;author&quot;:[{&quot;family&quot;:&quot;Silva&quot;,&quot;given&quot;:&quot;T S&quot;,&quot;parse-names&quot;:false,&quot;dropping-particle&quot;:&quot;&quot;,&quot;non-dropping-particle&quot;:&quot;da&quot;},{&quot;family&quot;:&quot;Martin&quot;,&quot;given&quot;:&quot;A&quot;,&quot;parse-names&quot;:false,&quot;dropping-particle&quot;:&quot;&quot;,&quot;non-dropping-particle&quot;:&quot;&quot;},{&quot;family&quot;:&quot;Maurer&quot;,&quot;given&quot;:&quot;F&quot;,&quot;parse-names&quot;:false,&quot;dropping-particle&quot;:&quot;&quot;,&quot;non-dropping-particle&quot;:&quot;&quot;},{&quot;family&quot;:&quot;Silveira&quot;,&quot;given&quot;:&quot;M&quot;,&quot;parse-names&quot;:false,&quot;dropping-particle&quot;:&quot;&quot;,&quot;non-dropping-particle&quot;:&quot;&quot;}],&quot;container-title&quot;:&quot;2011 Agile Conference, Agile 2011&quot;,&quot;DOI&quot;:&quot;10.1109/AGILE.2011.24&quot;,&quot;ISBN&quot;:&quot;9780769543703 (ISBN)&quot;,&quot;URL&quot;:&quot;https://www.scopus.com/inward/record.uri?eid=2-s2.0-80053016566&amp;doi=10.1109%2FAGILE.2011.24&amp;partnerID=40&amp;md5=ffa1e60ba32eff0e80e1268269426828&quot;,&quot;issued&quot;:{&quot;date-parts&quot;:[[2011]]},&quot;publisher-place&quot;:&quot;PUCRS, Porto Alegre, RS, Brazil&quot;,&quot;page&quot;:&quot;77-86&quot;,&quot;language&quot;:&quot;English&quot;,&quot;abstract&quot;:&quot;This paper presents the results of a systematic review of existing literature on the integration of agile software development with user-centered design approaches. It shows that a common process model underlies such approaches and discusses which artifacts are used to support the collaboration between designers and developers. © 2011 IEEE.&quot;,&quot;container-title-short&quot;:&quot;&quot;},&quot;isTemporary&quot;:false},{&quot;id&quot;:&quot;9ac4f276-1245-3709-98f3-b1e3e4a241f6&quot;,&quot;itemData&quot;:{&quot;type&quot;:&quot;paper-conference&quot;,&quot;id&quot;:&quot;9ac4f276-1245-3709-98f3-b1e3e4a241f6&quot;,&quot;title&quot;:&quot;Integrating usability engineering and agile software development: A literature review&quot;,&quot;author&quot;:[{&quot;family&quot;:&quot;Sohaib&quot;,&quot;given&quot;:&quot;O&quot;,&quot;parse-names&quot;:false,&quot;dropping-particle&quot;:&quot;&quot;,&quot;non-dropping-particle&quot;:&quot;&quot;},{&quot;family&quot;:&quot;Khan&quot;,&quot;given&quot;:&quot;K&quot;,&quot;parse-names&quot;:false,&quot;dropping-particle&quot;:&quot;&quot;,&quot;non-dropping-particle&quot;:&quot;&quot;}],&quot;container-title&quot;:&quot;2010 International Conference On Computer Design and Applications&quot;,&quot;DOI&quot;:&quot;10.1109/ICCDA.2010.5540916&quot;,&quot;ISBN&quot;:&quot;VO  - 2&quot;,&quot;issued&quot;:{&quot;date-parts&quot;:[[2010]]},&quot;page&quot;:&quot;V2-32-V2-38&quot;,&quot;volume&quot;:&quot;2&quot;,&quot;container-title-short&quot;:&quot;&quot;},&quot;isTemporary&quot;:false},{&quot;id&quot;:&quot;83be6ac8-bf55-3512-9a77-04efcf7b0944&quot;,&quot;itemData&quot;:{&quot;type&quot;:&quot;paper-conference&quot;,&quot;id&quot;:&quot;83be6ac8-bf55-3512-9a77-04efcf7b0944&quot;,&quot;title&quot;:&quot;A systematic literature review for Agile development processes and user centred design integration&quot;,&quot;author&quot;:[{&quot;family&quot;:&quot;Salah&quot;,&quot;given&quot;:&quot;D&quot;,&quot;parse-names&quot;:false,&quot;dropping-particle&quot;:&quot;&quot;,&quot;non-dropping-particle&quot;:&quot;&quot;},{&quot;family&quot;:&quot;Paige&quot;,&quot;given&quot;:&quot;R F&quot;,&quot;parse-names&quot;:false,&quot;dropping-particle&quot;:&quot;&quot;,&quot;non-dropping-particle&quot;:&quot;&quot;},{&quot;family&quot;:&quot;Cairns&quot;,&quot;given&quot;:&quot;P&quot;,&quot;parse-names&quot;:false,&quot;dropping-particle&quot;:&quot;&quot;,&quot;non-dropping-particle&quot;:&quot;&quot;}],&quot;container-title&quot;:&quot;18th International Conference on Evaluation and Assessment in Software Engineering, EASE 2014&quot;,&quot;DOI&quot;:&quot;10.1145/2601248.2601276&quot;,&quot;ISBN&quot;:&quot;9781450324762 (ISBN)&quot;,&quot;URL&quot;:&quot;https://www.scopus.com/inward/record.uri?eid=2-s2.0-84905456573&amp;doi=10.1145%2F2601248.2601276&amp;partnerID=40&amp;md5=5d04f9c2cfb64ec82429aa4d20d326be&quot;,&quot;issued&quot;:{&quot;date-parts&quot;:[[2014]]},&quot;publisher-place&quot;:&quot;Department of Computer Science, University of York, York, United Kingdom&quot;,&quot;language&quot;:&quot;English&quot;,&quot;abstract&quot;:&quot;Agile development processes and User Centred Design (UCD) integration have been gaining increased interest, in part due to the complementarity of the techniques, the benefits each can apply to the other, and the challenges associated with their combination. This paper describes a Systematic Literature Review (SLR) that was conducted on Agile and UCD integration. The aim of this SLR was to identify various challenging factors that restrict Agile and User Centred Design Integration (AUCDI) and explore the proposed practices to deal with them. The study included a total of 71 papers and excluded 80 papers published from the year 2000 till 2012. AUCDI challenges and their respective proposed practices and success factors were synthesized. A description and taxonomy of AUCDI challenges and its respective success factors and practices were reported. Practitioners can utilise the results in identifying potential AUCDI challenges and practices or success factors to deal with them. Copyright 2014 ACM.&quot;,&quot;publisher&quot;:&quot;Association for Computing Machinery&quot;,&quot;container-title-short&quot;:&quot;&quot;},&quot;isTemporary&quot;:false}]},{&quot;citationID&quot;:&quot;MENDELEY_CITATION_296c8c61-7b3b-4584-87ff-ee76bd896496&quot;,&quot;properties&quot;:{&quot;noteIndex&quot;:0},&quot;isEdited&quot;:false,&quot;manualOverride&quot;:{&quot;isManuallyOverridden&quot;:false,&quot;citeprocText&quot;:&quot;[35]&quot;,&quot;manualOverrideText&quot;:&quot;&quot;},&quot;citationTag&quot;:&quot;MENDELEY_CITATION_v3_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&quot;,&quot;citationItems&quot;:[{&quot;id&quot;:&quot;94df2914-3044-3b90-b6fe-f56bd9c40628&quot;,&quot;itemData&quot;:{&quot;type&quot;:&quot;paper-conference&quot;,&quot;id&quot;:&quot;94df2914-3044-3b90-b6fe-f56bd9c40628&quot;,&quot;title&quot;:&quot;User-centered design and agile methods: A systematic review&quot;,&quot;author&quot;:[{&quot;family&quot;:&quot;Silva&quot;,&quot;given&quot;:&quot;T S&quot;,&quot;parse-names&quot;:false,&quot;dropping-particle&quot;:&quot;&quot;,&quot;non-dropping-particle&quot;:&quot;da&quot;},{&quot;family&quot;:&quot;Martin&quot;,&quot;given&quot;:&quot;A&quot;,&quot;parse-names&quot;:false,&quot;dropping-particle&quot;:&quot;&quot;,&quot;non-dropping-particle&quot;:&quot;&quot;},{&quot;family&quot;:&quot;Maurer&quot;,&quot;given&quot;:&quot;F&quot;,&quot;parse-names&quot;:false,&quot;dropping-particle&quot;:&quot;&quot;,&quot;non-dropping-particle&quot;:&quot;&quot;},{&quot;family&quot;:&quot;Silveira&quot;,&quot;given&quot;:&quot;M&quot;,&quot;parse-names&quot;:false,&quot;dropping-particle&quot;:&quot;&quot;,&quot;non-dropping-particle&quot;:&quot;&quot;}],&quot;container-title&quot;:&quot;2011 Agile Conference, Agile 2011&quot;,&quot;DOI&quot;:&quot;10.1109/AGILE.2011.24&quot;,&quot;ISBN&quot;:&quot;9780769543703 (ISBN)&quot;,&quot;URL&quot;:&quot;https://www.scopus.com/inward/record.uri?eid=2-s2.0-80053016566&amp;doi=10.1109%2FAGILE.2011.24&amp;partnerID=40&amp;md5=ffa1e60ba32eff0e80e1268269426828&quot;,&quot;issued&quot;:{&quot;date-parts&quot;:[[2011]]},&quot;publisher-place&quot;:&quot;PUCRS, Porto Alegre, RS, Brazil&quot;,&quot;page&quot;:&quot;77-86&quot;,&quot;language&quot;:&quot;English&quot;,&quot;abstract&quot;:&quot;This paper presents the results of a systematic review of existing literature on the integration of agile software development with user-centered design approaches. It shows that a common process model underlies such approaches and discusses which artifacts are used to support the collaboration between designers and developers. © 2011 IEEE.&quot;,&quot;container-title-short&quot;:&quot;&quot;},&quot;isTemporary&quot;:false}]},{&quot;citationID&quot;:&quot;MENDELEY_CITATION_8abbb47e-cb5e-49f8-88b5-b99db55af6a5&quot;,&quot;properties&quot;:{&quot;noteIndex&quot;:0},&quot;isEdited&quot;:false,&quot;manualOverride&quot;:{&quot;isManuallyOverridden&quot;:false,&quot;citeprocText&quot;:&quot;[38]&quot;,&quot;manualOverrideText&quot;:&quot;&quot;},&quot;citationTag&quot;:&quot;MENDELEY_CITATION_v3_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&quot;,&quot;citationItems&quot;:[{&quot;id&quot;:&quot;dda60117-c1f5-3946-983e-cfb4ea3b210b&quot;,&quot;itemData&quot;:{&quot;type&quot;:&quot;article-journal&quot;,&quot;id&quot;:&quot;dda60117-c1f5-3946-983e-cfb4ea3b210b&quot;,&quot;title&quot;:&quot;Challenges in Integrating SCRUM and the User-Centered Design Framework: A Systematic Review&quot;,&quot;author&quot;:[{&quot;family&quot;:&quot;Argumanis&quot;,&quot;given&quot;:&quot;Daniela&quot;,&quot;parse-names&quot;:false,&quot;dropping-particle&quot;:&quot;&quot;,&quot;non-dropping-particle&quot;:&quot;&quot;},{&quot;family&quot;:&quot;Moquillaza&quot;,&quot;given&quot;:&quot;Arturo&quot;,&quot;parse-names&quot;:false,&quot;dropping-particle&quot;:&quot;&quot;,&quot;non-dropping-particle&quot;:&quot;&quot;},{&quot;family&quot;:&quot;Paz&quot;,&quot;given&quot;:&quot;Freddy&quot;,&quot;parse-names&quot;:false,&quot;dropping-particle&quot;:&quot;&quot;,&quot;non-dropping-particle&quot;:&quot;&quot;}],&quot;container-title&quot;:&quot;Communications in Computer and Information Science&quot;,&quot;accessed&quot;:{&quot;date-parts&quot;:[[2022,9,23]]},&quot;DOI&quot;:&quot;10.1007/978-3-030-66919-5_6/COVER&quot;,&quot;ISBN&quot;:&quot;9783030669188&quot;,&quot;ISSN&quot;:&quot;18650937&quot;,&quot;URL&quot;:&quot;https://link.springer.com/chapter/10.1007/978-3-030-66919-5_6&quot;,&quot;issued&quot;:{&quot;date-parts&quot;:[[2020]]},&quot;page&quot;:&quot;52-62&quot;,&quot;abstract&quot;:&quot;This paper presents the results of a systematic review conducted in order to identify the challenges integrating user-centered design and Scrum, as well as the techniques and methodologies that would allow the Scrum Team to overcome these challenges. A total of 416 studies where identified, out of which only 29 studies where selected for this review. According to the analysis, most challenges are related to the insufficient importance assigned to Usability and the User Experience in general, insufficient communication between designers and developers, insufficient resources assigned to Scrum for upfront activities, and clients trying to represent final users without being aware of their real needs. Additionally, 30 techniques and methodologies have been identified as possible solutions to these challenges, which should be further analyzed to determine whether they should be adapted and incorporated into the Scrum framework.&quot;,&quot;publisher&quot;:&quot;Springer Science and Business Media Deutschland GmbH&quot;,&quot;volume&quot;:&quot;1334&quot;,&quot;container-title-short&quot;:&quot;&quot;},&quot;isTemporary&quot;:false}]},{&quot;citationID&quot;:&quot;MENDELEY_CITATION_d1d5eca1-c1c5-4bd3-a050-fb2201ed4515&quot;,&quot;properties&quot;:{&quot;noteIndex&quot;:0},&quot;isEdited&quot;:false,&quot;manualOverride&quot;:{&quot;isManuallyOverridden&quot;:false,&quot;citeprocText&quot;:&quot;[6]&quot;,&quot;manualOverrideText&quot;:&quot;&quot;},&quot;citationTag&quot;:&quot;MENDELEY_CITATION_v3_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&quot;,&quot;citationItems&quot;:[{&quot;id&quot;:&quot;902371f8-347a-32c0-92b2-b6bb938f685e&quot;,&quot;itemData&quot;:{&quot;type&quot;:&quot;article-journal&quot;,&quot;id&quot;:&quot;902371f8-347a-32c0-92b2-b6bb938f685e&quot;,&quot;title&quot;:&quot;Usability in agile software development: A tertiary study&quot;,&quot;author&quot;:[{&quot;family&quot;:&quot;Curcio&quot;,&quot;given&quot;:&quot;K&quot;,&quot;parse-names&quot;:false,&quot;dropping-particle&quot;:&quot;&quot;,&quot;non-dropping-particle&quot;:&quot;&quot;},{&quot;family&quot;:&quot;Santana&quot;,&quot;given&quot;:&quot;R&quot;,&quot;parse-names&quot;:false,&quot;dropping-particle&quot;:&quot;&quot;,&quot;non-dropping-particle&quot;:&quot;&quot;},{&quot;family&quot;:&quot;Reinehr&quot;,&quot;given&quot;:&quot;S&quot;,&quot;parse-names&quot;:false,&quot;dropping-particle&quot;:&quot;&quot;,&quot;non-dropping-particle&quot;:&quot;&quot;},{&quot;family&quot;:&quot;Malucelli&quot;,&quot;given&quot;:&quot;A&quot;,&quot;parse-names&quot;:false,&quot;dropping-particle&quot;:&quot;&quot;,&quot;non-dropping-particle&quot;:&quot;&quot;}],&quot;container-title&quot;:&quot;Computer Standards and Interfaces&quot;,&quot;container-title-short&quot;:&quot;Comput Stand Interfaces&quot;,&quot;DOI&quot;:&quot;10.1016/j.csi.2018.12.003&quot;,&quot;ISSN&quot;:&quot;09205489 (ISSN)&quot;,&quot;URL&quot;:&quot;https://www.scopus.com/inward/record.uri?eid=2-s2.0-85059608411&amp;doi=10.1016%2Fj.csi.2018.12.003&amp;partnerID=40&amp;md5=bea1482eac73e38adc215ce8ced82d18&quot;,&quot;issued&quot;:{&quot;date-parts&quot;:[[2019]]},&quot;publisher-place&quot;:&quot;Graduate Program in Computer Science (PPGIa), Pontifícia Universidade Católica do Paraná – PUCPR, Curitiba, Brazil&quot;,&quot;page&quot;:&quot;61-77&quot;,&quot;language&quot;:&quot;English&quot;,&quot;abstract&quot;:&quot;In the last years the interest in developing research on integration of usability and agile software development has been increasing. The number of systematic literature reviews, systematic mapping studies and non-systematic reviews, related to this thematic has also increased. Nevertheless, there is no analysis on the quality of these published secondary studies, nor is there a consolidated research that brings the answer of how to integrate these two areas. The goal of this paper is to categorize secondary studies related to the integration of usability and agile software development and present a critical analysis on the quality of the selected studies. To accomplish this goal a tertiary study was performed to categorize the related studies selected. Initially 3,065 papers were identified and further narrowed to 14 by applying exclusion criteria and analysis. We classified the selected studies as systematic literature reviews, systematic mapping studies and non-systematic literature reviews to report the data analysis. As a result of this study different forms to integrate usability and agile software development were detected as well as the various challenges that must be overcome for the integration success. Six main categories were identified to represent ways of integrating usability into agile development: processes, techniques, practices, recommendations, principles and different approaches. Regarding to the challenges for the integration seven main categories were also identified: issues related to tests, time, work balance, modularization, feedback, prioritization, and documentation. Although the interest in researching the integration of usability and agile software development has increased in the last years, mostly of the analyzed studies neglected the quality criteria and presented difficulties to use methods to synthetize the research results. Despite this, it has been realized that the integration of usability with agile software development is possible and is strongly aligned with user-centered design. The initial studies indicated a separation of activities and roles into specific tracks with parallel work to treat usability in agile software development, but the trend is no longer to manage and control these activities in separate ways, so new challenges are becoming to appear. Although we have identified several points of tension, the integration does not become unfeasible. © 2018&quot;,&quot;publisher&quot;:&quot;Elsevier B.V.&quot;,&quot;volume&quot;:&quot;64&quot;},&quot;isTemporary&quot;:false}]},{&quot;citationID&quot;:&quot;MENDELEY_CITATION_227910a3-90c9-4f54-a05a-397d9ac90ffd&quot;,&quot;properties&quot;:{&quot;noteIndex&quot;:0},&quot;isEdited&quot;:false,&quot;manualOverride&quot;:{&quot;isManuallyOverridden&quot;:false,&quot;citeprocText&quot;:&quot;[1]&quot;,&quot;manualOverrideText&quot;:&quot;&quot;},&quot;citationTag&quot;:&quot;MENDELEY_CITATION_v3_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&quot;,&quot;citationItems&quot;:[{&quot;id&quot;:&quot;f602ae72-aa65-35e1-9a2d-16fd4036b267&quot;,&quot;itemData&quot;:{&quot;type&quot;:&quot;article-journal&quot;,&quot;id&quot;:&quot;f602ae72-aa65-35e1-9a2d-16fd4036b267&quot;,&quot;title&quot;:&quot;The evolution of agile UXD&quot;,&quot;author&quot;:[{&quot;family&quot;:&quot;Silva&quot;,&quot;given&quot;:&quot;T S&quot;,&quot;parse-names&quot;:false,&quot;dropping-particle&quot;:&quot;&quot;,&quot;non-dropping-particle&quot;:&quot;da&quot;},{&quot;family&quot;:&quot;Silveira&quot;,&quot;given&quot;:&quot;M S&quot;,&quot;parse-names&quot;:false,&quot;dropping-particle&quot;:&quot;&quot;,&quot;non-dropping-particle&quot;:&quot;&quot;},{&quot;family&quot;:&quot;Maurer&quot;,&quot;given&quot;:&quot;F&quot;,&quot;parse-names&quot;:false,&quot;dropping-particle&quot;:&quot;&quot;,&quot;non-dropping-particle&quot;:&quot;&quot;},{&quot;family&quot;:&quot;Silveira&quot;,&quot;given&quot;:&quot;F F&quot;,&quot;parse-names&quot;:false,&quot;dropping-particle&quot;:&quot;&quot;,&quot;non-dropping-particle&quot;:&quot;&quot;}],&quot;container-title&quot;:&quot;Information and Software Technology&quot;,&quot;container-title-short&quot;:&quot;Inf Softw Technol&quot;,&quot;DOI&quot;:&quot;10.1016/j.infsof.2018.04.008&quot;,&quot;ISSN&quot;:&quot;09505849 (ISSN)&quot;,&quot;issued&quot;:{&quot;date-parts&quot;:[[2018]]},&quot;publisher-place&quot;:&quot;Universidade Federal de São Paulo, Brazil&quot;,&quot;page&quot;:&quot;1-5&quot;,&quot;language&quot;:&quot;English&quot;,&quot;abstract&quot;:&quot;Context: Agile User eXperience Design (Agile UXD) is a current theme and a trending topic for the future of software development. The integration of UX Design within Agile development is seen as one of the frontiers for Agile Methods as a balance between upfront design as advocated by UX and the you-ain't-gonna-need-it (YAGNI) principle from the agile community must be found. Objective: In this paper, we analyze the evolution and current state of Agile UXD to provide a brief overview of the topic and to point out still unaddressed gaps, challenges, and future trends. Method: We systematically analyzed the existing research literature on how this topic evolved over time. We identified three categories with distinctive sets of work and classified them as Early, Middle and Recent years. Results: We noticed that the Process and Practice dimension has already crossed the line that separates Agile and UXD, the People and Social dimension is crossing this line right now, and the Technology and Artifact is the dimension that took the longest to be addressed, and it did not cross the line yet. Crossing the line means that there is already a full understanding from the Agile side of UX needs and vice versa. Conclusion: Agile UXD is a need for today's software development teams. However, integrated teams still need to understand that UXD is not a role, but discipline and culture for the whole Agile environment. © 2018 Elsevier B.V.&quot;,&quot;publisher&quot;:&quot;Elsevier B.V.&quot;,&quot;volume&quot;:&quot;102&quot;},&quot;isTemporary&quot;:false}]},{&quot;citationID&quot;:&quot;MENDELEY_CITATION_f2d65b4a-0b0a-431a-b887-01c38ea2515a&quot;,&quot;properties&quot;:{&quot;noteIndex&quot;:0},&quot;isEdited&quot;:false,&quot;manualOverride&quot;:{&quot;isManuallyOverridden&quot;:false,&quot;citeprocText&quot;:&quot;[4]&quot;,&quot;manualOverrideText&quot;:&quot;&quot;},&quot;citationTag&quot;:&quot;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&quot;,&quot;citationItems&quot;:[{&quot;id&quot;:&quot;4d68f2e2-58d5-3212-9e89-cae3d286decd&quot;,&quot;itemData&quot;:{&quot;type&quot;:&quot;report&quot;,&quot;id&quot;:&quot;4d68f2e2-58d5-3212-9e89-cae3d286decd&quot;,&quot;title&quot;:&quot;A Gamified Framework to Integrate User Experience into Agile Software Development Process&quot;,&quot;author&quot;:[{&quot;family&quot;:&quot;Alhammad&quot;,&quot;given&quot;:&quot;Manal M&quot;,&quot;parse-names&quot;:false,&quot;dropping-particle&quot;:&quot;&quot;,&quot;non-dropping-particle&quot;:&quot;&quot;}],&quot;URL&quot;:&quot;https://oa.upm.es/66064/&quot;,&quot;issued&quot;:{&quot;date-parts&quot;:[[2020]]},&quot;abstract&quot;:&quot;While the significance of integrating User eXperience Design (UXD) with agile development processes is underscored in the literature, there are yet challenges and issues that must be resolved to achieve a seamless integration process. Those challenges range from practical issues such as the lack of technical means in terms of supportive tools or artefacts, to more fundamental issues such as the complexity of building a shared understanding of the User eXperience (UX) vision among the entire agile team and organization. Those issues do not necessarily imply that the integration of agile and UX is infeasible, but rather point to areas in which further research is needed to improve the integration process.  In this respect, we saw an opportunity to contribute to improving the process of integrating UX practices into agile by addressing one of the reported challenges in the literature which is the lack of prioritizing UX aspects compared to functional aspects. Recognizing the importance of incorporating UXD into agile as a team culture, this thesis aims to design and validate a framework to help agile teams to develop a motivated mindset towards UX activities. Following Design Science Research (DSR), this doctoral work began by identifying, describing, and analyzing the challenge of focusing on functional features over UX features in agile teams. We essentially found that the prioritization of functional features over UX features embodies a set of issues and it represents a recurrent obstacle when integrating UX with agile. Among those issues are the lack of motivation towards UX work, resistance to change, and the curse of knowledge in which agile teams think they know better than the user.  To address this challenge, we proposed a gamified framework to integrate Lean UX into Scrum, called ?GLUX? (Gamified Lean UX). The goal of our proposed framework is to motivate and engage agile teams to carry out UX activities collaboratively and develop a user-centered mindset using gamification. The choice of gamification as a motivational technique is primarily based on the hypothesis established in the literature that gamification has potential in influencing human behavior in general, and in promoting software engineering best practices in particular.  In validating our proposed framework, we conducted a pilot study to primarily examine the effectiveness of GLUX in terms of usability and utility in promoting and developing a motivated mindset in agile teams towards UX. Three agile teams consisting of software engineering graduate students participated in the study, simulating a real-world agile project. Our data collection occurred through student surveys, unstructured interviews, and the analysis of projects reports. Preliminary results suggest that GLUX can be effective in facilitating the integration process by engaging Scrum teams in carrying out UX activities throughout the development process. However, similar outcomes cannot be guaranteed if the GLUX framework was to be applied into a different context or when not implemented as specified.  Nonetheless, key observations have been reported in the form of lessons learned. We mainly found that the team?s collective mindset towards UX work can sometimes override the individual?s mindset, and that it can be influenced by a variety of factors such as the knowledge and experience in UX. We have also discussed some of the challenges that can emerge from managing the integration of agile and UX as one process such as the difficulty to incorporate UX activities and development work in short iterations. Finally, we highlight that gamification can be susceptible to the ?novelty effect?, and that some game elements (e.g. challenges) can be motivating and de-motivating at the same time. ———-RESUMEN———- Si bien en la literatura se subraya la importancia de integrar User eXperience (UX) con procesos de desarrollo ágiles, aún existen desafíos y problemas que deben resolverse para lograr un proceso de integración eficiente. Esos desafíos van desde cuestiones prácticas, como la falta de medios técnicos en términos de herramientas o artefactos de apoyo, hasta cuestiones más fundamentales como la complejidad de construir una comprensión compartida de la visión de la experiencia del usuario entre todo el equipo y la organización ágil. Estos problemas identifican áreas en las que se necesita más investigación para mejorar dicho proceso de integración.  Esta investigación aborda uno de estos desafíos, concretamente la necesidad de priorizar los aspectos de UX en comparación con los aspectos funcionales en el desarrollo ágil, lo que implica a su vez abordar, por ejemplo aspectos como la falta de motivación hacia el trabajo UX o la resistencia al cambio.  En este contexto, esta tesis doctoral tiene como objetivo diseñar un marco para ayudar a los equipos ágiles a considerar la UX como elemento guía del desarrollo ágil. Siguiendo Design Science Research (DSR) se ha propuesto un marco gamificado para integrar Lean UX en Scrum, llamado \&quot;GLUX\&quot; (Gamified Lean UX). El objetivo de GLUX es utilizar gamificación para motivar e involucrar a los equipos ágiles a realizar actividades de UX de manera colaborativa desarrollando una mentalidad de UX que guíe y motive el desarrollo ágil. La elección de la gamificación como técnica motivacional se basa principalmente en la hipótesis establecida en la literatura de que la gamificación tiene potencial para influir en el comportamiento humano en general y para promover las mejores prácticas de ingeniería de software en particular.  GLUX se ha aplicado en un estudio piloto con el fin de analizar su efectividad en términos de usabilidad y utilidad para promover y desarrollar una mentalidad UX en equipos ágiles. Tres equipos ágiles formados por estudiantes graduados de ingeniería de software participaron en el estudio, simulando un proyecto ágil. Se han recopilado datos a través de encuestas a los estudiantes, entrevistas no estructuradas y análisis de informes de proyectos. Los resultados sugieren que GLUX puede ser eficaz para facilitar el proceso de integración al involucrar a los equipos Scrum en la realización de actividades UX durante todo el proceso de desarrollo. Estos resultados, aunque alentadores son preliminares, requiriéndose replicación tanto en contextos similares como diferentes.  Además de estos resultados preliminares, se han identificado importantes lecciones aprendidas relacionadas con el uso de la gamificación en el desarrollo de software, como por ejemplo, el efecto de la mentalidad colectiva del equipo en relación con la mentalidad individual; el efecto de las iteraciones cortas que guían el trabajo ágil sobre la integración de UX; o el posible ?efecto novedad? del que puede ser susceptible la gamificación haciendo algunos elementos del juego motivadores y desmotivadores al mismo tiempo.&quot;,&quot;container-title-short&quot;:&quot;&quot;},&quot;isTemporary&quot;:false}]},{&quot;citationID&quot;:&quot;MENDELEY_CITATION_3409d72a-306d-4150-a8d9-45793cfbb1f1&quot;,&quot;properties&quot;:{&quot;noteIndex&quot;:0},&quot;isEdited&quot;:false,&quot;manualOverride&quot;:{&quot;isManuallyOverridden&quot;:false,&quot;citeprocText&quot;:&quot;[39]&quot;,&quot;manualOverrideText&quot;:&quot;&quot;},&quot;citationTag&quot;:&quot;MENDELEY_CITATION_v3_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&quot;,&quot;citationItems&quot;:[{&quot;id&quot;:&quot;dd2701f8-48e7-3e44-b0d4-d4381a31db05&quot;,&quot;itemData&quot;:{&quot;type&quot;:&quot;article&quot;,&quot;id&quot;:&quot;dd2701f8-48e7-3e44-b0d4-d4381a31db05&quot;,&quot;title&quot;:&quot;Task allocation between ux specialists and developers in agile software development projects&quot;,&quot;author&quot;:[{&quot;family&quot;:&quot;Kuusinen&quot;,&quot;given&quot;:&quot;K&quot;,&quot;parse-names&quot;:false,&quot;dropping-particle&quot;:&quot;&quot;,&quot;non-dropping-particle&quot;:&quot;&quot;}],&quot;container-title&quot;:&quot;15th IFIP TC 13 International Conference on Human–Computer Interaction, INTERACT 2015&quot;,&quot;editor&quot;:[{&quot;family&quot;:&quot;P.&quot;,&quot;given&quot;:&quot;Palanque&quot;,&quot;parse-names&quot;:false,&quot;dropping-particle&quot;:&quot;&quot;,&quot;non-dropping-particle&quot;:&quot;&quot;},{&quot;family&quot;:&quot;T.&quot;,&quot;given&quot;:&quot;Gross&quot;,&quot;parse-names&quot;:false,&quot;dropping-particle&quot;:&quot;&quot;,&quot;non-dropping-particle&quot;:&quot;&quot;},{&quot;family&quot;:&quot;M.&quot;,&quot;given&quot;:&quot;Fetter&quot;,&quot;parse-names&quot;:false,&quot;dropping-particle&quot;:&quot;&quot;,&quot;non-dropping-particle&quot;:&quot;&quot;},{&quot;family&quot;:&quot;S.&quot;,&quot;given&quot;:&quot;Barbosa&quot;,&quot;parse-names&quot;:false,&quot;dropping-particle&quot;:&quot;&quot;,&quot;non-dropping-particle&quot;:&quot;&quot;},{&quot;family&quot;:&quot;M.&quot;,&quot;given&quot;:&quot;Winckler&quot;,&quot;parse-names&quot;:false,&quot;dropping-particle&quot;:&quot;&quot;,&quot;non-dropping-particle&quot;:&quot;&quot;},{&quot;family&quot;:&quot;J.&quot;,&quot;given&quot;:&quot;Abascal&quot;,&quot;parse-names&quot;:false,&quot;dropping-particle&quot;:&quot;&quot;,&quot;non-dropping-particle&quot;:&quot;&quot;}],&quot;DOI&quot;:&quot;10.1007/978-3-319-22698-9_3&quot;,&quot;ISBN&quot;:&quot;03029743 (ISSN); 9783319226972 (ISBN)&quot;,&quot;URL&quot;:&quot;https://www.scopus.com/inward/record.uri?eid=2-s2.0-84946095787&amp;doi=10.1007%2F978-3-319-22698-9_3&amp;partnerID=40&amp;md5=22f4a9e5f131a3b66ac27e6e4b53343c&quot;,&quot;issued&quot;:{&quot;date-parts&quot;:[[2015]]},&quot;publisher-place&quot;:&quot;Tampere University of Technology, Tampere, Finland&quot;,&quot;page&quot;:&quot;27-44&quot;,&quot;language&quot;:&quot;English&quot;,&quot;abstract&quot;:&quot;Synchronizing efforts between developers and user experience (UX) specialists is one of the major challenges in agile UX work. In this paper, we report results of a study conducted over a release cycle of six agile software development projects in five companies, considering the task allocation and cooperation in the team. Team members (N = 31), including product owners, UX specialists, and developers, reported weekly on the UX-related tasks they had contributed to and whether the UX specialist had participated. We identified three forms of cooperation: minimal, product owner–UX specialist, and developer–UX specialist. Our study suggests that for projects operating in the minimal cooperation mode, the collaboration concentrates on the user interface (UI) design, while other aspects of UX work are downplayed. At the same time, many UX-related tasks were successfully handled by developers alone. Therefore, to support UX work integration, we suggest a task-oriented integration approach for projects with minimal UX resources. © IFIP International Federation for Information Processing 2015.&quot;,&quot;publisher&quot;:&quot;Springer Verlag&quot;,&quot;volume&quot;:&quot;9298&quot;,&quot;container-title-short&quot;:&quot;&quot;},&quot;isTemporary&quot;:false}]},{&quot;citationID&quot;:&quot;MENDELEY_CITATION_a18709ae-378e-4293-b8c8-4781c2841e25&quot;,&quot;properties&quot;:{&quot;noteIndex&quot;:0},&quot;isEdited&quot;:false,&quot;manualOverride&quot;:{&quot;isManuallyOverridden&quot;:false,&quot;citeprocText&quot;:&quot;[5]&quot;,&quot;manualOverrideText&quot;:&quot;&quot;},&quot;citationTag&quot;:&quot;MENDELEY_CITATION_v3_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&quot;,&quot;citationItems&quot;:[{&quot;id&quot;:&quot;a11e4b5a-f113-3e48-b8ae-cb8116713b55&quot;,&quot;itemData&quot;:{&quot;type&quot;:&quot;article-journal&quot;,&quot;id&quot;:&quot;a11e4b5a-f113-3e48-b8ae-cb8116713b55&quot;,&quot;title&quot;:&quot;Integrating UX work with agile development through user stories: An action research study in a small software company&quot;,&quot;author&quot;:[{&quot;family&quot;:&quot;Ananjeva&quot;,&quot;given&quot;:&quot;A&quot;,&quot;parse-names&quot;:false,&quot;dropping-particle&quot;:&quot;&quot;,&quot;non-dropping-particle&quot;:&quot;&quot;},{&quot;family&quot;:&quot;Persson&quot;,&quot;given&quot;:&quot;J S&quot;,&quot;parse-names&quot;:false,&quot;dropping-particle&quot;:&quot;&quot;,&quot;non-dropping-particle&quot;:&quot;&quot;},{&quot;family&quot;:&quot;Bruun&quot;,&quot;given&quot;:&quot;A&quot;,&quot;parse-names&quot;:false,&quot;dropping-particle&quot;:&quot;&quot;,&quot;non-dropping-particle&quot;:&quot;&quot;}],&quot;container-title&quot;:&quot;Journal of Systems and Software&quot;,&quot;DOI&quot;:&quot;10.1016/j.jss.2020.110785&quot;,&quot;ISSN&quot;:&quot;01641212 (ISSN)&quot;,&quot;URL&quot;:&quot;https://www.scopus.com/inward/record.uri?eid=2-s2.0-85089812983&amp;doi=10.1016%2Fj.jss.2020.110785&amp;partnerID=40&amp;md5=4df1f4e80c9c92189ddf642cd78ebc08&quot;,&quot;issued&quot;:{&quot;date-parts&quot;:[[2020]]},&quot;publisher-place&quot;:&quot;Aalborg University, Computer Science, Selma Lagerlöfs Vej 300, Aalborg Oest, DK-9220, Denmark&quot;,&quot;language&quot;:&quot;English&quot;,&quot;abstract&quot;:&quot;The integration of user experience (UX) work with agile software development has been addressed in extensive research of challenges and process models. However, in-depth research of context-specific improvements of this integration with actual UX professionals and agile developers in their actual practice is limited. This study examines how the integration of UX work with agile development can be improved in the context of a small Danish Software-as-a-Service (SaaS) company. We used the problem- and solution-oriented action research method over 12 months in the company. During this period, we initially carried out extensive participant observations, recorded 32 semi-structured interviews, and finally conducted two improvement iterations with evaluations of their effect on agility. We identified user stories as an essential indicator of UX integration. Verbose user stories imply problems in collaboration and trust, while concise user stories and deliberation improve integration of UX work with agile development. The conclusion is that integrating UX work with agile development in practice is complex, contextualized, and difficult even for only a small part of it. We propose that concise user stories and deliberation can be useful and well-defined focuses for integrating UX work with agile software development without sacrificing their agility. © 2020&quot;,&quot;publisher&quot;:&quot;Elsevier Inc.&quot;,&quot;volume&quot;:&quot;170&quot;,&quot;container-title-short&quot;:&quot;&quot;},&quot;isTemporary&quot;:false}]},{&quot;citationID&quot;:&quot;MENDELEY_CITATION_1b61e21a-faac-4a9f-9772-0bcb7bbcabbe&quot;,&quot;properties&quot;:{&quot;noteIndex&quot;:0},&quot;isEdited&quot;:false,&quot;manualOverride&quot;:{&quot;isManuallyOverridden&quot;:false,&quot;citeprocText&quot;:&quot;[40]&quot;,&quot;manualOverrideText&quot;:&quot;&quot;},&quot;citationTag&quot;:&quot;MENDELEY_CITATION_v3_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&quot;,&quot;citationItems&quot;:[{&quot;id&quot;:&quot;bf5cc5f5-c106-3e09-a55b-597f87910b39&quot;,&quot;itemData&quot;:{&quot;type&quot;:&quot;article-journal&quot;,&quot;id&quot;:&quot;bf5cc5f5-c106-3e09-a55b-597f87910b39&quot;,&quot;title&quot;:&quot;Agile software development and UX design: A case study of integration by mutual adjustment&quot;,&quot;author&quot;:[{&quot;family&quot;:&quot;Persson&quot;,&quot;given&quot;:&quot;John Stouby&quot;,&quot;parse-names&quot;:false,&quot;dropping-particle&quot;:&quot;&quot;,&quot;non-dropping-particle&quot;:&quot;&quot;},{&quot;family&quot;:&quot;Bruun&quot;,&quot;given&quot;:&quot;Anders&quot;,&quot;parse-names&quot;:false,&quot;dropping-particle&quot;:&quot;&quot;,&quot;non-dropping-particle&quot;:&quot;&quot;},{&quot;family&quot;:&quot;Lárusdóttir&quot;,&quot;given&quot;:&quot;Marta Kristín&quot;,&quot;parse-names&quot;:false,&quot;dropping-particle&quot;:&quot;&quot;,&quot;non-dropping-particle&quot;:&quot;&quot;},{&quot;family&quot;:&quot;Nielsen&quot;,&quot;given&quot;:&quot;Peter Axel&quot;,&quot;parse-names&quot;:false,&quot;dropping-particle&quot;:&quot;&quot;,&quot;non-dropping-particle&quot;:&quot;&quot;}],&quot;container-title&quot;:&quot;Information and Software Technology&quot;,&quot;container-title-short&quot;:&quot;Inf Softw Technol&quot;,&quot;accessed&quot;:{&quot;date-parts&quot;:[[2022,9,30]]},&quot;DOI&quot;:&quot;10.1016/J.INFSOF.2022.107059&quot;,&quot;ISSN&quot;:&quot;0950-5849&quot;,&quot;issued&quot;:{&quot;date-parts&quot;:[[2022,12,1]]},&quot;page&quot;:&quot;107059&quot;,&quot;abstract&quot;:&quot;CONTEXT\r\n: Agility is an overarching ideal for empirically-driven software development processes that embrace change in order to improve quality, economy, and simplicity. While the pursuit of Agility has held prominence in software practice and research for over two decades, user experience (UX) designers struggle to integrate their work processes with agile software development.\r\nOBJECTIVE\r\n: As empirical processes are constantly evolving, so is this integration struggle for UX designers. We, therefore, present an industrial case study of how a Danish software company integrates UX design and agile software development.\r\nMETHOD\r\n: We conducted a case study involving a) one iteration of individual interviews with 10 employees (four UX designers, three software developers, two project managers, and one solution architect) and b) a follow-up iteration consisting of a workshop with 6 employees (three UX designers, two solution architects, and one project manager) two years later. We analyzed how the company's approach to integration with 'upfront design' and 'work in parallel' involve mutual adjustments as opposed to assimilation or separation of UX design and software development.\r\nRESULTS\r\n: Our analysis shows how integration through mutual adjustments made distinct contributions to UX designers' and software developers' pursuit of Agility. They experienced notably different work processes that still dealt effectively with change and contributed to quality, economy, or simplicity. Nevertheless, as shown from a follow-up workshop two years after our first interviews, these processes were still susceptible to integration struggles over time.\r\nCONCLUSION\r\n: We conclude that integration based on mutual adjustment potentially makes Agility for UX designers and software developers different and mutually complementary. This integration contrasts with assimilation, which potentially makes their Agility mutually indistinguishably, and with separation, which makes their Agility different and mutually competing.&quot;,&quot;publisher&quot;:&quot;Elsevier&quot;,&quot;volume&quot;:&quot;152&quot;},&quot;isTemporary&quot;:false}]},{&quot;citationID&quot;:&quot;MENDELEY_CITATION_70f8db5d-58e1-4155-ad8d-366471d2ecf8&quot;,&quot;properties&quot;:{&quot;noteIndex&quot;:0},&quot;isEdited&quot;:false,&quot;manualOverride&quot;:{&quot;isManuallyOverridden&quot;:false,&quot;citeprocText&quot;:&quot;[41]&quot;,&quot;manualOverrideText&quot;:&quot;&quot;},&quot;citationTag&quot;:&quot;MENDELEY_CITATION_v3_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&quot;,&quot;citationItems&quot;:[{&quot;id&quot;:&quot;3a56c406-9c00-314e-8e94-898554e90dcc&quot;,&quot;itemData&quot;:{&quot;type&quot;:&quot;article-journal&quot;,&quot;id&quot;:&quot;3a56c406-9c00-314e-8e94-898554e90dcc&quot;,&quot;title&quot;:&quot;Agility from First Principles: Reconstructing the Concept of Agility in Information Systems Development&quot;,&quot;author&quot;:[{&quot;family&quot;:&quot;Conboy&quot;,&quot;given&quot;:&quot;Kieran&quot;,&quot;parse-names&quot;:false,&quot;dropping-particle&quot;:&quot;&quot;,&quot;non-dropping-particle&quot;:&quot;&quot;}],&quot;container-title&quot;:&quot;Info. Sys. Research&quot;,&quot;DOI&quot;:&quot;10.1287/isre.1090.0236&quot;,&quot;ISSN&quot;:&quot;1526-5536&quot;,&quot;URL&quot;:&quot;https://doi.org/10.1287/isre.1090.0236&quot;,&quot;issued&quot;:{&quot;date-parts&quot;:[[2009,9]]},&quot;publisher-place&quot;:&quot;Linthicum, MD, USA&quot;,&quot;page&quot;:&quot;329-354&quot;,&quot;abstract&quot;:&quot;Awareness and use of agile methods has grown rapidly among the information systems development (ISD) community in recent years. Like most previous methods, the development and promotion of these methods have been almost entirely driven by practitioners and consultants, with little participation from the research community during the early stages of evolution. While these methods are now the focus of more and more research efforts, most studies are still based on XP, Scrum, and other industry-driven foundations, with little or no conceptual studies of ISD agility in existence. As a result, this study proposes that there are a number of significant conceptual shortcomings with agile methods and the associated literature in its current state, including a lack of clarity, theoretical glue, parsimony, limited applicability, and naivety regarding the evolution of the concept of agility in fields outside systems development. Furthermore, this has significant implications for practitioners, rendering agile method comparison and many other activities very difficult, especially in instances such as distributed development and large teams that are not conducive to many of the commercial agile methods. This study develops a definition and formative taxonomy of agility in an ISD context, based on a structured literature review of agility across a number of disciplines, including manufacturing and management where the concept originated, matured, and has been applied and tested thoroughly over time. The application of the texonomy in practice is then demonstrated through a series of thought trials conducted in a large multinational organization. The intention is that the definition and taxonomy can then be used as a starting point to study ISD method agility regardless of whether the method is XP or Scrum, agile or traditional, complete or fragmented, out-of-the-box or in-house, used as is or tailored to suit the project context.&quot;,&quot;publisher&quot;:&quot;INFORMS&quot;,&quot;issue&quot;:&quot;3&quot;,&quot;volume&quot;:&quot;20&quot;,&quot;container-title-short&quot;:&quot;&quot;},&quot;isTemporary&quot;:false}]},{&quot;citationID&quot;:&quot;MENDELEY_CITATION_c18a7a3b-5e1b-4751-bc1c-bbb765409902&quot;,&quot;properties&quot;:{&quot;noteIndex&quot;:0},&quot;isEdited&quot;:false,&quot;manualOverride&quot;:{&quot;isManuallyOverridden&quot;:false,&quot;citeprocText&quot;:&quot;[42]&quot;,&quot;manualOverrideText&quot;:&quot;&quot;},&quot;citationTag&quot;:&quot;MENDELEY_CITATION_v3_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&quot;,&quot;citationItems&quot;:[{&quot;id&quot;:&quot;710a99e7-ef9f-3c02-8412-1ed9a019cc0e&quot;,&quot;itemData&quot;:{&quot;type&quot;:&quot;article-journal&quot;,&quot;id&quot;:&quot;710a99e7-ef9f-3c02-8412-1ed9a019cc0e&quot;,&quot;title&quot;:&quot;The role of UX professionals in agile development: a case study from industry&quot;,&quot;author&quot;:[{&quot;family&quot;:&quot;Bruun&quot;,&quot;given&quot;:&quot;A&quot;,&quot;parse-names&quot;:false,&quot;dropping-particle&quot;:&quot;&quot;,&quot;non-dropping-particle&quot;:&quot;&quot;},{&quot;family&quot;:&quot;Larusdottir&quot;,&quot;given&quot;:&quot;MK&quot;,&quot;parse-names&quot;:false,&quot;dropping-particle&quot;:&quot;&quot;,&quot;non-dropping-particle&quot;:&quot;&quot;},{&quot;family&quot;:&quot;Nielsen&quot;,&quot;given&quot;:&quot;L&quot;,&quot;parse-names&quot;:false,&quot;dropping-particle&quot;:&quot;&quot;,&quot;non-dropping-particle&quot;:&quot;&quot;},{&quot;family&quot;:&quot;…&quot;,&quot;given&quot;:&quot;PA Nielsen - Proceedings of the 10th&quot;,&quot;parse-names&quot;:false,&quot;dropping-particle&quot;:&quot;&quot;,&quot;non-dropping-particle&quot;:&quot;&quot;},{&quot;family&quot;:&quot;2018&quot;,&quot;given&quot;:&quot;undefined&quot;,&quot;parse-names&quot;:false,&quot;dropping-particle&quot;:&quot;&quot;,&quot;non-dropping-particle&quot;:&quot;&quot;}],&quot;container-title&quot;:&quot;dl.acm.org&quot;,&quot;accessed&quot;:{&quot;date-parts&quot;:[[2022,9,23]]},&quot;DOI&quot;:&quot;10.1145/3240167.3240213&quot;,&quot;ISBN&quot;:&quot;9781450364379&quot;,&quot;URL&quot;:&quot;https://dl.acm.org/doi/abs/10.1145/3240167.3240213&quot;,&quot;issued&quot;:{&quot;date-parts&quot;:[[2018,9,29]]},&quot;page&quot;:&quot;352-363&quot;,&quot;abstract&quot;:&quot;A highly debated topic within recent literature in HCI is the integration of UX activities into agile development. While we acknowledge the question of integration to be one of the main challenges for UX professionals, this seems to have received traction and is heading closer towards a resolution. We believe the time is right for gaining an in-depth understanding of the UX roles responsibilities in an agile case company that has moved beyond the question of UX integration. Through interviews with UX professionals, developers and managers we found that the UX professionals have a very broad set of responsibilities, of which some are unseen in relation to previous studies and not classically considered part of the UX role. Interestingly, these newly identified responsibilities are some of the most critical to the success of integrating UX into agile development.&quot;,&quot;publisher&quot;:&quot;Association for Computing Machinery&quot;,&quot;container-title-short&quot;:&quot;&quot;},&quot;isTemporary&quot;:false}]},{&quot;citationID&quot;:&quot;MENDELEY_CITATION_5ccd3878-9e00-41cd-9337-136b0359d74a&quot;,&quot;properties&quot;:{&quot;noteIndex&quot;:0},&quot;isEdited&quot;:false,&quot;manualOverride&quot;:{&quot;isManuallyOverridden&quot;:false,&quot;citeprocText&quot;:&quot;[30]&quot;,&quot;manualOverrideText&quot;:&quot;&quot;},&quot;citationTag&quot;:&quot;MENDELEY_CITATION_v3_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&quot;,&quot;citationItems&quot;:[{&quot;id&quot;:&quot;c78c1437-2365-312c-9a61-e725eb0bf9ec&quot;,&quot;itemData&quot;:{&quot;type&quot;:&quot;paper-conference&quot;,&quot;id&quot;:&quot;c78c1437-2365-312c-9a61-e725eb0bf9ec&quot;,&quot;title&quot;:&quot;A Systematic Review of Usability Techniques in Agile Methodologies&quot;,&quot;author&quot;:[{&quot;family&quot;:&quot;Salvador&quot;,&quot;given&quot;:&quot;Carolina&quot;,&quot;parse-names&quot;:false,&quot;dropping-particle&quot;:&quot;&quot;,&quot;non-dropping-particle&quot;:&quot;&quot;},{&quot;family&quot;:&quot;Nakasone&quot;,&quot;given&quot;:&quot;Arturo&quot;,&quot;parse-names&quot;:false,&quot;dropping-particle&quot;:&quot;&quot;,&quot;non-dropping-particle&quot;:&quot;&quot;},{&quot;family&quot;:&quot;Pow-Sang&quot;,&quot;given&quot;:&quot;Jose Antonio&quot;,&quot;parse-names&quot;:false,&quot;dropping-particle&quot;:&quot;&quot;,&quot;non-dropping-particle&quot;:&quot;&quot;}],&quot;collection-title&quot;:&quot;EATIS '14&quot;,&quot;container-title&quot;:&quot;Proceedings of the 7th Euro American Conference on Telematics and Information Systems&quot;,&quot;DOI&quot;:&quot;10.1145/2590651.2590668&quot;,&quot;ISBN&quot;:&quot;9781450324359&quot;,&quot;URL&quot;:&quot;https://doi-org.sdl.idm.oclc.org/10.1145/2590651.2590668&quot;,&quot;issued&quot;:{&quot;date-parts&quot;:[[2014]]},&quot;publisher-place&quot;:&quot;New York, NY, USA&quot;,&quot;abstract&quot;:&quot;In this paper, we present the results of a systematic review involving the use of usability techniques in software developments where agile methodologies were used. The search strategy identified 307 studies, where only 32 were finally selected for the review. We found that complementary techniques are the most frequent techniques used with agile methodologies. In addition, most studies performed usability evaluations only during the implementation phase, and these evaluations were mostly constructed as elaborations of case studies.&quot;,&quot;publisher&quot;:&quot;Association for Computing Machinery&quot;,&quot;container-title-short&quot;:&quot;&quot;},&quot;isTemporary&quot;:false}]},{&quot;citationID&quot;:&quot;MENDELEY_CITATION_93b92657-5993-4b77-b7ab-22aaaf284505&quot;,&quot;properties&quot;:{&quot;noteIndex&quot;:0},&quot;isEdited&quot;:false,&quot;manualOverride&quot;:{&quot;isManuallyOverridden&quot;:false,&quot;citeprocText&quot;:&quot;[7]&quot;,&quot;manualOverrideText&quot;:&quot;&quot;},&quot;citationTag&quot;:&quot;MENDELEY_CITATION_v3_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&quot;,&quot;citationItems&quot;:[{&quot;id&quot;:&quot;aed2a8bd-b8fc-3851-bdb3-b5f8dc19958b&quot;,&quot;itemData&quot;:{&quot;type&quot;:&quot;article-journal&quot;,&quot;id&quot;:&quot;aed2a8bd-b8fc-3851-bdb3-b5f8dc19958b&quot;,&quot;title&quot;:&quot;How Agile Developers Integrate User-Centered Design into Their Processes: A Literature Review&quot;,&quot;author&quot;:[{&quot;family&quot;:&quot;Caballero&quot;,&quot;given&quot;:&quot;L&quot;,&quot;parse-names&quot;:false,&quot;dropping-particle&quot;:&quot;&quot;,&quot;non-dropping-particle&quot;:&quot;&quot;},{&quot;family&quot;:&quot;Moreno&quot;,&quot;given&quot;:&quot;A M&quot;,&quot;parse-names&quot;:false,&quot;dropping-particle&quot;:&quot;&quot;,&quot;non-dropping-particle&quot;:&quot;&quot;},{&quot;family&quot;:&quot;Seffah&quot;,&quot;given&quot;:&quot;A&quot;,&quot;parse-names&quot;:false,&quot;dropping-particle&quot;:&quot;&quot;,&quot;non-dropping-particle&quot;:&quot;&quot;}],&quot;container-title&quot;:&quot;International Journal of Software Engineering and Knowledge Engineering&quot;,&quot;DOI&quot;:&quot;10.1142/S0218194016500418&quot;,&quot;ISSN&quot;:&quot;02181940 (ISSN)&quot;,&quot;URL&quot;:&quot;https://www.scopus.com/inward/record.uri?eid=2-s2.0-84993985680&amp;doi=10.1142%2FS0218194016500418&amp;partnerID=40&amp;md5=447273c6238f95b2a3d9fd5a6eb081c5&quot;,&quot;issued&quot;:{&quot;date-parts&quot;:[[2016]]},&quot;publisher-place&quot;:&quot;Instituto Tecnológico de Conkal, Km 16 oldroadMotul Yucatán, Mexico&quot;,&quot;page&quot;:&quot;1175-1201&quot;,&quot;language&quot;:&quot;English&quot;,&quot;abstract&quot;:&quot;The lack of user engagement, the absence of user feedback, incomplete and continuously changing user requirements are among the critical concerns that cause projects to fail. User-centered design (UCD) and agile software development are two iterative approaches that have been proposed to overcome such concerns. UCD is a design process focusing on user research, user interface design and usability evaluation. Introduced by software engineering practitioners, agile refers to a number of iterative and incremental software development practices that emphasize people's needs, communication between developers and stakeholders and the ability to adapt to change. In both the agile and UCD communities, however, a full understanding of user requirements is often seen as incompatible with early and quick development iterations. We performed a literature review aiming to identify how agile teams have integrated UCD tools into their agile software development process to a better understanding of the user requirements without losing sight of the agile values and principles. UCD tools adaptations and minimal-up-front design applied in agile development are among the approaches discovered in this study. The findings could lead to a comprehensive user-centric software engineering that will overcome inherent problems faced by agile teams to understand user needs, priorities and goals. © 2016 World Scientific Publishing Company.&quot;,&quot;publisher&quot;:&quot;World Scientific Publishing Co. Pte Ltd&quot;,&quot;issue&quot;:&quot;8&quot;,&quot;volume&quot;:&quot;26&quot;,&quot;container-title-short&quot;:&quot;&quot;},&quot;isTemporary&quot;:false}]},{&quot;citationID&quot;:&quot;MENDELEY_CITATION_3879f277-c94b-4bd5-855e-880efe46fdb8&quot;,&quot;properties&quot;:{&quot;noteIndex&quot;:0},&quot;isEdited&quot;:false,&quot;manualOverride&quot;:{&quot;isManuallyOverridden&quot;:false,&quot;citeprocText&quot;:&quot;[8]&quot;,&quot;manualOverrideText&quot;:&quot;&quot;},&quot;citationTag&quot;:&quot;MENDELEY_CITATION_v3_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&quot;,&quot;citationItems&quot;:[{&quot;id&quot;:&quot;2a07b8f6-56ee-371b-b9df-374a5ee0dd01&quot;,&quot;itemData&quot;:{&quot;type&quot;:&quot;article-journal&quot;,&quot;id&quot;:&quot;2a07b8f6-56ee-371b-b9df-374a5ee0dd01&quot;,&quot;title&quot;:&quot;UX professionals’ learning and usage of UX methods in agile&quot;,&quot;author&quot;:[{&quot;family&quot;:&quot;Cajander&quot;,&quot;given&quot;:&quot;Åsa&quot;,&quot;parse-names&quot;:false,&quot;dropping-particle&quot;:&quot;&quot;,&quot;non-dropping-particle&quot;:&quot;&quot;},{&quot;family&quot;:&quot;Larusdottir&quot;,&quot;given&quot;:&quot;Marta&quot;,&quot;parse-names&quot;:false,&quot;dropping-particle&quot;:&quot;&quot;,&quot;non-dropping-particle&quot;:&quot;&quot;},{&quot;family&quot;:&quot;Geiser&quot;,&quot;given&quot;:&quot;Johannes L&quot;,&quot;parse-names&quot;:false,&quot;dropping-particle&quot;:&quot;&quot;,&quot;non-dropping-particle&quot;:&quot;&quot;}],&quot;container-title&quot;:&quot;Information and Software Technology&quot;,&quot;issued&quot;:{&quot;date-parts&quot;:[[2022]]},&quot;page&quot;:&quot;107005&quot;,&quot;publisher&quot;:&quot;Elsevier&quot;,&quot;volume&quot;:&quot;151&quot;,&quot;container-title-short&quot;:&quot;Inf Softw Technol&quot;},&quot;isTemporary&quot;:false}]},{&quot;citationID&quot;:&quot;MENDELEY_CITATION_8592f446-c8b0-449a-bf13-bd2292b4ce61&quot;,&quot;properties&quot;:{&quot;noteIndex&quot;:0},&quot;isEdited&quot;:false,&quot;manualOverride&quot;:{&quot;isManuallyOverridden&quot;:false,&quot;citeprocText&quot;:&quot;[43]&quot;,&quot;manualOverrideText&quot;:&quot;&quot;},&quot;citationTag&quot;:&quot;MENDELEY_CITATION_v3_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&quot;,&quot;citationItems&quot;:[{&quot;id&quot;:&quot;ca164d15-45fd-3da7-a093-d439ab4d61ef&quot;,&quot;itemData&quot;:{&quot;type&quot;:&quot;paper-conference&quot;,&quot;id&quot;:&quot;ca164d15-45fd-3da7-a093-d439ab4d61ef&quot;,&quot;title&quot;:&quot;Coherent Heuristic Evaluation (CoHE): Toward Increasing the Effectiveness of Heuristic Evaluation for Novice Evaluators&quot;,&quot;author&quot;:[{&quot;family&quot;:&quot;Abulfaraj&quot;,&quot;given&quot;:&quot;Anas&quot;,&quot;parse-names&quot;:false,&quot;dropping-particle&quot;:&quot;&quot;,&quot;non-dropping-particle&quot;:&quot;&quot;},{&quot;family&quot;:&quot;Steele&quot;,&quot;given&quot;:&quot;Adam&quot;,&quot;parse-names&quot;:false,&quot;dropping-particle&quot;:&quot;&quot;,&quot;non-dropping-particle&quot;:&quot;&quot;}],&quot;container-title&quot;:&quot;Design, User Experience, and Usability. Interaction Design&quot;,&quot;editor&quot;:[{&quot;family&quot;:&quot;Marcus&quot;,&quot;given&quot;:&quot;Aaron&quot;,&quot;parse-names&quot;:false,&quot;dropping-particle&quot;:&quot;&quot;,&quot;non-dropping-particle&quot;:&quot;&quot;},{&quot;family&quot;:&quot;Rosenzweig&quot;,&quot;given&quot;:&quot;Elizabeth&quot;,&quot;parse-names&quot;:false,&quot;dropping-particle&quot;:&quot;&quot;,&quot;non-dropping-particle&quot;:&quot;&quot;}],&quot;ISBN&quot;:&quot;978-3-030-49713-2&quot;,&quot;issued&quot;:{&quot;date-parts&quot;:[[2020]]},&quot;publisher-place&quot;:&quot;Cham&quot;,&quot;page&quot;:&quot;3-20&quot;,&quot;abstract&quot;:&quot;Heuristic evaluation (HE) is an inspection-based usability evaluation method in which a number of evaluators, typically 3--5, assess the usability of a system based on a set of usability guidelines. HE was first introduced by Nielsen and Molich and then revised by Nielsen. Since its introduction, HE has gained wide popularity among human-computer interaction (HCI) and user experience (UX) practitioners and is now one of the most common usability evaluation methods. A few years after the introduction of HE, some researchers realized that novice evaluators perform poorly on complex systems. This issue, known as the expertise effect, is one of the major challenges of HE; i.e., the more experienced the evaluator is, the better the results of the evaluation. Consequently, some researchers argue that the results of HE are the product of the evaluator's experience rather than the method itself. To address this issue, we interviewed 15 usability experts, all of whom had at least four years of experience and who came from both academia and industry. We analyzed their responses and developed a step-by-step protocol.&quot;,&quot;publisher&quot;:&quot;Springer International Publishing&quot;,&quot;container-title-short&quot;:&quot;&quot;},&quot;isTemporary&quot;:false}]},{&quot;citationID&quot;:&quot;MENDELEY_CITATION_431bffcd-3dc9-4724-978b-1a62ee42c860&quot;,&quot;properties&quot;:{&quot;noteIndex&quot;:0},&quot;isEdited&quot;:false,&quot;manualOverride&quot;:{&quot;citeprocText&quot;:&quot;[44]&quot;,&quot;isManuallyOverridden&quot;:false,&quot;manualOverrideText&quot;:&quot;&quot;},&quot;citationTag&quot;:&quot;MENDELEY_CITATION_v3_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&quot;,&quot;citationItems&quot;:[{&quot;id&quot;:&quot;e3a41025-980e-55d2-9126-e66cc4b6c7f5&quot;,&quot;itemData&quot;:{&quot;author&quot;:[{&quot;dropping-particle&quot;:&quot;&quot;,&quot;family&quot;:&quot;Gothelf&quot;,&quot;given&quot;:&quot;Jeff&quot;,&quot;non-dropping-particle&quot;:&quot;&quot;,&quot;parse-names&quot;:false,&quot;suffix&quot;:&quot;&quot;},{&quot;dropping-particle&quot;:&quot;&quot;,&quot;family&quot;:&quot;Seiden&quot;,&quot;given&quot;:&quot;Josh&quot;,&quot;non-dropping-particle&quot;:&quot;&quot;,&quot;parse-names&quot;:false,&quot;suffix&quot;:&quot;&quot;}],&quot;id&quot;:&quot;e3a41025-980e-55d2-9126-e66cc4b6c7f5&quot;,&quot;issued&quot;:{&quot;date-parts&quot;:[[&quot;2021&quot;]]},&quot;publisher&quot;:&quot;\&quot; O'Reilly Media, Inc.\&quot;&quot;,&quot;title&quot;:&quot;Lean ux&quot;,&quot;type&quot;:&quot;book&quot;,&quot;container-title-short&quot;:&quot;&quot;},&quot;uris&quot;:[&quot;http://www.mendeley.com/documents/?uuid=7d8e0326-d1a3-4024-85df-276466bbc0f5&quot;],&quot;isTemporary&quot;:false,&quot;legacyDesktopId&quot;:&quot;7d8e0326-d1a3-4024-85df-276466bbc0f5&quot;}]},{&quot;citationID&quot;:&quot;MENDELEY_CITATION_45ee75c8-e940-4523-b2df-72427e0e6ef3&quot;,&quot;properties&quot;:{&quot;noteIndex&quot;:0},&quot;isEdited&quot;:false,&quot;manualOverride&quot;:{&quot;citeprocText&quot;:&quot;[19]&quot;,&quot;isManuallyOverridden&quot;:false,&quot;manualOverrideText&quot;:&quot;&quot;},&quot;citationTag&quot;:&quot;MENDELEY_CITATION_v3_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&quot;,&quot;citationItems&quot;:[{&quot;id&quot;:&quot;2796596b-d570-5914-8821-6f25b2aa33a1&quot;,&quot;itemData&quot;:{&quot;author&quot;:[{&quot;dropping-particle&quot;:&quot;&quot;,&quot;family&quot;:&quot;Lang&quot;,&quot;given&quot;:&quot;Dominic&quot;,&quot;non-dropping-particle&quot;:&quot;&quot;,&quot;parse-names&quot;:false,&quot;suffix&quot;:&quot;&quot;},{&quot;dropping-particle&quot;:&quot;&quot;,&quot;family&quot;:&quot;Spies&quot;,&quot;given&quot;:&quot;Selina&quot;,&quot;non-dropping-particle&quot;:&quot;&quot;,&quot;parse-names&quot;:false,&quot;suffix&quot;:&quot;&quot;},{&quot;dropping-particle&quot;:&quot;&quot;,&quot;family&quot;:&quot;Trieflinger&quot;,&quot;given&quot;:&quot;Stefan&quot;,&quot;non-dropping-particle&quot;:&quot;&quot;,&quot;parse-names&quot;:false,&quot;suffix&quot;:&quot;&quot;},{&quot;dropping-particle&quot;:&quot;&quot;,&quot;family&quot;:&quot;Münch&quot;,&quot;given&quot;:&quot;Jürgen&quot;,&quot;non-dropping-particle&quot;:&quot;&quot;,&quot;parse-names&quot;:false,&quot;suffix&quot;:&quot;&quot;}],&quot;container-title&quot;:&quot;International Conference on Software Business&quot;,&quot;id&quot;:&quot;2796596b-d570-5914-8821-6f25b2aa33a1&quot;,&quot;issued&quot;:{&quot;date-parts&quot;:[[&quot;2021&quot;]]},&quot;page&quot;:&quot;37-49&quot;,&quot;title&quot;:&quot;Tailored design thinking approach-a shortcut for agile teams&quot;,&quot;type&quot;:&quot;paper-conference&quot;,&quot;container-title-short&quot;:&quot;&quot;},&quot;uris&quot;:[&quot;http://www.mendeley.com/documents/?uuid=972a0897-8216-4c1a-99dd-2bcfa67e80d3&quot;],&quot;isTemporary&quot;:false,&quot;legacyDesktopId&quot;:&quot;972a0897-8216-4c1a-99dd-2bcfa67e80d3&quot;}]},{&quot;citationID&quot;:&quot;MENDELEY_CITATION_ef1f0bca-1396-4a0f-ad20-9d035ae00d23&quot;,&quot;properties&quot;:{&quot;noteIndex&quot;:0},&quot;isEdited&quot;:false,&quot;manualOverride&quot;:{&quot;citeprocText&quot;:&quot;[19]&quot;,&quot;isManuallyOverridden&quot;:false,&quot;manualOverrideText&quot;:&quot;&quot;},&quot;citationTag&quot;:&quot;MENDELEY_CITATION_v3_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&quot;,&quot;citationItems&quot;:[{&quot;id&quot;:&quot;2796596b-d570-5914-8821-6f25b2aa33a1&quot;,&quot;itemData&quot;:{&quot;author&quot;:[{&quot;dropping-particle&quot;:&quot;&quot;,&quot;family&quot;:&quot;Lang&quot;,&quot;given&quot;:&quot;Dominic&quot;,&quot;non-dropping-particle&quot;:&quot;&quot;,&quot;parse-names&quot;:false,&quot;suffix&quot;:&quot;&quot;},{&quot;dropping-particle&quot;:&quot;&quot;,&quot;family&quot;:&quot;Spies&quot;,&quot;given&quot;:&quot;Selina&quot;,&quot;non-dropping-particle&quot;:&quot;&quot;,&quot;parse-names&quot;:false,&quot;suffix&quot;:&quot;&quot;},{&quot;dropping-particle&quot;:&quot;&quot;,&quot;family&quot;:&quot;Trieflinger&quot;,&quot;given&quot;:&quot;Stefan&quot;,&quot;non-dropping-particle&quot;:&quot;&quot;,&quot;parse-names&quot;:false,&quot;suffix&quot;:&quot;&quot;},{&quot;dropping-particle&quot;:&quot;&quot;,&quot;family&quot;:&quot;Münch&quot;,&quot;given&quot;:&quot;Jürgen&quot;,&quot;non-dropping-particle&quot;:&quot;&quot;,&quot;parse-names&quot;:false,&quot;suffix&quot;:&quot;&quot;}],&quot;container-title&quot;:&quot;International Conference on Software Business&quot;,&quot;id&quot;:&quot;2796596b-d570-5914-8821-6f25b2aa33a1&quot;,&quot;issued&quot;:{&quot;date-parts&quot;:[[&quot;2021&quot;]]},&quot;page&quot;:&quot;37-49&quot;,&quot;title&quot;:&quot;Tailored design thinking approach-a shortcut for agile teams&quot;,&quot;type&quot;:&quot;paper-conference&quot;,&quot;container-title-short&quot;:&quot;&quot;},&quot;uris&quot;:[&quot;http://www.mendeley.com/documents/?uuid=972a0897-8216-4c1a-99dd-2bcfa67e80d3&quot;],&quot;isTemporary&quot;:false,&quot;legacyDesktopId&quot;:&quot;972a0897-8216-4c1a-99dd-2bcfa67e80d3&quot;}]},{&quot;citationID&quot;:&quot;MENDELEY_CITATION_3d10e695-d668-4d06-8ed3-911a9985fc32&quot;,&quot;properties&quot;:{&quot;noteIndex&quot;:0},&quot;isEdited&quot;:false,&quot;manualOverride&quot;:{&quot;citeprocText&quot;:&quot;[44]&quot;,&quot;isManuallyOverridden&quot;:false,&quot;manualOverrideText&quot;:&quot;&quot;},&quot;citationTag&quot;:&quot;MENDELEY_CITATION_v3_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&quot;,&quot;citationItems&quot;:[{&quot;id&quot;:&quot;e3a41025-980e-55d2-9126-e66cc4b6c7f5&quot;,&quot;itemData&quot;:{&quot;author&quot;:[{&quot;dropping-particle&quot;:&quot;&quot;,&quot;family&quot;:&quot;Gothelf&quot;,&quot;given&quot;:&quot;Jeff&quot;,&quot;non-dropping-particle&quot;:&quot;&quot;,&quot;parse-names&quot;:false,&quot;suffix&quot;:&quot;&quot;},{&quot;dropping-particle&quot;:&quot;&quot;,&quot;family&quot;:&quot;Seiden&quot;,&quot;given&quot;:&quot;Josh&quot;,&quot;non-dropping-particle&quot;:&quot;&quot;,&quot;parse-names&quot;:false,&quot;suffix&quot;:&quot;&quot;}],&quot;id&quot;:&quot;e3a41025-980e-55d2-9126-e66cc4b6c7f5&quot;,&quot;issued&quot;:{&quot;date-parts&quot;:[[&quot;2021&quot;]]},&quot;publisher&quot;:&quot;\&quot; O'Reilly Media, Inc.\&quot;&quot;,&quot;title&quot;:&quot;Lean ux&quot;,&quot;type&quot;:&quot;book&quot;,&quot;container-title-short&quot;:&quot;&quot;},&quot;uris&quot;:[&quot;http://www.mendeley.com/documents/?uuid=7d8e0326-d1a3-4024-85df-276466bbc0f5&quot;],&quot;isTemporary&quot;:false,&quot;legacyDesktopId&quot;:&quot;7d8e0326-d1a3-4024-85df-276466bbc0f5&quot;}]},{&quot;citationID&quot;:&quot;MENDELEY_CITATION_d3748a32-b25a-4ebf-895e-d5e1ec1bf019&quot;,&quot;properties&quot;:{&quot;noteIndex&quot;:0},&quot;isEdited&quot;:false,&quot;manualOverride&quot;:{&quot;isManuallyOverridden&quot;:false,&quot;citeprocText&quot;:&quot;[35]&quot;,&quot;manualOverrideText&quot;:&quot;&quot;},&quot;citationTag&quot;:&quot;MENDELEY_CITATION_v3_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&quot;,&quot;citationItems&quot;:[{&quot;id&quot;:&quot;94df2914-3044-3b90-b6fe-f56bd9c40628&quot;,&quot;itemData&quot;:{&quot;type&quot;:&quot;paper-conference&quot;,&quot;id&quot;:&quot;94df2914-3044-3b90-b6fe-f56bd9c40628&quot;,&quot;title&quot;:&quot;User-centered design and agile methods: A systematic review&quot;,&quot;author&quot;:[{&quot;family&quot;:&quot;Silva&quot;,&quot;given&quot;:&quot;T S&quot;,&quot;parse-names&quot;:false,&quot;dropping-particle&quot;:&quot;&quot;,&quot;non-dropping-particle&quot;:&quot;da&quot;},{&quot;family&quot;:&quot;Martin&quot;,&quot;given&quot;:&quot;A&quot;,&quot;parse-names&quot;:false,&quot;dropping-particle&quot;:&quot;&quot;,&quot;non-dropping-particle&quot;:&quot;&quot;},{&quot;family&quot;:&quot;Maurer&quot;,&quot;given&quot;:&quot;F&quot;,&quot;parse-names&quot;:false,&quot;dropping-particle&quot;:&quot;&quot;,&quot;non-dropping-particle&quot;:&quot;&quot;},{&quot;family&quot;:&quot;Silveira&quot;,&quot;given&quot;:&quot;M&quot;,&quot;parse-names&quot;:false,&quot;dropping-particle&quot;:&quot;&quot;,&quot;non-dropping-particle&quot;:&quot;&quot;}],&quot;container-title&quot;:&quot;2011 Agile Conference, Agile 2011&quot;,&quot;DOI&quot;:&quot;10.1109/AGILE.2011.24&quot;,&quot;ISBN&quot;:&quot;9780769543703 (ISBN)&quot;,&quot;URL&quot;:&quot;https://www.scopus.com/inward/record.uri?eid=2-s2.0-80053016566&amp;doi=10.1109%2FAGILE.2011.24&amp;partnerID=40&amp;md5=ffa1e60ba32eff0e80e1268269426828&quot;,&quot;issued&quot;:{&quot;date-parts&quot;:[[2011]]},&quot;publisher-place&quot;:&quot;PUCRS, Porto Alegre, RS, Brazil&quot;,&quot;page&quot;:&quot;77-86&quot;,&quot;language&quot;:&quot;English&quot;,&quot;abstract&quot;:&quot;This paper presents the results of a systematic review of existing literature on the integration of agile software development with user-centered design approaches. It shows that a common process model underlies such approaches and discusses which artifacts are used to support the collaboration between designers and developers. © 2011 IEEE.&quot;,&quot;container-title-short&quot;:&quot;&quot;},&quot;isTemporary&quot;:false}]},{&quot;citationID&quot;:&quot;MENDELEY_CITATION_042d8ae4-b3bf-4f31-8241-6b48bb208348&quot;,&quot;properties&quot;:{&quot;noteIndex&quot;:0},&quot;isEdited&quot;:false,&quot;manualOverride&quot;:{&quot;isManuallyOverridden&quot;:false,&quot;citeprocText&quot;:&quot;[38]&quot;,&quot;manualOverrideText&quot;:&quot;&quot;},&quot;citationTag&quot;:&quot;MENDELEY_CITATION_v3_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&quot;,&quot;citationItems&quot;:[{&quot;id&quot;:&quot;dda60117-c1f5-3946-983e-cfb4ea3b210b&quot;,&quot;itemData&quot;:{&quot;type&quot;:&quot;article-journal&quot;,&quot;id&quot;:&quot;dda60117-c1f5-3946-983e-cfb4ea3b210b&quot;,&quot;title&quot;:&quot;Challenges in Integrating SCRUM and the User-Centered Design Framework: A Systematic Review&quot;,&quot;author&quot;:[{&quot;family&quot;:&quot;Argumanis&quot;,&quot;given&quot;:&quot;Daniela&quot;,&quot;parse-names&quot;:false,&quot;dropping-particle&quot;:&quot;&quot;,&quot;non-dropping-particle&quot;:&quot;&quot;},{&quot;family&quot;:&quot;Moquillaza&quot;,&quot;given&quot;:&quot;Arturo&quot;,&quot;parse-names&quot;:false,&quot;dropping-particle&quot;:&quot;&quot;,&quot;non-dropping-particle&quot;:&quot;&quot;},{&quot;family&quot;:&quot;Paz&quot;,&quot;given&quot;:&quot;Freddy&quot;,&quot;parse-names&quot;:false,&quot;dropping-particle&quot;:&quot;&quot;,&quot;non-dropping-particle&quot;:&quot;&quot;}],&quot;container-title&quot;:&quot;Communications in Computer and Information Science&quot;,&quot;accessed&quot;:{&quot;date-parts&quot;:[[2022,9,23]]},&quot;DOI&quot;:&quot;10.1007/978-3-030-66919-5_6/COVER&quot;,&quot;ISBN&quot;:&quot;9783030669188&quot;,&quot;ISSN&quot;:&quot;18650937&quot;,&quot;URL&quot;:&quot;https://link.springer.com/chapter/10.1007/978-3-030-66919-5_6&quot;,&quot;issued&quot;:{&quot;date-parts&quot;:[[2020]]},&quot;page&quot;:&quot;52-62&quot;,&quot;abstract&quot;:&quot;This paper presents the results of a systematic review conducted in order to identify the challenges integrating user-centered design and Scrum, as well as the techniques and methodologies that would allow the Scrum Team to overcome these challenges. A total of 416 studies where identified, out of which only 29 studies where selected for this review. According to the analysis, most challenges are related to the insufficient importance assigned to Usability and the User Experience in general, insufficient communication between designers and developers, insufficient resources assigned to Scrum for upfront activities, and clients trying to represent final users without being aware of their real needs. Additionally, 30 techniques and methodologies have been identified as possible solutions to these challenges, which should be further analyzed to determine whether they should be adapted and incorporated into the Scrum framework.&quot;,&quot;publisher&quot;:&quot;Springer Science and Business Media Deutschland GmbH&quot;,&quot;volume&quot;:&quot;1334&quot;,&quot;container-title-short&quot;:&quot;&quot;},&quot;isTemporary&quot;:false}]},{&quot;citationID&quot;:&quot;MENDELEY_CITATION_80467506-458a-4315-be07-14b6b3f9029f&quot;,&quot;properties&quot;:{&quot;noteIndex&quot;:0},&quot;isEdited&quot;:false,&quot;manualOverride&quot;:{&quot;isManuallyOverridden&quot;:false,&quot;citeprocText&quot;:&quot;[6]&quot;,&quot;manualOverrideText&quot;:&quot;&quot;},&quot;citationTag&quot;:&quot;MENDELEY_CITATION_v3_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&quot;,&quot;citationItems&quot;:[{&quot;id&quot;:&quot;902371f8-347a-32c0-92b2-b6bb938f685e&quot;,&quot;itemData&quot;:{&quot;type&quot;:&quot;article-journal&quot;,&quot;id&quot;:&quot;902371f8-347a-32c0-92b2-b6bb938f685e&quot;,&quot;title&quot;:&quot;Usability in agile software development: A tertiary study&quot;,&quot;author&quot;:[{&quot;family&quot;:&quot;Curcio&quot;,&quot;given&quot;:&quot;K&quot;,&quot;parse-names&quot;:false,&quot;dropping-particle&quot;:&quot;&quot;,&quot;non-dropping-particle&quot;:&quot;&quot;},{&quot;family&quot;:&quot;Santana&quot;,&quot;given&quot;:&quot;R&quot;,&quot;parse-names&quot;:false,&quot;dropping-particle&quot;:&quot;&quot;,&quot;non-dropping-particle&quot;:&quot;&quot;},{&quot;family&quot;:&quot;Reinehr&quot;,&quot;given&quot;:&quot;S&quot;,&quot;parse-names&quot;:false,&quot;dropping-particle&quot;:&quot;&quot;,&quot;non-dropping-particle&quot;:&quot;&quot;},{&quot;family&quot;:&quot;Malucelli&quot;,&quot;given&quot;:&quot;A&quot;,&quot;parse-names&quot;:false,&quot;dropping-particle&quot;:&quot;&quot;,&quot;non-dropping-particle&quot;:&quot;&quot;}],&quot;container-title&quot;:&quot;Computer Standards and Interfaces&quot;,&quot;container-title-short&quot;:&quot;Comput Stand Interfaces&quot;,&quot;DOI&quot;:&quot;10.1016/j.csi.2018.12.003&quot;,&quot;ISSN&quot;:&quot;09205489 (ISSN)&quot;,&quot;URL&quot;:&quot;https://www.scopus.com/inward/record.uri?eid=2-s2.0-85059608411&amp;doi=10.1016%2Fj.csi.2018.12.003&amp;partnerID=40&amp;md5=bea1482eac73e38adc215ce8ced82d18&quot;,&quot;issued&quot;:{&quot;date-parts&quot;:[[2019]]},&quot;publisher-place&quot;:&quot;Graduate Program in Computer Science (PPGIa), Pontifícia Universidade Católica do Paraná – PUCPR, Curitiba, Brazil&quot;,&quot;page&quot;:&quot;61-77&quot;,&quot;language&quot;:&quot;English&quot;,&quot;abstract&quot;:&quot;In the last years the interest in developing research on integration of usability and agile software development has been increasing. The number of systematic literature reviews, systematic mapping studies and non-systematic reviews, related to this thematic has also increased. Nevertheless, there is no analysis on the quality of these published secondary studies, nor is there a consolidated research that brings the answer of how to integrate these two areas. The goal of this paper is to categorize secondary studies related to the integration of usability and agile software development and present a critical analysis on the quality of the selected studies. To accomplish this goal a tertiary study was performed to categorize the related studies selected. Initially 3,065 papers were identified and further narrowed to 14 by applying exclusion criteria and analysis. We classified the selected studies as systematic literature reviews, systematic mapping studies and non-systematic literature reviews to report the data analysis. As a result of this study different forms to integrate usability and agile software development were detected as well as the various challenges that must be overcome for the integration success. Six main categories were identified to represent ways of integrating usability into agile development: processes, techniques, practices, recommendations, principles and different approaches. Regarding to the challenges for the integration seven main categories were also identified: issues related to tests, time, work balance, modularization, feedback, prioritization, and documentation. Although the interest in researching the integration of usability and agile software development has increased in the last years, mostly of the analyzed studies neglected the quality criteria and presented difficulties to use methods to synthetize the research results. Despite this, it has been realized that the integration of usability with agile software development is possible and is strongly aligned with user-centered design. The initial studies indicated a separation of activities and roles into specific tracks with parallel work to treat usability in agile software development, but the trend is no longer to manage and control these activities in separate ways, so new challenges are becoming to appear. Although we have identified several points of tension, the integration does not become unfeasible. © 2018&quot;,&quot;publisher&quot;:&quot;Elsevier B.V.&quot;,&quot;volume&quot;:&quot;64&quot;},&quot;isTemporary&quot;:false}]},{&quot;citationID&quot;:&quot;MENDELEY_CITATION_cb749b68-9593-4b91-9116-16d7903b316b&quot;,&quot;properties&quot;:{&quot;noteIndex&quot;:0},&quot;isEdited&quot;:false,&quot;manualOverride&quot;:{&quot;isManuallyOverridden&quot;:false,&quot;citeprocText&quot;:&quot;[1]&quot;,&quot;manualOverrideText&quot;:&quot;&quot;},&quot;citationTag&quot;:&quot;MENDELEY_CITATION_v3_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&quot;,&quot;citationItems&quot;:[{&quot;id&quot;:&quot;f602ae72-aa65-35e1-9a2d-16fd4036b267&quot;,&quot;itemData&quot;:{&quot;type&quot;:&quot;article-journal&quot;,&quot;id&quot;:&quot;f602ae72-aa65-35e1-9a2d-16fd4036b267&quot;,&quot;title&quot;:&quot;The evolution of agile UXD&quot;,&quot;author&quot;:[{&quot;family&quot;:&quot;Silva&quot;,&quot;given&quot;:&quot;T S&quot;,&quot;parse-names&quot;:false,&quot;dropping-particle&quot;:&quot;&quot;,&quot;non-dropping-particle&quot;:&quot;da&quot;},{&quot;family&quot;:&quot;Silveira&quot;,&quot;given&quot;:&quot;M S&quot;,&quot;parse-names&quot;:false,&quot;dropping-particle&quot;:&quot;&quot;,&quot;non-dropping-particle&quot;:&quot;&quot;},{&quot;family&quot;:&quot;Maurer&quot;,&quot;given&quot;:&quot;F&quot;,&quot;parse-names&quot;:false,&quot;dropping-particle&quot;:&quot;&quot;,&quot;non-dropping-particle&quot;:&quot;&quot;},{&quot;family&quot;:&quot;Silveira&quot;,&quot;given&quot;:&quot;F F&quot;,&quot;parse-names&quot;:false,&quot;dropping-particle&quot;:&quot;&quot;,&quot;non-dropping-particle&quot;:&quot;&quot;}],&quot;container-title&quot;:&quot;Information and Software Technology&quot;,&quot;container-title-short&quot;:&quot;Inf Softw Technol&quot;,&quot;DOI&quot;:&quot;10.1016/j.infsof.2018.04.008&quot;,&quot;ISSN&quot;:&quot;09505849 (ISSN)&quot;,&quot;issued&quot;:{&quot;date-parts&quot;:[[2018]]},&quot;publisher-place&quot;:&quot;Universidade Federal de São Paulo, Brazil&quot;,&quot;page&quot;:&quot;1-5&quot;,&quot;language&quot;:&quot;English&quot;,&quot;abstract&quot;:&quot;Context: Agile User eXperience Design (Agile UXD) is a current theme and a trending topic for the future of software development. The integration of UX Design within Agile development is seen as one of the frontiers for Agile Methods as a balance between upfront design as advocated by UX and the you-ain't-gonna-need-it (YAGNI) principle from the agile community must be found. Objective: In this paper, we analyze the evolution and current state of Agile UXD to provide a brief overview of the topic and to point out still unaddressed gaps, challenges, and future trends. Method: We systematically analyzed the existing research literature on how this topic evolved over time. We identified three categories with distinctive sets of work and classified them as Early, Middle and Recent years. Results: We noticed that the Process and Practice dimension has already crossed the line that separates Agile and UXD, the People and Social dimension is crossing this line right now, and the Technology and Artifact is the dimension that took the longest to be addressed, and it did not cross the line yet. Crossing the line means that there is already a full understanding from the Agile side of UX needs and vice versa. Conclusion: Agile UXD is a need for today's software development teams. However, integrated teams still need to understand that UXD is not a role, but discipline and culture for the whole Agile environment. © 2018 Elsevier B.V.&quot;,&quot;publisher&quot;:&quot;Elsevier B.V.&quot;,&quot;volume&quot;:&quot;102&quot;},&quot;isTemporary&quot;:false}]},{&quot;citationID&quot;:&quot;MENDELEY_CITATION_084e0dfc-b56f-4a60-bf6a-3bac91a1906d&quot;,&quot;properties&quot;:{&quot;noteIndex&quot;:0},&quot;isEdited&quot;:false,&quot;manualOverride&quot;:{&quot;isManuallyOverridden&quot;:false,&quot;citeprocText&quot;:&quot;[4]&quot;,&quot;manualOverrideText&quot;:&quot;&quot;},&quot;citationTag&quot;:&quot;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&quot;,&quot;citationItems&quot;:[{&quot;id&quot;:&quot;4d68f2e2-58d5-3212-9e89-cae3d286decd&quot;,&quot;itemData&quot;:{&quot;type&quot;:&quot;report&quot;,&quot;id&quot;:&quot;4d68f2e2-58d5-3212-9e89-cae3d286decd&quot;,&quot;title&quot;:&quot;A Gamified Framework to Integrate User Experience into Agile Software Development Process&quot;,&quot;author&quot;:[{&quot;family&quot;:&quot;Alhammad&quot;,&quot;given&quot;:&quot;Manal M&quot;,&quot;parse-names&quot;:false,&quot;dropping-particle&quot;:&quot;&quot;,&quot;non-dropping-particle&quot;:&quot;&quot;}],&quot;URL&quot;:&quot;https://oa.upm.es/66064/&quot;,&quot;issued&quot;:{&quot;date-parts&quot;:[[2020]]},&quot;abstract&quot;:&quot;While the significance of integrating User eXperience Design (UXD) with agile development processes is underscored in the literature, there are yet challenges and issues that must be resolved to achieve a seamless integration process. Those challenges range from practical issues such as the lack of technical means in terms of supportive tools or artefacts, to more fundamental issues such as the complexity of building a shared understanding of the User eXperience (UX) vision among the entire agile team and organization. Those issues do not necessarily imply that the integration of agile and UX is infeasible, but rather point to areas in which further research is needed to improve the integration process.  In this respect, we saw an opportunity to contribute to improving the process of integrating UX practices into agile by addressing one of the reported challenges in the literature which is the lack of prioritizing UX aspects compared to functional aspects. Recognizing the importance of incorporating UXD into agile as a team culture, this thesis aims to design and validate a framework to help agile teams to develop a motivated mindset towards UX activities. Following Design Science Research (DSR), this doctoral work began by identifying, describing, and analyzing the challenge of focusing on functional features over UX features in agile teams. We essentially found that the prioritization of functional features over UX features embodies a set of issues and it represents a recurrent obstacle when integrating UX with agile. Among those issues are the lack of motivation towards UX work, resistance to change, and the curse of knowledge in which agile teams think they know better than the user.  To address this challenge, we proposed a gamified framework to integrate Lean UX into Scrum, called ?GLUX? (Gamified Lean UX). The goal of our proposed framework is to motivate and engage agile teams to carry out UX activities collaboratively and develop a user-centered mindset using gamification. The choice of gamification as a motivational technique is primarily based on the hypothesis established in the literature that gamification has potential in influencing human behavior in general, and in promoting software engineering best practices in particular.  In validating our proposed framework, we conducted a pilot study to primarily examine the effectiveness of GLUX in terms of usability and utility in promoting and developing a motivated mindset in agile teams towards UX. Three agile teams consisting of software engineering graduate students participated in the study, simulating a real-world agile project. Our data collection occurred through student surveys, unstructured interviews, and the analysis of projects reports. Preliminary results suggest that GLUX can be effective in facilitating the integration process by engaging Scrum teams in carrying out UX activities throughout the development process. However, similar outcomes cannot be guaranteed if the GLUX framework was to be applied into a different context or when not implemented as specified.  Nonetheless, key observations have been reported in the form of lessons learned. We mainly found that the team?s collective mindset towards UX work can sometimes override the individual?s mindset, and that it can be influenced by a variety of factors such as the knowledge and experience in UX. We have also discussed some of the challenges that can emerge from managing the integration of agile and UX as one process such as the difficulty to incorporate UX activities and development work in short iterations. Finally, we highlight that gamification can be susceptible to the ?novelty effect?, and that some game elements (e.g. challenges) can be motivating and de-motivating at the same time. ———-RESUMEN———- Si bien en la literatura se subraya la importancia de integrar User eXperience (UX) con procesos de desarrollo ágiles, aún existen desafíos y problemas que deben resolverse para lograr un proceso de integración eficiente. Esos desafíos van desde cuestiones prácticas, como la falta de medios técnicos en términos de herramientas o artefactos de apoyo, hasta cuestiones más fundamentales como la complejidad de construir una comprensión compartida de la visión de la experiencia del usuario entre todo el equipo y la organización ágil. Estos problemas identifican áreas en las que se necesita más investigación para mejorar dicho proceso de integración.  Esta investigación aborda uno de estos desafíos, concretamente la necesidad de priorizar los aspectos de UX en comparación con los aspectos funcionales en el desarrollo ágil, lo que implica a su vez abordar, por ejemplo aspectos como la falta de motivación hacia el trabajo UX o la resistencia al cambio.  En este contexto, esta tesis doctoral tiene como objetivo diseñar un marco para ayudar a los equipos ágiles a considerar la UX como elemento guía del desarrollo ágil. Siguiendo Design Science Research (DSR) se ha propuesto un marco gamificado para integrar Lean UX en Scrum, llamado \&quot;GLUX\&quot; (Gamified Lean UX). El objetivo de GLUX es utilizar gamificación para motivar e involucrar a los equipos ágiles a realizar actividades de UX de manera colaborativa desarrollando una mentalidad de UX que guíe y motive el desarrollo ágil. La elección de la gamificación como técnica motivacional se basa principalmente en la hipótesis establecida en la literatura de que la gamificación tiene potencial para influir en el comportamiento humano en general y para promover las mejores prácticas de ingeniería de software en particular.  GLUX se ha aplicado en un estudio piloto con el fin de analizar su efectividad en términos de usabilidad y utilidad para promover y desarrollar una mentalidad UX en equipos ágiles. Tres equipos ágiles formados por estudiantes graduados de ingeniería de software participaron en el estudio, simulando un proyecto ágil. Se han recopilado datos a través de encuestas a los estudiantes, entrevistas no estructuradas y análisis de informes de proyectos. Los resultados sugieren que GLUX puede ser eficaz para facilitar el proceso de integración al involucrar a los equipos Scrum en la realización de actividades UX durante todo el proceso de desarrollo. Estos resultados, aunque alentadores son preliminares, requiriéndose replicación tanto en contextos similares como diferentes.  Además de estos resultados preliminares, se han identificado importantes lecciones aprendidas relacionadas con el uso de la gamificación en el desarrollo de software, como por ejemplo, el efecto de la mentalidad colectiva del equipo en relación con la mentalidad individual; el efecto de las iteraciones cortas que guían el trabajo ágil sobre la integración de UX; o el posible ?efecto novedad? del que puede ser susceptible la gamificación haciendo algunos elementos del juego motivadores y desmotivadores al mismo tiempo.&quot;,&quot;container-title-short&quot;:&quot;&quot;},&quot;isTemporary&quot;:false}]},{&quot;citationID&quot;:&quot;MENDELEY_CITATION_11425c8d-e14c-4a3f-9f5c-3f581761e25a&quot;,&quot;properties&quot;:{&quot;noteIndex&quot;:0},&quot;isEdited&quot;:false,&quot;manualOverride&quot;:{&quot;isManuallyOverridden&quot;:false,&quot;citeprocText&quot;:&quot;[39]&quot;,&quot;manualOverrideText&quot;:&quot;&quot;},&quot;citationTag&quot;:&quot;MENDELEY_CITATION_v3_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&quot;,&quot;citationItems&quot;:[{&quot;id&quot;:&quot;dd2701f8-48e7-3e44-b0d4-d4381a31db05&quot;,&quot;itemData&quot;:{&quot;type&quot;:&quot;article&quot;,&quot;id&quot;:&quot;dd2701f8-48e7-3e44-b0d4-d4381a31db05&quot;,&quot;title&quot;:&quot;Task allocation between ux specialists and developers in agile software development projects&quot;,&quot;author&quot;:[{&quot;family&quot;:&quot;Kuusinen&quot;,&quot;given&quot;:&quot;K&quot;,&quot;parse-names&quot;:false,&quot;dropping-particle&quot;:&quot;&quot;,&quot;non-dropping-particle&quot;:&quot;&quot;}],&quot;container-title&quot;:&quot;15th IFIP TC 13 International Conference on Human–Computer Interaction, INTERACT 2015&quot;,&quot;editor&quot;:[{&quot;family&quot;:&quot;P.&quot;,&quot;given&quot;:&quot;Palanque&quot;,&quot;parse-names&quot;:false,&quot;dropping-particle&quot;:&quot;&quot;,&quot;non-dropping-particle&quot;:&quot;&quot;},{&quot;family&quot;:&quot;T.&quot;,&quot;given&quot;:&quot;Gross&quot;,&quot;parse-names&quot;:false,&quot;dropping-particle&quot;:&quot;&quot;,&quot;non-dropping-particle&quot;:&quot;&quot;},{&quot;family&quot;:&quot;M.&quot;,&quot;given&quot;:&quot;Fetter&quot;,&quot;parse-names&quot;:false,&quot;dropping-particle&quot;:&quot;&quot;,&quot;non-dropping-particle&quot;:&quot;&quot;},{&quot;family&quot;:&quot;S.&quot;,&quot;given&quot;:&quot;Barbosa&quot;,&quot;parse-names&quot;:false,&quot;dropping-particle&quot;:&quot;&quot;,&quot;non-dropping-particle&quot;:&quot;&quot;},{&quot;family&quot;:&quot;M.&quot;,&quot;given&quot;:&quot;Winckler&quot;,&quot;parse-names&quot;:false,&quot;dropping-particle&quot;:&quot;&quot;,&quot;non-dropping-particle&quot;:&quot;&quot;},{&quot;family&quot;:&quot;J.&quot;,&quot;given&quot;:&quot;Abascal&quot;,&quot;parse-names&quot;:false,&quot;dropping-particle&quot;:&quot;&quot;,&quot;non-dropping-particle&quot;:&quot;&quot;}],&quot;DOI&quot;:&quot;10.1007/978-3-319-22698-9_3&quot;,&quot;ISBN&quot;:&quot;03029743 (ISSN); 9783319226972 (ISBN)&quot;,&quot;URL&quot;:&quot;https://www.scopus.com/inward/record.uri?eid=2-s2.0-84946095787&amp;doi=10.1007%2F978-3-319-22698-9_3&amp;partnerID=40&amp;md5=22f4a9e5f131a3b66ac27e6e4b53343c&quot;,&quot;issued&quot;:{&quot;date-parts&quot;:[[2015]]},&quot;publisher-place&quot;:&quot;Tampere University of Technology, Tampere, Finland&quot;,&quot;page&quot;:&quot;27-44&quot;,&quot;language&quot;:&quot;English&quot;,&quot;abstract&quot;:&quot;Synchronizing efforts between developers and user experience (UX) specialists is one of the major challenges in agile UX work. In this paper, we report results of a study conducted over a release cycle of six agile software development projects in five companies, considering the task allocation and cooperation in the team. Team members (N = 31), including product owners, UX specialists, and developers, reported weekly on the UX-related tasks they had contributed to and whether the UX specialist had participated. We identified three forms of cooperation: minimal, product owner–UX specialist, and developer–UX specialist. Our study suggests that for projects operating in the minimal cooperation mode, the collaboration concentrates on the user interface (UI) design, while other aspects of UX work are downplayed. At the same time, many UX-related tasks were successfully handled by developers alone. Therefore, to support UX work integration, we suggest a task-oriented integration approach for projects with minimal UX resources. © IFIP International Federation for Information Processing 2015.&quot;,&quot;publisher&quot;:&quot;Springer Verlag&quot;,&quot;volume&quot;:&quot;9298&quot;,&quot;container-title-short&quot;:&quot;&quot;},&quot;isTemporary&quot;:false}]},{&quot;citationID&quot;:&quot;MENDELEY_CITATION_043360cf-ec3d-479d-a2ae-14546a31f585&quot;,&quot;properties&quot;:{&quot;noteIndex&quot;:0},&quot;isEdited&quot;:false,&quot;manualOverride&quot;:{&quot;isManuallyOverridden&quot;:false,&quot;citeprocText&quot;:&quot;[5]&quot;,&quot;manualOverrideText&quot;:&quot;&quot;},&quot;citationTag&quot;:&quot;MENDELEY_CITATION_v3_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&quot;,&quot;citationItems&quot;:[{&quot;id&quot;:&quot;a11e4b5a-f113-3e48-b8ae-cb8116713b55&quot;,&quot;itemData&quot;:{&quot;type&quot;:&quot;article-journal&quot;,&quot;id&quot;:&quot;a11e4b5a-f113-3e48-b8ae-cb8116713b55&quot;,&quot;title&quot;:&quot;Integrating UX work with agile development through user stories: An action research study in a small software company&quot;,&quot;author&quot;:[{&quot;family&quot;:&quot;Ananjeva&quot;,&quot;given&quot;:&quot;A&quot;,&quot;parse-names&quot;:false,&quot;dropping-particle&quot;:&quot;&quot;,&quot;non-dropping-particle&quot;:&quot;&quot;},{&quot;family&quot;:&quot;Persson&quot;,&quot;given&quot;:&quot;J S&quot;,&quot;parse-names&quot;:false,&quot;dropping-particle&quot;:&quot;&quot;,&quot;non-dropping-particle&quot;:&quot;&quot;},{&quot;family&quot;:&quot;Bruun&quot;,&quot;given&quot;:&quot;A&quot;,&quot;parse-names&quot;:false,&quot;dropping-particle&quot;:&quot;&quot;,&quot;non-dropping-particle&quot;:&quot;&quot;}],&quot;container-title&quot;:&quot;Journal of Systems and Software&quot;,&quot;DOI&quot;:&quot;10.1016/j.jss.2020.110785&quot;,&quot;ISSN&quot;:&quot;01641212 (ISSN)&quot;,&quot;URL&quot;:&quot;https://www.scopus.com/inward/record.uri?eid=2-s2.0-85089812983&amp;doi=10.1016%2Fj.jss.2020.110785&amp;partnerID=40&amp;md5=4df1f4e80c9c92189ddf642cd78ebc08&quot;,&quot;issued&quot;:{&quot;date-parts&quot;:[[2020]]},&quot;publisher-place&quot;:&quot;Aalborg University, Computer Science, Selma Lagerlöfs Vej 300, Aalborg Oest, DK-9220, Denmark&quot;,&quot;language&quot;:&quot;English&quot;,&quot;abstract&quot;:&quot;The integration of user experience (UX) work with agile software development has been addressed in extensive research of challenges and process models. However, in-depth research of context-specific improvements of this integration with actual UX professionals and agile developers in their actual practice is limited. This study examines how the integration of UX work with agile development can be improved in the context of a small Danish Software-as-a-Service (SaaS) company. We used the problem- and solution-oriented action research method over 12 months in the company. During this period, we initially carried out extensive participant observations, recorded 32 semi-structured interviews, and finally conducted two improvement iterations with evaluations of their effect on agility. We identified user stories as an essential indicator of UX integration. Verbose user stories imply problems in collaboration and trust, while concise user stories and deliberation improve integration of UX work with agile development. The conclusion is that integrating UX work with agile development in practice is complex, contextualized, and difficult even for only a small part of it. We propose that concise user stories and deliberation can be useful and well-defined focuses for integrating UX work with agile software development without sacrificing their agility. © 2020&quot;,&quot;publisher&quot;:&quot;Elsevier Inc.&quot;,&quot;volume&quot;:&quot;170&quot;,&quot;container-title-short&quot;:&quot;&quot;},&quot;isTemporary&quot;:false}]},{&quot;citationID&quot;:&quot;MENDELEY_CITATION_4171e870-760b-483a-9053-e1510c4d9328&quot;,&quot;properties&quot;:{&quot;noteIndex&quot;:0},&quot;isEdited&quot;:false,&quot;manualOverride&quot;:{&quot;isManuallyOverridden&quot;:false,&quot;citeprocText&quot;:&quot;[40]&quot;,&quot;manualOverrideText&quot;:&quot;&quot;},&quot;citationTag&quot;:&quot;MENDELEY_CITATION_v3_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&quot;,&quot;citationItems&quot;:[{&quot;id&quot;:&quot;bf5cc5f5-c106-3e09-a55b-597f87910b39&quot;,&quot;itemData&quot;:{&quot;type&quot;:&quot;article-journal&quot;,&quot;id&quot;:&quot;bf5cc5f5-c106-3e09-a55b-597f87910b39&quot;,&quot;title&quot;:&quot;Agile software development and UX design: A case study of integration by mutual adjustment&quot;,&quot;author&quot;:[{&quot;family&quot;:&quot;Persson&quot;,&quot;given&quot;:&quot;John Stouby&quot;,&quot;parse-names&quot;:false,&quot;dropping-particle&quot;:&quot;&quot;,&quot;non-dropping-particle&quot;:&quot;&quot;},{&quot;family&quot;:&quot;Bruun&quot;,&quot;given&quot;:&quot;Anders&quot;,&quot;parse-names&quot;:false,&quot;dropping-particle&quot;:&quot;&quot;,&quot;non-dropping-particle&quot;:&quot;&quot;},{&quot;family&quot;:&quot;Lárusdóttir&quot;,&quot;given&quot;:&quot;Marta Kristín&quot;,&quot;parse-names&quot;:false,&quot;dropping-particle&quot;:&quot;&quot;,&quot;non-dropping-particle&quot;:&quot;&quot;},{&quot;family&quot;:&quot;Nielsen&quot;,&quot;given&quot;:&quot;Peter Axel&quot;,&quot;parse-names&quot;:false,&quot;dropping-particle&quot;:&quot;&quot;,&quot;non-dropping-particle&quot;:&quot;&quot;}],&quot;container-title&quot;:&quot;Information and Software Technology&quot;,&quot;container-title-short&quot;:&quot;Inf Softw Technol&quot;,&quot;accessed&quot;:{&quot;date-parts&quot;:[[2022,9,30]]},&quot;DOI&quot;:&quot;10.1016/J.INFSOF.2022.107059&quot;,&quot;ISSN&quot;:&quot;0950-5849&quot;,&quot;issued&quot;:{&quot;date-parts&quot;:[[2022,12,1]]},&quot;page&quot;:&quot;107059&quot;,&quot;abstract&quot;:&quot;CONTEXT\r\n: Agility is an overarching ideal for empirically-driven software development processes that embrace change in order to improve quality, economy, and simplicity. While the pursuit of Agility has held prominence in software practice and research for over two decades, user experience (UX) designers struggle to integrate their work processes with agile software development.\r\nOBJECTIVE\r\n: As empirical processes are constantly evolving, so is this integration struggle for UX designers. We, therefore, present an industrial case study of how a Danish software company integrates UX design and agile software development.\r\nMETHOD\r\n: We conducted a case study involving a) one iteration of individual interviews with 10 employees (four UX designers, three software developers, two project managers, and one solution architect) and b) a follow-up iteration consisting of a workshop with 6 employees (three UX designers, two solution architects, and one project manager) two years later. We analyzed how the company's approach to integration with 'upfront design' and 'work in parallel' involve mutual adjustments as opposed to assimilation or separation of UX design and software development.\r\nRESULTS\r\n: Our analysis shows how integration through mutual adjustments made distinct contributions to UX designers' and software developers' pursuit of Agility. They experienced notably different work processes that still dealt effectively with change and contributed to quality, economy, or simplicity. Nevertheless, as shown from a follow-up workshop two years after our first interviews, these processes were still susceptible to integration struggles over time.\r\nCONCLUSION\r\n: We conclude that integration based on mutual adjustment potentially makes Agility for UX designers and software developers different and mutually complementary. This integration contrasts with assimilation, which potentially makes their Agility mutually indistinguishably, and with separation, which makes their Agility different and mutually competing.&quot;,&quot;publisher&quot;:&quot;Elsevier&quot;,&quot;volume&quot;:&quot;152&quot;},&quot;isTemporary&quot;:false}]},{&quot;citationID&quot;:&quot;MENDELEY_CITATION_fe2d402a-95d9-42ed-9e15-81b191b6286b&quot;,&quot;properties&quot;:{&quot;noteIndex&quot;:0},&quot;isEdited&quot;:false,&quot;manualOverride&quot;:{&quot;isManuallyOverridden&quot;:false,&quot;citeprocText&quot;:&quot;[42]&quot;,&quot;manualOverrideText&quot;:&quot;&quot;},&quot;citationTag&quot;:&quot;MENDELEY_CITATION_v3_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&quot;,&quot;citationItems&quot;:[{&quot;id&quot;:&quot;710a99e7-ef9f-3c02-8412-1ed9a019cc0e&quot;,&quot;itemData&quot;:{&quot;type&quot;:&quot;article-journal&quot;,&quot;id&quot;:&quot;710a99e7-ef9f-3c02-8412-1ed9a019cc0e&quot;,&quot;title&quot;:&quot;The role of UX professionals in agile development: a case study from industry&quot;,&quot;author&quot;:[{&quot;family&quot;:&quot;Bruun&quot;,&quot;given&quot;:&quot;A&quot;,&quot;parse-names&quot;:false,&quot;dropping-particle&quot;:&quot;&quot;,&quot;non-dropping-particle&quot;:&quot;&quot;},{&quot;family&quot;:&quot;Larusdottir&quot;,&quot;given&quot;:&quot;MK&quot;,&quot;parse-names&quot;:false,&quot;dropping-particle&quot;:&quot;&quot;,&quot;non-dropping-particle&quot;:&quot;&quot;},{&quot;family&quot;:&quot;Nielsen&quot;,&quot;given&quot;:&quot;L&quot;,&quot;parse-names&quot;:false,&quot;dropping-particle&quot;:&quot;&quot;,&quot;non-dropping-particle&quot;:&quot;&quot;},{&quot;family&quot;:&quot;…&quot;,&quot;given&quot;:&quot;PA Nielsen - Proceedings of the 10th&quot;,&quot;parse-names&quot;:false,&quot;dropping-particle&quot;:&quot;&quot;,&quot;non-dropping-particle&quot;:&quot;&quot;},{&quot;family&quot;:&quot;2018&quot;,&quot;given&quot;:&quot;undefined&quot;,&quot;parse-names&quot;:false,&quot;dropping-particle&quot;:&quot;&quot;,&quot;non-dropping-particle&quot;:&quot;&quot;}],&quot;container-title&quot;:&quot;dl.acm.org&quot;,&quot;accessed&quot;:{&quot;date-parts&quot;:[[2022,9,23]]},&quot;DOI&quot;:&quot;10.1145/3240167.3240213&quot;,&quot;ISBN&quot;:&quot;9781450364379&quot;,&quot;URL&quot;:&quot;https://dl.acm.org/doi/abs/10.1145/3240167.3240213&quot;,&quot;issued&quot;:{&quot;date-parts&quot;:[[2018,9,29]]},&quot;page&quot;:&quot;352-363&quot;,&quot;abstract&quot;:&quot;A highly debated topic within recent literature in HCI is the integration of UX activities into agile development. While we acknowledge the question of integration to be one of the main challenges for UX professionals, this seems to have received traction and is heading closer towards a resolution. We believe the time is right for gaining an in-depth understanding of the UX roles responsibilities in an agile case company that has moved beyond the question of UX integration. Through interviews with UX professionals, developers and managers we found that the UX professionals have a very broad set of responsibilities, of which some are unseen in relation to previous studies and not classically considered part of the UX role. Interestingly, these newly identified responsibilities are some of the most critical to the success of integrating UX into agile development.&quot;,&quot;publisher&quot;:&quot;Association for Computing Machinery&quot;,&quot;container-title-short&quot;:&quot;&quot;},&quot;isTemporary&quot;:false}]},{&quot;citationID&quot;:&quot;MENDELEY_CITATION_d84c1c88-e521-4b31-a82d-8e81fc7d4ae9&quot;,&quot;properties&quot;:{&quot;noteIndex&quot;:0},&quot;isEdited&quot;:false,&quot;manualOverride&quot;:{&quot;isManuallyOverridden&quot;:false,&quot;citeprocText&quot;:&quot;[30]&quot;,&quot;manualOverrideText&quot;:&quot;&quot;},&quot;citationTag&quot;:&quot;MENDELEY_CITATION_v3_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&quot;,&quot;citationItems&quot;:[{&quot;id&quot;:&quot;c78c1437-2365-312c-9a61-e725eb0bf9ec&quot;,&quot;itemData&quot;:{&quot;type&quot;:&quot;paper-conference&quot;,&quot;id&quot;:&quot;c78c1437-2365-312c-9a61-e725eb0bf9ec&quot;,&quot;title&quot;:&quot;A Systematic Review of Usability Techniques in Agile Methodologies&quot;,&quot;author&quot;:[{&quot;family&quot;:&quot;Salvador&quot;,&quot;given&quot;:&quot;Carolina&quot;,&quot;parse-names&quot;:false,&quot;dropping-particle&quot;:&quot;&quot;,&quot;non-dropping-particle&quot;:&quot;&quot;},{&quot;family&quot;:&quot;Nakasone&quot;,&quot;given&quot;:&quot;Arturo&quot;,&quot;parse-names&quot;:false,&quot;dropping-particle&quot;:&quot;&quot;,&quot;non-dropping-particle&quot;:&quot;&quot;},{&quot;family&quot;:&quot;Pow-Sang&quot;,&quot;given&quot;:&quot;Jose Antonio&quot;,&quot;parse-names&quot;:false,&quot;dropping-particle&quot;:&quot;&quot;,&quot;non-dropping-particle&quot;:&quot;&quot;}],&quot;collection-title&quot;:&quot;EATIS '14&quot;,&quot;container-title&quot;:&quot;Proceedings of the 7th Euro American Conference on Telematics and Information Systems&quot;,&quot;DOI&quot;:&quot;10.1145/2590651.2590668&quot;,&quot;ISBN&quot;:&quot;9781450324359&quot;,&quot;URL&quot;:&quot;https://doi-org.sdl.idm.oclc.org/10.1145/2590651.2590668&quot;,&quot;issued&quot;:{&quot;date-parts&quot;:[[2014]]},&quot;publisher-place&quot;:&quot;New York, NY, USA&quot;,&quot;abstract&quot;:&quot;In this paper, we present the results of a systematic review involving the use of usability techniques in software developments where agile methodologies were used. The search strategy identified 307 studies, where only 32 were finally selected for the review. We found that complementary techniques are the most frequent techniques used with agile methodologies. In addition, most studies performed usability evaluations only during the implementation phase, and these evaluations were mostly constructed as elaborations of case studies.&quot;,&quot;publisher&quot;:&quot;Association for Computing Machinery&quot;,&quot;container-title-short&quot;:&quot;&quot;},&quot;isTemporary&quot;:false}]},{&quot;citationID&quot;:&quot;MENDELEY_CITATION_5e276cc8-1471-4791-8552-bb105b512ee4&quot;,&quot;properties&quot;:{&quot;noteIndex&quot;:0},&quot;isEdited&quot;:false,&quot;manualOverride&quot;:{&quot;isManuallyOverridden&quot;:false,&quot;citeprocText&quot;:&quot;[7]&quot;,&quot;manualOverrideText&quot;:&quot;&quot;},&quot;citationTag&quot;:&quot;MENDELEY_CITATION_v3_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&quot;,&quot;citationItems&quot;:[{&quot;id&quot;:&quot;aed2a8bd-b8fc-3851-bdb3-b5f8dc19958b&quot;,&quot;itemData&quot;:{&quot;type&quot;:&quot;article-journal&quot;,&quot;id&quot;:&quot;aed2a8bd-b8fc-3851-bdb3-b5f8dc19958b&quot;,&quot;title&quot;:&quot;How Agile Developers Integrate User-Centered Design into Their Processes: A Literature Review&quot;,&quot;author&quot;:[{&quot;family&quot;:&quot;Caballero&quot;,&quot;given&quot;:&quot;L&quot;,&quot;parse-names&quot;:false,&quot;dropping-particle&quot;:&quot;&quot;,&quot;non-dropping-particle&quot;:&quot;&quot;},{&quot;family&quot;:&quot;Moreno&quot;,&quot;given&quot;:&quot;A M&quot;,&quot;parse-names&quot;:false,&quot;dropping-particle&quot;:&quot;&quot;,&quot;non-dropping-particle&quot;:&quot;&quot;},{&quot;family&quot;:&quot;Seffah&quot;,&quot;given&quot;:&quot;A&quot;,&quot;parse-names&quot;:false,&quot;dropping-particle&quot;:&quot;&quot;,&quot;non-dropping-particle&quot;:&quot;&quot;}],&quot;container-title&quot;:&quot;International Journal of Software Engineering and Knowledge Engineering&quot;,&quot;DOI&quot;:&quot;10.1142/S0218194016500418&quot;,&quot;ISSN&quot;:&quot;02181940 (ISSN)&quot;,&quot;URL&quot;:&quot;https://www.scopus.com/inward/record.uri?eid=2-s2.0-84993985680&amp;doi=10.1142%2FS0218194016500418&amp;partnerID=40&amp;md5=447273c6238f95b2a3d9fd5a6eb081c5&quot;,&quot;issued&quot;:{&quot;date-parts&quot;:[[2016]]},&quot;publisher-place&quot;:&quot;Instituto Tecnológico de Conkal, Km 16 oldroadMotul Yucatán, Mexico&quot;,&quot;page&quot;:&quot;1175-1201&quot;,&quot;language&quot;:&quot;English&quot;,&quot;abstract&quot;:&quot;The lack of user engagement, the absence of user feedback, incomplete and continuously changing user requirements are among the critical concerns that cause projects to fail. User-centered design (UCD) and agile software development are two iterative approaches that have been proposed to overcome such concerns. UCD is a design process focusing on user research, user interface design and usability evaluation. Introduced by software engineering practitioners, agile refers to a number of iterative and incremental software development practices that emphasize people's needs, communication between developers and stakeholders and the ability to adapt to change. In both the agile and UCD communities, however, a full understanding of user requirements is often seen as incompatible with early and quick development iterations. We performed a literature review aiming to identify how agile teams have integrated UCD tools into their agile software development process to a better understanding of the user requirements without losing sight of the agile values and principles. UCD tools adaptations and minimal-up-front design applied in agile development are among the approaches discovered in this study. The findings could lead to a comprehensive user-centric software engineering that will overcome inherent problems faced by agile teams to understand user needs, priorities and goals. © 2016 World Scientific Publishing Company.&quot;,&quot;publisher&quot;:&quot;World Scientific Publishing Co. Pte Ltd&quot;,&quot;issue&quot;:&quot;8&quot;,&quot;volume&quot;:&quot;26&quot;,&quot;container-title-short&quot;:&quot;&quot;},&quot;isTemporary&quot;:false}]},{&quot;citationID&quot;:&quot;MENDELEY_CITATION_dccd06af-0240-4873-ac3b-213bd7e1bf6b&quot;,&quot;properties&quot;:{&quot;noteIndex&quot;:0},&quot;isEdited&quot;:false,&quot;manualOverride&quot;:{&quot;isManuallyOverridden&quot;:false,&quot;citeprocText&quot;:&quot;[43]&quot;,&quot;manualOverrideText&quot;:&quot;&quot;},&quot;citationTag&quot;:&quot;MENDELEY_CITATION_v3_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&quot;,&quot;citationItems&quot;:[{&quot;id&quot;:&quot;ca164d15-45fd-3da7-a093-d439ab4d61ef&quot;,&quot;itemData&quot;:{&quot;type&quot;:&quot;paper-conference&quot;,&quot;id&quot;:&quot;ca164d15-45fd-3da7-a093-d439ab4d61ef&quot;,&quot;title&quot;:&quot;Coherent Heuristic Evaluation (CoHE): Toward Increasing the Effectiveness of Heuristic Evaluation for Novice Evaluators&quot;,&quot;author&quot;:[{&quot;family&quot;:&quot;Abulfaraj&quot;,&quot;given&quot;:&quot;Anas&quot;,&quot;parse-names&quot;:false,&quot;dropping-particle&quot;:&quot;&quot;,&quot;non-dropping-particle&quot;:&quot;&quot;},{&quot;family&quot;:&quot;Steele&quot;,&quot;given&quot;:&quot;Adam&quot;,&quot;parse-names&quot;:false,&quot;dropping-particle&quot;:&quot;&quot;,&quot;non-dropping-particle&quot;:&quot;&quot;}],&quot;container-title&quot;:&quot;Design, User Experience, and Usability. Interaction Design&quot;,&quot;editor&quot;:[{&quot;family&quot;:&quot;Marcus&quot;,&quot;given&quot;:&quot;Aaron&quot;,&quot;parse-names&quot;:false,&quot;dropping-particle&quot;:&quot;&quot;,&quot;non-dropping-particle&quot;:&quot;&quot;},{&quot;family&quot;:&quot;Rosenzweig&quot;,&quot;given&quot;:&quot;Elizabeth&quot;,&quot;parse-names&quot;:false,&quot;dropping-particle&quot;:&quot;&quot;,&quot;non-dropping-particle&quot;:&quot;&quot;}],&quot;ISBN&quot;:&quot;978-3-030-49713-2&quot;,&quot;issued&quot;:{&quot;date-parts&quot;:[[2020]]},&quot;publisher-place&quot;:&quot;Cham&quot;,&quot;page&quot;:&quot;3-20&quot;,&quot;abstract&quot;:&quot;Heuristic evaluation (HE) is an inspection-based usability evaluation method in which a number of evaluators, typically 3--5, assess the usability of a system based on a set of usability guidelines. HE was first introduced by Nielsen and Molich and then revised by Nielsen. Since its introduction, HE has gained wide popularity among human-computer interaction (HCI) and user experience (UX) practitioners and is now one of the most common usability evaluation methods. A few years after the introduction of HE, some researchers realized that novice evaluators perform poorly on complex systems. This issue, known as the expertise effect, is one of the major challenges of HE; i.e., the more experienced the evaluator is, the better the results of the evaluation. Consequently, some researchers argue that the results of HE are the product of the evaluator's experience rather than the method itself. To address this issue, we interviewed 15 usability experts, all of whom had at least four years of experience and who came from both academia and industry. We analyzed their responses and developed a step-by-step protocol.&quot;,&quot;publisher&quot;:&quot;Springer International Publishing&quot;,&quot;container-title-short&quot;:&quot;&quot;},&quot;isTemporary&quot;:false}]},{&quot;citationID&quot;:&quot;MENDELEY_CITATION_fcb9f84d-9e5a-404d-9104-025a879df88f&quot;,&quot;properties&quot;:{&quot;noteIndex&quot;:0},&quot;isEdited&quot;:false,&quot;manualOverride&quot;:{&quot;citeprocText&quot;:&quot;[44]&quot;,&quot;isManuallyOverridden&quot;:false,&quot;manualOverrideText&quot;:&quot;&quot;},&quot;citationTag&quot;:&quot;MENDELEY_CITATION_v3_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&quot;,&quot;citationItems&quot;:[{&quot;id&quot;:&quot;e3a41025-980e-55d2-9126-e66cc4b6c7f5&quot;,&quot;itemData&quot;:{&quot;author&quot;:[{&quot;dropping-particle&quot;:&quot;&quot;,&quot;family&quot;:&quot;Gothelf&quot;,&quot;given&quot;:&quot;Jeff&quot;,&quot;non-dropping-particle&quot;:&quot;&quot;,&quot;parse-names&quot;:false,&quot;suffix&quot;:&quot;&quot;},{&quot;dropping-particle&quot;:&quot;&quot;,&quot;family&quot;:&quot;Seiden&quot;,&quot;given&quot;:&quot;Josh&quot;,&quot;non-dropping-particle&quot;:&quot;&quot;,&quot;parse-names&quot;:false,&quot;suffix&quot;:&quot;&quot;}],&quot;id&quot;:&quot;e3a41025-980e-55d2-9126-e66cc4b6c7f5&quot;,&quot;issued&quot;:{&quot;date-parts&quot;:[[&quot;2021&quot;]]},&quot;publisher&quot;:&quot;\&quot; O'Reilly Media, Inc.\&quot;&quot;,&quot;title&quot;:&quot;Lean ux&quot;,&quot;type&quot;:&quot;book&quot;,&quot;container-title-short&quot;:&quot;&quot;},&quot;uris&quot;:[&quot;http://www.mendeley.com/documents/?uuid=7d8e0326-d1a3-4024-85df-276466bbc0f5&quot;],&quot;isTemporary&quot;:false,&quot;legacyDesktopId&quot;:&quot;7d8e0326-d1a3-4024-85df-276466bbc0f5&quot;}]},{&quot;citationID&quot;:&quot;MENDELEY_CITATION_f1b574e8-1eca-4275-af59-605262b26ac0&quot;,&quot;properties&quot;:{&quot;noteIndex&quot;:0},&quot;isEdited&quot;:false,&quot;manualOverride&quot;:{&quot;citeprocText&quot;:&quot;[19]&quot;,&quot;isManuallyOverridden&quot;:false,&quot;manualOverrideText&quot;:&quot;&quot;},&quot;citationTag&quot;:&quot;MENDELEY_CITATION_v3_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&quot;,&quot;citationItems&quot;:[{&quot;id&quot;:&quot;2796596b-d570-5914-8821-6f25b2aa33a1&quot;,&quot;itemData&quot;:{&quot;author&quot;:[{&quot;dropping-particle&quot;:&quot;&quot;,&quot;family&quot;:&quot;Lang&quot;,&quot;given&quot;:&quot;Dominic&quot;,&quot;non-dropping-particle&quot;:&quot;&quot;,&quot;parse-names&quot;:false,&quot;suffix&quot;:&quot;&quot;},{&quot;dropping-particle&quot;:&quot;&quot;,&quot;family&quot;:&quot;Spies&quot;,&quot;given&quot;:&quot;Selina&quot;,&quot;non-dropping-particle&quot;:&quot;&quot;,&quot;parse-names&quot;:false,&quot;suffix&quot;:&quot;&quot;},{&quot;dropping-particle&quot;:&quot;&quot;,&quot;family&quot;:&quot;Trieflinger&quot;,&quot;given&quot;:&quot;Stefan&quot;,&quot;non-dropping-particle&quot;:&quot;&quot;,&quot;parse-names&quot;:false,&quot;suffix&quot;:&quot;&quot;},{&quot;dropping-particle&quot;:&quot;&quot;,&quot;family&quot;:&quot;Münch&quot;,&quot;given&quot;:&quot;Jürgen&quot;,&quot;non-dropping-particle&quot;:&quot;&quot;,&quot;parse-names&quot;:false,&quot;suffix&quot;:&quot;&quot;}],&quot;container-title&quot;:&quot;International Conference on Software Business&quot;,&quot;id&quot;:&quot;2796596b-d570-5914-8821-6f25b2aa33a1&quot;,&quot;issued&quot;:{&quot;date-parts&quot;:[[&quot;2021&quot;]]},&quot;page&quot;:&quot;37-49&quot;,&quot;title&quot;:&quot;Tailored design thinking approach-a shortcut for agile teams&quot;,&quot;type&quot;:&quot;paper-conference&quot;,&quot;container-title-short&quot;:&quot;&quot;},&quot;uris&quot;:[&quot;http://www.mendeley.com/documents/?uuid=972a0897-8216-4c1a-99dd-2bcfa67e80d3&quot;],&quot;isTemporary&quot;:false,&quot;legacyDesktopId&quot;:&quot;972a0897-8216-4c1a-99dd-2bcfa67e80d3&quot;}]},{&quot;citationID&quot;:&quot;MENDELEY_CITATION_900eccf8-0b95-4712-bb04-251ff147c228&quot;,&quot;properties&quot;:{&quot;noteIndex&quot;:0},&quot;isEdited&quot;:false,&quot;manualOverride&quot;:{&quot;isManuallyOverridden&quot;:false,&quot;citeprocText&quot;:&quot;[45]&quot;,&quot;manualOverrideText&quot;:&quot;&quot;},&quot;citationTag&quot;:&quot;MENDELEY_CITATION_v3_eyJjaXRhdGlvbklEIjoiTUVOREVMRVlfQ0lUQVRJT05fOTAwZWNjZjgtMGI5NS00NzEyLWJiMDQtMjUxZmYxNDdjMjI4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quot;,&quot;citationItems&quot;:[{&quot;id&quot;:&quot;e4bf19fb-4413-3055-96a6-860d41ad9c9e&quot;,&quot;itemData&quot;:{&quot;type&quot;:&quot;article-journal&quot;,&quot;id&quot;:&quot;e4bf19fb-4413-3055-96a6-860d41ad9c9e&quot;,&quot;title&quot;:&quot;Design science methodology: For information systems and software engineering&quot;,&quot;author&quot;:[{&quot;family&quot;:&quot;Wieringa&quot;,&quot;given&quot;:&quot;Roel J.&quot;,&quot;parse-names&quot;:false,&quot;dropping-particle&quot;:&quot;&quot;,&quot;non-dropping-particle&quot;:&quot;&quot;}],&quot;container-title&quot;:&quot;Design Science Methodology: For Information Systems and Software Engineering&quot;,&quot;accessed&quot;:{&quot;date-parts&quot;:[[2022,10,15]]},&quot;DOI&quot;:&quot;10.1007/978-3-662-43839-8/COVER&quot;,&quot;ISBN&quot;:&quot;9783662438398&quot;,&quot;issued&quot;:{&quot;date-parts&quot;:[[2014,1,1]]},&quot;page&quot;:&quot;1-332&quot;,&quot;abstract&quot;:&quot;This book provides guidelines for practicing design science in the fields of information systems and software engineering research. A design process usually iterates over two activities: first designing an artifact that improves something for stakeholders and subsequently empirically investigating the performance of that artifact in its context. This validation in context is a key feature of the book - since an artifact is designed for a context, it should also be validated in this context.&quot;,&quot;publisher&quot;:&quot;Springer Berlin Heidelberg&quot;,&quot;container-title-short&quot;:&quot;&quot;},&quot;isTemporary&quot;:false}]},{&quot;citationID&quot;:&quot;MENDELEY_CITATION_86d4729d-9bd0-4652-850b-9aebca47fc6f&quot;,&quot;properties&quot;:{&quot;noteIndex&quot;:0},&quot;isEdited&quot;:false,&quot;manualOverride&quot;:{&quot;isManuallyOverridden&quot;:false,&quot;citeprocText&quot;:&quot;[45]&quot;,&quot;manualOverrideText&quot;:&quot;&quot;},&quot;citationTag&quot;:&quot;MENDELEY_CITATION_v3_eyJjaXRhdGlvbklEIjoiTUVOREVMRVlfQ0lUQVRJT05fODZkNDcyOWQtOWJkMC00NjUyLTg1MGItOWFlYmNhNDdmYzZm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quot;,&quot;citationItems&quot;:[{&quot;id&quot;:&quot;e4bf19fb-4413-3055-96a6-860d41ad9c9e&quot;,&quot;itemData&quot;:{&quot;type&quot;:&quot;article-journal&quot;,&quot;id&quot;:&quot;e4bf19fb-4413-3055-96a6-860d41ad9c9e&quot;,&quot;title&quot;:&quot;Design science methodology: For information systems and software engineering&quot;,&quot;author&quot;:[{&quot;family&quot;:&quot;Wieringa&quot;,&quot;given&quot;:&quot;Roel J.&quot;,&quot;parse-names&quot;:false,&quot;dropping-particle&quot;:&quot;&quot;,&quot;non-dropping-particle&quot;:&quot;&quot;}],&quot;container-title&quot;:&quot;Design Science Methodology: For Information Systems and Software Engineering&quot;,&quot;accessed&quot;:{&quot;date-parts&quot;:[[2022,10,15]]},&quot;DOI&quot;:&quot;10.1007/978-3-662-43839-8/COVER&quot;,&quot;ISBN&quot;:&quot;9783662438398&quot;,&quot;issued&quot;:{&quot;date-parts&quot;:[[2014,1,1]]},&quot;page&quot;:&quot;1-332&quot;,&quot;abstract&quot;:&quot;This book provides guidelines for practicing design science in the fields of information systems and software engineering research. A design process usually iterates over two activities: first designing an artifact that improves something for stakeholders and subsequently empirically investigating the performance of that artifact in its context. This validation in context is a key feature of the book - since an artifact is designed for a context, it should also be validated in this context.&quot;,&quot;publisher&quot;:&quot;Springer Berlin Heidelberg&quot;,&quot;container-title-short&quot;:&quot;&quot;},&quot;isTemporary&quot;:false}]},{&quot;citationID&quot;:&quot;MENDELEY_CITATION_8fc770f6-5543-4b55-899d-c529c10af3d3&quot;,&quot;properties&quot;:{&quot;noteIndex&quot;:0},&quot;isEdited&quot;:false,&quot;manualOverride&quot;:{&quot;isManuallyOverridden&quot;:false,&quot;citeprocText&quot;:&quot;[45]&quot;,&quot;manualOverrideText&quot;:&quot;&quot;},&quot;citationTag&quot;:&quot;MENDELEY_CITATION_v3_eyJjaXRhdGlvbklEIjoiTUVOREVMRVlfQ0lUQVRJT05fOGZjNzcwZjYtNTU0My00YjU1LTg5OWQtYzUyOWMxMGFmM2Qz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quot;,&quot;citationItems&quot;:[{&quot;id&quot;:&quot;e4bf19fb-4413-3055-96a6-860d41ad9c9e&quot;,&quot;itemData&quot;:{&quot;type&quot;:&quot;article-journal&quot;,&quot;id&quot;:&quot;e4bf19fb-4413-3055-96a6-860d41ad9c9e&quot;,&quot;title&quot;:&quot;Design science methodology: For information systems and software engineering&quot;,&quot;author&quot;:[{&quot;family&quot;:&quot;Wieringa&quot;,&quot;given&quot;:&quot;Roel J.&quot;,&quot;parse-names&quot;:false,&quot;dropping-particle&quot;:&quot;&quot;,&quot;non-dropping-particle&quot;:&quot;&quot;}],&quot;container-title&quot;:&quot;Design Science Methodology: For Information Systems and Software Engineering&quot;,&quot;accessed&quot;:{&quot;date-parts&quot;:[[2022,10,15]]},&quot;DOI&quot;:&quot;10.1007/978-3-662-43839-8/COVER&quot;,&quot;ISBN&quot;:&quot;9783662438398&quot;,&quot;issued&quot;:{&quot;date-parts&quot;:[[2014,1,1]]},&quot;page&quot;:&quot;1-332&quot;,&quot;abstract&quot;:&quot;This book provides guidelines for practicing design science in the fields of information systems and software engineering research. A design process usually iterates over two activities: first designing an artifact that improves something for stakeholders and subsequently empirically investigating the performance of that artifact in its context. This validation in context is a key feature of the book - since an artifact is designed for a context, it should also be validated in this context.&quot;,&quot;publisher&quot;:&quot;Springer Berlin Heidelberg&quot;,&quot;container-title-short&quot;:&quot;&quot;},&quot;isTemporary&quot;:false}]},{&quot;citationID&quot;:&quot;MENDELEY_CITATION_dcc21fe1-2b51-4fc3-bde9-c248eb15db92&quot;,&quot;properties&quot;:{&quot;noteIndex&quot;:0},&quot;isEdited&quot;:false,&quot;manualOverride&quot;:{&quot;isManuallyOverridden&quot;:false,&quot;citeprocText&quot;:&quot;[46]&quot;,&quot;manualOverrideText&quot;:&quot;&quot;},&quot;citationTag&quot;:&quot;MENDELEY_CITATION_v3_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&quot;,&quot;citationItems&quot;:[{&quot;id&quot;:&quot;31020821-4394-3588-b301-d14acf216606&quot;,&quot;itemData&quot;:{&quot;type&quot;:&quot;webpage&quot;,&quot;id&quot;:&quot;31020821-4394-3588-b301-d14acf216606&quot;,&quot;title&quot;:&quot;UX Research Cheat Sheet&quot;,&quot;accessed&quot;:{&quot;date-parts&quot;:[[2022,10,15]]},&quot;URL&quot;:&quot;https://www.nngroup.com/articles/ux-research-cheat-sheet/&quot;,&quot;container-title-short&quot;:&quot;&quot;},&quot;isTemporary&quot;:false}]},{&quot;citationID&quot;:&quot;MENDELEY_CITATION_aa3eb1b7-66f5-44de-af5b-00646fb9bdd0&quot;,&quot;properties&quot;:{&quot;noteIndex&quot;:0},&quot;isEdited&quot;:false,&quot;manualOverride&quot;:{&quot;isManuallyOverridden&quot;:false,&quot;citeprocText&quot;:&quot;[45]&quot;,&quot;manualOverrideText&quot;:&quot;&quot;},&quot;citationTag&quot;:&quot;MENDELEY_CITATION_v3_eyJjaXRhdGlvbklEIjoiTUVOREVMRVlfQ0lUQVRJT05fYWEzZWIxYjctNjZmNS00NGRlLWFmNWItMDA2NDZmYjliZGQw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quot;,&quot;citationItems&quot;:[{&quot;id&quot;:&quot;e4bf19fb-4413-3055-96a6-860d41ad9c9e&quot;,&quot;itemData&quot;:{&quot;type&quot;:&quot;article-journal&quot;,&quot;id&quot;:&quot;e4bf19fb-4413-3055-96a6-860d41ad9c9e&quot;,&quot;title&quot;:&quot;Design science methodology: For information systems and software engineering&quot;,&quot;author&quot;:[{&quot;family&quot;:&quot;Wieringa&quot;,&quot;given&quot;:&quot;Roel J.&quot;,&quot;parse-names&quot;:false,&quot;dropping-particle&quot;:&quot;&quot;,&quot;non-dropping-particle&quot;:&quot;&quot;}],&quot;container-title&quot;:&quot;Design Science Methodology: For Information Systems and Software Engineering&quot;,&quot;accessed&quot;:{&quot;date-parts&quot;:[[2022,10,15]]},&quot;DOI&quot;:&quot;10.1007/978-3-662-43839-8/COVER&quot;,&quot;ISBN&quot;:&quot;9783662438398&quot;,&quot;issued&quot;:{&quot;date-parts&quot;:[[2014,1,1]]},&quot;page&quot;:&quot;1-332&quot;,&quot;abstract&quot;:&quot;This book provides guidelines for practicing design science in the fields of information systems and software engineering research. A design process usually iterates over two activities: first designing an artifact that improves something for stakeholders and subsequently empirically investigating the performance of that artifact in its context. This validation in context is a key feature of the book - since an artifact is designed for a context, it should also be validated in this context.&quot;,&quot;publisher&quot;:&quot;Springer Berlin Heidelberg&quot;,&quot;container-title-short&quot;:&quot;&quot;},&quot;isTemporary&quot;:false}]},{&quot;citationID&quot;:&quot;MENDELEY_CITATION_a418e431-f1a7-4d07-9721-913740c3527e&quot;,&quot;properties&quot;:{&quot;noteIndex&quot;:0},&quot;isEdited&quot;:false,&quot;manualOverride&quot;:{&quot;isManuallyOverridden&quot;:false,&quot;citeprocText&quot;:&quot;[47]&quot;,&quot;manualOverrideText&quot;:&quot;&quot;},&quot;citationTag&quot;:&quot;MENDELEY_CITATION_v3_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&quot;,&quot;citationItems&quot;:[{&quot;id&quot;:&quot;c65f30af-8507-37fe-b97c-8d71d68ba63b&quot;,&quot;itemData&quot;:{&quot;type&quot;:&quot;article-journal&quot;,&quot;id&quot;:&quot;c65f30af-8507-37fe-b97c-8d71d68ba63b&quot;,&quot;title&quot;:&quot;How many interviews are enough? An experiment with data saturation and variability.&quot;,&quot;author&quot;:[{&quot;family&quot;:&quot;Guest&quot;,&quot;given&quot;:&quot;Greg&quot;,&quot;parse-names&quot;:false,&quot;dropping-particle&quot;:&quot;&quot;,&quot;non-dropping-particle&quot;:&quot;&quot;},{&quot;family&quot;:&quot;Bunce&quot;,&quot;given&quot;:&quot;Arwen&quot;,&quot;parse-names&quot;:false,&quot;dropping-particle&quot;:&quot;&quot;,&quot;non-dropping-particle&quot;:&quot;&quot;},{&quot;family&quot;:&quot;Johnson&quot;,&quot;given&quot;:&quot;Laura&quot;,&quot;parse-names&quot;:false,&quot;dropping-particle&quot;:&quot;&quot;,&quot;non-dropping-particle&quot;:&quot;&quot;}],&quot;container-title&quot;:&quot;Field Methods&quot;,&quot;container-title-short&quot;:&quot;Field methods&quot;,&quot;DOI&quot;:&quot;10.1177/1525822X05279903&quot;,&quot;ISSN&quot;:&quot;1552-3969(Electronic),1525-822X(Print)&quot;,&quot;issued&quot;:{&quot;date-parts&quot;:[[2006]]},&quot;publisher-place&quot;:&quot;US&quot;,&quot;page&quot;:&quot;59-82&quot;,&quot;abstract&quot;:&quot;Guidelines for determining nonprobabilistic sample sizes are virtually nonexistent. Purposive samples are the most commonly used form of nonprobabilistic sampling, and their size typically relies on the concept of \&quot;saturation,\&quot; or the point at which no new information or themes are observed in the data. Although the idea of saturation is helpful at the conceptual level, it provides little practical guidance for estimating sample sizes, prior to data collection, necessary for conducting quality research. Using data from a study involving sixty in-depth interviews with women in two West African countries, the authors systematically document the degree of data saturation and variability over the course of thematic analysis. They operationalize saturation and make evidence-based recommendations regarding nonprobabilistic sample sizes for interviews. Based on the data set, they found that saturation occurred within the first twelve interviews, although basic elements for metathemes were present as early as six interviews. Variability within the data followed similar patterns. (PsycINFO Database Record (c) 2016 APA, all rights reserved)&quot;,&quot;publisher&quot;:&quot;Sage Publications&quot;,&quot;volume&quot;:&quot;18&quot;},&quot;isTemporary&quot;:false}]},{&quot;citationID&quot;:&quot;MENDELEY_CITATION_7cbf8ca7-5865-435b-be82-8fadd3807f19&quot;,&quot;properties&quot;:{&quot;noteIndex&quot;:0},&quot;isEdited&quot;:false,&quot;manualOverride&quot;:{&quot;isManuallyOverridden&quot;:false,&quot;citeprocText&quot;:&quot;[48]&quot;,&quot;manualOverrideText&quot;:&quot;&quot;},&quot;citationTag&quot;:&quot;MENDELEY_CITATION_v3_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&quot;,&quot;citationItems&quot;:[{&quot;id&quot;:&quot;c3bcca4d-fb68-39a8-bdb4-7b441e0d4449&quot;,&quot;itemData&quot;:{&quot;type&quot;:&quot;paper-conference&quot;,&quot;id&quot;:&quot;c3bcca4d-fb68-39a8-bdb4-7b441e0d4449&quot;,&quot;title&quot;:&quot;Quality assessment, verification, and validation of modeling and simulation applications&quot;,&quot;author&quot;:[{&quot;family&quot;:&quot;Balci&quot;,&quot;given&quot;:&quot;O&quot;,&quot;parse-names&quot;:false,&quot;dropping-particle&quot;:&quot;&quot;,&quot;non-dropping-particle&quot;:&quot;&quot;}],&quot;container-title&quot;:&quot;Proceedings of the 2004 Winter Simulation Conference, 2004.&quot;,&quot;DOI&quot;:&quot;10.1109/WSC.2004.1371309&quot;,&quot;issued&quot;:{&quot;date-parts&quot;:[[2004]]},&quot;page&quot;:&quot;129&quot;,&quot;volume&quot;:&quot;1&quot;,&quot;container-title-short&quot;:&quot;&quot;},&quot;isTemporary&quot;:false}]},{&quot;citationID&quot;:&quot;MENDELEY_CITATION_a22d8f0e-0885-4b4d-ba9d-552b8c2501b6&quot;,&quot;properties&quot;:{&quot;noteIndex&quot;:0},&quot;isEdited&quot;:false,&quot;manualOverride&quot;:{&quot;isManuallyOverridden&quot;:false,&quot;citeprocText&quot;:&quot;[49]&quot;,&quot;manualOverrideText&quot;:&quot;&quot;},&quot;citationTag&quot;:&quot;MENDELEY_CITATION_v3_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&quot;,&quot;citationItems&quot;:[{&quot;id&quot;:&quot;6e499b04-ae01-3670-8029-da11d5fbe5ea&quot;,&quot;itemData&quot;:{&quot;type&quot;:&quot;webpage&quot;,&quot;id&quot;:&quot;6e499b04-ae01-3670-8029-da11d5fbe5ea&quot;,&quot;title&quot;:&quot;Visual Studio Code - Code Editing. Redefined&quot;,&quot;accessed&quot;:{&quot;date-parts&quot;:[[2023,1,23]]},&quot;URL&quot;:&quot;https://code.visualstudio.com/&quot;,&quot;container-title-short&quot;:&quot;&quot;},&quot;isTemporary&quot;:false}]},{&quot;citationID&quot;:&quot;MENDELEY_CITATION_71b642ae-6acf-4ecb-8bef-85e789f28b0d&quot;,&quot;properties&quot;:{&quot;noteIndex&quot;:0},&quot;isEdited&quot;:false,&quot;manualOverride&quot;:{&quot;isManuallyOverridden&quot;:false,&quot;citeprocText&quot;:&quot;[50]&quot;,&quot;manualOverrideText&quot;:&quot;&quot;},&quot;citationTag&quot;:&quot;MENDELEY_CITATION_v3_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&quot;,&quot;citationItems&quot;:[{&quot;id&quot;:&quot;88f106f1-d8a6-3e6f-88d2-679653a46765&quot;,&quot;itemData&quot;:{&quot;type&quot;:&quot;article-journal&quot;,&quot;id&quot;:&quot;88f106f1-d8a6-3e6f-88d2-679653a46765&quot;,&quot;title&quot;:&quot;Evolving JavaScript Code to Reduce Load Time&quot;,&quot;author&quot;:[{&quot;family&quot;:&quot;Farzat&quot;,&quot;given&quot;:&quot;Fábio de A&quot;,&quot;parse-names&quot;:false,&quot;dropping-particle&quot;:&quot;&quot;,&quot;non-dropping-particle&quot;:&quot;&quot;},{&quot;family&quot;:&quot;Barros&quot;,&quot;given&quot;:&quot;Márcio de O&quot;,&quot;parse-names&quot;:false,&quot;dropping-particle&quot;:&quot;&quot;,&quot;non-dropping-particle&quot;:&quot;&quot;},{&quot;family&quot;:&quot;Travassos&quot;,&quot;given&quot;:&quot;Guilherme H&quot;,&quot;parse-names&quot;:false,&quot;dropping-particle&quot;:&quot;&quot;,&quot;non-dropping-particle&quot;:&quot;&quot;}],&quot;container-title&quot;:&quot;IEEE Transactions on Software Engineering&quot;,&quot;DOI&quot;:&quot;10.1109/TSE.2019.2928293&quot;,&quot;issued&quot;:{&quot;date-parts&quot;:[[2021]]},&quot;page&quot;:&quot;1544-1558&quot;,&quot;issue&quot;:&quot;8&quot;,&quot;volume&quot;:&quot;47&quot;,&quot;container-title-short&quot;:&quot;&quot;},&quot;isTemporary&quot;:false}]},{&quot;citationID&quot;:&quot;MENDELEY_CITATION_02e19f44-a303-4afa-bd3a-2fd704da5c5e&quot;,&quot;properties&quot;:{&quot;noteIndex&quot;:0},&quot;isEdited&quot;:false,&quot;manualOverride&quot;:{&quot;isManuallyOverridden&quot;:false,&quot;citeprocText&quot;:&quot;[51]&quot;,&quot;manualOverrideText&quot;:&quot;&quot;},&quot;citationTag&quot;:&quot;MENDELEY_CITATION_v3_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&quot;,&quot;citationItems&quot;:[{&quot;id&quot;:&quot;ce55148f-8a34-38e8-aa3d-36212e210cd6&quot;,&quot;itemData&quot;:{&quot;type&quot;:&quot;webpage&quot;,&quot;id&quot;:&quot;ce55148f-8a34-38e8-aa3d-36212e210cd6&quot;,&quot;title&quot;:&quot;Trello | Atlassian&quot;,&quot;accessed&quot;:{&quot;date-parts&quot;:[[2023,1,23]]},&quot;URL&quot;:&quot;https://www.atlassian.com/software/trello&quot;,&quot;container-title-short&quot;:&quot;&quot;},&quot;isTemporary&quot;:false}]},{&quot;citationID&quot;:&quot;MENDELEY_CITATION_9aaaac73-ebcc-4030-ab8b-a3ad8655f5a2&quot;,&quot;properties&quot;:{&quot;noteIndex&quot;:0},&quot;isEdited&quot;:false,&quot;manualOverride&quot;:{&quot;isManuallyOverridden&quot;:false,&quot;citeprocText&quot;:&quot;[52]&quot;,&quot;manualOverrideText&quot;:&quot;&quot;},&quot;citationTag&quot;:&quot;MENDELEY_CITATION_v3_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&quot;,&quot;citationItems&quot;:[{&quot;id&quot;:&quot;2e3a0ee4-9949-3143-b64b-61fb4736ea2d&quot;,&quot;itemData&quot;:{&quot;type&quot;:&quot;webpage&quot;,&quot;id&quot;:&quot;2e3a0ee4-9949-3143-b64b-61fb4736ea2d&quot;,&quot;title&quot;:&quot;Get Started Building on Trello&quot;,&quot;accessed&quot;:{&quot;date-parts&quot;:[[2023,1,23]]},&quot;URL&quot;:&quot;https://developer.atlassian.com/cloud/trello/&quot;,&quot;container-title-short&quot;:&quot;&quot;},&quot;isTemporary&quot;:false}]},{&quot;citationID&quot;:&quot;MENDELEY_CITATION_1850beed-ed80-4361-bb09-1305ff0c91d6&quot;,&quot;properties&quot;:{&quot;noteIndex&quot;:0},&quot;isEdited&quot;:false,&quot;manualOverride&quot;:{&quot;isManuallyOverridden&quot;:false,&quot;citeprocText&quot;:&quot;[53]&quot;,&quot;manualOverrideText&quot;:&quot;&quot;},&quot;citationTag&quot;:&quot;MENDELEY_CITATION_v3_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&quot;,&quot;citationItems&quot;:[{&quot;id&quot;:&quot;474bbc9b-dd9e-355f-971d-92580ea75586&quot;,&quot;itemData&quot;:{&quot;type&quot;:&quot;webpage&quot;,&quot;id&quot;:&quot;474bbc9b-dd9e-355f-971d-92580ea75586&quot;,&quot;title&quot;:&quot;Develop and deploy websites and apps in record time | Netlify&quot;,&quot;accessed&quot;:{&quot;date-parts&quot;:[[2023,1,23]]},&quot;URL&quot;:&quot;https://www.netlify.com/&quot;,&quot;container-title-short&quot;:&quot;&quot;},&quot;isTemporary&quot;:false}]},{&quot;citationID&quot;:&quot;MENDELEY_CITATION_0f590cab-2544-4333-bed4-9544befe3c69&quot;,&quot;properties&quot;:{&quot;noteIndex&quot;:0},&quot;isEdited&quot;:false,&quot;manualOverride&quot;:{&quot;isManuallyOverridden&quot;:false,&quot;citeprocText&quot;:&quot;[54]&quot;,&quot;manualOverrideText&quot;:&quot;&quot;},&quot;citationTag&quot;:&quot;MENDELEY_CITATION_v3_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&quot;,&quot;citationItems&quot;:[{&quot;id&quot;:&quot;ee895652-7cb2-34f6-9a8e-9dca2a037a0b&quot;,&quot;itemData&quot;:{&quot;type&quot;:&quot;webpage&quot;,&quot;id&quot;:&quot;ee895652-7cb2-34f6-9a8e-9dca2a037a0b&quot;,&quot;title&quot;:&quot;GitHub: Let’s build from here · GitHub&quot;,&quot;accessed&quot;:{&quot;date-parts&quot;:[[2023,1,23]]},&quot;URL&quot;:&quot;https://github.com/&quot;,&quot;container-title-short&quot;:&quot;&quot;},&quot;isTemporary&quot;:false}]},{&quot;citationID&quot;:&quot;MENDELEY_CITATION_ba902a21-32df-4a3d-a23d-ee8e4da33f09&quot;,&quot;properties&quot;:{&quot;noteIndex&quot;:0},&quot;isEdited&quot;:false,&quot;manualOverride&quot;:{&quot;isManuallyOverridden&quot;:false,&quot;citeprocText&quot;:&quot;[55]&quot;,&quot;manualOverrideText&quot;:&quot;&quot;},&quot;citationTag&quot;:&quot;MENDELEY_CITATION_v3_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&quot;,&quot;citationItems&quot;:[{&quot;id&quot;:&quot;4625c5e9-97ad-3350-9b06-16d70b6b3377&quot;,&quot;itemData&quot;:{&quot;type&quot;:&quot;webpage&quot;,&quot;id&quot;:&quot;4625c5e9-97ad-3350-9b06-16d70b6b3377&quot;,&quot;title&quot;:&quot;Get Started Building on Trello&quot;,&quot;accessed&quot;:{&quot;date-parts&quot;:[[2023,1,20]]},&quot;URL&quot;:&quot;https://developer.atlassian.com/cloud/trello/&quot;,&quot;container-title-short&quot;:&quot;&quot;},&quot;isTemporary&quot;:false}]},{&quot;citationID&quot;:&quot;MENDELEY_CITATION_50a069e2-997e-489e-a0a9-5c7b7fa313f3&quot;,&quot;properties&quot;:{&quot;noteIndex&quot;:0},&quot;isEdited&quot;:false,&quot;manualOverride&quot;:{&quot;isManuallyOverridden&quot;:false,&quot;citeprocText&quot;:&quot;[40]&quot;,&quot;manualOverrideText&quot;:&quot;&quot;},&quot;citationTag&quot;:&quot;MENDELEY_CITATION_v3_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&quot;,&quot;citationItems&quot;:[{&quot;id&quot;:&quot;bf5cc5f5-c106-3e09-a55b-597f87910b39&quot;,&quot;itemData&quot;:{&quot;type&quot;:&quot;article-journal&quot;,&quot;id&quot;:&quot;bf5cc5f5-c106-3e09-a55b-597f87910b39&quot;,&quot;title&quot;:&quot;Agile software development and UX design: A case study of integration by mutual adjustment&quot;,&quot;author&quot;:[{&quot;family&quot;:&quot;Persson&quot;,&quot;given&quot;:&quot;John Stouby&quot;,&quot;parse-names&quot;:false,&quot;dropping-particle&quot;:&quot;&quot;,&quot;non-dropping-particle&quot;:&quot;&quot;},{&quot;family&quot;:&quot;Bruun&quot;,&quot;given&quot;:&quot;Anders&quot;,&quot;parse-names&quot;:false,&quot;dropping-particle&quot;:&quot;&quot;,&quot;non-dropping-particle&quot;:&quot;&quot;},{&quot;family&quot;:&quot;Lárusdóttir&quot;,&quot;given&quot;:&quot;Marta Kristín&quot;,&quot;parse-names&quot;:false,&quot;dropping-particle&quot;:&quot;&quot;,&quot;non-dropping-particle&quot;:&quot;&quot;},{&quot;family&quot;:&quot;Nielsen&quot;,&quot;given&quot;:&quot;Peter Axel&quot;,&quot;parse-names&quot;:false,&quot;dropping-particle&quot;:&quot;&quot;,&quot;non-dropping-particle&quot;:&quot;&quot;}],&quot;container-title&quot;:&quot;Information and Software Technology&quot;,&quot;accessed&quot;:{&quot;date-parts&quot;:[[2022,9,30]]},&quot;DOI&quot;:&quot;10.1016/J.INFSOF.2022.107059&quot;,&quot;ISSN&quot;:&quot;0950-5849&quot;,&quot;issued&quot;:{&quot;date-parts&quot;:[[2022,12,1]]},&quot;page&quot;:&quot;107059&quot;,&quot;abstract&quot;:&quot;CONTEXT\r\n: Agility is an overarching ideal for empirically-driven software development processes that embrace change in order to improve quality, economy, and simplicity. While the pursuit of Agility has held prominence in software practice and research for over two decades, user experience (UX) designers struggle to integrate their work processes with agile software development.\r\nOBJECTIVE\r\n: As empirical processes are constantly evolving, so is this integration struggle for UX designers. We, therefore, present an industrial case study of how a Danish software company integrates UX design and agile software development.\r\nMETHOD\r\n: We conducted a case study involving a) one iteration of individual interviews with 10 employees (four UX designers, three software developers, two project managers, and one solution architect) and b) a follow-up iteration consisting of a workshop with 6 employees (three UX designers, two solution architects, and one project manager) two years later. We analyzed how the company's approach to integration with 'upfront design' and 'work in parallel' involve mutual adjustments as opposed to assimilation or separation of UX design and software development.\r\nRESULTS\r\n: Our analysis shows how integration through mutual adjustments made distinct contributions to UX designers' and software developers' pursuit of Agility. They experienced notably different work processes that still dealt effectively with change and contributed to quality, economy, or simplicity. Nevertheless, as shown from a follow-up workshop two years after our first interviews, these processes were still susceptible to integration struggles over time.\r\nCONCLUSION\r\n: We conclude that integration based on mutual adjustment potentially makes Agility for UX designers and software developers different and mutually complementary. This integration contrasts with assimilation, which potentially makes their Agility mutually indistinguishably, and with separation, which makes their Agility different and mutually competing.&quot;,&quot;publisher&quot;:&quot;Elsevier&quot;,&quot;volume&quot;:&quot;152&quot;,&quot;container-title-short&quot;:&quot;Inf Softw Technol&quot;},&quot;isTemporary&quot;:false}]},{&quot;citationID&quot;:&quot;MENDELEY_CITATION_57bba5f8-c99d-4e86-8855-b562e5459fcc&quot;,&quot;properties&quot;:{&quot;noteIndex&quot;:0},&quot;isEdited&quot;:false,&quot;manualOverride&quot;:{&quot;isManuallyOverridden&quot;:false,&quot;citeprocText&quot;:&quot;[41]&quot;,&quot;manualOverrideText&quot;:&quot;&quot;},&quot;citationTag&quot;:&quot;MENDELEY_CITATION_v3_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&quot;,&quot;citationItems&quot;:[{&quot;id&quot;:&quot;3a56c406-9c00-314e-8e94-898554e90dcc&quot;,&quot;itemData&quot;:{&quot;type&quot;:&quot;article-journal&quot;,&quot;id&quot;:&quot;3a56c406-9c00-314e-8e94-898554e90dcc&quot;,&quot;title&quot;:&quot;Agility from First Principles: Reconstructing the Concept of Agility in Information Systems Development&quot;,&quot;author&quot;:[{&quot;family&quot;:&quot;Conboy&quot;,&quot;given&quot;:&quot;Kieran&quot;,&quot;parse-names&quot;:false,&quot;dropping-particle&quot;:&quot;&quot;,&quot;non-dropping-particle&quot;:&quot;&quot;}],&quot;container-title&quot;:&quot;Info. Sys. Research&quot;,&quot;DOI&quot;:&quot;10.1287/isre.1090.0236&quot;,&quot;ISSN&quot;:&quot;1526-5536&quot;,&quot;URL&quot;:&quot;https://doi.org/10.1287/isre.1090.0236&quot;,&quot;issued&quot;:{&quot;date-parts&quot;:[[2009,9]]},&quot;publisher-place&quot;:&quot;Linthicum, MD, USA&quot;,&quot;page&quot;:&quot;329-354&quot;,&quot;abstract&quot;:&quot;Awareness and use of agile methods has grown rapidly among the information systems development (ISD) community in recent years. Like most previous methods, the development and promotion of these methods have been almost entirely driven by practitioners and consultants, with little participation from the research community during the early stages of evolution. While these methods are now the focus of more and more research efforts, most studies are still based on XP, Scrum, and other industry-driven foundations, with little or no conceptual studies of ISD agility in existence. As a result, this study proposes that there are a number of significant conceptual shortcomings with agile methods and the associated literature in its current state, including a lack of clarity, theoretical glue, parsimony, limited applicability, and naivety regarding the evolution of the concept of agility in fields outside systems development. Furthermore, this has significant implications for practitioners, rendering agile method comparison and many other activities very difficult, especially in instances such as distributed development and large teams that are not conducive to many of the commercial agile methods. This study develops a definition and formative taxonomy of agility in an ISD context, based on a structured literature review of agility across a number of disciplines, including manufacturing and management where the concept originated, matured, and has been applied and tested thoroughly over time. The application of the texonomy in practice is then demonstrated through a series of thought trials conducted in a large multinational organization. The intention is that the definition and taxonomy can then be used as a starting point to study ISD method agility regardless of whether the method is XP or Scrum, agile or traditional, complete or fragmented, out-of-the-box or in-house, used as is or tailored to suit the project context.&quot;,&quot;publisher&quot;:&quot;INFORMS&quot;,&quot;issue&quot;:&quot;3&quot;,&quot;volume&quot;:&quot;20&quot;,&quot;container-title-short&quot;:&quot;&quot;},&quot;isTemporary&quot;:false}]},{&quot;citationID&quot;:&quot;MENDELEY_CITATION_eb2fe547-051e-49c3-87c6-bfab62b5e60e&quot;,&quot;properties&quot;:{&quot;noteIndex&quot;:0},&quot;isEdited&quot;:false,&quot;manualOverride&quot;:{&quot;isManuallyOverridden&quot;:false,&quot;citeprocText&quot;:&quot;[45]&quot;,&quot;manualOverrideText&quot;:&quot;&quot;},&quot;citationTag&quot;:&quot;MENDELEY_CITATION_v3_eyJjaXRhdGlvbklEIjoiTUVOREVMRVlfQ0lUQVRJT05fZWIyZmU1NDctMDUxZS00OWMzLTg3YzYtYmZhYjYyYjVlNjBl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quot;,&quot;citationItems&quot;:[{&quot;id&quot;:&quot;e4bf19fb-4413-3055-96a6-860d41ad9c9e&quot;,&quot;itemData&quot;:{&quot;type&quot;:&quot;article-journal&quot;,&quot;id&quot;:&quot;e4bf19fb-4413-3055-96a6-860d41ad9c9e&quot;,&quot;title&quot;:&quot;Design science methodology: For information systems and software engineering&quot;,&quot;author&quot;:[{&quot;family&quot;:&quot;Wieringa&quot;,&quot;given&quot;:&quot;Roel J.&quot;,&quot;parse-names&quot;:false,&quot;dropping-particle&quot;:&quot;&quot;,&quot;non-dropping-particle&quot;:&quot;&quot;}],&quot;container-title&quot;:&quot;Design Science Methodology: For Information Systems and Software Engineering&quot;,&quot;accessed&quot;:{&quot;date-parts&quot;:[[2022,10,15]]},&quot;DOI&quot;:&quot;10.1007/978-3-662-43839-8/COVER&quot;,&quot;ISBN&quot;:&quot;9783662438398&quot;,&quot;issued&quot;:{&quot;date-parts&quot;:[[2014,1,1]]},&quot;page&quot;:&quot;1-332&quot;,&quot;abstract&quot;:&quot;This book provides guidelines for practicing design science in the fields of information systems and software engineering research. A design process usually iterates over two activities: first designing an artifact that improves something for stakeholders and subsequently empirically investigating the performance of that artifact in its context. This validation in context is a key feature of the book - since an artifact is designed for a context, it should also be validated in this context.&quot;,&quot;publisher&quot;:&quot;Springer Berlin Heidelberg&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D1BE9-4EF5-AB45-AE45-F16396B10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68</Pages>
  <Words>18318</Words>
  <Characters>104418</Characters>
  <Application>Microsoft Office Word</Application>
  <DocSecurity>0</DocSecurity>
  <Lines>870</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122492</CharactersWithSpaces>
  <SharedDoc>false</SharedDoc>
  <HLinks>
    <vt:vector size="342" baseType="variant">
      <vt:variant>
        <vt:i4>1900603</vt:i4>
      </vt:variant>
      <vt:variant>
        <vt:i4>344</vt:i4>
      </vt:variant>
      <vt:variant>
        <vt:i4>0</vt:i4>
      </vt:variant>
      <vt:variant>
        <vt:i4>5</vt:i4>
      </vt:variant>
      <vt:variant>
        <vt:lpwstr/>
      </vt:variant>
      <vt:variant>
        <vt:lpwstr>_Toc125389727</vt:lpwstr>
      </vt:variant>
      <vt:variant>
        <vt:i4>1900603</vt:i4>
      </vt:variant>
      <vt:variant>
        <vt:i4>338</vt:i4>
      </vt:variant>
      <vt:variant>
        <vt:i4>0</vt:i4>
      </vt:variant>
      <vt:variant>
        <vt:i4>5</vt:i4>
      </vt:variant>
      <vt:variant>
        <vt:lpwstr/>
      </vt:variant>
      <vt:variant>
        <vt:lpwstr>_Toc125389726</vt:lpwstr>
      </vt:variant>
      <vt:variant>
        <vt:i4>7798857</vt:i4>
      </vt:variant>
      <vt:variant>
        <vt:i4>329</vt:i4>
      </vt:variant>
      <vt:variant>
        <vt:i4>0</vt:i4>
      </vt:variant>
      <vt:variant>
        <vt:i4>5</vt:i4>
      </vt:variant>
      <vt:variant>
        <vt:lpwstr>file:////Users/user/Desktop/SWE 595 Razan.docx</vt:lpwstr>
      </vt:variant>
      <vt:variant>
        <vt:lpwstr>_Toc125418778</vt:lpwstr>
      </vt:variant>
      <vt:variant>
        <vt:i4>7798857</vt:i4>
      </vt:variant>
      <vt:variant>
        <vt:i4>323</vt:i4>
      </vt:variant>
      <vt:variant>
        <vt:i4>0</vt:i4>
      </vt:variant>
      <vt:variant>
        <vt:i4>5</vt:i4>
      </vt:variant>
      <vt:variant>
        <vt:lpwstr>file:////Users/user/Desktop/SWE 595 Razan.docx</vt:lpwstr>
      </vt:variant>
      <vt:variant>
        <vt:lpwstr>_Toc125418777</vt:lpwstr>
      </vt:variant>
      <vt:variant>
        <vt:i4>7798857</vt:i4>
      </vt:variant>
      <vt:variant>
        <vt:i4>317</vt:i4>
      </vt:variant>
      <vt:variant>
        <vt:i4>0</vt:i4>
      </vt:variant>
      <vt:variant>
        <vt:i4>5</vt:i4>
      </vt:variant>
      <vt:variant>
        <vt:lpwstr>file:////Users/user/Desktop/SWE 595 Razan.docx</vt:lpwstr>
      </vt:variant>
      <vt:variant>
        <vt:lpwstr>_Toc125418776</vt:lpwstr>
      </vt:variant>
      <vt:variant>
        <vt:i4>1966130</vt:i4>
      </vt:variant>
      <vt:variant>
        <vt:i4>311</vt:i4>
      </vt:variant>
      <vt:variant>
        <vt:i4>0</vt:i4>
      </vt:variant>
      <vt:variant>
        <vt:i4>5</vt:i4>
      </vt:variant>
      <vt:variant>
        <vt:lpwstr/>
      </vt:variant>
      <vt:variant>
        <vt:lpwstr>_Toc125418775</vt:lpwstr>
      </vt:variant>
      <vt:variant>
        <vt:i4>7798857</vt:i4>
      </vt:variant>
      <vt:variant>
        <vt:i4>305</vt:i4>
      </vt:variant>
      <vt:variant>
        <vt:i4>0</vt:i4>
      </vt:variant>
      <vt:variant>
        <vt:i4>5</vt:i4>
      </vt:variant>
      <vt:variant>
        <vt:lpwstr>file:////Users/user/Desktop/SWE 595 Razan.docx</vt:lpwstr>
      </vt:variant>
      <vt:variant>
        <vt:lpwstr>_Toc125418774</vt:lpwstr>
      </vt:variant>
      <vt:variant>
        <vt:i4>7798857</vt:i4>
      </vt:variant>
      <vt:variant>
        <vt:i4>299</vt:i4>
      </vt:variant>
      <vt:variant>
        <vt:i4>0</vt:i4>
      </vt:variant>
      <vt:variant>
        <vt:i4>5</vt:i4>
      </vt:variant>
      <vt:variant>
        <vt:lpwstr>file:////Users/user/Desktop/SWE 595 Razan.docx</vt:lpwstr>
      </vt:variant>
      <vt:variant>
        <vt:lpwstr>_Toc125418773</vt:lpwstr>
      </vt:variant>
      <vt:variant>
        <vt:i4>1966130</vt:i4>
      </vt:variant>
      <vt:variant>
        <vt:i4>293</vt:i4>
      </vt:variant>
      <vt:variant>
        <vt:i4>0</vt:i4>
      </vt:variant>
      <vt:variant>
        <vt:i4>5</vt:i4>
      </vt:variant>
      <vt:variant>
        <vt:lpwstr/>
      </vt:variant>
      <vt:variant>
        <vt:lpwstr>_Toc125418772</vt:lpwstr>
      </vt:variant>
      <vt:variant>
        <vt:i4>1966141</vt:i4>
      </vt:variant>
      <vt:variant>
        <vt:i4>284</vt:i4>
      </vt:variant>
      <vt:variant>
        <vt:i4>0</vt:i4>
      </vt:variant>
      <vt:variant>
        <vt:i4>5</vt:i4>
      </vt:variant>
      <vt:variant>
        <vt:lpwstr/>
      </vt:variant>
      <vt:variant>
        <vt:lpwstr>_Toc126833907</vt:lpwstr>
      </vt:variant>
      <vt:variant>
        <vt:i4>1966141</vt:i4>
      </vt:variant>
      <vt:variant>
        <vt:i4>278</vt:i4>
      </vt:variant>
      <vt:variant>
        <vt:i4>0</vt:i4>
      </vt:variant>
      <vt:variant>
        <vt:i4>5</vt:i4>
      </vt:variant>
      <vt:variant>
        <vt:lpwstr/>
      </vt:variant>
      <vt:variant>
        <vt:lpwstr>_Toc126833906</vt:lpwstr>
      </vt:variant>
      <vt:variant>
        <vt:i4>1966141</vt:i4>
      </vt:variant>
      <vt:variant>
        <vt:i4>272</vt:i4>
      </vt:variant>
      <vt:variant>
        <vt:i4>0</vt:i4>
      </vt:variant>
      <vt:variant>
        <vt:i4>5</vt:i4>
      </vt:variant>
      <vt:variant>
        <vt:lpwstr/>
      </vt:variant>
      <vt:variant>
        <vt:lpwstr>_Toc126833905</vt:lpwstr>
      </vt:variant>
      <vt:variant>
        <vt:i4>1966141</vt:i4>
      </vt:variant>
      <vt:variant>
        <vt:i4>266</vt:i4>
      </vt:variant>
      <vt:variant>
        <vt:i4>0</vt:i4>
      </vt:variant>
      <vt:variant>
        <vt:i4>5</vt:i4>
      </vt:variant>
      <vt:variant>
        <vt:lpwstr/>
      </vt:variant>
      <vt:variant>
        <vt:lpwstr>_Toc126833904</vt:lpwstr>
      </vt:variant>
      <vt:variant>
        <vt:i4>1966141</vt:i4>
      </vt:variant>
      <vt:variant>
        <vt:i4>260</vt:i4>
      </vt:variant>
      <vt:variant>
        <vt:i4>0</vt:i4>
      </vt:variant>
      <vt:variant>
        <vt:i4>5</vt:i4>
      </vt:variant>
      <vt:variant>
        <vt:lpwstr/>
      </vt:variant>
      <vt:variant>
        <vt:lpwstr>_Toc126833903</vt:lpwstr>
      </vt:variant>
      <vt:variant>
        <vt:i4>1966141</vt:i4>
      </vt:variant>
      <vt:variant>
        <vt:i4>254</vt:i4>
      </vt:variant>
      <vt:variant>
        <vt:i4>0</vt:i4>
      </vt:variant>
      <vt:variant>
        <vt:i4>5</vt:i4>
      </vt:variant>
      <vt:variant>
        <vt:lpwstr/>
      </vt:variant>
      <vt:variant>
        <vt:lpwstr>_Toc126833902</vt:lpwstr>
      </vt:variant>
      <vt:variant>
        <vt:i4>1966141</vt:i4>
      </vt:variant>
      <vt:variant>
        <vt:i4>248</vt:i4>
      </vt:variant>
      <vt:variant>
        <vt:i4>0</vt:i4>
      </vt:variant>
      <vt:variant>
        <vt:i4>5</vt:i4>
      </vt:variant>
      <vt:variant>
        <vt:lpwstr/>
      </vt:variant>
      <vt:variant>
        <vt:lpwstr>_Toc126833901</vt:lpwstr>
      </vt:variant>
      <vt:variant>
        <vt:i4>1966141</vt:i4>
      </vt:variant>
      <vt:variant>
        <vt:i4>242</vt:i4>
      </vt:variant>
      <vt:variant>
        <vt:i4>0</vt:i4>
      </vt:variant>
      <vt:variant>
        <vt:i4>5</vt:i4>
      </vt:variant>
      <vt:variant>
        <vt:lpwstr/>
      </vt:variant>
      <vt:variant>
        <vt:lpwstr>_Toc126833900</vt:lpwstr>
      </vt:variant>
      <vt:variant>
        <vt:i4>1507388</vt:i4>
      </vt:variant>
      <vt:variant>
        <vt:i4>236</vt:i4>
      </vt:variant>
      <vt:variant>
        <vt:i4>0</vt:i4>
      </vt:variant>
      <vt:variant>
        <vt:i4>5</vt:i4>
      </vt:variant>
      <vt:variant>
        <vt:lpwstr/>
      </vt:variant>
      <vt:variant>
        <vt:lpwstr>_Toc126833899</vt:lpwstr>
      </vt:variant>
      <vt:variant>
        <vt:i4>1507388</vt:i4>
      </vt:variant>
      <vt:variant>
        <vt:i4>230</vt:i4>
      </vt:variant>
      <vt:variant>
        <vt:i4>0</vt:i4>
      </vt:variant>
      <vt:variant>
        <vt:i4>5</vt:i4>
      </vt:variant>
      <vt:variant>
        <vt:lpwstr/>
      </vt:variant>
      <vt:variant>
        <vt:lpwstr>_Toc126833898</vt:lpwstr>
      </vt:variant>
      <vt:variant>
        <vt:i4>1507388</vt:i4>
      </vt:variant>
      <vt:variant>
        <vt:i4>224</vt:i4>
      </vt:variant>
      <vt:variant>
        <vt:i4>0</vt:i4>
      </vt:variant>
      <vt:variant>
        <vt:i4>5</vt:i4>
      </vt:variant>
      <vt:variant>
        <vt:lpwstr/>
      </vt:variant>
      <vt:variant>
        <vt:lpwstr>_Toc126833897</vt:lpwstr>
      </vt:variant>
      <vt:variant>
        <vt:i4>1507388</vt:i4>
      </vt:variant>
      <vt:variant>
        <vt:i4>218</vt:i4>
      </vt:variant>
      <vt:variant>
        <vt:i4>0</vt:i4>
      </vt:variant>
      <vt:variant>
        <vt:i4>5</vt:i4>
      </vt:variant>
      <vt:variant>
        <vt:lpwstr/>
      </vt:variant>
      <vt:variant>
        <vt:lpwstr>_Toc126833896</vt:lpwstr>
      </vt:variant>
      <vt:variant>
        <vt:i4>1507388</vt:i4>
      </vt:variant>
      <vt:variant>
        <vt:i4>212</vt:i4>
      </vt:variant>
      <vt:variant>
        <vt:i4>0</vt:i4>
      </vt:variant>
      <vt:variant>
        <vt:i4>5</vt:i4>
      </vt:variant>
      <vt:variant>
        <vt:lpwstr/>
      </vt:variant>
      <vt:variant>
        <vt:lpwstr>_Toc126833895</vt:lpwstr>
      </vt:variant>
      <vt:variant>
        <vt:i4>1507388</vt:i4>
      </vt:variant>
      <vt:variant>
        <vt:i4>206</vt:i4>
      </vt:variant>
      <vt:variant>
        <vt:i4>0</vt:i4>
      </vt:variant>
      <vt:variant>
        <vt:i4>5</vt:i4>
      </vt:variant>
      <vt:variant>
        <vt:lpwstr/>
      </vt:variant>
      <vt:variant>
        <vt:lpwstr>_Toc126833894</vt:lpwstr>
      </vt:variant>
      <vt:variant>
        <vt:i4>1507388</vt:i4>
      </vt:variant>
      <vt:variant>
        <vt:i4>200</vt:i4>
      </vt:variant>
      <vt:variant>
        <vt:i4>0</vt:i4>
      </vt:variant>
      <vt:variant>
        <vt:i4>5</vt:i4>
      </vt:variant>
      <vt:variant>
        <vt:lpwstr/>
      </vt:variant>
      <vt:variant>
        <vt:lpwstr>_Toc126833893</vt:lpwstr>
      </vt:variant>
      <vt:variant>
        <vt:i4>1507388</vt:i4>
      </vt:variant>
      <vt:variant>
        <vt:i4>194</vt:i4>
      </vt:variant>
      <vt:variant>
        <vt:i4>0</vt:i4>
      </vt:variant>
      <vt:variant>
        <vt:i4>5</vt:i4>
      </vt:variant>
      <vt:variant>
        <vt:lpwstr/>
      </vt:variant>
      <vt:variant>
        <vt:lpwstr>_Toc126833892</vt:lpwstr>
      </vt:variant>
      <vt:variant>
        <vt:i4>1507388</vt:i4>
      </vt:variant>
      <vt:variant>
        <vt:i4>188</vt:i4>
      </vt:variant>
      <vt:variant>
        <vt:i4>0</vt:i4>
      </vt:variant>
      <vt:variant>
        <vt:i4>5</vt:i4>
      </vt:variant>
      <vt:variant>
        <vt:lpwstr/>
      </vt:variant>
      <vt:variant>
        <vt:lpwstr>_Toc126833891</vt:lpwstr>
      </vt:variant>
      <vt:variant>
        <vt:i4>1507388</vt:i4>
      </vt:variant>
      <vt:variant>
        <vt:i4>182</vt:i4>
      </vt:variant>
      <vt:variant>
        <vt:i4>0</vt:i4>
      </vt:variant>
      <vt:variant>
        <vt:i4>5</vt:i4>
      </vt:variant>
      <vt:variant>
        <vt:lpwstr/>
      </vt:variant>
      <vt:variant>
        <vt:lpwstr>_Toc126833890</vt:lpwstr>
      </vt:variant>
      <vt:variant>
        <vt:i4>1441852</vt:i4>
      </vt:variant>
      <vt:variant>
        <vt:i4>176</vt:i4>
      </vt:variant>
      <vt:variant>
        <vt:i4>0</vt:i4>
      </vt:variant>
      <vt:variant>
        <vt:i4>5</vt:i4>
      </vt:variant>
      <vt:variant>
        <vt:lpwstr/>
      </vt:variant>
      <vt:variant>
        <vt:lpwstr>_Toc126833889</vt:lpwstr>
      </vt:variant>
      <vt:variant>
        <vt:i4>1441852</vt:i4>
      </vt:variant>
      <vt:variant>
        <vt:i4>170</vt:i4>
      </vt:variant>
      <vt:variant>
        <vt:i4>0</vt:i4>
      </vt:variant>
      <vt:variant>
        <vt:i4>5</vt:i4>
      </vt:variant>
      <vt:variant>
        <vt:lpwstr/>
      </vt:variant>
      <vt:variant>
        <vt:lpwstr>_Toc126833888</vt:lpwstr>
      </vt:variant>
      <vt:variant>
        <vt:i4>1441852</vt:i4>
      </vt:variant>
      <vt:variant>
        <vt:i4>164</vt:i4>
      </vt:variant>
      <vt:variant>
        <vt:i4>0</vt:i4>
      </vt:variant>
      <vt:variant>
        <vt:i4>5</vt:i4>
      </vt:variant>
      <vt:variant>
        <vt:lpwstr/>
      </vt:variant>
      <vt:variant>
        <vt:lpwstr>_Toc126833887</vt:lpwstr>
      </vt:variant>
      <vt:variant>
        <vt:i4>1441852</vt:i4>
      </vt:variant>
      <vt:variant>
        <vt:i4>158</vt:i4>
      </vt:variant>
      <vt:variant>
        <vt:i4>0</vt:i4>
      </vt:variant>
      <vt:variant>
        <vt:i4>5</vt:i4>
      </vt:variant>
      <vt:variant>
        <vt:lpwstr/>
      </vt:variant>
      <vt:variant>
        <vt:lpwstr>_Toc126833886</vt:lpwstr>
      </vt:variant>
      <vt:variant>
        <vt:i4>1441852</vt:i4>
      </vt:variant>
      <vt:variant>
        <vt:i4>152</vt:i4>
      </vt:variant>
      <vt:variant>
        <vt:i4>0</vt:i4>
      </vt:variant>
      <vt:variant>
        <vt:i4>5</vt:i4>
      </vt:variant>
      <vt:variant>
        <vt:lpwstr/>
      </vt:variant>
      <vt:variant>
        <vt:lpwstr>_Toc126833885</vt:lpwstr>
      </vt:variant>
      <vt:variant>
        <vt:i4>1441852</vt:i4>
      </vt:variant>
      <vt:variant>
        <vt:i4>146</vt:i4>
      </vt:variant>
      <vt:variant>
        <vt:i4>0</vt:i4>
      </vt:variant>
      <vt:variant>
        <vt:i4>5</vt:i4>
      </vt:variant>
      <vt:variant>
        <vt:lpwstr/>
      </vt:variant>
      <vt:variant>
        <vt:lpwstr>_Toc126833884</vt:lpwstr>
      </vt:variant>
      <vt:variant>
        <vt:i4>1441852</vt:i4>
      </vt:variant>
      <vt:variant>
        <vt:i4>140</vt:i4>
      </vt:variant>
      <vt:variant>
        <vt:i4>0</vt:i4>
      </vt:variant>
      <vt:variant>
        <vt:i4>5</vt:i4>
      </vt:variant>
      <vt:variant>
        <vt:lpwstr/>
      </vt:variant>
      <vt:variant>
        <vt:lpwstr>_Toc126833883</vt:lpwstr>
      </vt:variant>
      <vt:variant>
        <vt:i4>1441852</vt:i4>
      </vt:variant>
      <vt:variant>
        <vt:i4>134</vt:i4>
      </vt:variant>
      <vt:variant>
        <vt:i4>0</vt:i4>
      </vt:variant>
      <vt:variant>
        <vt:i4>5</vt:i4>
      </vt:variant>
      <vt:variant>
        <vt:lpwstr/>
      </vt:variant>
      <vt:variant>
        <vt:lpwstr>_Toc126833882</vt:lpwstr>
      </vt:variant>
      <vt:variant>
        <vt:i4>1441852</vt:i4>
      </vt:variant>
      <vt:variant>
        <vt:i4>128</vt:i4>
      </vt:variant>
      <vt:variant>
        <vt:i4>0</vt:i4>
      </vt:variant>
      <vt:variant>
        <vt:i4>5</vt:i4>
      </vt:variant>
      <vt:variant>
        <vt:lpwstr/>
      </vt:variant>
      <vt:variant>
        <vt:lpwstr>_Toc126833881</vt:lpwstr>
      </vt:variant>
      <vt:variant>
        <vt:i4>1441852</vt:i4>
      </vt:variant>
      <vt:variant>
        <vt:i4>122</vt:i4>
      </vt:variant>
      <vt:variant>
        <vt:i4>0</vt:i4>
      </vt:variant>
      <vt:variant>
        <vt:i4>5</vt:i4>
      </vt:variant>
      <vt:variant>
        <vt:lpwstr/>
      </vt:variant>
      <vt:variant>
        <vt:lpwstr>_Toc126833880</vt:lpwstr>
      </vt:variant>
      <vt:variant>
        <vt:i4>1638460</vt:i4>
      </vt:variant>
      <vt:variant>
        <vt:i4>116</vt:i4>
      </vt:variant>
      <vt:variant>
        <vt:i4>0</vt:i4>
      </vt:variant>
      <vt:variant>
        <vt:i4>5</vt:i4>
      </vt:variant>
      <vt:variant>
        <vt:lpwstr/>
      </vt:variant>
      <vt:variant>
        <vt:lpwstr>_Toc126833879</vt:lpwstr>
      </vt:variant>
      <vt:variant>
        <vt:i4>1638460</vt:i4>
      </vt:variant>
      <vt:variant>
        <vt:i4>110</vt:i4>
      </vt:variant>
      <vt:variant>
        <vt:i4>0</vt:i4>
      </vt:variant>
      <vt:variant>
        <vt:i4>5</vt:i4>
      </vt:variant>
      <vt:variant>
        <vt:lpwstr/>
      </vt:variant>
      <vt:variant>
        <vt:lpwstr>_Toc126833878</vt:lpwstr>
      </vt:variant>
      <vt:variant>
        <vt:i4>1638460</vt:i4>
      </vt:variant>
      <vt:variant>
        <vt:i4>104</vt:i4>
      </vt:variant>
      <vt:variant>
        <vt:i4>0</vt:i4>
      </vt:variant>
      <vt:variant>
        <vt:i4>5</vt:i4>
      </vt:variant>
      <vt:variant>
        <vt:lpwstr/>
      </vt:variant>
      <vt:variant>
        <vt:lpwstr>_Toc126833877</vt:lpwstr>
      </vt:variant>
      <vt:variant>
        <vt:i4>1638460</vt:i4>
      </vt:variant>
      <vt:variant>
        <vt:i4>98</vt:i4>
      </vt:variant>
      <vt:variant>
        <vt:i4>0</vt:i4>
      </vt:variant>
      <vt:variant>
        <vt:i4>5</vt:i4>
      </vt:variant>
      <vt:variant>
        <vt:lpwstr/>
      </vt:variant>
      <vt:variant>
        <vt:lpwstr>_Toc126833876</vt:lpwstr>
      </vt:variant>
      <vt:variant>
        <vt:i4>1638460</vt:i4>
      </vt:variant>
      <vt:variant>
        <vt:i4>92</vt:i4>
      </vt:variant>
      <vt:variant>
        <vt:i4>0</vt:i4>
      </vt:variant>
      <vt:variant>
        <vt:i4>5</vt:i4>
      </vt:variant>
      <vt:variant>
        <vt:lpwstr/>
      </vt:variant>
      <vt:variant>
        <vt:lpwstr>_Toc126833875</vt:lpwstr>
      </vt:variant>
      <vt:variant>
        <vt:i4>1638460</vt:i4>
      </vt:variant>
      <vt:variant>
        <vt:i4>86</vt:i4>
      </vt:variant>
      <vt:variant>
        <vt:i4>0</vt:i4>
      </vt:variant>
      <vt:variant>
        <vt:i4>5</vt:i4>
      </vt:variant>
      <vt:variant>
        <vt:lpwstr/>
      </vt:variant>
      <vt:variant>
        <vt:lpwstr>_Toc126833874</vt:lpwstr>
      </vt:variant>
      <vt:variant>
        <vt:i4>1638460</vt:i4>
      </vt:variant>
      <vt:variant>
        <vt:i4>80</vt:i4>
      </vt:variant>
      <vt:variant>
        <vt:i4>0</vt:i4>
      </vt:variant>
      <vt:variant>
        <vt:i4>5</vt:i4>
      </vt:variant>
      <vt:variant>
        <vt:lpwstr/>
      </vt:variant>
      <vt:variant>
        <vt:lpwstr>_Toc126833873</vt:lpwstr>
      </vt:variant>
      <vt:variant>
        <vt:i4>1638460</vt:i4>
      </vt:variant>
      <vt:variant>
        <vt:i4>74</vt:i4>
      </vt:variant>
      <vt:variant>
        <vt:i4>0</vt:i4>
      </vt:variant>
      <vt:variant>
        <vt:i4>5</vt:i4>
      </vt:variant>
      <vt:variant>
        <vt:lpwstr/>
      </vt:variant>
      <vt:variant>
        <vt:lpwstr>_Toc126833872</vt:lpwstr>
      </vt:variant>
      <vt:variant>
        <vt:i4>1638460</vt:i4>
      </vt:variant>
      <vt:variant>
        <vt:i4>68</vt:i4>
      </vt:variant>
      <vt:variant>
        <vt:i4>0</vt:i4>
      </vt:variant>
      <vt:variant>
        <vt:i4>5</vt:i4>
      </vt:variant>
      <vt:variant>
        <vt:lpwstr/>
      </vt:variant>
      <vt:variant>
        <vt:lpwstr>_Toc126833871</vt:lpwstr>
      </vt:variant>
      <vt:variant>
        <vt:i4>1638460</vt:i4>
      </vt:variant>
      <vt:variant>
        <vt:i4>62</vt:i4>
      </vt:variant>
      <vt:variant>
        <vt:i4>0</vt:i4>
      </vt:variant>
      <vt:variant>
        <vt:i4>5</vt:i4>
      </vt:variant>
      <vt:variant>
        <vt:lpwstr/>
      </vt:variant>
      <vt:variant>
        <vt:lpwstr>_Toc126833870</vt:lpwstr>
      </vt:variant>
      <vt:variant>
        <vt:i4>1572924</vt:i4>
      </vt:variant>
      <vt:variant>
        <vt:i4>56</vt:i4>
      </vt:variant>
      <vt:variant>
        <vt:i4>0</vt:i4>
      </vt:variant>
      <vt:variant>
        <vt:i4>5</vt:i4>
      </vt:variant>
      <vt:variant>
        <vt:lpwstr/>
      </vt:variant>
      <vt:variant>
        <vt:lpwstr>_Toc126833869</vt:lpwstr>
      </vt:variant>
      <vt:variant>
        <vt:i4>1572924</vt:i4>
      </vt:variant>
      <vt:variant>
        <vt:i4>50</vt:i4>
      </vt:variant>
      <vt:variant>
        <vt:i4>0</vt:i4>
      </vt:variant>
      <vt:variant>
        <vt:i4>5</vt:i4>
      </vt:variant>
      <vt:variant>
        <vt:lpwstr/>
      </vt:variant>
      <vt:variant>
        <vt:lpwstr>_Toc126833868</vt:lpwstr>
      </vt:variant>
      <vt:variant>
        <vt:i4>1572924</vt:i4>
      </vt:variant>
      <vt:variant>
        <vt:i4>44</vt:i4>
      </vt:variant>
      <vt:variant>
        <vt:i4>0</vt:i4>
      </vt:variant>
      <vt:variant>
        <vt:i4>5</vt:i4>
      </vt:variant>
      <vt:variant>
        <vt:lpwstr/>
      </vt:variant>
      <vt:variant>
        <vt:lpwstr>_Toc126833867</vt:lpwstr>
      </vt:variant>
      <vt:variant>
        <vt:i4>1572924</vt:i4>
      </vt:variant>
      <vt:variant>
        <vt:i4>38</vt:i4>
      </vt:variant>
      <vt:variant>
        <vt:i4>0</vt:i4>
      </vt:variant>
      <vt:variant>
        <vt:i4>5</vt:i4>
      </vt:variant>
      <vt:variant>
        <vt:lpwstr/>
      </vt:variant>
      <vt:variant>
        <vt:lpwstr>_Toc126833866</vt:lpwstr>
      </vt:variant>
      <vt:variant>
        <vt:i4>1572924</vt:i4>
      </vt:variant>
      <vt:variant>
        <vt:i4>32</vt:i4>
      </vt:variant>
      <vt:variant>
        <vt:i4>0</vt:i4>
      </vt:variant>
      <vt:variant>
        <vt:i4>5</vt:i4>
      </vt:variant>
      <vt:variant>
        <vt:lpwstr/>
      </vt:variant>
      <vt:variant>
        <vt:lpwstr>_Toc126833865</vt:lpwstr>
      </vt:variant>
      <vt:variant>
        <vt:i4>1572924</vt:i4>
      </vt:variant>
      <vt:variant>
        <vt:i4>26</vt:i4>
      </vt:variant>
      <vt:variant>
        <vt:i4>0</vt:i4>
      </vt:variant>
      <vt:variant>
        <vt:i4>5</vt:i4>
      </vt:variant>
      <vt:variant>
        <vt:lpwstr/>
      </vt:variant>
      <vt:variant>
        <vt:lpwstr>_Toc126833864</vt:lpwstr>
      </vt:variant>
      <vt:variant>
        <vt:i4>1572924</vt:i4>
      </vt:variant>
      <vt:variant>
        <vt:i4>20</vt:i4>
      </vt:variant>
      <vt:variant>
        <vt:i4>0</vt:i4>
      </vt:variant>
      <vt:variant>
        <vt:i4>5</vt:i4>
      </vt:variant>
      <vt:variant>
        <vt:lpwstr/>
      </vt:variant>
      <vt:variant>
        <vt:lpwstr>_Toc126833863</vt:lpwstr>
      </vt:variant>
      <vt:variant>
        <vt:i4>1572924</vt:i4>
      </vt:variant>
      <vt:variant>
        <vt:i4>14</vt:i4>
      </vt:variant>
      <vt:variant>
        <vt:i4>0</vt:i4>
      </vt:variant>
      <vt:variant>
        <vt:i4>5</vt:i4>
      </vt:variant>
      <vt:variant>
        <vt:lpwstr/>
      </vt:variant>
      <vt:variant>
        <vt:lpwstr>_Toc126833862</vt:lpwstr>
      </vt:variant>
      <vt:variant>
        <vt:i4>1572924</vt:i4>
      </vt:variant>
      <vt:variant>
        <vt:i4>8</vt:i4>
      </vt:variant>
      <vt:variant>
        <vt:i4>0</vt:i4>
      </vt:variant>
      <vt:variant>
        <vt:i4>5</vt:i4>
      </vt:variant>
      <vt:variant>
        <vt:lpwstr/>
      </vt:variant>
      <vt:variant>
        <vt:lpwstr>_Toc126833861</vt:lpwstr>
      </vt:variant>
      <vt:variant>
        <vt:i4>1572924</vt:i4>
      </vt:variant>
      <vt:variant>
        <vt:i4>2</vt:i4>
      </vt:variant>
      <vt:variant>
        <vt:i4>0</vt:i4>
      </vt:variant>
      <vt:variant>
        <vt:i4>5</vt:i4>
      </vt:variant>
      <vt:variant>
        <vt:lpwstr/>
      </vt:variant>
      <vt:variant>
        <vt:lpwstr>_Toc126833860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رزان الدوسري ID 443203966</dc:creator>
  <cp:keywords/>
  <dc:description/>
  <cp:lastModifiedBy>رزان الدوسري ID 443203966</cp:lastModifiedBy>
  <cp:revision>3</cp:revision>
  <dcterms:created xsi:type="dcterms:W3CDTF">2023-02-10T00:56:00Z</dcterms:created>
  <dcterms:modified xsi:type="dcterms:W3CDTF">2023-03-31T13:27:00Z</dcterms:modified>
</cp:coreProperties>
</file>